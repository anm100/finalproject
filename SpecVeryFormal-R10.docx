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pPr>
      <w:r>
        <w:rPr>
          <w:noProof/>
          <w:lang w:bidi="ar-SA"/>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p>
    <w:p w14:paraId="55675EE7" w14:textId="77777777" w:rsidR="00B66735" w:rsidRDefault="00CF6F20" w:rsidP="00D42569">
      <w:pPr>
        <w:spacing w:after="0" w:line="22" w:lineRule="atLeast"/>
        <w:ind w:left="1366" w:right="4620" w:firstLine="0"/>
        <w:jc w:val="left"/>
      </w:pPr>
      <w:r>
        <w:rPr>
          <w:rFonts w:ascii="Arial" w:eastAsia="Arial" w:hAnsi="Arial" w:cs="Arial"/>
          <w:sz w:val="24"/>
        </w:rPr>
        <w:t xml:space="preserve"> </w:t>
      </w:r>
    </w:p>
    <w:p w14:paraId="79B0A971" w14:textId="77777777" w:rsidR="00B66735" w:rsidRPr="0064466B" w:rsidRDefault="00CF6F20" w:rsidP="00D42569">
      <w:pPr>
        <w:spacing w:after="10" w:line="22" w:lineRule="atLeast"/>
        <w:ind w:left="1035" w:right="2352"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Software Engineering Department </w:t>
      </w:r>
    </w:p>
    <w:p w14:paraId="096158FA" w14:textId="77777777" w:rsidR="00B66735" w:rsidRPr="0064466B" w:rsidRDefault="00CF6F20" w:rsidP="00D42569">
      <w:pPr>
        <w:spacing w:after="10" w:line="22" w:lineRule="atLeast"/>
        <w:ind w:left="1035" w:right="2355"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ORT Braude College  </w:t>
      </w:r>
    </w:p>
    <w:p w14:paraId="769F2B49" w14:textId="77777777" w:rsidR="00B66735" w:rsidRPr="0064466B" w:rsidRDefault="00CF6F20" w:rsidP="00D42569">
      <w:pPr>
        <w:spacing w:after="10" w:line="22" w:lineRule="atLeast"/>
        <w:ind w:left="1035" w:right="2353"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Course 61401: Extended Project in Software Engineering </w:t>
      </w:r>
    </w:p>
    <w:p w14:paraId="534C7FC3" w14:textId="77777777" w:rsidR="00B66735" w:rsidRPr="0064466B" w:rsidRDefault="00CF6F20" w:rsidP="00D42569">
      <w:pPr>
        <w:spacing w:after="261" w:line="22" w:lineRule="atLeast"/>
        <w:ind w:left="122" w:right="0" w:firstLine="0"/>
        <w:jc w:val="left"/>
        <w:rPr>
          <w:rFonts w:asciiTheme="majorBidi" w:hAnsiTheme="majorBidi" w:cstheme="majorBidi"/>
          <w:sz w:val="24"/>
          <w:szCs w:val="24"/>
        </w:rPr>
      </w:pPr>
      <w:r w:rsidRPr="0064466B">
        <w:rPr>
          <w:rFonts w:asciiTheme="majorBidi" w:eastAsia="Arial" w:hAnsiTheme="majorBidi" w:cstheme="majorBidi"/>
          <w:sz w:val="24"/>
          <w:szCs w:val="24"/>
        </w:rPr>
        <w:t xml:space="preserve"> </w:t>
      </w:r>
    </w:p>
    <w:p w14:paraId="38CE3993" w14:textId="77777777" w:rsidR="00B66735" w:rsidRPr="0064466B" w:rsidRDefault="00CF6F20" w:rsidP="00D42569">
      <w:pPr>
        <w:spacing w:after="0"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5A839F28" w14:textId="77777777" w:rsidR="00B66735" w:rsidRPr="0064466B" w:rsidRDefault="00CF6F20" w:rsidP="00D42569">
      <w:pPr>
        <w:spacing w:after="175"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067DAACF" w14:textId="441A2C68" w:rsidR="00B66735" w:rsidRDefault="00B66735" w:rsidP="00D42569">
      <w:pPr>
        <w:spacing w:after="0" w:line="22" w:lineRule="atLeast"/>
        <w:ind w:left="0" w:right="1224" w:firstLine="0"/>
        <w:jc w:val="center"/>
        <w:rPr>
          <w:rFonts w:asciiTheme="majorBidi" w:hAnsiTheme="majorBidi" w:cstheme="majorBidi"/>
          <w:sz w:val="24"/>
          <w:szCs w:val="24"/>
        </w:rPr>
      </w:pPr>
    </w:p>
    <w:p w14:paraId="20916563" w14:textId="21959F79" w:rsidR="00B85D23" w:rsidRPr="003F0D0A" w:rsidRDefault="00B85D23" w:rsidP="00D42569">
      <w:pPr>
        <w:spacing w:after="0" w:line="22" w:lineRule="atLeast"/>
        <w:ind w:left="0" w:right="1224" w:firstLine="0"/>
        <w:jc w:val="center"/>
        <w:rPr>
          <w:rFonts w:asciiTheme="majorBidi" w:hAnsiTheme="majorBidi" w:cstheme="majorBidi"/>
          <w:b/>
          <w:bCs/>
          <w:sz w:val="48"/>
          <w:szCs w:val="48"/>
        </w:rPr>
      </w:pPr>
      <w:r w:rsidRPr="003F0D0A">
        <w:rPr>
          <w:rFonts w:asciiTheme="majorBidi" w:hAnsiTheme="majorBidi" w:cstheme="majorBidi"/>
          <w:b/>
          <w:bCs/>
          <w:sz w:val="48"/>
          <w:szCs w:val="48"/>
        </w:rPr>
        <w:t xml:space="preserve">Formal Verification of Specs of Applications  </w:t>
      </w:r>
    </w:p>
    <w:p w14:paraId="1E0E828B"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2DB2E2F1"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2B9063A"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F30AE45"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0EF70DE2" w14:textId="77777777" w:rsidR="0064466B" w:rsidRDefault="0064466B" w:rsidP="00D42569">
      <w:pPr>
        <w:spacing w:after="0" w:line="22" w:lineRule="atLeast"/>
        <w:ind w:left="0" w:right="1212" w:firstLine="0"/>
        <w:jc w:val="center"/>
        <w:rPr>
          <w:b/>
          <w:sz w:val="48"/>
        </w:rPr>
      </w:pPr>
    </w:p>
    <w:p w14:paraId="54165DB5" w14:textId="77777777" w:rsidR="0064466B" w:rsidRDefault="0064466B" w:rsidP="00D42569">
      <w:pPr>
        <w:spacing w:after="0" w:line="22" w:lineRule="atLeast"/>
        <w:ind w:left="0" w:right="1212" w:firstLine="0"/>
        <w:jc w:val="center"/>
        <w:rPr>
          <w:b/>
          <w:sz w:val="48"/>
        </w:rPr>
      </w:pPr>
    </w:p>
    <w:p w14:paraId="0CC224D8" w14:textId="77777777" w:rsidR="0064466B" w:rsidRDefault="0064466B" w:rsidP="00D42569">
      <w:pPr>
        <w:spacing w:after="0" w:line="22" w:lineRule="atLeast"/>
        <w:ind w:left="0" w:right="1212" w:firstLine="0"/>
        <w:jc w:val="center"/>
        <w:rPr>
          <w:b/>
          <w:sz w:val="48"/>
        </w:rPr>
      </w:pPr>
    </w:p>
    <w:p w14:paraId="366B02B6" w14:textId="77777777" w:rsidR="0064466B" w:rsidRDefault="0064466B" w:rsidP="00D42569">
      <w:pPr>
        <w:spacing w:after="0" w:line="22" w:lineRule="atLeast"/>
        <w:ind w:left="0" w:right="1212" w:firstLine="0"/>
        <w:jc w:val="center"/>
        <w:rPr>
          <w:b/>
          <w:sz w:val="48"/>
        </w:rPr>
      </w:pPr>
    </w:p>
    <w:p w14:paraId="1F66ED34" w14:textId="77777777" w:rsidR="0064466B" w:rsidRDefault="0064466B" w:rsidP="003F0D0A">
      <w:pPr>
        <w:bidi/>
        <w:spacing w:after="0" w:line="22" w:lineRule="atLeast"/>
        <w:ind w:left="0" w:right="1212" w:firstLine="0"/>
        <w:jc w:val="center"/>
        <w:rPr>
          <w:b/>
          <w:sz w:val="48"/>
        </w:rPr>
      </w:pPr>
    </w:p>
    <w:p w14:paraId="6E186623" w14:textId="77777777" w:rsidR="0064466B" w:rsidRPr="003F0D0A" w:rsidRDefault="0064466B" w:rsidP="003F0D0A">
      <w:pPr>
        <w:bidi/>
        <w:spacing w:after="0" w:line="22" w:lineRule="atLeast"/>
        <w:ind w:left="0" w:right="1212" w:firstLine="0"/>
        <w:jc w:val="center"/>
        <w:rPr>
          <w:bCs/>
          <w:sz w:val="24"/>
          <w:szCs w:val="24"/>
        </w:rPr>
      </w:pPr>
    </w:p>
    <w:p w14:paraId="1572D2F8" w14:textId="548E3BE5" w:rsidR="0064466B" w:rsidRPr="003F0D0A" w:rsidRDefault="0064466B" w:rsidP="003F0D0A">
      <w:pPr>
        <w:bidi/>
        <w:spacing w:after="0" w:line="22" w:lineRule="atLeast"/>
        <w:ind w:left="2880" w:right="1212" w:firstLine="720"/>
        <w:jc w:val="center"/>
        <w:rPr>
          <w:rFonts w:asciiTheme="majorBidi" w:hAnsiTheme="majorBidi" w:cstheme="majorBidi"/>
          <w:bCs/>
          <w:sz w:val="24"/>
          <w:szCs w:val="24"/>
        </w:rPr>
      </w:pPr>
      <w:r w:rsidRPr="003F0D0A">
        <w:rPr>
          <w:rFonts w:asciiTheme="majorBidi" w:eastAsiaTheme="minorEastAsia" w:hAnsiTheme="majorBidi" w:cstheme="majorBidi"/>
          <w:bCs/>
          <w:color w:val="auto"/>
          <w:sz w:val="24"/>
          <w:szCs w:val="24"/>
        </w:rPr>
        <w:t>Authors</w:t>
      </w:r>
    </w:p>
    <w:p w14:paraId="1DE98D87" w14:textId="632177D6" w:rsidR="00B66735" w:rsidRPr="003F0D0A" w:rsidRDefault="00B66735" w:rsidP="003F0D0A">
      <w:pPr>
        <w:bidi/>
        <w:spacing w:after="0" w:line="22" w:lineRule="atLeast"/>
        <w:ind w:left="0" w:right="1212" w:firstLine="0"/>
        <w:jc w:val="center"/>
        <w:rPr>
          <w:bCs/>
          <w:sz w:val="24"/>
          <w:szCs w:val="24"/>
        </w:rPr>
      </w:pPr>
    </w:p>
    <w:p w14:paraId="23E72413" w14:textId="15FF45D4" w:rsidR="0066487C" w:rsidRPr="003F0D0A" w:rsidRDefault="0066487C" w:rsidP="003F0D0A">
      <w:pPr>
        <w:bidi/>
        <w:spacing w:after="0" w:line="22" w:lineRule="atLeast"/>
        <w:ind w:left="2746"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204582555</w:t>
      </w:r>
    </w:p>
    <w:p w14:paraId="755FB0EF" w14:textId="4D835545" w:rsidR="00B66735" w:rsidRPr="003F0D0A" w:rsidRDefault="0066487C" w:rsidP="003F0D0A">
      <w:pPr>
        <w:bidi/>
        <w:spacing w:after="0" w:line="22" w:lineRule="atLeast"/>
        <w:ind w:left="2612"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311539647</w:t>
      </w:r>
    </w:p>
    <w:p w14:paraId="7313BE54" w14:textId="77777777" w:rsidR="0066487C" w:rsidRDefault="0066487C" w:rsidP="003F0D0A">
      <w:pPr>
        <w:bidi/>
        <w:spacing w:after="0" w:line="22" w:lineRule="atLeast"/>
        <w:ind w:left="2026" w:right="2620" w:hanging="46"/>
        <w:jc w:val="center"/>
      </w:pPr>
    </w:p>
    <w:p w14:paraId="57797FF2" w14:textId="77777777" w:rsidR="0066487C" w:rsidRDefault="0066487C" w:rsidP="003F0D0A">
      <w:pPr>
        <w:bidi/>
        <w:spacing w:after="0" w:line="22" w:lineRule="atLeast"/>
        <w:ind w:left="2026" w:right="2620" w:hanging="46"/>
        <w:jc w:val="center"/>
      </w:pPr>
    </w:p>
    <w:p w14:paraId="2EE27A6D" w14:textId="782D27ED" w:rsidR="0066487C" w:rsidRDefault="0066487C" w:rsidP="003F0D0A">
      <w:pPr>
        <w:bidi/>
        <w:spacing w:after="0" w:line="22" w:lineRule="atLeast"/>
        <w:ind w:left="0" w:right="2620" w:firstLine="0"/>
        <w:jc w:val="center"/>
      </w:pPr>
    </w:p>
    <w:p w14:paraId="417F7E37" w14:textId="77777777" w:rsidR="0066487C" w:rsidRDefault="0066487C" w:rsidP="003F0D0A">
      <w:pPr>
        <w:bidi/>
        <w:spacing w:after="0" w:line="22" w:lineRule="atLeast"/>
        <w:ind w:left="2026" w:right="2620" w:hanging="46"/>
        <w:jc w:val="center"/>
      </w:pPr>
    </w:p>
    <w:p w14:paraId="6467CCB7" w14:textId="5C0FAFE9" w:rsidR="00B66735" w:rsidRPr="003F0D0A" w:rsidRDefault="00B66735" w:rsidP="003F0D0A">
      <w:pPr>
        <w:bidi/>
        <w:spacing w:after="103" w:line="22" w:lineRule="atLeast"/>
        <w:ind w:left="0" w:right="1277" w:firstLine="0"/>
        <w:jc w:val="center"/>
      </w:pPr>
    </w:p>
    <w:p w14:paraId="1892FB2D" w14:textId="77777777" w:rsidR="00E5483F" w:rsidRDefault="00CF6F20" w:rsidP="00E5483F">
      <w:pPr>
        <w:bidi/>
        <w:spacing w:after="0" w:line="22" w:lineRule="atLeast"/>
        <w:ind w:left="2890" w:right="1333" w:firstLine="710"/>
        <w:jc w:val="center"/>
        <w:rPr>
          <w:sz w:val="24"/>
          <w:szCs w:val="24"/>
        </w:rPr>
      </w:pPr>
      <w:r w:rsidRPr="003F0D0A">
        <w:rPr>
          <w:sz w:val="24"/>
          <w:szCs w:val="24"/>
        </w:rPr>
        <w:t>Supervisors:</w:t>
      </w:r>
    </w:p>
    <w:p w14:paraId="182FF5E6" w14:textId="77777777" w:rsidR="00E5483F" w:rsidRDefault="006F1D19" w:rsidP="00E5483F">
      <w:pPr>
        <w:bidi/>
        <w:spacing w:after="0" w:line="22" w:lineRule="atLeast"/>
        <w:ind w:left="2890" w:right="1333" w:firstLine="710"/>
        <w:jc w:val="center"/>
        <w:rPr>
          <w:sz w:val="24"/>
          <w:szCs w:val="24"/>
        </w:rPr>
      </w:pPr>
      <w:r w:rsidRPr="003F0D0A">
        <w:rPr>
          <w:sz w:val="24"/>
          <w:szCs w:val="24"/>
        </w:rPr>
        <w:t>Dr. Katerina Korenbla</w:t>
      </w:r>
      <w:r w:rsidR="00C2681A" w:rsidRPr="003F0D0A">
        <w:rPr>
          <w:sz w:val="24"/>
          <w:szCs w:val="24"/>
        </w:rPr>
        <w:t>t</w:t>
      </w:r>
    </w:p>
    <w:p w14:paraId="46B3FF78" w14:textId="5A8AC18C" w:rsidR="00BA34B2" w:rsidRPr="003F0D0A" w:rsidRDefault="00BA34B2" w:rsidP="00E5483F">
      <w:pPr>
        <w:bidi/>
        <w:spacing w:after="0" w:line="22" w:lineRule="atLeast"/>
        <w:ind w:left="2890" w:right="1333" w:firstLine="710"/>
        <w:jc w:val="center"/>
        <w:rPr>
          <w:sz w:val="24"/>
          <w:szCs w:val="24"/>
          <w:rtl/>
        </w:rPr>
      </w:pPr>
      <w:r w:rsidRPr="003F0D0A">
        <w:rPr>
          <w:sz w:val="24"/>
          <w:szCs w:val="24"/>
        </w:rPr>
        <w:t>Dr. Elena Ravve</w:t>
      </w:r>
    </w:p>
    <w:p w14:paraId="3328FE64" w14:textId="0141DFC5" w:rsidR="00BA34B2" w:rsidRDefault="00BA34B2" w:rsidP="003F0D0A">
      <w:pPr>
        <w:spacing w:after="0" w:line="22" w:lineRule="atLeast"/>
        <w:ind w:left="0" w:right="1500" w:firstLine="0"/>
        <w:jc w:val="center"/>
        <w:rPr>
          <w:sz w:val="24"/>
          <w:szCs w:val="24"/>
        </w:rPr>
      </w:pPr>
    </w:p>
    <w:p w14:paraId="573236F2" w14:textId="52E1C893" w:rsidR="003F0D0A" w:rsidRDefault="003F0D0A" w:rsidP="00D42569">
      <w:pPr>
        <w:spacing w:after="0" w:line="22" w:lineRule="atLeast"/>
        <w:ind w:left="0" w:right="1500" w:firstLine="0"/>
        <w:jc w:val="center"/>
        <w:rPr>
          <w:sz w:val="24"/>
          <w:szCs w:val="24"/>
        </w:rPr>
      </w:pPr>
    </w:p>
    <w:p w14:paraId="3AD88246" w14:textId="77777777" w:rsidR="003F0D0A" w:rsidRPr="0064466B" w:rsidRDefault="003F0D0A" w:rsidP="00D42569">
      <w:pPr>
        <w:spacing w:after="0" w:line="22" w:lineRule="atLeast"/>
        <w:ind w:left="0" w:right="1500" w:firstLine="0"/>
        <w:jc w:val="center"/>
        <w:rPr>
          <w:sz w:val="24"/>
          <w:szCs w:val="24"/>
          <w:rtl/>
        </w:rPr>
      </w:pPr>
    </w:p>
    <w:p w14:paraId="7F61C02B" w14:textId="77777777" w:rsidR="0066487C" w:rsidRDefault="0066487C" w:rsidP="00D42569">
      <w:pPr>
        <w:spacing w:after="0" w:line="22" w:lineRule="atLeast"/>
        <w:ind w:left="0" w:right="1500" w:firstLine="0"/>
        <w:jc w:val="center"/>
      </w:pPr>
    </w:p>
    <w:p w14:paraId="5A42BD19" w14:textId="77777777" w:rsidR="00B62200" w:rsidRDefault="00B62200" w:rsidP="00D42569">
      <w:pPr>
        <w:spacing w:after="0" w:line="22" w:lineRule="atLeast"/>
        <w:ind w:left="0" w:right="1500" w:firstLine="0"/>
        <w:jc w:val="right"/>
        <w:rPr>
          <w:sz w:val="24"/>
        </w:rPr>
      </w:pPr>
    </w:p>
    <w:p w14:paraId="4D5D3D46" w14:textId="77777777" w:rsidR="00B62200" w:rsidRDefault="00B62200" w:rsidP="00D42569">
      <w:pPr>
        <w:spacing w:after="0" w:line="22" w:lineRule="atLeast"/>
        <w:ind w:left="0" w:right="1500" w:firstLine="0"/>
        <w:jc w:val="right"/>
        <w:rPr>
          <w:sz w:val="24"/>
        </w:rPr>
      </w:pPr>
    </w:p>
    <w:p w14:paraId="5ADC5A50" w14:textId="77777777" w:rsidR="00AC1FEB" w:rsidRDefault="00AC1FEB" w:rsidP="00D42569">
      <w:pPr>
        <w:spacing w:after="0" w:line="22" w:lineRule="atLeast"/>
        <w:ind w:left="0" w:right="1500" w:firstLine="0"/>
        <w:jc w:val="right"/>
        <w:rPr>
          <w:sz w:val="24"/>
        </w:rPr>
      </w:pPr>
    </w:p>
    <w:p w14:paraId="0CCED228" w14:textId="77777777" w:rsidR="00AC1FEB" w:rsidRDefault="00AC1FEB" w:rsidP="00D42569">
      <w:pPr>
        <w:spacing w:after="0" w:line="22" w:lineRule="atLeast"/>
        <w:ind w:left="0" w:right="1500" w:firstLine="0"/>
        <w:jc w:val="right"/>
        <w:rPr>
          <w:sz w:val="24"/>
        </w:rPr>
      </w:pPr>
    </w:p>
    <w:p w14:paraId="64164022" w14:textId="4D81EF86" w:rsidR="00B66735" w:rsidRDefault="00CF6F20" w:rsidP="00D42569">
      <w:pPr>
        <w:spacing w:after="0" w:line="22" w:lineRule="atLeast"/>
        <w:ind w:left="0" w:right="1500" w:firstLine="0"/>
        <w:jc w:val="right"/>
      </w:pPr>
      <w:r>
        <w:rPr>
          <w:sz w:val="24"/>
        </w:rPr>
        <w:lastRenderedPageBreak/>
        <w:t xml:space="preserve"> </w:t>
      </w:r>
    </w:p>
    <w:sdt>
      <w:sdtPr>
        <w:id w:val="1907794790"/>
        <w:docPartObj>
          <w:docPartGallery w:val="Table of Contents"/>
        </w:docPartObj>
      </w:sdtPr>
      <w:sdtEndPr/>
      <w:sdtContent>
        <w:p w14:paraId="44A744C6" w14:textId="77777777" w:rsidR="00B66735" w:rsidRDefault="00CF6F20" w:rsidP="00D42569">
          <w:pPr>
            <w:spacing w:after="174" w:line="22" w:lineRule="atLeast"/>
            <w:ind w:left="0" w:right="1334" w:firstLine="0"/>
            <w:jc w:val="center"/>
          </w:pPr>
          <w:r>
            <w:rPr>
              <w:rFonts w:ascii="Arial" w:eastAsia="Arial" w:hAnsi="Arial" w:cs="Arial"/>
              <w:sz w:val="22"/>
            </w:rPr>
            <w:t xml:space="preserve">CONTENTS </w:t>
          </w:r>
        </w:p>
        <w:p w14:paraId="2307AF02" w14:textId="556CEAFE" w:rsidR="003C412F" w:rsidRDefault="00CF6F20">
          <w:pPr>
            <w:pStyle w:val="TOC2"/>
            <w:tabs>
              <w:tab w:val="right" w:leader="dot" w:pos="987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0446028" w:history="1">
            <w:r w:rsidR="003C412F" w:rsidRPr="00AA34AE">
              <w:rPr>
                <w:rStyle w:val="Hyperlink"/>
                <w:noProof/>
              </w:rPr>
              <w:t>1. INTRODUCTION</w:t>
            </w:r>
            <w:r w:rsidR="003C412F">
              <w:rPr>
                <w:noProof/>
                <w:webHidden/>
              </w:rPr>
              <w:tab/>
            </w:r>
            <w:r w:rsidR="003C412F">
              <w:rPr>
                <w:rStyle w:val="Hyperlink"/>
                <w:noProof/>
                <w:rtl/>
              </w:rPr>
              <w:fldChar w:fldCharType="begin"/>
            </w:r>
            <w:r w:rsidR="003C412F">
              <w:rPr>
                <w:noProof/>
                <w:webHidden/>
              </w:rPr>
              <w:instrText xml:space="preserve"> PAGEREF _Toc470446028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78D19C6B" w14:textId="1E01D5A8" w:rsidR="003C412F" w:rsidRDefault="006B6350">
          <w:pPr>
            <w:pStyle w:val="TOC2"/>
            <w:tabs>
              <w:tab w:val="right" w:leader="dot" w:pos="9871"/>
            </w:tabs>
            <w:rPr>
              <w:rFonts w:asciiTheme="minorHAnsi" w:eastAsiaTheme="minorEastAsia" w:hAnsiTheme="minorHAnsi" w:cstheme="minorBidi"/>
              <w:noProof/>
              <w:color w:val="auto"/>
              <w:sz w:val="22"/>
            </w:rPr>
          </w:pPr>
          <w:hyperlink w:anchor="_Toc470446029" w:history="1">
            <w:r w:rsidR="003C412F" w:rsidRPr="00AA34AE">
              <w:rPr>
                <w:rStyle w:val="Hyperlink"/>
                <w:noProof/>
              </w:rPr>
              <w:t>2. THEORY</w:t>
            </w:r>
            <w:r w:rsidR="003C412F">
              <w:rPr>
                <w:noProof/>
                <w:webHidden/>
              </w:rPr>
              <w:tab/>
            </w:r>
            <w:r w:rsidR="003C412F">
              <w:rPr>
                <w:rStyle w:val="Hyperlink"/>
                <w:noProof/>
                <w:rtl/>
              </w:rPr>
              <w:fldChar w:fldCharType="begin"/>
            </w:r>
            <w:r w:rsidR="003C412F">
              <w:rPr>
                <w:noProof/>
                <w:webHidden/>
              </w:rPr>
              <w:instrText xml:space="preserve"> PAGEREF _Toc470446029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1C6AAAA9" w14:textId="6D329A1E" w:rsidR="003C412F" w:rsidRDefault="006B6350">
          <w:pPr>
            <w:pStyle w:val="TOC1"/>
            <w:tabs>
              <w:tab w:val="right" w:leader="dot" w:pos="9871"/>
            </w:tabs>
            <w:rPr>
              <w:rFonts w:asciiTheme="minorHAnsi" w:eastAsiaTheme="minorEastAsia" w:hAnsiTheme="minorHAnsi" w:cstheme="minorBidi"/>
              <w:noProof/>
              <w:color w:val="auto"/>
              <w:sz w:val="22"/>
            </w:rPr>
          </w:pPr>
          <w:hyperlink w:anchor="_Toc470446030" w:history="1">
            <w:r w:rsidR="003C412F" w:rsidRPr="00AA34AE">
              <w:rPr>
                <w:rStyle w:val="Hyperlink"/>
                <w:noProof/>
              </w:rPr>
              <w:t>2.1. Background</w:t>
            </w:r>
            <w:r w:rsidR="003C412F">
              <w:rPr>
                <w:noProof/>
                <w:webHidden/>
              </w:rPr>
              <w:tab/>
            </w:r>
            <w:r w:rsidR="003C412F">
              <w:rPr>
                <w:rStyle w:val="Hyperlink"/>
                <w:noProof/>
                <w:rtl/>
              </w:rPr>
              <w:fldChar w:fldCharType="begin"/>
            </w:r>
            <w:r w:rsidR="003C412F">
              <w:rPr>
                <w:noProof/>
                <w:webHidden/>
              </w:rPr>
              <w:instrText xml:space="preserve"> PAGEREF _Toc470446030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4321DD8D" w14:textId="07064BF5"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1" w:history="1">
            <w:r w:rsidR="003C412F" w:rsidRPr="00AA34AE">
              <w:rPr>
                <w:rStyle w:val="Hyperlink"/>
                <w:noProof/>
              </w:rPr>
              <w:t>2.1.1. Formal verification</w:t>
            </w:r>
            <w:r w:rsidR="003C412F">
              <w:rPr>
                <w:noProof/>
                <w:webHidden/>
              </w:rPr>
              <w:tab/>
            </w:r>
            <w:r w:rsidR="003C412F">
              <w:rPr>
                <w:rStyle w:val="Hyperlink"/>
                <w:noProof/>
                <w:rtl/>
              </w:rPr>
              <w:fldChar w:fldCharType="begin"/>
            </w:r>
            <w:r w:rsidR="003C412F">
              <w:rPr>
                <w:noProof/>
                <w:webHidden/>
              </w:rPr>
              <w:instrText xml:space="preserve"> PAGEREF _Toc470446031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053D40FE" w14:textId="6DE85ED5"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2" w:history="1">
            <w:r w:rsidR="003C412F" w:rsidRPr="00AA34AE">
              <w:rPr>
                <w:rStyle w:val="Hyperlink"/>
                <w:noProof/>
              </w:rPr>
              <w:t>2.1.2. Transition system (TS)</w:t>
            </w:r>
            <w:r w:rsidR="003C412F">
              <w:rPr>
                <w:noProof/>
                <w:webHidden/>
              </w:rPr>
              <w:tab/>
            </w:r>
            <w:r w:rsidR="003C412F">
              <w:rPr>
                <w:rStyle w:val="Hyperlink"/>
                <w:noProof/>
                <w:rtl/>
              </w:rPr>
              <w:fldChar w:fldCharType="begin"/>
            </w:r>
            <w:r w:rsidR="003C412F">
              <w:rPr>
                <w:noProof/>
                <w:webHidden/>
              </w:rPr>
              <w:instrText xml:space="preserve"> PAGEREF _Toc470446032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9F310CA" w14:textId="1B4BEB0F"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3" w:history="1">
            <w:r w:rsidR="003C412F" w:rsidRPr="00AA34AE">
              <w:rPr>
                <w:rStyle w:val="Hyperlink"/>
                <w:noProof/>
              </w:rPr>
              <w:t>2.1.</w:t>
            </w:r>
            <w:r w:rsidR="003C412F" w:rsidRPr="00AA34AE">
              <w:rPr>
                <w:rStyle w:val="Hyperlink"/>
                <w:noProof/>
                <w:lang w:bidi="ar-SA"/>
              </w:rPr>
              <w:t>3</w:t>
            </w:r>
            <w:r w:rsidR="003C412F" w:rsidRPr="00AA34AE">
              <w:rPr>
                <w:rStyle w:val="Hyperlink"/>
                <w:noProof/>
              </w:rPr>
              <w:t>. Program graph (PG)</w:t>
            </w:r>
            <w:r w:rsidR="003C412F">
              <w:rPr>
                <w:noProof/>
                <w:webHidden/>
              </w:rPr>
              <w:tab/>
            </w:r>
            <w:r w:rsidR="003C412F">
              <w:rPr>
                <w:rStyle w:val="Hyperlink"/>
                <w:noProof/>
                <w:rtl/>
              </w:rPr>
              <w:fldChar w:fldCharType="begin"/>
            </w:r>
            <w:r w:rsidR="003C412F">
              <w:rPr>
                <w:noProof/>
                <w:webHidden/>
              </w:rPr>
              <w:instrText xml:space="preserve"> PAGEREF _Toc470446033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CD7D7EC" w14:textId="7BC3B34E"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4" w:history="1">
            <w:r w:rsidR="003C412F" w:rsidRPr="00AA34AE">
              <w:rPr>
                <w:rStyle w:val="Hyperlink"/>
                <w:noProof/>
              </w:rPr>
              <w:t xml:space="preserve">2.1.4. </w:t>
            </w:r>
            <w:r w:rsidR="003C412F" w:rsidRPr="00AA34AE">
              <w:rPr>
                <w:rStyle w:val="Hyperlink"/>
                <w:rFonts w:asciiTheme="majorBidi" w:hAnsiTheme="majorBidi" w:cstheme="majorBidi"/>
                <w:bCs/>
                <w:noProof/>
              </w:rPr>
              <w:t>Linear Temporal Logic</w:t>
            </w:r>
            <w:r w:rsidR="003C412F" w:rsidRPr="00AA34AE">
              <w:rPr>
                <w:rStyle w:val="Hyperlink"/>
                <w:rFonts w:asciiTheme="majorBidi" w:eastAsiaTheme="minorHAnsi" w:hAnsiTheme="majorBidi" w:cstheme="majorBidi"/>
                <w:bCs/>
                <w:noProof/>
              </w:rPr>
              <w:t>(LTL)</w:t>
            </w:r>
            <w:r w:rsidR="003C412F">
              <w:rPr>
                <w:noProof/>
                <w:webHidden/>
              </w:rPr>
              <w:tab/>
            </w:r>
            <w:r w:rsidR="003C412F">
              <w:rPr>
                <w:rStyle w:val="Hyperlink"/>
                <w:noProof/>
                <w:rtl/>
              </w:rPr>
              <w:fldChar w:fldCharType="begin"/>
            </w:r>
            <w:r w:rsidR="003C412F">
              <w:rPr>
                <w:noProof/>
                <w:webHidden/>
              </w:rPr>
              <w:instrText xml:space="preserve"> PAGEREF _Toc470446034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1F83379A" w14:textId="4F86F7A5"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5" w:history="1">
            <w:r w:rsidR="003C412F" w:rsidRPr="00AA34AE">
              <w:rPr>
                <w:rStyle w:val="Hyperlink"/>
                <w:noProof/>
              </w:rPr>
              <w:t xml:space="preserve">2.1.4.1 </w:t>
            </w:r>
            <w:r w:rsidR="003C412F" w:rsidRPr="00AA34AE">
              <w:rPr>
                <w:rStyle w:val="Hyperlink"/>
                <w:rFonts w:asciiTheme="majorBidi" w:hAnsiTheme="majorBidi" w:cstheme="majorBidi"/>
                <w:noProof/>
              </w:rPr>
              <w:t>Definition Syntax of LTL</w:t>
            </w:r>
            <w:r w:rsidR="003C412F">
              <w:rPr>
                <w:noProof/>
                <w:webHidden/>
              </w:rPr>
              <w:tab/>
            </w:r>
            <w:r w:rsidR="003C412F">
              <w:rPr>
                <w:rStyle w:val="Hyperlink"/>
                <w:noProof/>
                <w:rtl/>
              </w:rPr>
              <w:fldChar w:fldCharType="begin"/>
            </w:r>
            <w:r w:rsidR="003C412F">
              <w:rPr>
                <w:noProof/>
                <w:webHidden/>
              </w:rPr>
              <w:instrText xml:space="preserve"> PAGEREF _Toc470446035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07F8D1A3" w14:textId="69A2C414"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6" w:history="1">
            <w:r w:rsidR="003C412F" w:rsidRPr="00AA34AE">
              <w:rPr>
                <w:rStyle w:val="Hyperlink"/>
                <w:noProof/>
              </w:rPr>
              <w:t xml:space="preserve">2.1.4.2 </w:t>
            </w:r>
            <w:r w:rsidR="003C412F" w:rsidRPr="00AA34AE">
              <w:rPr>
                <w:rStyle w:val="Hyperlink"/>
                <w:rFonts w:asciiTheme="majorBidi" w:hAnsiTheme="majorBidi" w:cstheme="majorBidi"/>
                <w:noProof/>
              </w:rPr>
              <w:t>Semantics of LTL over Paths and States</w:t>
            </w:r>
            <w:r w:rsidR="003C412F">
              <w:rPr>
                <w:noProof/>
                <w:webHidden/>
              </w:rPr>
              <w:tab/>
            </w:r>
            <w:r w:rsidR="003C412F">
              <w:rPr>
                <w:rStyle w:val="Hyperlink"/>
                <w:noProof/>
                <w:rtl/>
              </w:rPr>
              <w:fldChar w:fldCharType="begin"/>
            </w:r>
            <w:r w:rsidR="003C412F">
              <w:rPr>
                <w:noProof/>
                <w:webHidden/>
              </w:rPr>
              <w:instrText xml:space="preserve"> PAGEREF _Toc470446036 \h </w:instrText>
            </w:r>
            <w:r w:rsidR="003C412F">
              <w:rPr>
                <w:rStyle w:val="Hyperlink"/>
                <w:noProof/>
                <w:rtl/>
              </w:rPr>
            </w:r>
            <w:r w:rsidR="003C412F">
              <w:rPr>
                <w:rStyle w:val="Hyperlink"/>
                <w:noProof/>
                <w:rtl/>
              </w:rPr>
              <w:fldChar w:fldCharType="separate"/>
            </w:r>
            <w:r w:rsidR="00E5483F">
              <w:rPr>
                <w:noProof/>
                <w:webHidden/>
              </w:rPr>
              <w:t>6</w:t>
            </w:r>
            <w:r w:rsidR="003C412F">
              <w:rPr>
                <w:rStyle w:val="Hyperlink"/>
                <w:noProof/>
                <w:rtl/>
              </w:rPr>
              <w:fldChar w:fldCharType="end"/>
            </w:r>
          </w:hyperlink>
        </w:p>
        <w:p w14:paraId="6F8F00A7" w14:textId="2220EFA1"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37" w:history="1">
            <w:r w:rsidR="003C412F" w:rsidRPr="00AA34AE">
              <w:rPr>
                <w:rStyle w:val="Hyperlink"/>
                <w:rFonts w:asciiTheme="majorBidi" w:hAnsiTheme="majorBidi" w:cstheme="majorBidi"/>
                <w:noProof/>
              </w:rPr>
              <w:t>2.1.5. SPIN</w:t>
            </w:r>
            <w:r w:rsidR="003C412F">
              <w:rPr>
                <w:noProof/>
                <w:webHidden/>
              </w:rPr>
              <w:tab/>
            </w:r>
            <w:r w:rsidR="003C412F">
              <w:rPr>
                <w:rStyle w:val="Hyperlink"/>
                <w:noProof/>
                <w:rtl/>
              </w:rPr>
              <w:fldChar w:fldCharType="begin"/>
            </w:r>
            <w:r w:rsidR="003C412F">
              <w:rPr>
                <w:noProof/>
                <w:webHidden/>
              </w:rPr>
              <w:instrText xml:space="preserve"> PAGEREF _Toc470446037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5C18E779" w14:textId="5DE52FDF" w:rsidR="003C412F" w:rsidRDefault="006B6350">
          <w:pPr>
            <w:pStyle w:val="TOC1"/>
            <w:tabs>
              <w:tab w:val="right" w:leader="dot" w:pos="9871"/>
            </w:tabs>
            <w:rPr>
              <w:rFonts w:asciiTheme="minorHAnsi" w:eastAsiaTheme="minorEastAsia" w:hAnsiTheme="minorHAnsi" w:cstheme="minorBidi"/>
              <w:noProof/>
              <w:color w:val="auto"/>
              <w:sz w:val="22"/>
            </w:rPr>
          </w:pPr>
          <w:hyperlink w:anchor="_Toc470446038" w:history="1">
            <w:r w:rsidR="003C412F" w:rsidRPr="00AA34AE">
              <w:rPr>
                <w:rStyle w:val="Hyperlink"/>
                <w:rFonts w:asciiTheme="majorBidi" w:hAnsiTheme="majorBidi" w:cstheme="majorBidi"/>
                <w:i/>
                <w:noProof/>
              </w:rPr>
              <w:t>2.1.5.1 The PROMELA Language</w:t>
            </w:r>
            <w:r w:rsidR="003C412F">
              <w:rPr>
                <w:noProof/>
                <w:webHidden/>
              </w:rPr>
              <w:tab/>
            </w:r>
            <w:r w:rsidR="003C412F">
              <w:rPr>
                <w:rStyle w:val="Hyperlink"/>
                <w:noProof/>
                <w:rtl/>
              </w:rPr>
              <w:fldChar w:fldCharType="begin"/>
            </w:r>
            <w:r w:rsidR="003C412F">
              <w:rPr>
                <w:noProof/>
                <w:webHidden/>
              </w:rPr>
              <w:instrText xml:space="preserve"> PAGEREF _Toc470446038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427500DF" w14:textId="5B22C50A"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39"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datatypes</w:t>
            </w:r>
            <w:r w:rsidR="003C412F">
              <w:rPr>
                <w:noProof/>
                <w:webHidden/>
              </w:rPr>
              <w:tab/>
            </w:r>
            <w:r w:rsidR="003C412F">
              <w:rPr>
                <w:rStyle w:val="Hyperlink"/>
                <w:noProof/>
                <w:rtl/>
              </w:rPr>
              <w:fldChar w:fldCharType="begin"/>
            </w:r>
            <w:r w:rsidR="003C412F">
              <w:rPr>
                <w:noProof/>
                <w:webHidden/>
              </w:rPr>
              <w:instrText xml:space="preserve"> PAGEREF _Toc470446039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1DAF44C7" w14:textId="49B8628B"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40"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Processes</w:t>
            </w:r>
            <w:r w:rsidR="003C412F">
              <w:rPr>
                <w:noProof/>
                <w:webHidden/>
              </w:rPr>
              <w:tab/>
            </w:r>
            <w:r w:rsidR="003C412F">
              <w:rPr>
                <w:rStyle w:val="Hyperlink"/>
                <w:noProof/>
                <w:rtl/>
              </w:rPr>
              <w:fldChar w:fldCharType="begin"/>
            </w:r>
            <w:r w:rsidR="003C412F">
              <w:rPr>
                <w:noProof/>
                <w:webHidden/>
              </w:rPr>
              <w:instrText xml:space="preserve"> PAGEREF _Toc470446040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67EE50FF" w14:textId="197C180F"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41"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Atomic Sequences</w:t>
            </w:r>
            <w:r w:rsidR="003C412F">
              <w:rPr>
                <w:noProof/>
                <w:webHidden/>
              </w:rPr>
              <w:tab/>
            </w:r>
            <w:r w:rsidR="003C412F">
              <w:rPr>
                <w:rStyle w:val="Hyperlink"/>
                <w:noProof/>
                <w:rtl/>
              </w:rPr>
              <w:fldChar w:fldCharType="begin"/>
            </w:r>
            <w:r w:rsidR="003C412F">
              <w:rPr>
                <w:noProof/>
                <w:webHidden/>
              </w:rPr>
              <w:instrText xml:space="preserve"> PAGEREF _Toc470446041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3CA62426" w14:textId="31D61F12"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42"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Control Flow</w:t>
            </w:r>
            <w:r w:rsidR="003C412F">
              <w:rPr>
                <w:noProof/>
                <w:webHidden/>
              </w:rPr>
              <w:tab/>
            </w:r>
            <w:r w:rsidR="003C412F">
              <w:rPr>
                <w:rStyle w:val="Hyperlink"/>
                <w:noProof/>
                <w:rtl/>
              </w:rPr>
              <w:fldChar w:fldCharType="begin"/>
            </w:r>
            <w:r w:rsidR="003C412F">
              <w:rPr>
                <w:noProof/>
                <w:webHidden/>
              </w:rPr>
              <w:instrText xml:space="preserve"> PAGEREF _Toc470446042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4CC593A8" w14:textId="127F90F6"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43" w:history="1">
            <w:r w:rsidR="003C412F" w:rsidRPr="00AA34AE">
              <w:rPr>
                <w:rStyle w:val="Hyperlink"/>
                <w:rFonts w:asciiTheme="majorBidi" w:hAnsiTheme="majorBidi" w:cstheme="majorBidi"/>
                <w:noProof/>
              </w:rPr>
              <w:t>Case Selection</w:t>
            </w:r>
            <w:r w:rsidR="003C412F">
              <w:rPr>
                <w:noProof/>
                <w:webHidden/>
              </w:rPr>
              <w:tab/>
            </w:r>
            <w:r w:rsidR="003C412F">
              <w:rPr>
                <w:rStyle w:val="Hyperlink"/>
                <w:noProof/>
                <w:rtl/>
              </w:rPr>
              <w:fldChar w:fldCharType="begin"/>
            </w:r>
            <w:r w:rsidR="003C412F">
              <w:rPr>
                <w:noProof/>
                <w:webHidden/>
              </w:rPr>
              <w:instrText xml:space="preserve"> PAGEREF _Toc470446043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52BE634E" w14:textId="7B9C096A"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44" w:history="1">
            <w:r w:rsidR="003C412F" w:rsidRPr="00AA34AE">
              <w:rPr>
                <w:rStyle w:val="Hyperlink"/>
                <w:rFonts w:asciiTheme="majorBidi" w:hAnsiTheme="majorBidi" w:cstheme="majorBidi"/>
                <w:noProof/>
              </w:rPr>
              <w:t>Repetition</w:t>
            </w:r>
            <w:r w:rsidR="003C412F">
              <w:rPr>
                <w:noProof/>
                <w:webHidden/>
              </w:rPr>
              <w:tab/>
            </w:r>
            <w:r w:rsidR="003C412F">
              <w:rPr>
                <w:rStyle w:val="Hyperlink"/>
                <w:noProof/>
                <w:rtl/>
              </w:rPr>
              <w:fldChar w:fldCharType="begin"/>
            </w:r>
            <w:r w:rsidR="003C412F">
              <w:rPr>
                <w:noProof/>
                <w:webHidden/>
              </w:rPr>
              <w:instrText xml:space="preserve"> PAGEREF _Toc470446044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6CF487EB" w14:textId="31EAAA70"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45" w:history="1">
            <w:r w:rsidR="003C412F" w:rsidRPr="00AA34AE">
              <w:rPr>
                <w:rStyle w:val="Hyperlink"/>
                <w:rFonts w:asciiTheme="majorBidi" w:hAnsiTheme="majorBidi" w:cstheme="majorBidi"/>
                <w:noProof/>
              </w:rPr>
              <w:t>Unconditional Jumps</w:t>
            </w:r>
            <w:r w:rsidR="003C412F">
              <w:rPr>
                <w:noProof/>
                <w:webHidden/>
              </w:rPr>
              <w:tab/>
            </w:r>
            <w:r w:rsidR="003C412F">
              <w:rPr>
                <w:rStyle w:val="Hyperlink"/>
                <w:noProof/>
                <w:rtl/>
              </w:rPr>
              <w:fldChar w:fldCharType="begin"/>
            </w:r>
            <w:r w:rsidR="003C412F">
              <w:rPr>
                <w:noProof/>
                <w:webHidden/>
              </w:rPr>
              <w:instrText xml:space="preserve"> PAGEREF _Toc470446045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7C0F2160" w14:textId="21EEBE00"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46"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Conditional Expressions</w:t>
            </w:r>
            <w:r w:rsidR="003C412F">
              <w:rPr>
                <w:noProof/>
                <w:webHidden/>
              </w:rPr>
              <w:tab/>
            </w:r>
            <w:r w:rsidR="003C412F">
              <w:rPr>
                <w:rStyle w:val="Hyperlink"/>
                <w:noProof/>
                <w:rtl/>
              </w:rPr>
              <w:fldChar w:fldCharType="begin"/>
            </w:r>
            <w:r w:rsidR="003C412F">
              <w:rPr>
                <w:noProof/>
                <w:webHidden/>
              </w:rPr>
              <w:instrText xml:space="preserve"> PAGEREF _Toc470446046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6B806C5D" w14:textId="7E3D3E7E" w:rsidR="003C412F" w:rsidRDefault="006B6350">
          <w:pPr>
            <w:pStyle w:val="TOC2"/>
            <w:tabs>
              <w:tab w:val="left" w:pos="610"/>
              <w:tab w:val="right" w:leader="dot" w:pos="9871"/>
            </w:tabs>
            <w:rPr>
              <w:rFonts w:asciiTheme="minorHAnsi" w:eastAsiaTheme="minorEastAsia" w:hAnsiTheme="minorHAnsi" w:cstheme="minorBidi"/>
              <w:noProof/>
              <w:color w:val="auto"/>
              <w:sz w:val="22"/>
            </w:rPr>
          </w:pPr>
          <w:hyperlink w:anchor="_Toc470446047"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Active Proctypes</w:t>
            </w:r>
            <w:r w:rsidR="003C412F">
              <w:rPr>
                <w:noProof/>
                <w:webHidden/>
              </w:rPr>
              <w:tab/>
            </w:r>
            <w:r w:rsidR="003C412F">
              <w:rPr>
                <w:rStyle w:val="Hyperlink"/>
                <w:noProof/>
                <w:rtl/>
              </w:rPr>
              <w:fldChar w:fldCharType="begin"/>
            </w:r>
            <w:r w:rsidR="003C412F">
              <w:rPr>
                <w:noProof/>
                <w:webHidden/>
              </w:rPr>
              <w:instrText xml:space="preserve"> PAGEREF _Toc470446047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8CA1BCE" w14:textId="4656A705" w:rsidR="003C412F" w:rsidRDefault="006B6350">
          <w:pPr>
            <w:pStyle w:val="TOC1"/>
            <w:tabs>
              <w:tab w:val="right" w:leader="dot" w:pos="9871"/>
            </w:tabs>
            <w:rPr>
              <w:rFonts w:asciiTheme="minorHAnsi" w:eastAsiaTheme="minorEastAsia" w:hAnsiTheme="minorHAnsi" w:cstheme="minorBidi"/>
              <w:noProof/>
              <w:color w:val="auto"/>
              <w:sz w:val="22"/>
            </w:rPr>
          </w:pPr>
          <w:hyperlink w:anchor="_Toc470446048" w:history="1">
            <w:r w:rsidR="003C412F" w:rsidRPr="00AA34AE">
              <w:rPr>
                <w:rStyle w:val="Hyperlink"/>
                <w:rFonts w:asciiTheme="majorBidi" w:hAnsiTheme="majorBidi" w:cstheme="majorBidi"/>
                <w:i/>
                <w:noProof/>
              </w:rPr>
              <w:t>2.1.5.2 LTL Syntax in spin</w:t>
            </w:r>
            <w:r w:rsidR="003C412F">
              <w:rPr>
                <w:noProof/>
                <w:webHidden/>
              </w:rPr>
              <w:tab/>
            </w:r>
            <w:r w:rsidR="003C412F">
              <w:rPr>
                <w:rStyle w:val="Hyperlink"/>
                <w:noProof/>
                <w:rtl/>
              </w:rPr>
              <w:fldChar w:fldCharType="begin"/>
            </w:r>
            <w:r w:rsidR="003C412F">
              <w:rPr>
                <w:noProof/>
                <w:webHidden/>
              </w:rPr>
              <w:instrText xml:space="preserve"> PAGEREF _Toc470446048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C997698" w14:textId="415444DE" w:rsidR="003C412F" w:rsidRDefault="006B6350">
          <w:pPr>
            <w:pStyle w:val="TOC3"/>
            <w:tabs>
              <w:tab w:val="right" w:leader="dot" w:pos="9871"/>
            </w:tabs>
            <w:rPr>
              <w:rFonts w:asciiTheme="minorHAnsi" w:eastAsiaTheme="minorEastAsia" w:hAnsiTheme="minorHAnsi" w:cstheme="minorBidi"/>
              <w:i w:val="0"/>
              <w:noProof/>
              <w:color w:val="auto"/>
              <w:sz w:val="22"/>
            </w:rPr>
          </w:pPr>
          <w:hyperlink w:anchor="_Toc470446049" w:history="1">
            <w:r w:rsidR="003C412F" w:rsidRPr="00AA34AE">
              <w:rPr>
                <w:rStyle w:val="Hyperlink"/>
                <w:rFonts w:asciiTheme="majorBidi" w:hAnsiTheme="majorBidi" w:cstheme="majorBidi"/>
                <w:noProof/>
              </w:rPr>
              <w:t>2.2. Detailed Description</w:t>
            </w:r>
            <w:r w:rsidR="003C412F">
              <w:rPr>
                <w:noProof/>
                <w:webHidden/>
              </w:rPr>
              <w:tab/>
            </w:r>
            <w:r w:rsidR="003C412F">
              <w:rPr>
                <w:rStyle w:val="Hyperlink"/>
                <w:noProof/>
                <w:rtl/>
              </w:rPr>
              <w:fldChar w:fldCharType="begin"/>
            </w:r>
            <w:r w:rsidR="003C412F">
              <w:rPr>
                <w:noProof/>
                <w:webHidden/>
              </w:rPr>
              <w:instrText xml:space="preserve"> PAGEREF _Toc470446049 \h </w:instrText>
            </w:r>
            <w:r w:rsidR="003C412F">
              <w:rPr>
                <w:rStyle w:val="Hyperlink"/>
                <w:noProof/>
                <w:rtl/>
              </w:rPr>
            </w:r>
            <w:r w:rsidR="003C412F">
              <w:rPr>
                <w:rStyle w:val="Hyperlink"/>
                <w:noProof/>
                <w:rtl/>
              </w:rPr>
              <w:fldChar w:fldCharType="separate"/>
            </w:r>
            <w:r w:rsidR="00E5483F">
              <w:rPr>
                <w:noProof/>
                <w:webHidden/>
              </w:rPr>
              <w:t>17</w:t>
            </w:r>
            <w:r w:rsidR="003C412F">
              <w:rPr>
                <w:rStyle w:val="Hyperlink"/>
                <w:noProof/>
                <w:rtl/>
              </w:rPr>
              <w:fldChar w:fldCharType="end"/>
            </w:r>
          </w:hyperlink>
        </w:p>
        <w:p w14:paraId="66676701" w14:textId="0DC95895" w:rsidR="003C412F" w:rsidRDefault="006B6350">
          <w:pPr>
            <w:pStyle w:val="TOC3"/>
            <w:tabs>
              <w:tab w:val="left" w:pos="1320"/>
              <w:tab w:val="right" w:leader="dot" w:pos="9871"/>
            </w:tabs>
            <w:rPr>
              <w:rFonts w:asciiTheme="minorHAnsi" w:eastAsiaTheme="minorEastAsia" w:hAnsiTheme="minorHAnsi" w:cstheme="minorBidi"/>
              <w:i w:val="0"/>
              <w:noProof/>
              <w:color w:val="auto"/>
              <w:sz w:val="22"/>
            </w:rPr>
          </w:pPr>
          <w:hyperlink w:anchor="_Toc470446052" w:history="1">
            <w:r w:rsidR="003C412F" w:rsidRPr="00AA34AE">
              <w:rPr>
                <w:rStyle w:val="Hyperlink"/>
                <w:rFonts w:asciiTheme="majorBidi" w:hAnsiTheme="majorBidi" w:cstheme="majorBidi"/>
                <w:iCs/>
                <w:noProof/>
              </w:rPr>
              <w:t>2.2.1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 xml:space="preserve">Re-producing the </w:t>
            </w:r>
            <w:r w:rsidR="003C412F" w:rsidRPr="00AA34AE">
              <w:rPr>
                <w:rStyle w:val="Hyperlink"/>
                <w:rFonts w:asciiTheme="majorBidi" w:hAnsiTheme="majorBidi" w:cstheme="majorBidi"/>
                <w:iCs/>
                <w:noProof/>
              </w:rPr>
              <w:t>spec</w:t>
            </w:r>
            <w:r w:rsidR="003C412F" w:rsidRPr="00AA34AE">
              <w:rPr>
                <w:rStyle w:val="Hyperlink"/>
                <w:rFonts w:asciiTheme="majorBidi" w:hAnsiTheme="majorBidi" w:cstheme="majorBidi"/>
                <w:iCs/>
                <w:noProof/>
                <w:rtl/>
                <w:lang w:bidi="ar-SA"/>
              </w:rPr>
              <w:t xml:space="preserve"> </w:t>
            </w:r>
            <w:r w:rsidR="003C412F" w:rsidRPr="00AA34AE">
              <w:rPr>
                <w:rStyle w:val="Hyperlink"/>
                <w:rFonts w:asciiTheme="majorBidi" w:hAnsiTheme="majorBidi" w:cstheme="majorBidi"/>
                <w:iCs/>
                <w:noProof/>
              </w:rPr>
              <w:t xml:space="preserve">of </w:t>
            </w:r>
            <w:r w:rsidR="003C412F" w:rsidRPr="00AA34AE">
              <w:rPr>
                <w:rStyle w:val="Hyperlink"/>
                <w:rFonts w:asciiTheme="majorBidi" w:hAnsiTheme="majorBidi" w:cstheme="majorBidi"/>
                <w:iCs/>
                <w:noProof/>
                <w:rtl/>
                <w:lang w:bidi="ar-SA"/>
              </w:rPr>
              <w:t>"</w:t>
            </w:r>
            <w:r w:rsidR="003C412F" w:rsidRPr="00AA34AE">
              <w:rPr>
                <w:rStyle w:val="Hyperlink"/>
                <w:rFonts w:asciiTheme="majorBidi" w:hAnsiTheme="majorBidi" w:cstheme="majorBidi"/>
                <w:iCs/>
                <w:noProof/>
              </w:rPr>
              <w:t>Bopo</w:t>
            </w:r>
            <w:r w:rsidR="003C412F" w:rsidRPr="00AA34AE">
              <w:rPr>
                <w:rStyle w:val="Hyperlink"/>
                <w:rFonts w:asciiTheme="majorBidi" w:hAnsiTheme="majorBidi" w:cstheme="majorBidi"/>
                <w:iCs/>
                <w:noProof/>
                <w:rtl/>
                <w:lang w:bidi="ar-SA"/>
              </w:rPr>
              <w:t>"</w:t>
            </w:r>
            <w:r w:rsidR="003C412F">
              <w:rPr>
                <w:noProof/>
                <w:webHidden/>
              </w:rPr>
              <w:tab/>
            </w:r>
            <w:r w:rsidR="003C412F">
              <w:rPr>
                <w:rStyle w:val="Hyperlink"/>
                <w:noProof/>
                <w:rtl/>
              </w:rPr>
              <w:fldChar w:fldCharType="begin"/>
            </w:r>
            <w:r w:rsidR="003C412F">
              <w:rPr>
                <w:noProof/>
                <w:webHidden/>
              </w:rPr>
              <w:instrText xml:space="preserve"> PAGEREF _Toc470446052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27E77DA3" w14:textId="49DEDB86" w:rsidR="003C412F" w:rsidRDefault="006B6350">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3" w:history="1">
            <w:r w:rsidR="003C412F" w:rsidRPr="00AA34AE">
              <w:rPr>
                <w:rStyle w:val="Hyperlink"/>
                <w:rFonts w:asciiTheme="majorBidi" w:hAnsiTheme="majorBidi" w:cstheme="majorBidi"/>
                <w:iCs/>
                <w:noProof/>
              </w:rPr>
              <w:t>2.2.1.1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Main activity</w:t>
            </w:r>
            <w:r w:rsidR="003C412F">
              <w:rPr>
                <w:noProof/>
                <w:webHidden/>
              </w:rPr>
              <w:tab/>
            </w:r>
            <w:r w:rsidR="003C412F">
              <w:rPr>
                <w:rStyle w:val="Hyperlink"/>
                <w:noProof/>
                <w:rtl/>
              </w:rPr>
              <w:fldChar w:fldCharType="begin"/>
            </w:r>
            <w:r w:rsidR="003C412F">
              <w:rPr>
                <w:noProof/>
                <w:webHidden/>
              </w:rPr>
              <w:instrText xml:space="preserve"> PAGEREF _Toc470446053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76CB9BBF" w14:textId="486CFC58" w:rsidR="003C412F" w:rsidRDefault="006B6350">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4" w:history="1">
            <w:r w:rsidR="003C412F" w:rsidRPr="00AA34AE">
              <w:rPr>
                <w:rStyle w:val="Hyperlink"/>
                <w:rFonts w:asciiTheme="majorBidi" w:hAnsiTheme="majorBidi" w:cstheme="majorBidi"/>
                <w:iCs/>
                <w:noProof/>
              </w:rPr>
              <w:t>1.2.1.1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iCs/>
                <w:noProof/>
              </w:rPr>
              <w:t>Create New Event activity:</w:t>
            </w:r>
            <w:r w:rsidR="003C412F">
              <w:rPr>
                <w:noProof/>
                <w:webHidden/>
              </w:rPr>
              <w:tab/>
            </w:r>
            <w:r w:rsidR="003C412F">
              <w:rPr>
                <w:rStyle w:val="Hyperlink"/>
                <w:noProof/>
                <w:rtl/>
              </w:rPr>
              <w:fldChar w:fldCharType="begin"/>
            </w:r>
            <w:r w:rsidR="003C412F">
              <w:rPr>
                <w:noProof/>
                <w:webHidden/>
              </w:rPr>
              <w:instrText xml:space="preserve"> PAGEREF _Toc470446054 \h </w:instrText>
            </w:r>
            <w:r w:rsidR="003C412F">
              <w:rPr>
                <w:rStyle w:val="Hyperlink"/>
                <w:noProof/>
                <w:rtl/>
              </w:rPr>
            </w:r>
            <w:r w:rsidR="003C412F">
              <w:rPr>
                <w:rStyle w:val="Hyperlink"/>
                <w:noProof/>
                <w:rtl/>
              </w:rPr>
              <w:fldChar w:fldCharType="separate"/>
            </w:r>
            <w:r w:rsidR="00E5483F">
              <w:rPr>
                <w:noProof/>
                <w:webHidden/>
              </w:rPr>
              <w:t>22</w:t>
            </w:r>
            <w:r w:rsidR="003C412F">
              <w:rPr>
                <w:rStyle w:val="Hyperlink"/>
                <w:noProof/>
                <w:rtl/>
              </w:rPr>
              <w:fldChar w:fldCharType="end"/>
            </w:r>
          </w:hyperlink>
        </w:p>
        <w:p w14:paraId="07B19D76" w14:textId="36702FCE" w:rsidR="00B66735" w:rsidRDefault="00CF6F20" w:rsidP="00D42569">
          <w:pPr>
            <w:spacing w:line="22" w:lineRule="atLeast"/>
          </w:pPr>
          <w:r>
            <w:fldChar w:fldCharType="end"/>
          </w:r>
        </w:p>
      </w:sdtContent>
    </w:sdt>
    <w:p w14:paraId="43F26E31" w14:textId="77777777" w:rsidR="00B66735" w:rsidRDefault="00CF6F20" w:rsidP="00D42569">
      <w:pPr>
        <w:spacing w:after="0" w:line="22" w:lineRule="atLeast"/>
        <w:ind w:right="0" w:firstLine="0"/>
        <w:jc w:val="left"/>
      </w:pPr>
      <w:r>
        <w:rPr>
          <w:sz w:val="24"/>
        </w:rPr>
        <w:t xml:space="preserve"> </w:t>
      </w:r>
    </w:p>
    <w:p w14:paraId="467A1BBA" w14:textId="77777777" w:rsidR="00B66735" w:rsidRDefault="00CF6F20" w:rsidP="00D42569">
      <w:pPr>
        <w:spacing w:after="0" w:line="22" w:lineRule="atLeast"/>
        <w:ind w:right="0" w:firstLine="0"/>
        <w:jc w:val="left"/>
      </w:pPr>
      <w:r>
        <w:rPr>
          <w:sz w:val="24"/>
        </w:rPr>
        <w:t xml:space="preserve"> </w:t>
      </w:r>
    </w:p>
    <w:p w14:paraId="558684D0" w14:textId="77777777" w:rsidR="00B66735" w:rsidRDefault="00CF6F20" w:rsidP="00D42569">
      <w:pPr>
        <w:spacing w:after="0" w:line="22" w:lineRule="atLeast"/>
        <w:ind w:right="0" w:firstLine="0"/>
        <w:jc w:val="left"/>
      </w:pPr>
      <w:r>
        <w:rPr>
          <w:sz w:val="24"/>
        </w:rPr>
        <w:t xml:space="preserve"> </w:t>
      </w:r>
    </w:p>
    <w:p w14:paraId="24A1FC07" w14:textId="77777777" w:rsidR="00B66735" w:rsidRDefault="00CF6F20" w:rsidP="00D42569">
      <w:pPr>
        <w:spacing w:after="0" w:line="22" w:lineRule="atLeast"/>
        <w:ind w:right="0" w:firstLine="0"/>
        <w:jc w:val="left"/>
      </w:pPr>
      <w:r>
        <w:rPr>
          <w:sz w:val="24"/>
        </w:rPr>
        <w:t xml:space="preserve"> </w:t>
      </w:r>
    </w:p>
    <w:p w14:paraId="754E518F" w14:textId="77777777" w:rsidR="00B66735" w:rsidRDefault="00CF6F20" w:rsidP="00D42569">
      <w:pPr>
        <w:spacing w:after="0" w:line="22" w:lineRule="atLeast"/>
        <w:ind w:right="0" w:firstLine="0"/>
        <w:jc w:val="left"/>
      </w:pPr>
      <w:r>
        <w:rPr>
          <w:sz w:val="24"/>
        </w:rPr>
        <w:t xml:space="preserve"> </w:t>
      </w:r>
    </w:p>
    <w:p w14:paraId="589BE3EB" w14:textId="77777777" w:rsidR="00B66735" w:rsidRDefault="00CF6F20" w:rsidP="00D42569">
      <w:pPr>
        <w:spacing w:after="0" w:line="22" w:lineRule="atLeast"/>
        <w:ind w:right="0" w:firstLine="0"/>
        <w:jc w:val="left"/>
      </w:pPr>
      <w:r>
        <w:rPr>
          <w:sz w:val="24"/>
        </w:rPr>
        <w:t xml:space="preserve"> </w:t>
      </w:r>
    </w:p>
    <w:p w14:paraId="6F8389B5" w14:textId="77777777" w:rsidR="00B66735" w:rsidRDefault="00CF6F20" w:rsidP="00D42569">
      <w:pPr>
        <w:spacing w:after="10" w:line="22" w:lineRule="atLeast"/>
        <w:ind w:right="0" w:firstLine="0"/>
        <w:jc w:val="left"/>
      </w:pPr>
      <w:r>
        <w:rPr>
          <w:sz w:val="24"/>
        </w:rPr>
        <w:t xml:space="preserve"> </w:t>
      </w:r>
    </w:p>
    <w:p w14:paraId="2446CEB4" w14:textId="77777777" w:rsidR="00B66735" w:rsidRDefault="00CF6F20" w:rsidP="00D42569">
      <w:pPr>
        <w:spacing w:after="0" w:line="22" w:lineRule="atLeast"/>
        <w:ind w:left="118" w:right="0" w:firstLine="0"/>
        <w:jc w:val="left"/>
      </w:pPr>
      <w:r>
        <w:rPr>
          <w:sz w:val="24"/>
        </w:rPr>
        <w:t xml:space="preserve"> </w:t>
      </w:r>
      <w:r>
        <w:rPr>
          <w:sz w:val="24"/>
        </w:rPr>
        <w:tab/>
        <w:t xml:space="preserve">  </w:t>
      </w:r>
      <w:r>
        <w:br w:type="page"/>
      </w:r>
    </w:p>
    <w:p w14:paraId="07F14F46" w14:textId="73FDED0D" w:rsidR="00D14F73" w:rsidRDefault="00D42569" w:rsidP="00D42569">
      <w:pPr>
        <w:pStyle w:val="2"/>
        <w:spacing w:before="240" w:after="120" w:line="22" w:lineRule="atLeast"/>
        <w:ind w:left="0" w:firstLine="0"/>
      </w:pPr>
      <w:bookmarkStart w:id="0" w:name="_Toc470446028"/>
      <w:r>
        <w:lastRenderedPageBreak/>
        <w:t xml:space="preserve">1. </w:t>
      </w:r>
      <w:r w:rsidR="00CF6F20">
        <w:t>INTRODUCTION</w:t>
      </w:r>
      <w:bookmarkEnd w:id="0"/>
    </w:p>
    <w:p w14:paraId="2B729188" w14:textId="79B7AEF3" w:rsidR="00A3554A" w:rsidRPr="00D42569" w:rsidRDefault="00046EB9" w:rsidP="00E5483F">
      <w:pPr>
        <w:tabs>
          <w:tab w:val="left" w:pos="9717"/>
        </w:tabs>
        <w:spacing w:after="120" w:line="264" w:lineRule="auto"/>
        <w:ind w:left="0" w:right="0" w:firstLine="284"/>
        <w:jc w:val="left"/>
        <w:rPr>
          <w:rFonts w:asciiTheme="majorBidi" w:hAnsiTheme="majorBidi" w:cstheme="majorBidi"/>
          <w:color w:val="222222"/>
          <w:sz w:val="22"/>
          <w:shd w:val="clear" w:color="auto" w:fill="FFFFFF"/>
        </w:rPr>
      </w:pPr>
      <w:r>
        <w:rPr>
          <w:rFonts w:asciiTheme="majorBidi" w:hAnsiTheme="majorBidi" w:cstheme="majorBidi"/>
          <w:color w:val="222222"/>
          <w:sz w:val="22"/>
          <w:shd w:val="clear" w:color="auto" w:fill="FFFFFF"/>
        </w:rPr>
        <w:t xml:space="preserve">Every </w:t>
      </w:r>
      <w:r w:rsidRPr="004625E3">
        <w:rPr>
          <w:rFonts w:asciiTheme="majorBidi" w:hAnsiTheme="majorBidi" w:cstheme="majorBidi"/>
          <w:color w:val="222222"/>
          <w:sz w:val="22"/>
          <w:shd w:val="clear" w:color="auto" w:fill="FFFFFF"/>
        </w:rPr>
        <w:t>program</w:t>
      </w:r>
      <w:r w:rsidR="000D49A7" w:rsidRPr="004625E3">
        <w:rPr>
          <w:rFonts w:asciiTheme="majorBidi" w:hAnsiTheme="majorBidi" w:cstheme="majorBidi"/>
          <w:color w:val="222222"/>
          <w:sz w:val="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z w:val="22"/>
          <w:shd w:val="clear" w:color="auto" w:fill="FFFFFF"/>
        </w:rPr>
        <w:t xml:space="preserve">he specs </w:t>
      </w:r>
      <w:r w:rsidR="00BD2F1A" w:rsidRPr="004625E3">
        <w:rPr>
          <w:rFonts w:asciiTheme="majorBidi" w:hAnsiTheme="majorBidi" w:cstheme="majorBidi"/>
          <w:color w:val="222222"/>
          <w:sz w:val="22"/>
          <w:shd w:val="clear" w:color="auto" w:fill="FFFFFF"/>
        </w:rPr>
        <w:t>to</w:t>
      </w:r>
      <w:r w:rsidR="000D49A7" w:rsidRPr="004625E3">
        <w:rPr>
          <w:rFonts w:asciiTheme="majorBidi" w:hAnsiTheme="majorBidi" w:cstheme="majorBidi"/>
          <w:color w:val="222222"/>
          <w:sz w:val="22"/>
          <w:shd w:val="clear" w:color="auto" w:fill="FFFFFF"/>
        </w:rPr>
        <w:t xml:space="preserve"> verify their correctness</w:t>
      </w:r>
      <w:r w:rsidRPr="00D42569">
        <w:rPr>
          <w:rFonts w:asciiTheme="majorBidi" w:hAnsiTheme="majorBidi" w:cstheme="majorBidi"/>
          <w:color w:val="222222"/>
          <w:sz w:val="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E5483F">
      <w:pPr>
        <w:spacing w:after="120" w:line="264" w:lineRule="auto"/>
        <w:ind w:left="0" w:right="0" w:firstLine="284"/>
        <w:jc w:val="left"/>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Default="00277531" w:rsidP="00D42569">
      <w:pPr>
        <w:pStyle w:val="Default"/>
        <w:spacing w:after="120" w:line="22" w:lineRule="atLeast"/>
        <w:rPr>
          <w:sz w:val="22"/>
          <w:szCs w:val="22"/>
        </w:rPr>
      </w:pPr>
      <w:r>
        <w:rPr>
          <w:b/>
          <w:bCs/>
          <w:sz w:val="22"/>
          <w:szCs w:val="22"/>
        </w:rPr>
        <w:t xml:space="preserve">Why is it not trivial? </w:t>
      </w:r>
    </w:p>
    <w:p w14:paraId="55833678" w14:textId="77C8B85D" w:rsidR="00A619F3" w:rsidRPr="00D14F73" w:rsidRDefault="00346126"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24348F18" w:rsidR="00B51214" w:rsidRPr="00B51214" w:rsidRDefault="00453F35"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B51214">
      <w:pPr>
        <w:pStyle w:val="Default"/>
        <w:numPr>
          <w:ilvl w:val="0"/>
          <w:numId w:val="27"/>
        </w:numPr>
        <w:spacing w:line="22" w:lineRule="atLeast"/>
        <w:ind w:left="397"/>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B51214">
      <w:pPr>
        <w:pStyle w:val="Default"/>
        <w:numPr>
          <w:ilvl w:val="0"/>
          <w:numId w:val="27"/>
        </w:numPr>
        <w:spacing w:line="22" w:lineRule="atLeast"/>
        <w:ind w:left="397"/>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3988C5F6" w:rsidR="005B7018" w:rsidRPr="004625E3" w:rsidRDefault="00610873" w:rsidP="00B51214">
      <w:pPr>
        <w:pStyle w:val="a3"/>
        <w:numPr>
          <w:ilvl w:val="0"/>
          <w:numId w:val="27"/>
        </w:numPr>
        <w:bidi w:val="0"/>
        <w:spacing w:line="22" w:lineRule="atLeast"/>
        <w:ind w:left="397"/>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6E6355E8" w14:textId="77777777" w:rsidR="00610873" w:rsidRPr="00610873" w:rsidRDefault="00610873" w:rsidP="00B51214">
      <w:pPr>
        <w:pStyle w:val="a3"/>
        <w:bidi w:val="0"/>
        <w:spacing w:line="22" w:lineRule="atLeast"/>
        <w:ind w:left="397"/>
      </w:pPr>
    </w:p>
    <w:p w14:paraId="73E39452" w14:textId="77777777" w:rsidR="00B66735" w:rsidRDefault="00CF6F20" w:rsidP="00B51214">
      <w:pPr>
        <w:pStyle w:val="2"/>
        <w:spacing w:before="120" w:after="240" w:line="22" w:lineRule="atLeast"/>
        <w:ind w:left="14" w:hanging="14"/>
      </w:pPr>
      <w:bookmarkStart w:id="1" w:name="_Toc470446029"/>
      <w:r>
        <w:t>2. THEORY</w:t>
      </w:r>
      <w:bookmarkEnd w:id="1"/>
      <w:r>
        <w:t xml:space="preserve"> </w:t>
      </w:r>
    </w:p>
    <w:p w14:paraId="7CBE157B" w14:textId="16042A72" w:rsidR="00B66735" w:rsidRDefault="00CF6F20" w:rsidP="00B51214">
      <w:pPr>
        <w:pStyle w:val="1"/>
        <w:tabs>
          <w:tab w:val="center" w:pos="646"/>
          <w:tab w:val="center" w:pos="1783"/>
        </w:tabs>
        <w:spacing w:after="120" w:line="264" w:lineRule="auto"/>
        <w:ind w:left="0" w:firstLine="0"/>
      </w:pPr>
      <w:r>
        <w:rPr>
          <w:rFonts w:ascii="Calibri" w:eastAsia="Calibri" w:hAnsi="Calibri" w:cs="Calibri"/>
          <w:b w:val="0"/>
          <w:sz w:val="22"/>
        </w:rPr>
        <w:tab/>
      </w:r>
      <w:bookmarkStart w:id="2" w:name="_Toc470446030"/>
      <w:r>
        <w:t>2.1.</w:t>
      </w:r>
      <w:r w:rsidR="00D42569">
        <w:t xml:space="preserve"> </w:t>
      </w:r>
      <w:r>
        <w:t>Background</w:t>
      </w:r>
      <w:bookmarkEnd w:id="2"/>
      <w:r>
        <w:t xml:space="preserve"> </w:t>
      </w:r>
    </w:p>
    <w:p w14:paraId="47B8CC71" w14:textId="4CE3C57A" w:rsidR="00D42569" w:rsidRPr="00D42569" w:rsidRDefault="008F6924" w:rsidP="00E5483F">
      <w:pPr>
        <w:tabs>
          <w:tab w:val="left" w:pos="9717"/>
        </w:tabs>
        <w:bidi/>
        <w:spacing w:after="120" w:line="264" w:lineRule="auto"/>
        <w:ind w:left="0" w:right="0" w:firstLine="284"/>
        <w:jc w:val="right"/>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2806004F" w:rsidR="008F6924" w:rsidRDefault="008F6924" w:rsidP="00B51214">
      <w:pPr>
        <w:pStyle w:val="3"/>
        <w:spacing w:after="120" w:line="264" w:lineRule="auto"/>
        <w:ind w:left="0" w:hanging="14"/>
        <w:rPr>
          <w:rtl/>
        </w:rPr>
      </w:pPr>
      <w:bookmarkStart w:id="3" w:name="_Toc468119590"/>
      <w:bookmarkStart w:id="4" w:name="_Toc470446031"/>
      <w:r>
        <w:t>2.1.1. F</w:t>
      </w:r>
      <w:r w:rsidRPr="00B6383B">
        <w:t>ormal verification</w:t>
      </w:r>
      <w:bookmarkEnd w:id="3"/>
      <w:bookmarkEnd w:id="4"/>
    </w:p>
    <w:p w14:paraId="5E47A665" w14:textId="63413166" w:rsidR="00D42569" w:rsidRDefault="00F245F0" w:rsidP="00E5483F">
      <w:pPr>
        <w:spacing w:after="120" w:line="264" w:lineRule="auto"/>
        <w:ind w:left="0" w:right="0" w:firstLine="284"/>
        <w:jc w:val="left"/>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E5483F">
      <w:pPr>
        <w:spacing w:after="120" w:line="264" w:lineRule="auto"/>
        <w:ind w:left="0" w:right="0" w:firstLine="284"/>
        <w:jc w:val="left"/>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16865071" w14:textId="77777777" w:rsidR="00E5483F" w:rsidRPr="004625E3" w:rsidRDefault="00E5483F" w:rsidP="00E5483F">
      <w:pPr>
        <w:spacing w:after="120" w:line="264" w:lineRule="auto"/>
        <w:ind w:left="0" w:right="0" w:firstLine="284"/>
        <w:rPr>
          <w:sz w:val="22"/>
        </w:rPr>
      </w:pPr>
    </w:p>
    <w:p w14:paraId="4DF8BFF7" w14:textId="319BB53C" w:rsidR="00D90F6F" w:rsidRPr="00903190" w:rsidRDefault="00C62C42" w:rsidP="00E5483F">
      <w:pPr>
        <w:spacing w:after="120" w:line="264" w:lineRule="auto"/>
        <w:ind w:left="0" w:right="0" w:firstLine="284"/>
      </w:pPr>
      <w:r w:rsidRPr="004625E3">
        <w:rPr>
          <w:sz w:val="22"/>
        </w:rPr>
        <w:lastRenderedPageBreak/>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804BDF" w:rsidR="00133854" w:rsidRPr="00877972" w:rsidRDefault="00133854" w:rsidP="00D42569">
      <w:pPr>
        <w:pStyle w:val="3"/>
        <w:spacing w:before="240" w:after="120" w:line="22" w:lineRule="atLeast"/>
        <w:ind w:left="0" w:firstLine="0"/>
        <w:rPr>
          <w:sz w:val="22"/>
        </w:rPr>
      </w:pPr>
      <w:bookmarkStart w:id="5" w:name="_Toc468278404"/>
      <w:bookmarkStart w:id="6" w:name="_Toc470446032"/>
      <w:r w:rsidRPr="00877972">
        <w:rPr>
          <w:sz w:val="22"/>
        </w:rPr>
        <w:t>2.1.2. Transition system (TS)</w:t>
      </w:r>
      <w:bookmarkEnd w:id="5"/>
      <w:bookmarkEnd w:id="6"/>
    </w:p>
    <w:p w14:paraId="058B3A8E" w14:textId="77777777" w:rsidR="00133854" w:rsidRPr="00B51214" w:rsidRDefault="00133854" w:rsidP="00E5483F">
      <w:pPr>
        <w:spacing w:after="120" w:line="264" w:lineRule="auto"/>
        <w:ind w:left="0" w:right="0" w:firstLine="284"/>
        <w:rPr>
          <w:sz w:val="22"/>
        </w:rPr>
      </w:pPr>
      <w:r w:rsidRPr="00B51214">
        <w:rPr>
          <w:sz w:val="22"/>
        </w:rPr>
        <w:t xml:space="preserve">Transition systems are often used in computer science as models to describe the behavior of systems. They are basically directed graphs where nodes represent </w:t>
      </w:r>
      <w:r w:rsidRPr="00B51214">
        <w:rPr>
          <w:i/>
          <w:iCs/>
          <w:sz w:val="22"/>
        </w:rPr>
        <w:t xml:space="preserve">state </w:t>
      </w:r>
      <w:r w:rsidRPr="00B51214">
        <w:rPr>
          <w:sz w:val="22"/>
        </w:rPr>
        <w:t xml:space="preserve">and edges model </w:t>
      </w:r>
      <w:r w:rsidRPr="00B51214">
        <w:rPr>
          <w:i/>
          <w:iCs/>
          <w:sz w:val="22"/>
        </w:rPr>
        <w:t>transitions</w:t>
      </w:r>
      <w:r w:rsidRPr="00B51214">
        <w:rPr>
          <w:sz w:val="22"/>
        </w:rPr>
        <w:t>, i.e., state changes. A state describes some information about a system at a certain moment of its behavior.</w:t>
      </w:r>
    </w:p>
    <w:p w14:paraId="4952196D" w14:textId="77777777" w:rsidR="00133854" w:rsidRPr="002D277C" w:rsidRDefault="00133854" w:rsidP="005F67F8">
      <w:pPr>
        <w:spacing w:after="120" w:line="22" w:lineRule="atLeast"/>
        <w:ind w:right="1454"/>
        <w:rPr>
          <w:b/>
          <w:bCs/>
        </w:rPr>
      </w:pPr>
      <w:r w:rsidRPr="002D277C">
        <w:rPr>
          <w:b/>
          <w:bCs/>
        </w:rPr>
        <w:t>Definition</w:t>
      </w:r>
      <w:r>
        <w:rPr>
          <w:b/>
          <w:bCs/>
        </w:rPr>
        <w:t>:</w:t>
      </w:r>
    </w:p>
    <w:p w14:paraId="6DA63B25" w14:textId="05960F63" w:rsidR="00133854" w:rsidRPr="00B51214" w:rsidRDefault="00133854" w:rsidP="005F67F8">
      <w:pPr>
        <w:spacing w:after="120" w:line="22" w:lineRule="atLeast"/>
        <w:ind w:right="1454"/>
        <w:rPr>
          <w:rFonts w:asciiTheme="majorBidi" w:hAnsiTheme="majorBidi" w:cstheme="majorBidi"/>
          <w:sz w:val="22"/>
        </w:rPr>
      </w:pPr>
      <w:r w:rsidRPr="00B51214">
        <w:rPr>
          <w:rFonts w:asciiTheme="majorBidi" w:hAnsiTheme="majorBidi" w:cstheme="majorBidi"/>
          <w:sz w:val="22"/>
        </w:rPr>
        <w:t>A transition system TS is a tuple (S, Act,</w:t>
      </w:r>
      <w:r w:rsidR="00CF519F" w:rsidRPr="00B51214">
        <w:rPr>
          <w:rFonts w:asciiTheme="majorBidi" w:hAnsiTheme="majorBidi" w:cstheme="majorBidi"/>
          <w:sz w:val="22"/>
        </w:rPr>
        <w:t xml:space="preserve"> </w:t>
      </w:r>
      <w:r w:rsidRPr="00B51214">
        <w:rPr>
          <w:rFonts w:asciiTheme="majorBidi" w:hAnsiTheme="majorBidi" w:cstheme="majorBidi"/>
          <w:sz w:val="22"/>
        </w:rPr>
        <w:t>→,</w:t>
      </w:r>
      <w:r w:rsidR="00CF519F" w:rsidRPr="00B51214">
        <w:rPr>
          <w:rFonts w:asciiTheme="majorBidi" w:hAnsiTheme="majorBidi" w:cstheme="majorBidi"/>
          <w:sz w:val="22"/>
        </w:rPr>
        <w:t xml:space="preserve"> </w:t>
      </w:r>
      <w:r w:rsidRPr="00B51214">
        <w:rPr>
          <w:rFonts w:asciiTheme="majorBidi" w:hAnsiTheme="majorBidi" w:cstheme="majorBidi"/>
          <w:sz w:val="22"/>
        </w:rPr>
        <w:t>I, AP, L) where</w:t>
      </w:r>
    </w:p>
    <w:p w14:paraId="1D37DE66" w14:textId="77777777"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S is a set of states.</w:t>
      </w:r>
    </w:p>
    <w:p w14:paraId="035BAE86" w14:textId="77777777"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Act is a set of actions,</w:t>
      </w:r>
    </w:p>
    <w:p w14:paraId="6F42F862" w14:textId="77777777"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 </w:t>
      </w:r>
      <w:r w:rsidRPr="00B51214">
        <w:rPr>
          <w:rFonts w:ascii="Cambria Math" w:hAnsi="Cambria Math" w:cs="Cambria Math"/>
          <w:sz w:val="22"/>
        </w:rPr>
        <w:t>⊆</w:t>
      </w:r>
      <w:r w:rsidRPr="00B51214">
        <w:rPr>
          <w:rFonts w:asciiTheme="majorBidi" w:hAnsiTheme="majorBidi" w:cstheme="majorBidi"/>
          <w:sz w:val="22"/>
        </w:rPr>
        <w:t xml:space="preserve"> S × Act × S is a transition relation, </w:t>
      </w:r>
    </w:p>
    <w:p w14:paraId="773FC028" w14:textId="77777777"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I </w:t>
      </w:r>
      <w:r w:rsidRPr="00B51214">
        <w:rPr>
          <w:rFonts w:ascii="Cambria Math" w:hAnsi="Cambria Math" w:cs="Cambria Math"/>
          <w:sz w:val="22"/>
        </w:rPr>
        <w:t>⊆</w:t>
      </w:r>
      <w:r w:rsidRPr="00B51214">
        <w:rPr>
          <w:rFonts w:asciiTheme="majorBidi" w:hAnsiTheme="majorBidi" w:cstheme="majorBidi"/>
          <w:sz w:val="22"/>
        </w:rPr>
        <w:t xml:space="preserve"> S is a set of initial states, </w:t>
      </w:r>
    </w:p>
    <w:p w14:paraId="63BBC8C6" w14:textId="77777777"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AP is a set of atomic propositions, and</w:t>
      </w:r>
    </w:p>
    <w:p w14:paraId="733067B3" w14:textId="45CAC942" w:rsidR="00133854" w:rsidRPr="00B51214" w:rsidRDefault="00133854" w:rsidP="005F67F8">
      <w:pPr>
        <w:pStyle w:val="ae"/>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L: </w:t>
      </w:r>
      <m:oMath>
        <m:r>
          <m:rPr>
            <m:sty m:val="p"/>
          </m:rPr>
          <w:rPr>
            <w:rFonts w:ascii="Cambria Math" w:hAnsi="Cambria Math" w:cstheme="majorBidi"/>
            <w:sz w:val="22"/>
          </w:rPr>
          <m:t xml:space="preserve">S →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is a labeling function.</w:t>
      </w:r>
    </w:p>
    <w:p w14:paraId="6755B5E7" w14:textId="6559BEE8"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TS is called finite if </w:t>
      </w:r>
      <w:r w:rsidRPr="00B51214">
        <w:rPr>
          <w:rFonts w:asciiTheme="majorBidi" w:hAnsiTheme="majorBidi" w:cstheme="majorBidi"/>
          <w:i/>
          <w:iCs/>
          <w:sz w:val="22"/>
        </w:rPr>
        <w:t>S</w:t>
      </w:r>
      <w:r w:rsidRPr="00B51214">
        <w:rPr>
          <w:rFonts w:asciiTheme="majorBidi" w:hAnsiTheme="majorBidi" w:cstheme="majorBidi"/>
          <w:sz w:val="22"/>
        </w:rPr>
        <w:t xml:space="preserve">, </w:t>
      </w:r>
      <w:r w:rsidRPr="00B51214">
        <w:rPr>
          <w:rFonts w:asciiTheme="majorBidi" w:hAnsiTheme="majorBidi" w:cstheme="majorBidi"/>
          <w:i/>
          <w:iCs/>
          <w:sz w:val="22"/>
        </w:rPr>
        <w:t>Act</w:t>
      </w:r>
      <w:r w:rsidRPr="00B51214">
        <w:rPr>
          <w:rFonts w:asciiTheme="majorBidi" w:hAnsiTheme="majorBidi" w:cstheme="majorBidi"/>
          <w:sz w:val="22"/>
        </w:rPr>
        <w:t xml:space="preserve">, and </w:t>
      </w:r>
      <w:r w:rsidRPr="00B51214">
        <w:rPr>
          <w:rFonts w:asciiTheme="majorBidi" w:hAnsiTheme="majorBidi" w:cstheme="majorBidi"/>
          <w:i/>
          <w:iCs/>
          <w:sz w:val="22"/>
        </w:rPr>
        <w:t>AP</w:t>
      </w:r>
      <w:r w:rsidRPr="00B51214">
        <w:rPr>
          <w:rFonts w:asciiTheme="majorBidi" w:hAnsiTheme="majorBidi" w:cstheme="majorBidi"/>
          <w:sz w:val="22"/>
        </w:rPr>
        <w:t xml:space="preserve"> are finite. </w:t>
      </w:r>
    </w:p>
    <w:p w14:paraId="7F56AA19" w14:textId="3C69CE52"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We can describe</w:t>
      </w:r>
      <w:r w:rsidR="003235F1" w:rsidRPr="00B51214">
        <w:rPr>
          <w:rFonts w:asciiTheme="majorBidi" w:hAnsiTheme="majorBidi" w:cstheme="majorBidi"/>
          <w:sz w:val="22"/>
        </w:rPr>
        <w:t xml:space="preserve"> the</w:t>
      </w:r>
      <w:r w:rsidRPr="00B51214">
        <w:rPr>
          <w:rFonts w:asciiTheme="majorBidi" w:hAnsiTheme="majorBidi" w:cstheme="majorBidi"/>
          <w:sz w:val="22"/>
        </w:rPr>
        <w:t xml:space="preserve"> </w:t>
      </w:r>
      <w:r w:rsidRPr="00B51214">
        <w:rPr>
          <w:rFonts w:asciiTheme="majorBidi" w:hAnsiTheme="majorBidi" w:cstheme="majorBidi"/>
          <w:noProof/>
          <w:sz w:val="22"/>
        </w:rPr>
        <w:t>behavior</w:t>
      </w:r>
      <w:r w:rsidRPr="00B51214">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B51214">
        <w:rPr>
          <w:rFonts w:asciiTheme="majorBidi" w:hAnsiTheme="majorBidi" w:cstheme="majorBidi"/>
          <w:sz w:val="22"/>
        </w:rPr>
        <w:t xml:space="preserve">and evolves according to the transition relation →.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B51214">
        <w:rPr>
          <w:rFonts w:asciiTheme="majorBidi" w:hAnsiTheme="majorBidi" w:cstheme="majorBidi"/>
          <w:sz w:val="22"/>
        </w:rPr>
        <w:t xml:space="preserve"> originating from </w:t>
      </w:r>
      <w:r w:rsidRPr="00B51214">
        <w:rPr>
          <w:rFonts w:asciiTheme="majorBidi" w:hAnsiTheme="majorBidi" w:cstheme="majorBidi"/>
          <w:i/>
          <w:iCs/>
          <w:sz w:val="22"/>
        </w:rPr>
        <w:t xml:space="preserve">s </w:t>
      </w:r>
      <w:r w:rsidRPr="00B51214">
        <w:rPr>
          <w:rFonts w:asciiTheme="majorBidi" w:hAnsiTheme="majorBidi" w:cstheme="majorBidi"/>
          <w:sz w:val="22"/>
        </w:rPr>
        <w:t xml:space="preserve">is selected  </w:t>
      </w:r>
      <w:r w:rsidRPr="00B51214">
        <w:rPr>
          <w:rFonts w:asciiTheme="majorBidi" w:hAnsiTheme="majorBidi" w:cstheme="majorBidi"/>
          <w:i/>
          <w:iCs/>
          <w:sz w:val="22"/>
        </w:rPr>
        <w:t>nondeterministically</w:t>
      </w:r>
      <w:r w:rsidRPr="00B51214">
        <w:rPr>
          <w:rFonts w:asciiTheme="majorBidi" w:hAnsiTheme="majorBidi" w:cstheme="majorBidi"/>
          <w:sz w:val="22"/>
        </w:rPr>
        <w:t xml:space="preserve"> and taken, the action </w:t>
      </w:r>
      <w:r w:rsidRPr="00B51214">
        <w:rPr>
          <w:rFonts w:asciiTheme="majorBidi" w:hAnsiTheme="majorBidi" w:cstheme="majorBidi"/>
          <w:i/>
          <w:iCs/>
          <w:sz w:val="22"/>
        </w:rPr>
        <w:t>α</w:t>
      </w:r>
      <w:r w:rsidRPr="00B51214">
        <w:rPr>
          <w:rFonts w:asciiTheme="majorBidi" w:hAnsiTheme="majorBidi" w:cstheme="majorBidi"/>
          <w:sz w:val="22"/>
        </w:rPr>
        <w:t xml:space="preserve"> is performed and the transition system evolves from state </w:t>
      </w:r>
      <w:r w:rsidRPr="00B51214">
        <w:rPr>
          <w:rFonts w:asciiTheme="majorBidi" w:hAnsiTheme="majorBidi" w:cstheme="majorBidi"/>
          <w:i/>
          <w:iCs/>
          <w:sz w:val="22"/>
        </w:rPr>
        <w:t>s</w:t>
      </w:r>
      <w:r w:rsidRPr="00B51214">
        <w:rPr>
          <w:rFonts w:asciiTheme="majorBidi" w:hAnsiTheme="majorBidi" w:cstheme="majorBidi"/>
          <w:sz w:val="22"/>
        </w:rPr>
        <w:t xml:space="preserve"> into the state </w:t>
      </w:r>
      <w:r w:rsidRPr="00B51214">
        <w:rPr>
          <w:rFonts w:asciiTheme="majorBidi" w:hAnsiTheme="majorBidi" w:cstheme="majorBidi"/>
          <w:i/>
          <w:iCs/>
          <w:sz w:val="22"/>
        </w:rPr>
        <w:t>q</w:t>
      </w:r>
      <w:r w:rsidR="005F67F8" w:rsidRPr="00B51214">
        <w:rPr>
          <w:rFonts w:asciiTheme="majorBidi" w:hAnsiTheme="majorBidi" w:cstheme="majorBidi"/>
          <w:sz w:val="22"/>
        </w:rPr>
        <w:t>.</w:t>
      </w:r>
    </w:p>
    <w:p w14:paraId="35B925DC" w14:textId="71B35AD3"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 xml:space="preserve">This selection procedure is repeated in state q and finishes once a state is encountered that has no outgoing transitions. It is important to realize that in case a state has more than one outgoing transition, the “next” transition is chosen in a purely </w:t>
      </w:r>
      <w:r w:rsidRPr="00B51214">
        <w:rPr>
          <w:rFonts w:asciiTheme="majorBidi" w:hAnsiTheme="majorBidi" w:cstheme="majorBidi"/>
          <w:noProof/>
          <w:sz w:val="22"/>
        </w:rPr>
        <w:t>nondeterministic</w:t>
      </w:r>
      <w:r w:rsidRPr="00B51214">
        <w:rPr>
          <w:rFonts w:asciiTheme="majorBidi" w:hAnsiTheme="majorBidi" w:cstheme="majorBidi"/>
          <w:sz w:val="22"/>
        </w:rPr>
        <w:t xml:space="preserve"> fashion. That is, the outcome of this selection process is not known a priori</w:t>
      </w:r>
      <w:r w:rsidR="00CF519F" w:rsidRPr="00B51214">
        <w:rPr>
          <w:rFonts w:asciiTheme="majorBidi" w:hAnsiTheme="majorBidi" w:cstheme="majorBidi"/>
          <w:sz w:val="22"/>
        </w:rPr>
        <w:t>.</w:t>
      </w:r>
      <w:r w:rsidRPr="00B51214">
        <w:rPr>
          <w:rFonts w:asciiTheme="majorBidi" w:hAnsiTheme="majorBidi" w:cstheme="majorBidi"/>
          <w:sz w:val="22"/>
        </w:rPr>
        <w:t xml:space="preserve"> Similarly, when the set of initial states consists of more than one state, the start state is selected </w:t>
      </w:r>
      <w:r w:rsidRPr="00B51214">
        <w:rPr>
          <w:rFonts w:asciiTheme="majorBidi" w:hAnsiTheme="majorBidi" w:cstheme="majorBidi"/>
          <w:i/>
          <w:iCs/>
          <w:sz w:val="22"/>
        </w:rPr>
        <w:t>nondeterministically</w:t>
      </w:r>
      <w:r w:rsidRPr="00B51214">
        <w:rPr>
          <w:rFonts w:asciiTheme="majorBidi" w:hAnsiTheme="majorBidi" w:cstheme="majorBidi"/>
          <w:sz w:val="22"/>
        </w:rPr>
        <w:t>.</w:t>
      </w:r>
    </w:p>
    <w:p w14:paraId="611B1C8F" w14:textId="77ECB64A"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The labeling function L relates a set L(s) </w:t>
      </w:r>
      <w:r w:rsidRPr="00B51214">
        <w:rPr>
          <w:rFonts w:ascii="Cambria Math" w:hAnsi="Cambria Math" w:cs="Cambria Math"/>
          <w:sz w:val="22"/>
        </w:rPr>
        <w:t>∈</w:t>
      </w:r>
      <w:r w:rsidRPr="00B51214">
        <w:rPr>
          <w:rFonts w:asciiTheme="majorBidi" w:hAnsiTheme="majorBidi" w:cstheme="majorBidi"/>
          <w:sz w:val="22"/>
        </w:rPr>
        <w:t xml:space="preserve"> </w:t>
      </w:r>
      <m:oMath>
        <m:r>
          <m:rPr>
            <m:sty m:val="p"/>
          </m:rPr>
          <w:rPr>
            <w:rFonts w:ascii="Cambria Math" w:hAnsi="Cambria Math" w:cstheme="majorBidi"/>
            <w:sz w:val="22"/>
          </w:rPr>
          <m:t xml:space="preserve">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 xml:space="preserve">of atomic propositions to </w:t>
      </w:r>
      <w:r w:rsidR="00CF519F" w:rsidRPr="00B51214">
        <w:rPr>
          <w:rFonts w:asciiTheme="majorBidi" w:hAnsiTheme="majorBidi" w:cstheme="majorBidi"/>
          <w:sz w:val="22"/>
        </w:rPr>
        <w:t>the</w:t>
      </w:r>
      <w:r w:rsidRPr="00B51214">
        <w:rPr>
          <w:rFonts w:asciiTheme="majorBidi" w:hAnsiTheme="majorBidi" w:cstheme="majorBidi"/>
          <w:sz w:val="22"/>
        </w:rPr>
        <w:t xml:space="preserve"> state </w:t>
      </w:r>
      <w:r w:rsidRPr="00B51214">
        <w:rPr>
          <w:rFonts w:asciiTheme="majorBidi" w:hAnsiTheme="majorBidi" w:cstheme="majorBidi"/>
          <w:i/>
          <w:iCs/>
          <w:sz w:val="22"/>
        </w:rPr>
        <w:t>s. L(s)</w:t>
      </w:r>
      <w:r w:rsidRPr="00B51214">
        <w:rPr>
          <w:rFonts w:asciiTheme="majorBidi" w:hAnsiTheme="majorBidi" w:cstheme="majorBidi"/>
          <w:sz w:val="22"/>
        </w:rPr>
        <w:t xml:space="preserve"> intuitively stands for exactly those atomic propositions a </w:t>
      </w:r>
      <w:r w:rsidRPr="00B51214">
        <w:rPr>
          <w:rFonts w:ascii="Cambria Math" w:hAnsi="Cambria Math" w:cs="Cambria Math"/>
          <w:sz w:val="22"/>
        </w:rPr>
        <w:t>∈</w:t>
      </w:r>
      <w:r w:rsidRPr="00B51214">
        <w:rPr>
          <w:rFonts w:asciiTheme="majorBidi" w:hAnsiTheme="majorBidi" w:cstheme="majorBidi"/>
          <w:sz w:val="22"/>
        </w:rPr>
        <w:t xml:space="preserve"> AP which are satisfied </w:t>
      </w:r>
      <w:r w:rsidR="00CF519F" w:rsidRPr="00B51214">
        <w:rPr>
          <w:rFonts w:asciiTheme="majorBidi" w:hAnsiTheme="majorBidi" w:cstheme="majorBidi"/>
          <w:sz w:val="22"/>
        </w:rPr>
        <w:t>on the</w:t>
      </w:r>
      <w:r w:rsidRPr="00B51214">
        <w:rPr>
          <w:rFonts w:asciiTheme="majorBidi" w:hAnsiTheme="majorBidi" w:cstheme="majorBidi"/>
          <w:sz w:val="22"/>
        </w:rPr>
        <w:t xml:space="preserve"> state </w:t>
      </w:r>
      <w:r w:rsidRPr="00B51214">
        <w:rPr>
          <w:rFonts w:asciiTheme="majorBidi" w:hAnsiTheme="majorBidi" w:cstheme="majorBidi"/>
          <w:i/>
          <w:iCs/>
          <w:sz w:val="22"/>
        </w:rPr>
        <w:t>s</w:t>
      </w:r>
      <w:r w:rsidRPr="00B51214">
        <w:rPr>
          <w:rFonts w:asciiTheme="majorBidi" w:hAnsiTheme="majorBidi" w:cstheme="majorBidi"/>
          <w:sz w:val="22"/>
        </w:rPr>
        <w:t xml:space="preserve">. </w:t>
      </w:r>
    </w:p>
    <w:p w14:paraId="68238A31" w14:textId="63E1F1F2" w:rsidR="00133854" w:rsidRDefault="00133854" w:rsidP="00B51214">
      <w:pPr>
        <w:pStyle w:val="3"/>
        <w:spacing w:before="240" w:after="120" w:line="22" w:lineRule="atLeast"/>
        <w:ind w:left="0" w:hanging="14"/>
      </w:pPr>
      <w:bookmarkStart w:id="7" w:name="_Toc468119591"/>
      <w:bookmarkStart w:id="8" w:name="_Toc470446033"/>
      <w:r>
        <w:t>2.1.</w:t>
      </w:r>
      <w:r>
        <w:rPr>
          <w:lang w:bidi="ar-SA"/>
        </w:rPr>
        <w:t>3</w:t>
      </w:r>
      <w:r>
        <w:t>. Program graph (PG)</w:t>
      </w:r>
      <w:bookmarkEnd w:id="7"/>
      <w:bookmarkEnd w:id="8"/>
    </w:p>
    <w:p w14:paraId="36795763" w14:textId="3B763E89" w:rsidR="00133854" w:rsidRPr="00B51214" w:rsidRDefault="00CF519F" w:rsidP="00B51214">
      <w:pPr>
        <w:spacing w:after="120" w:line="264" w:lineRule="auto"/>
        <w:ind w:left="0" w:right="0" w:firstLine="272"/>
        <w:rPr>
          <w:sz w:val="22"/>
        </w:rPr>
      </w:pPr>
      <w:commentRangeStart w:id="9"/>
      <w:r w:rsidRPr="00B51214">
        <w:rPr>
          <w:sz w:val="22"/>
        </w:rPr>
        <w:t>P</w:t>
      </w:r>
      <w:r w:rsidR="00133854" w:rsidRPr="00B51214">
        <w:rPr>
          <w:sz w:val="22"/>
        </w:rPr>
        <w:t xml:space="preserve">rogram graphs over a set </w:t>
      </w:r>
      <w:r w:rsidR="00133854" w:rsidRPr="00B51214">
        <w:rPr>
          <w:i/>
          <w:iCs/>
          <w:sz w:val="22"/>
        </w:rPr>
        <w:t>Var</w:t>
      </w:r>
      <w:r w:rsidR="00133854" w:rsidRPr="00B51214">
        <w:rPr>
          <w:sz w:val="22"/>
        </w:rPr>
        <w:t xml:space="preserve"> of typed variables.</w:t>
      </w:r>
      <w:commentRangeEnd w:id="9"/>
      <w:r w:rsidRPr="00B51214">
        <w:rPr>
          <w:rStyle w:val="a8"/>
          <w:sz w:val="22"/>
          <w:szCs w:val="22"/>
        </w:rPr>
        <w:commentReference w:id="9"/>
      </w:r>
      <w:r w:rsidR="00133854" w:rsidRPr="00B51214">
        <w:rPr>
          <w:sz w:val="22"/>
        </w:rPr>
        <w:t xml:space="preserve"> Essentially, this means that a standardized type (e.g., boolean, integer, or char) is associated with each variable. The type of variable </w:t>
      </w:r>
      <w:r w:rsidR="00133854" w:rsidRPr="00B51214">
        <w:rPr>
          <w:i/>
          <w:iCs/>
          <w:sz w:val="22"/>
        </w:rPr>
        <w:t>x</w:t>
      </w:r>
      <w:r w:rsidR="00133854" w:rsidRPr="00B51214">
        <w:rPr>
          <w:sz w:val="22"/>
        </w:rPr>
        <w:t xml:space="preserve"> is called the domain </w:t>
      </w:r>
      <w:r w:rsidR="00133854" w:rsidRPr="00B51214">
        <w:rPr>
          <w:i/>
          <w:iCs/>
          <w:sz w:val="22"/>
        </w:rPr>
        <w:t>dom(x)</w:t>
      </w:r>
      <w:r w:rsidR="00133854" w:rsidRPr="00B51214">
        <w:rPr>
          <w:sz w:val="22"/>
        </w:rPr>
        <w:t xml:space="preserve"> of x. Let </w:t>
      </w:r>
      <w:r w:rsidR="00133854" w:rsidRPr="00B51214">
        <w:rPr>
          <w:i/>
          <w:iCs/>
          <w:sz w:val="22"/>
        </w:rPr>
        <w:t>Eval(Var)</w:t>
      </w:r>
      <w:r w:rsidR="00133854" w:rsidRPr="00B51214">
        <w:rPr>
          <w:sz w:val="22"/>
        </w:rPr>
        <w:t xml:space="preserve"> denote the set of (variable) evaluations that assign values to variables. </w:t>
      </w:r>
      <w:r w:rsidR="00133854" w:rsidRPr="00B51214">
        <w:rPr>
          <w:i/>
          <w:iCs/>
          <w:sz w:val="22"/>
        </w:rPr>
        <w:t>Cond(Var)</w:t>
      </w:r>
      <w:r w:rsidR="00133854" w:rsidRPr="00B51214">
        <w:rPr>
          <w:sz w:val="22"/>
        </w:rPr>
        <w:t xml:space="preserve"> is the set of Boolean conditions over Var. </w:t>
      </w:r>
    </w:p>
    <w:p w14:paraId="681A45C8" w14:textId="77777777" w:rsidR="00133854" w:rsidRPr="002D277C" w:rsidRDefault="00133854" w:rsidP="00B51214">
      <w:pPr>
        <w:spacing w:after="120" w:line="22" w:lineRule="atLeast"/>
        <w:ind w:left="0" w:right="0"/>
        <w:rPr>
          <w:b/>
          <w:bCs/>
        </w:rPr>
      </w:pPr>
      <w:r w:rsidRPr="002D277C">
        <w:rPr>
          <w:b/>
          <w:bCs/>
        </w:rPr>
        <w:t>Definition</w:t>
      </w:r>
      <w:r>
        <w:rPr>
          <w:b/>
          <w:bCs/>
        </w:rPr>
        <w:t>:</w:t>
      </w:r>
    </w:p>
    <w:p w14:paraId="52F3FB2C" w14:textId="2ED5DA1E" w:rsidR="00133854" w:rsidRDefault="00133854" w:rsidP="00B51214">
      <w:pPr>
        <w:bidi/>
        <w:spacing w:after="120" w:line="22" w:lineRule="atLeast"/>
        <w:ind w:left="720" w:right="0"/>
        <w:jc w:val="right"/>
        <w:rPr>
          <w:color w:val="auto"/>
          <w:rtl/>
        </w:rPr>
      </w:pPr>
      <w:r>
        <w:t>A program graph PG over set Var of typed variables is a tuple (</w:t>
      </w:r>
      <w:r w:rsidRPr="00101A7E">
        <w:rPr>
          <w:i/>
          <w:iCs/>
        </w:rPr>
        <w:t xml:space="preserve">Loc, Act, Effect, →, </w:t>
      </w:r>
      <m:oMath>
        <m:sSub>
          <m:sSubPr>
            <m:ctrlPr>
              <w:rPr>
                <w:rFonts w:ascii="Cambria Math" w:hAnsi="Cambria Math"/>
                <w:i/>
                <w:iCs/>
              </w:rPr>
            </m:ctrlPr>
          </m:sSubPr>
          <m:e>
            <m:r>
              <w:rPr>
                <w:rFonts w:ascii="Cambria Math" w:hAnsi="Cambria Math"/>
              </w:rPr>
              <m:t>Loc</m:t>
            </m:r>
          </m:e>
          <m:sub>
            <m:r>
              <w:rPr>
                <w:rFonts w:ascii="Cambria Math" w:hAnsi="Cambria Math"/>
              </w:rPr>
              <m:t>0</m:t>
            </m:r>
          </m:sub>
        </m:sSub>
      </m:oMath>
      <w:r w:rsidRPr="00101A7E">
        <w:rPr>
          <w:i/>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0</m:t>
            </m:r>
          </m:sub>
        </m:sSub>
      </m:oMath>
      <w:r>
        <w:t>) where</w:t>
      </w:r>
      <w:r w:rsidR="00B51214">
        <w:rPr>
          <w:color w:val="auto"/>
          <w:rtl/>
        </w:rPr>
        <w:tab/>
      </w:r>
    </w:p>
    <w:p w14:paraId="74F7A7F0" w14:textId="4AF58547" w:rsidR="00133854" w:rsidRDefault="00133854" w:rsidP="00B51214">
      <w:pPr>
        <w:numPr>
          <w:ilvl w:val="0"/>
          <w:numId w:val="24"/>
        </w:numPr>
        <w:tabs>
          <w:tab w:val="clear" w:pos="720"/>
          <w:tab w:val="num" w:pos="2160"/>
        </w:tabs>
        <w:spacing w:after="8" w:line="22" w:lineRule="atLeast"/>
        <w:ind w:right="0"/>
        <w:jc w:val="left"/>
      </w:pPr>
      <w:commentRangeStart w:id="10"/>
      <w:r w:rsidRPr="00AC1FEB">
        <w:rPr>
          <w:i/>
          <w:iCs/>
        </w:rPr>
        <w:t>Loc</w:t>
      </w:r>
      <w:commentRangeEnd w:id="10"/>
      <w:r w:rsidR="00CF519F" w:rsidRPr="00AC1FEB">
        <w:rPr>
          <w:rStyle w:val="a8"/>
          <w:i/>
          <w:iCs/>
        </w:rPr>
        <w:commentReference w:id="10"/>
      </w:r>
      <w:r w:rsidRPr="0093159C">
        <w:t> is a set of locations</w:t>
      </w:r>
    </w:p>
    <w:p w14:paraId="5BF2A409"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Act</w:t>
      </w:r>
      <w:r w:rsidRPr="0093159C">
        <w:t> is a set of actions,</w:t>
      </w:r>
    </w:p>
    <w:p w14:paraId="068BE53C"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Effect:Act×Eval(Var)→Eval(Var) →Eval(Var)</w:t>
      </w:r>
      <w:r w:rsidRPr="0093159C">
        <w:t> is the effect function,</w:t>
      </w:r>
    </w:p>
    <w:p w14:paraId="3FE5DADB" w14:textId="77777777" w:rsidR="00133854" w:rsidRPr="0093159C" w:rsidRDefault="00133854" w:rsidP="00B51214">
      <w:pPr>
        <w:numPr>
          <w:ilvl w:val="0"/>
          <w:numId w:val="24"/>
        </w:numPr>
        <w:tabs>
          <w:tab w:val="clear" w:pos="720"/>
          <w:tab w:val="num" w:pos="1440"/>
        </w:tabs>
        <w:spacing w:after="8" w:line="22" w:lineRule="atLeast"/>
        <w:ind w:right="0"/>
        <w:jc w:val="left"/>
      </w:pPr>
      <w:r>
        <w:t>→</w:t>
      </w:r>
      <w:r w:rsidRPr="0093159C">
        <w:rPr>
          <w:rFonts w:ascii="Cambria Math" w:hAnsi="Cambria Math" w:cs="Cambria Math"/>
        </w:rPr>
        <w:t>⊆</w:t>
      </w:r>
      <w:r w:rsidRPr="00AC1FEB">
        <w:rPr>
          <w:i/>
          <w:iCs/>
        </w:rPr>
        <w:t>Loc×Cond(Var)×Act×Loc</w:t>
      </w:r>
      <w:r w:rsidRPr="00AC1FEB">
        <w:rPr>
          <w:rFonts w:ascii="Cambria Math" w:hAnsi="Cambria Math" w:cs="Cambria Math"/>
          <w:i/>
          <w:iCs/>
        </w:rPr>
        <w:t>↪⊆</w:t>
      </w:r>
      <w:r w:rsidRPr="00AC1FEB">
        <w:rPr>
          <w:i/>
          <w:iCs/>
        </w:rPr>
        <w:t>Loc×Cond(Var)×Act×Loc</w:t>
      </w:r>
      <w:r w:rsidRPr="0093159C">
        <w:t> is the conditional transition relation,</w:t>
      </w:r>
    </w:p>
    <w:p w14:paraId="7009D5E7" w14:textId="35CC8A49" w:rsidR="00133854" w:rsidRPr="0093159C" w:rsidRDefault="006B6350"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Loc</m:t>
            </m:r>
          </m:e>
          <m:sub>
            <m:r>
              <w:rPr>
                <w:rFonts w:ascii="Cambria Math" w:hAnsi="Cambria Math"/>
              </w:rPr>
              <m:t>0</m:t>
            </m:r>
          </m:sub>
        </m:sSub>
      </m:oMath>
      <w:r w:rsidR="00133854" w:rsidRPr="00AC1FEB">
        <w:rPr>
          <w:rFonts w:ascii="Cambria Math" w:hAnsi="Cambria Math" w:cs="Cambria Math"/>
          <w:i/>
        </w:rPr>
        <w:t>⊆</w:t>
      </w:r>
      <w:r w:rsidR="00133854" w:rsidRPr="00AC1FEB">
        <w:rPr>
          <w:i/>
        </w:rPr>
        <w:t>Loc</w:t>
      </w:r>
      <w:r w:rsidR="00133854" w:rsidRPr="0093159C">
        <w:t> is a set of initial locations,</w:t>
      </w:r>
    </w:p>
    <w:p w14:paraId="203A21EA" w14:textId="326676F3" w:rsidR="005F67F8" w:rsidRDefault="006B6350"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133854" w:rsidRPr="00AC1FEB">
        <w:rPr>
          <w:rFonts w:ascii="Cambria Math" w:hAnsi="Cambria Math" w:cs="Cambria Math"/>
          <w:i/>
        </w:rPr>
        <w:t>∈</w:t>
      </w:r>
      <w:r w:rsidR="00133854" w:rsidRPr="00AC1FEB">
        <w:rPr>
          <w:i/>
        </w:rPr>
        <w:t>Cond(Var)</w:t>
      </w:r>
      <w:r w:rsidR="00133854" w:rsidRPr="0093159C">
        <w:t> is the initial condition.</w:t>
      </w:r>
    </w:p>
    <w:p w14:paraId="28974D6B" w14:textId="7E03DED0" w:rsidR="007707F4" w:rsidRDefault="007707F4" w:rsidP="00B42950">
      <w:pPr>
        <w:pStyle w:val="3"/>
        <w:spacing w:before="240" w:after="120" w:line="22" w:lineRule="atLeast"/>
        <w:ind w:left="0" w:firstLine="0"/>
      </w:pPr>
    </w:p>
    <w:p w14:paraId="7587BCB5" w14:textId="3E25C582" w:rsidR="00B42950" w:rsidRDefault="00B42950" w:rsidP="00B42950"/>
    <w:p w14:paraId="4A16F0C8" w14:textId="77777777" w:rsidR="00B42950" w:rsidRPr="00B42950" w:rsidRDefault="00B42950" w:rsidP="00B42950"/>
    <w:p w14:paraId="6A42E419" w14:textId="77777777" w:rsidR="007707F4" w:rsidRDefault="007707F4" w:rsidP="00B51214">
      <w:pPr>
        <w:pStyle w:val="3"/>
        <w:spacing w:before="240" w:after="120" w:line="22" w:lineRule="atLeast"/>
        <w:ind w:left="0" w:hanging="14"/>
      </w:pPr>
    </w:p>
    <w:p w14:paraId="1DC74993" w14:textId="4FD99C02" w:rsidR="004E27B6" w:rsidRPr="005F67F8" w:rsidRDefault="00CF6F20" w:rsidP="00B51214">
      <w:pPr>
        <w:pStyle w:val="3"/>
        <w:spacing w:before="240" w:after="120" w:line="22" w:lineRule="atLeast"/>
        <w:ind w:left="0" w:hanging="14"/>
      </w:pPr>
      <w:bookmarkStart w:id="11" w:name="_Toc470446034"/>
      <w:r>
        <w:t>2.1.</w:t>
      </w:r>
      <w:r w:rsidR="00C62C42">
        <w:t>4</w:t>
      </w:r>
      <w:r>
        <w:t xml:space="preserve">. </w:t>
      </w:r>
      <w:r w:rsidR="00357A3E">
        <w:rPr>
          <w:rFonts w:asciiTheme="majorBidi" w:hAnsiTheme="majorBidi" w:cstheme="majorBidi"/>
          <w:bCs/>
          <w:sz w:val="24"/>
          <w:szCs w:val="24"/>
        </w:rPr>
        <w:t>Linear Temporal Logic</w:t>
      </w:r>
      <w:r w:rsidR="00357A3E">
        <w:rPr>
          <w:rFonts w:asciiTheme="majorBidi" w:eastAsiaTheme="minorHAnsi" w:hAnsiTheme="majorBidi" w:cstheme="majorBidi"/>
          <w:b w:val="0"/>
          <w:bCs/>
          <w:sz w:val="24"/>
          <w:szCs w:val="24"/>
        </w:rPr>
        <w:t>(LTL)</w:t>
      </w:r>
      <w:bookmarkEnd w:id="11"/>
      <w:r w:rsidR="00133854" w:rsidRPr="00133854">
        <w:t xml:space="preserve"> </w:t>
      </w:r>
    </w:p>
    <w:p w14:paraId="1BCA7E1D" w14:textId="4A7ADA68" w:rsidR="004E27B6" w:rsidRPr="00B51214" w:rsidRDefault="00863DD3" w:rsidP="00101A7E">
      <w:pPr>
        <w:autoSpaceDE w:val="0"/>
        <w:autoSpaceDN w:val="0"/>
        <w:adjustRightInd w:val="0"/>
        <w:spacing w:after="120" w:line="264" w:lineRule="auto"/>
        <w:ind w:left="0" w:right="0" w:firstLine="0"/>
        <w:rPr>
          <w:rFonts w:asciiTheme="majorBidi" w:eastAsia="cmr10" w:hAnsiTheme="majorBidi" w:cstheme="majorBidi"/>
          <w:sz w:val="22"/>
        </w:rPr>
      </w:pPr>
      <w:r w:rsidRPr="00B51214">
        <w:rPr>
          <w:rFonts w:asciiTheme="majorBidi" w:eastAsia="cmr10" w:hAnsiTheme="majorBidi" w:cstheme="majorBidi"/>
          <w:sz w:val="22"/>
        </w:rPr>
        <w:t>L</w:t>
      </w:r>
      <w:r w:rsidR="00F245F0" w:rsidRPr="00B51214">
        <w:rPr>
          <w:rFonts w:asciiTheme="majorBidi" w:eastAsia="cmr10" w:hAnsiTheme="majorBidi" w:cstheme="majorBidi"/>
          <w:sz w:val="22"/>
        </w:rPr>
        <w:t>i</w:t>
      </w:r>
      <w:r w:rsidR="004E27B6" w:rsidRPr="00B51214">
        <w:rPr>
          <w:rFonts w:asciiTheme="majorBidi" w:eastAsia="cmr10" w:hAnsiTheme="majorBidi" w:cstheme="majorBidi"/>
          <w:sz w:val="22"/>
        </w:rPr>
        <w:t>near temporal logic (</w:t>
      </w:r>
      <w:r w:rsidR="004E27B6" w:rsidRPr="00101A7E">
        <w:rPr>
          <w:rFonts w:asciiTheme="majorBidi" w:eastAsia="cmr10" w:hAnsiTheme="majorBidi" w:cstheme="majorBidi"/>
          <w:i/>
          <w:iCs/>
          <w:sz w:val="22"/>
        </w:rPr>
        <w:t>LTL</w:t>
      </w:r>
      <w:r w:rsidR="004E27B6" w:rsidRPr="00B51214">
        <w:rPr>
          <w:rFonts w:asciiTheme="majorBidi" w:eastAsia="cmr10" w:hAnsiTheme="majorBidi" w:cstheme="majorBidi"/>
          <w:sz w:val="22"/>
        </w:rPr>
        <w:t xml:space="preserve">), is a logical formalism that is suited for specifying </w:t>
      </w:r>
      <w:commentRangeStart w:id="12"/>
      <w:r w:rsidR="00101A7E" w:rsidRPr="00B51214">
        <w:rPr>
          <w:rFonts w:asciiTheme="majorBidi" w:eastAsia="cmr10" w:hAnsiTheme="majorBidi" w:cstheme="majorBidi"/>
          <w:sz w:val="22"/>
        </w:rPr>
        <w:t>L</w:t>
      </w:r>
      <w:r w:rsidR="00101A7E">
        <w:rPr>
          <w:rFonts w:asciiTheme="majorBidi" w:eastAsia="cmr10" w:hAnsiTheme="majorBidi" w:cstheme="majorBidi"/>
          <w:sz w:val="22"/>
        </w:rPr>
        <w:t xml:space="preserve">ogical </w:t>
      </w:r>
      <w:r w:rsidR="00101A7E">
        <w:rPr>
          <w:rFonts w:asciiTheme="majorBidi" w:hAnsiTheme="majorBidi" w:cstheme="majorBidi"/>
          <w:bCs/>
          <w:sz w:val="24"/>
          <w:szCs w:val="24"/>
        </w:rPr>
        <w:t>Temporal</w:t>
      </w:r>
      <w:r w:rsidR="004E27B6" w:rsidRPr="00B51214">
        <w:rPr>
          <w:rFonts w:asciiTheme="majorBidi" w:eastAsia="cmr10" w:hAnsiTheme="majorBidi" w:cstheme="majorBidi"/>
          <w:sz w:val="22"/>
        </w:rPr>
        <w:t xml:space="preserve"> properties.</w:t>
      </w:r>
      <w:commentRangeEnd w:id="12"/>
      <w:r w:rsidR="00CF519F" w:rsidRPr="00B51214">
        <w:rPr>
          <w:rStyle w:val="a8"/>
          <w:sz w:val="22"/>
          <w:szCs w:val="22"/>
        </w:rPr>
        <w:commentReference w:id="12"/>
      </w:r>
      <w:r w:rsidR="004E27B6" w:rsidRPr="00B51214">
        <w:rPr>
          <w:rFonts w:asciiTheme="majorBidi" w:eastAsia="cmr10" w:hAnsiTheme="majorBidi" w:cstheme="majorBidi"/>
          <w:sz w:val="22"/>
        </w:rPr>
        <w:t xml:space="preserve"> LTL can be used to speci</w:t>
      </w:r>
      <w:r w:rsidR="005F67F8" w:rsidRPr="00B51214">
        <w:rPr>
          <w:rFonts w:asciiTheme="majorBidi" w:eastAsia="cmr10" w:hAnsiTheme="majorBidi" w:cstheme="majorBidi"/>
          <w:sz w:val="22"/>
        </w:rPr>
        <w:t>fy important system properties.</w:t>
      </w:r>
    </w:p>
    <w:p w14:paraId="22310C2D" w14:textId="21BD14A7" w:rsidR="004A40EF" w:rsidRPr="00B51214" w:rsidRDefault="004A40EF" w:rsidP="007707F4">
      <w:pPr>
        <w:autoSpaceDE w:val="0"/>
        <w:autoSpaceDN w:val="0"/>
        <w:adjustRightInd w:val="0"/>
        <w:spacing w:after="120" w:line="264" w:lineRule="auto"/>
        <w:ind w:left="0" w:right="0" w:firstLine="0"/>
        <w:rPr>
          <w:rFonts w:asciiTheme="majorBidi" w:hAnsiTheme="majorBidi" w:cstheme="majorBidi"/>
          <w:sz w:val="22"/>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xml:space="preserve">. i.e.  at each moment in time there is a single successor </w:t>
      </w:r>
      <w:r w:rsidR="005F67F8" w:rsidRPr="00B51214">
        <w:rPr>
          <w:rFonts w:asciiTheme="majorBidi" w:eastAsia="cmr10" w:hAnsiTheme="majorBidi" w:cstheme="majorBidi"/>
          <w:sz w:val="22"/>
        </w:rPr>
        <w:t>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 </w:t>
      </w:r>
    </w:p>
    <w:p w14:paraId="34267374" w14:textId="29157288" w:rsidR="00614EF0" w:rsidRDefault="004A40EF" w:rsidP="009F348C">
      <w:pPr>
        <w:pStyle w:val="3"/>
        <w:spacing w:before="240" w:after="120" w:line="22" w:lineRule="atLeast"/>
        <w:ind w:left="475" w:hanging="14"/>
        <w:rPr>
          <w:sz w:val="22"/>
        </w:rPr>
      </w:pPr>
      <w:bookmarkStart w:id="13" w:name="_Toc470446035"/>
      <w:r w:rsidRPr="00B51214">
        <w:rPr>
          <w:sz w:val="22"/>
        </w:rPr>
        <w:t>2.1.4.</w:t>
      </w:r>
      <w:r w:rsidR="008B34A0" w:rsidRPr="00B51214">
        <w:rPr>
          <w:sz w:val="22"/>
        </w:rPr>
        <w:t>1</w:t>
      </w:r>
      <w:r w:rsidRPr="00B51214">
        <w:rPr>
          <w:sz w:val="22"/>
        </w:rPr>
        <w:t xml:space="preserve"> </w:t>
      </w:r>
      <w:bookmarkEnd w:id="13"/>
      <w:r w:rsidR="00614EF0" w:rsidRPr="00B51214">
        <w:rPr>
          <w:rFonts w:asciiTheme="majorBidi" w:eastAsiaTheme="minorEastAsia" w:hAnsiTheme="majorBidi" w:cstheme="majorBidi"/>
          <w:color w:val="auto"/>
          <w:sz w:val="22"/>
        </w:rPr>
        <w:t>Syntax of LTL</w:t>
      </w:r>
      <w:r w:rsidR="00614EF0" w:rsidRPr="00B51214">
        <w:rPr>
          <w:rFonts w:asciiTheme="majorBidi" w:eastAsiaTheme="minorHAnsi" w:hAnsiTheme="majorBidi" w:cstheme="majorBidi"/>
          <w:b w:val="0"/>
          <w:bCs/>
          <w:sz w:val="22"/>
        </w:rPr>
        <w:t xml:space="preserve"> </w:t>
      </w:r>
    </w:p>
    <w:p w14:paraId="4FA38B4D" w14:textId="77777777" w:rsidR="00562149" w:rsidRPr="009F348C" w:rsidRDefault="00205D4D" w:rsidP="009F348C">
      <w:pPr>
        <w:ind w:left="0" w:firstLine="0"/>
        <w:rPr>
          <w:rFonts w:asciiTheme="majorBidi" w:hAnsiTheme="majorBidi" w:cstheme="majorBidi"/>
          <w:i/>
          <w:color w:val="auto"/>
          <w:sz w:val="22"/>
          <w:lang w:bidi="ar-SA"/>
        </w:rPr>
      </w:pPr>
      <w:r w:rsidRPr="009F348C">
        <w:rPr>
          <w:rFonts w:asciiTheme="majorBidi" w:hAnsiTheme="majorBidi" w:cstheme="majorBidi"/>
          <w:sz w:val="22"/>
        </w:rPr>
        <w:t>LTL formulae over the set AP of atomic proposition are formed acco</w:t>
      </w:r>
      <w:r w:rsidR="00562149">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2979BFB9" w14:textId="0DE61AEC" w:rsidR="00562149" w:rsidRPr="009F348C" w:rsidRDefault="00562149" w:rsidP="009F348C">
      <w:pPr>
        <w:ind w:left="720" w:firstLine="720"/>
        <w:rPr>
          <w:rFonts w:asciiTheme="majorBidi" w:hAnsiTheme="majorBidi" w:cstheme="majorBidi"/>
          <w:i/>
          <w:sz w:val="22"/>
        </w:rPr>
      </w:pPr>
      <m:oMathPara>
        <m:oMathParaPr>
          <m:jc m:val="left"/>
        </m:oMathPara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m:oMathPara>
    </w:p>
    <w:p w14:paraId="1EF67FFA" w14:textId="07CD0717" w:rsidR="00205D4D" w:rsidRPr="005906AE" w:rsidRDefault="00562149" w:rsidP="009F348C">
      <w:pPr>
        <w:ind w:left="72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5F95B912" w14:textId="77777777" w:rsidR="005906AE" w:rsidRPr="009F348C" w:rsidRDefault="005906AE" w:rsidP="009F348C">
      <w:pPr>
        <w:ind w:left="720" w:firstLine="720"/>
        <w:rPr>
          <w:rFonts w:asciiTheme="majorBidi" w:hAnsiTheme="majorBidi" w:cstheme="majorBidi"/>
          <w:sz w:val="22"/>
        </w:rPr>
      </w:pPr>
    </w:p>
    <w:p w14:paraId="4342614F" w14:textId="347A96D3" w:rsidR="00AF6A59" w:rsidRDefault="006800C2"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color w:val="auto"/>
          <w:sz w:val="22"/>
          <w:lang w:bidi="ar-SA"/>
        </w:rPr>
        <w:t xml:space="preserve">The basic ingredients of LTL-formulae are atomic propositions (state labels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AP</w:t>
      </w:r>
      <w:r w:rsidRPr="00B51214">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 xml:space="preserve">, and negation </w:t>
      </w:r>
      <w:r w:rsidRPr="00B51214">
        <w:rPr>
          <w:rFonts w:asciiTheme="majorBidi" w:eastAsia="cmsy10" w:hAnsiTheme="majorBidi" w:cstheme="majorBidi"/>
          <w:i/>
          <w:iCs/>
          <w:color w:val="auto"/>
          <w:sz w:val="22"/>
          <w:lang w:bidi="ar-SA"/>
        </w:rPr>
        <w:t>￢</w:t>
      </w:r>
      <w:r w:rsidR="00AF6A59" w:rsidRPr="00B51214">
        <w:rPr>
          <w:rFonts w:asciiTheme="majorBidi" w:eastAsiaTheme="minorEastAsia" w:hAnsiTheme="majorBidi" w:cstheme="majorBidi"/>
          <w:color w:val="auto"/>
          <w:sz w:val="22"/>
          <w:lang w:bidi="ar-SA"/>
        </w:rPr>
        <w:t xml:space="preserve">, and two </w:t>
      </w:r>
      <w:r w:rsidRPr="00B51214">
        <w:rPr>
          <w:rFonts w:asciiTheme="majorBidi" w:eastAsiaTheme="minorEastAsia" w:hAnsiTheme="majorBidi" w:cstheme="majorBidi"/>
          <w:color w:val="auto"/>
          <w:sz w:val="22"/>
          <w:lang w:bidi="ar-SA"/>
        </w:rPr>
        <w:t xml:space="preserve">basic temporal modalities </w:t>
      </w:r>
      <w:r w:rsidR="0082386A" w:rsidRPr="00B51214">
        <w:rPr>
          <w:rFonts w:asciiTheme="majorBidi" w:eastAsia="cmsy10" w:hAnsiTheme="majorBidi" w:cstheme="majorBidi"/>
          <w:color w:val="auto"/>
          <w:sz w:val="22"/>
          <w:lang w:bidi="ar-SA"/>
        </w:rPr>
        <w:t>O</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 xml:space="preserve">(pronounced “next”) and U (pronounced “until”). </w:t>
      </w:r>
    </w:p>
    <w:p w14:paraId="46614DC9" w14:textId="77777777" w:rsidR="005906AE" w:rsidRPr="00B51214"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1DF1ED37" w14:textId="5BC76E5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atomic proposition</w:t>
      </w:r>
      <w:r w:rsidRPr="00B51214">
        <w:rPr>
          <w:rFonts w:asciiTheme="majorBidi" w:eastAsiaTheme="minorEastAsia" w:hAnsiTheme="majorBidi" w:cstheme="majorBidi"/>
          <w:color w:val="auto"/>
          <w:sz w:val="22"/>
          <w:lang w:bidi="ar-SA"/>
        </w:rPr>
        <w:t xml:space="preserve">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 xml:space="preserve">AP </w:t>
      </w:r>
      <w:r w:rsidRPr="00B51214">
        <w:rPr>
          <w:rFonts w:asciiTheme="majorBidi" w:eastAsiaTheme="minorEastAsia" w:hAnsiTheme="majorBidi" w:cstheme="majorBidi"/>
          <w:color w:val="auto"/>
          <w:sz w:val="22"/>
          <w:lang w:bidi="ar-SA"/>
        </w:rPr>
        <w:t>stands for the state</w:t>
      </w:r>
      <w:commentRangeStart w:id="14"/>
      <w:r w:rsidRPr="00B51214">
        <w:rPr>
          <w:rFonts w:asciiTheme="majorBidi" w:eastAsiaTheme="minorEastAsia" w:hAnsiTheme="majorBidi" w:cstheme="majorBidi"/>
          <w:color w:val="auto"/>
          <w:sz w:val="22"/>
          <w:lang w:bidi="ar-SA"/>
        </w:rPr>
        <w:t xml:space="preserve"> </w:t>
      </w:r>
      <w:r w:rsidR="0042507A" w:rsidRPr="00B51214">
        <w:rPr>
          <w:rFonts w:asciiTheme="majorBidi" w:eastAsiaTheme="minorEastAsia" w:hAnsiTheme="majorBidi" w:cstheme="majorBidi"/>
          <w:color w:val="auto"/>
          <w:sz w:val="22"/>
          <w:lang w:bidi="ar-SA"/>
        </w:rPr>
        <w:t xml:space="preserve">label </w:t>
      </w:r>
      <w:r w:rsidR="0042507A" w:rsidRPr="009F348C">
        <w:rPr>
          <w:rFonts w:asciiTheme="majorBidi" w:eastAsia="cmmi10" w:hAnsiTheme="majorBidi" w:cstheme="majorBidi"/>
          <w:noProof/>
          <w:color w:val="auto"/>
          <w:sz w:val="22"/>
          <w:lang w:bidi="ar-SA"/>
        </w:rPr>
        <w:t>in</w:t>
      </w:r>
      <w:commentRangeEnd w:id="14"/>
      <w:r w:rsidR="009F348C">
        <w:rPr>
          <w:rStyle w:val="a8"/>
        </w:rPr>
        <w:commentReference w:id="14"/>
      </w:r>
      <w:r w:rsidRPr="00B51214">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variables.</w:t>
      </w:r>
    </w:p>
    <w:p w14:paraId="14E3662C" w14:textId="123F0D0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C8565D6" w14:textId="0F3BBFE4" w:rsidR="005906AE" w:rsidRPr="00B51214" w:rsidRDefault="005906AE" w:rsidP="009F348C">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 xml:space="preserve">The </w:t>
      </w:r>
      <w:r w:rsidR="009F348C">
        <w:rPr>
          <w:rFonts w:asciiTheme="majorBidi" w:eastAsia="cmsy10" w:hAnsiTheme="majorBidi" w:cstheme="majorBidi"/>
          <w:b/>
          <w:bCs/>
          <w:color w:val="auto"/>
          <w:sz w:val="22"/>
          <w:lang w:bidi="ar-SA"/>
        </w:rPr>
        <w:t>next</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unary prefix operator and requires a single LTL formula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Formula</w:t>
      </w:r>
      <w:commentRangeStart w:id="15"/>
      <w:r w:rsidRPr="00B5121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15"/>
        <m:r>
          <m:rPr>
            <m:sty m:val="p"/>
          </m:rPr>
          <w:rPr>
            <w:rStyle w:val="a8"/>
            <w:rFonts w:ascii="Cambria Math" w:hAnsi="Cambria Math"/>
            <w:sz w:val="22"/>
            <w:szCs w:val="22"/>
          </w:rPr>
          <w:commentReference w:id="15"/>
        </m:r>
      </m:oMath>
      <w:r w:rsidRPr="00B5121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holds in the next “step”.</w:t>
      </w:r>
    </w:p>
    <w:p w14:paraId="17E40E6E" w14:textId="1BD6E383" w:rsidR="005906AE" w:rsidRPr="00B51214" w:rsidDel="005906AE" w:rsidRDefault="005906AE" w:rsidP="005906AE">
      <w:pPr>
        <w:autoSpaceDE w:val="0"/>
        <w:autoSpaceDN w:val="0"/>
        <w:adjustRightInd w:val="0"/>
        <w:spacing w:after="120" w:line="264" w:lineRule="auto"/>
        <w:ind w:left="0" w:right="0" w:firstLine="0"/>
        <w:jc w:val="left"/>
        <w:rPr>
          <w:del w:id="16" w:author="adm" w:date="2016-12-20T10:07:00Z"/>
          <w:rFonts w:asciiTheme="majorBidi" w:eastAsiaTheme="minorEastAsia" w:hAnsiTheme="majorBidi" w:cstheme="majorBidi"/>
          <w:color w:val="auto"/>
          <w:sz w:val="22"/>
          <w:lang w:bidi="ar-SA"/>
        </w:rPr>
      </w:pPr>
      <w:commentRangeStart w:id="17"/>
    </w:p>
    <w:commentRangeEnd w:id="17"/>
    <w:p w14:paraId="60CF2B08" w14:textId="2910D41E" w:rsidR="005906AE" w:rsidRDefault="009F348C"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Pr>
          <w:rStyle w:val="a8"/>
        </w:rPr>
        <w:commentReference w:id="17"/>
      </w:r>
    </w:p>
    <w:p w14:paraId="6A34095E" w14:textId="2C8928B3" w:rsidR="005906AE" w:rsidRPr="00B51214" w:rsidRDefault="005906AE" w:rsidP="005906AE">
      <w:pPr>
        <w:autoSpaceDE w:val="0"/>
        <w:autoSpaceDN w:val="0"/>
        <w:adjustRightInd w:val="0"/>
        <w:spacing w:after="120" w:line="264" w:lineRule="auto"/>
        <w:ind w:left="0" w:right="0" w:firstLine="6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U</w:t>
      </w:r>
      <w:r w:rsidR="009F348C">
        <w:rPr>
          <w:rFonts w:asciiTheme="majorBidi" w:eastAsiaTheme="minorEastAsia" w:hAnsiTheme="majorBidi" w:cstheme="majorBidi"/>
          <w:b/>
          <w:bCs/>
          <w:color w:val="auto"/>
          <w:sz w:val="22"/>
          <w:lang w:bidi="ar-SA"/>
        </w:rPr>
        <w:t>ntil</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binary infix operator and requires two LTL formulae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xml:space="preserve">. </w:t>
      </w:r>
      <w:commentRangeStart w:id="18"/>
      <w:r w:rsidRPr="00B51214">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commentRangeEnd w:id="18"/>
      <w:r w:rsidRPr="00B51214">
        <w:rPr>
          <w:rStyle w:val="a8"/>
          <w:sz w:val="22"/>
          <w:szCs w:val="22"/>
        </w:rPr>
        <w:commentReference w:id="18"/>
      </w:r>
      <w:r w:rsidRPr="00B5121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r w:rsidRPr="00B5121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holds at all moments until that future moment.</w:t>
      </w:r>
    </w:p>
    <w:p w14:paraId="7DB03287" w14:textId="33F55589" w:rsidR="004902ED" w:rsidRDefault="004902ED"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5C19EFF9" w14:textId="5F01CDE4" w:rsidR="005906AE" w:rsidRPr="00B51214" w:rsidRDefault="005906AE" w:rsidP="005906AE">
      <w:pPr>
        <w:autoSpaceDE w:val="0"/>
        <w:autoSpaceDN w:val="0"/>
        <w:adjustRightInd w:val="0"/>
        <w:spacing w:after="120" w:line="22" w:lineRule="atLeast"/>
        <w:ind w:left="0" w:right="0" w:firstLine="120"/>
        <w:jc w:val="left"/>
        <w:rPr>
          <w:rFonts w:asciiTheme="majorBidi" w:hAnsiTheme="majorBidi" w:cstheme="majorBidi"/>
          <w:b/>
          <w:bCs/>
          <w:sz w:val="22"/>
        </w:rPr>
      </w:pPr>
      <w:r w:rsidRPr="00B51214">
        <w:rPr>
          <w:rFonts w:asciiTheme="majorBidi" w:hAnsiTheme="majorBidi" w:cstheme="majorBidi"/>
          <w:b/>
          <w:bCs/>
          <w:sz w:val="22"/>
        </w:rPr>
        <w:t xml:space="preserve">There are 2 additional temporal </w:t>
      </w:r>
      <w:r w:rsidR="0042507A" w:rsidRPr="00B51214">
        <w:rPr>
          <w:rFonts w:asciiTheme="majorBidi" w:hAnsiTheme="majorBidi" w:cstheme="majorBidi"/>
          <w:b/>
          <w:bCs/>
          <w:sz w:val="22"/>
        </w:rPr>
        <w:t>operators:</w:t>
      </w:r>
    </w:p>
    <w:p w14:paraId="6A17FF3E"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p>
    <w:p w14:paraId="35A7DAEB" w14:textId="63448070" w:rsidR="005906AE" w:rsidRPr="00B51214" w:rsidRDefault="005906AE" w:rsidP="005906AE">
      <w:pPr>
        <w:autoSpaceDE w:val="0"/>
        <w:autoSpaceDN w:val="0"/>
        <w:adjustRightInd w:val="0"/>
        <w:spacing w:after="120" w:line="22" w:lineRule="atLeast"/>
        <w:ind w:left="115" w:right="1454" w:firstLine="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03864AB5" w14:textId="77777777" w:rsidR="005906AE" w:rsidRPr="00B51214" w:rsidRDefault="005906AE" w:rsidP="005906AE">
      <w:pPr>
        <w:autoSpaceDE w:val="0"/>
        <w:autoSpaceDN w:val="0"/>
        <w:adjustRightInd w:val="0"/>
        <w:spacing w:after="120" w:line="22" w:lineRule="atLeast"/>
        <w:ind w:firstLine="0"/>
        <w:rPr>
          <w:rFonts w:asciiTheme="majorBidi" w:hAnsiTheme="majorBidi" w:cstheme="majorBidi"/>
          <w:sz w:val="22"/>
        </w:rPr>
      </w:pPr>
      <w:r w:rsidRPr="00B51214">
        <w:rPr>
          <w:rFonts w:asciiTheme="majorBidi" w:hAnsiTheme="majorBidi" w:cstheme="majorBidi"/>
          <w:sz w:val="22"/>
        </w:rPr>
        <w:t>By combining the temporal modalities ◊ and □, new temporal modalities are obtained</w:t>
      </w:r>
    </w:p>
    <w:p w14:paraId="51ECB35B"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00A98D58" w14:textId="77777777" w:rsidR="005906AE" w:rsidRPr="00B51214" w:rsidRDefault="005906AE" w:rsidP="005906AE">
      <w:pPr>
        <w:autoSpaceDE w:val="0"/>
        <w:autoSpaceDN w:val="0"/>
        <w:adjustRightInd w:val="0"/>
        <w:spacing w:after="120" w:line="22" w:lineRule="atLeast"/>
        <w:ind w:left="115" w:right="1454" w:firstLine="0"/>
        <w:rPr>
          <w:rFonts w:asciiTheme="majorBidi" w:eastAsia="msam10" w:hAnsiTheme="majorBidi" w:cstheme="majorBidi"/>
          <w:color w:val="auto"/>
          <w:sz w:val="22"/>
          <w:lang w:bidi="ar-SA"/>
        </w:rPr>
      </w:pPr>
      <w:r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5DF338C" w14:textId="77777777" w:rsidR="005906AE" w:rsidRDefault="005906AE"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789D3FC" w14:textId="674193AF" w:rsidR="004625E3" w:rsidRPr="00B51214" w:rsidRDefault="00565660" w:rsidP="00D42569">
      <w:pPr>
        <w:autoSpaceDE w:val="0"/>
        <w:autoSpaceDN w:val="0"/>
        <w:adjustRightInd w:val="0"/>
        <w:spacing w:after="0" w:line="22" w:lineRule="atLeast"/>
        <w:ind w:firstLine="0"/>
        <w:rPr>
          <w:rFonts w:asciiTheme="majorBidi" w:eastAsia="msam10" w:hAnsiTheme="majorBidi" w:cstheme="majorBidi"/>
          <w:color w:val="auto"/>
          <w:sz w:val="22"/>
          <w:lang w:bidi="ar-SA"/>
        </w:rPr>
      </w:pPr>
      <w:r w:rsidRPr="00B51214">
        <w:rPr>
          <w:rFonts w:ascii="cmbx10" w:eastAsiaTheme="minorEastAsia" w:hAnsiTheme="minorHAnsi" w:cs="cmbx10"/>
          <w:b/>
          <w:bCs/>
          <w:color w:val="auto"/>
          <w:sz w:val="22"/>
        </w:rPr>
        <w:tab/>
      </w:r>
    </w:p>
    <w:p w14:paraId="5AC68C77" w14:textId="77777777" w:rsidR="00577C7E" w:rsidRDefault="00577C7E" w:rsidP="005906AE">
      <w:pPr>
        <w:pStyle w:val="3"/>
        <w:spacing w:before="240" w:after="120" w:line="22" w:lineRule="atLeast"/>
        <w:ind w:left="14" w:hanging="14"/>
        <w:rPr>
          <w:sz w:val="22"/>
        </w:rPr>
      </w:pPr>
    </w:p>
    <w:p w14:paraId="1FD0470E" w14:textId="3F9BE5AA" w:rsidR="005906AE" w:rsidRPr="00B51214" w:rsidDel="00614E82" w:rsidRDefault="005906AE" w:rsidP="005906AE">
      <w:pPr>
        <w:pStyle w:val="3"/>
        <w:spacing w:before="240" w:after="120" w:line="22" w:lineRule="atLeast"/>
        <w:ind w:left="14" w:hanging="14"/>
        <w:rPr>
          <w:del w:id="19" w:author="hp" w:date="2016-12-22T21:30:00Z"/>
          <w:sz w:val="22"/>
        </w:rPr>
      </w:pPr>
      <w:bookmarkStart w:id="20" w:name="_Toc470446036"/>
      <w:r w:rsidRPr="00B51214">
        <w:rPr>
          <w:sz w:val="22"/>
        </w:rPr>
        <w:t xml:space="preserve">2.1.4.2 </w:t>
      </w:r>
      <w:r w:rsidRPr="00B51214">
        <w:rPr>
          <w:rFonts w:asciiTheme="majorBidi" w:eastAsiaTheme="minorEastAsia" w:hAnsiTheme="majorBidi" w:cstheme="majorBidi"/>
          <w:color w:val="auto"/>
          <w:sz w:val="22"/>
        </w:rPr>
        <w:t>Semantics of LTL over Paths and States</w:t>
      </w:r>
      <w:bookmarkEnd w:id="20"/>
      <w:r w:rsidRPr="00B51214">
        <w:rPr>
          <w:rFonts w:asciiTheme="majorBidi" w:eastAsiaTheme="minorHAnsi" w:hAnsiTheme="majorBidi" w:cstheme="majorBidi"/>
          <w:b w:val="0"/>
          <w:bCs/>
          <w:sz w:val="22"/>
        </w:rPr>
        <w:t xml:space="preserve"> </w:t>
      </w:r>
    </w:p>
    <w:p w14:paraId="72426E0A" w14:textId="5DADACA9" w:rsidR="00614E82" w:rsidRDefault="00614E82" w:rsidP="00884C49">
      <w:pPr>
        <w:pStyle w:val="3"/>
        <w:spacing w:before="240" w:after="120" w:line="22" w:lineRule="atLeast"/>
        <w:ind w:left="14" w:hanging="14"/>
        <w:rPr>
          <w:noProof/>
          <w:lang w:bidi="ar-SA"/>
        </w:rPr>
      </w:pPr>
    </w:p>
    <w:p w14:paraId="75C2B672" w14:textId="506D764A" w:rsidR="00614E82" w:rsidRDefault="00614E82" w:rsidP="009F348C">
      <w:pPr>
        <w:pStyle w:val="3"/>
        <w:spacing w:before="240" w:after="120" w:line="22" w:lineRule="atLeast"/>
        <w:ind w:left="14" w:firstLine="0"/>
        <w:rPr>
          <w:sz w:val="22"/>
        </w:rPr>
      </w:pPr>
    </w:p>
    <w:tbl>
      <w:tblPr>
        <w:tblStyle w:val="af"/>
        <w:tblW w:w="0" w:type="auto"/>
        <w:tblInd w:w="120" w:type="dxa"/>
        <w:tblLayout w:type="fixed"/>
        <w:tblLook w:val="04A0" w:firstRow="1" w:lastRow="0" w:firstColumn="1" w:lastColumn="0" w:noHBand="0" w:noVBand="1"/>
      </w:tblPr>
      <w:tblGrid>
        <w:gridCol w:w="8097"/>
      </w:tblGrid>
      <w:tr w:rsidR="00614E82" w14:paraId="6E74B3AF" w14:textId="77777777" w:rsidTr="009F348C">
        <w:tc>
          <w:tcPr>
            <w:tcW w:w="8097" w:type="dxa"/>
          </w:tcPr>
          <w:p w14:paraId="1536B2C4" w14:textId="361FBDE6" w:rsidR="00614E82" w:rsidRDefault="00614E82" w:rsidP="009F348C">
            <w:pPr>
              <w:spacing w:after="0"/>
              <w:ind w:left="0" w:right="0" w:firstLine="0"/>
            </w:pPr>
            <w:r>
              <w:rPr>
                <w:noProof/>
                <w:lang w:bidi="ar-SA"/>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614E82" w14:paraId="399984C3" w14:textId="77777777" w:rsidTr="003F0D0A">
        <w:trPr>
          <w:trHeight w:val="218"/>
        </w:trPr>
        <w:tc>
          <w:tcPr>
            <w:tcW w:w="8097" w:type="dxa"/>
          </w:tcPr>
          <w:p w14:paraId="0E1E4068" w14:textId="0E3747BC" w:rsidR="00614E82" w:rsidRPr="003F0D0A" w:rsidRDefault="00124C4A" w:rsidP="009F348C">
            <w:pPr>
              <w:spacing w:after="0"/>
              <w:ind w:left="0" w:right="0" w:firstLine="0"/>
              <w:rPr>
                <w:sz w:val="22"/>
              </w:rPr>
            </w:pPr>
            <w:commentRangeStart w:id="21"/>
            <w:r w:rsidRPr="003F0D0A">
              <w:rPr>
                <w:i/>
                <w:iCs/>
                <w:sz w:val="22"/>
              </w:rPr>
              <w:t>a</w:t>
            </w:r>
            <w:commentRangeEnd w:id="21"/>
            <w:r w:rsidR="009F348C" w:rsidRPr="003F0D0A">
              <w:rPr>
                <w:rStyle w:val="a8"/>
                <w:i/>
                <w:iCs/>
                <w:sz w:val="22"/>
                <w:szCs w:val="22"/>
              </w:rPr>
              <w:commentReference w:id="21"/>
            </w:r>
            <w:r w:rsidRPr="003F0D0A">
              <w:rPr>
                <w:sz w:val="22"/>
              </w:rPr>
              <w:t xml:space="preserve"> has to  hold at the current state</w:t>
            </w:r>
          </w:p>
        </w:tc>
      </w:tr>
      <w:tr w:rsidR="00614E82" w14:paraId="43743A41" w14:textId="77777777" w:rsidTr="009F348C">
        <w:tc>
          <w:tcPr>
            <w:tcW w:w="8097" w:type="dxa"/>
          </w:tcPr>
          <w:p w14:paraId="112986B5" w14:textId="77777777" w:rsidR="00614E82" w:rsidRDefault="00614E82" w:rsidP="009F348C">
            <w:pPr>
              <w:spacing w:after="0"/>
              <w:ind w:left="0" w:right="0" w:firstLine="0"/>
              <w:rPr>
                <w:noProof/>
                <w:lang w:bidi="ar-SA"/>
              </w:rPr>
            </w:pPr>
          </w:p>
          <w:p w14:paraId="51870268" w14:textId="6AD8906D" w:rsidR="00614E82" w:rsidRDefault="00614E82" w:rsidP="009F348C">
            <w:pPr>
              <w:spacing w:after="0"/>
              <w:ind w:left="0" w:right="0" w:firstLine="0"/>
            </w:pPr>
            <w:r>
              <w:rPr>
                <w:noProof/>
                <w:lang w:bidi="ar-SA"/>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58747171" w14:textId="77777777" w:rsidTr="009F348C">
        <w:tc>
          <w:tcPr>
            <w:tcW w:w="8097" w:type="dxa"/>
          </w:tcPr>
          <w:p w14:paraId="5CEBADB9" w14:textId="3B71BB23" w:rsidR="00124C4A" w:rsidRPr="003F0D0A" w:rsidRDefault="00124C4A" w:rsidP="009F348C">
            <w:pPr>
              <w:spacing w:after="0"/>
              <w:ind w:left="0" w:right="0" w:firstLine="0"/>
              <w:rPr>
                <w:sz w:val="22"/>
              </w:rPr>
            </w:pPr>
            <w:r w:rsidRPr="003F0D0A">
              <w:rPr>
                <w:i/>
                <w:iCs/>
                <w:sz w:val="22"/>
              </w:rPr>
              <w:t xml:space="preserve">a </w:t>
            </w:r>
            <w:r w:rsidRPr="003F0D0A">
              <w:rPr>
                <w:sz w:val="22"/>
              </w:rPr>
              <w:t xml:space="preserve"> has to  hold at the next state</w:t>
            </w:r>
          </w:p>
        </w:tc>
      </w:tr>
      <w:tr w:rsidR="00124C4A" w14:paraId="09B9DDB0" w14:textId="77777777" w:rsidTr="009F348C">
        <w:tc>
          <w:tcPr>
            <w:tcW w:w="8097" w:type="dxa"/>
          </w:tcPr>
          <w:p w14:paraId="578A5C43" w14:textId="77777777" w:rsidR="00124C4A" w:rsidRPr="003F0D0A" w:rsidRDefault="00124C4A" w:rsidP="009F348C">
            <w:pPr>
              <w:spacing w:after="0"/>
              <w:ind w:left="0" w:right="0" w:firstLine="0"/>
              <w:rPr>
                <w:noProof/>
                <w:sz w:val="24"/>
                <w:szCs w:val="24"/>
                <w:lang w:bidi="ar-SA"/>
              </w:rPr>
            </w:pPr>
          </w:p>
          <w:p w14:paraId="46E2E6B7" w14:textId="399656BD" w:rsidR="00124C4A" w:rsidRPr="003F0D0A" w:rsidRDefault="00124C4A" w:rsidP="009F348C">
            <w:pPr>
              <w:spacing w:after="0"/>
              <w:ind w:left="0" w:right="0" w:firstLine="0"/>
              <w:rPr>
                <w:sz w:val="24"/>
                <w:szCs w:val="24"/>
              </w:rPr>
            </w:pPr>
            <w:r w:rsidRPr="003F0D0A">
              <w:rPr>
                <w:noProof/>
                <w:sz w:val="24"/>
                <w:szCs w:val="24"/>
                <w:lang w:bidi="ar-SA"/>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60C7F98" w14:textId="77777777" w:rsidTr="009F348C">
        <w:tc>
          <w:tcPr>
            <w:tcW w:w="8097" w:type="dxa"/>
          </w:tcPr>
          <w:p w14:paraId="3A7A6F4C" w14:textId="0C02A3DC" w:rsidR="00124C4A" w:rsidRPr="003F0D0A" w:rsidRDefault="00547BEA" w:rsidP="009F348C">
            <w:pPr>
              <w:spacing w:after="0"/>
              <w:ind w:left="0" w:right="0" w:firstLine="0"/>
              <w:rPr>
                <w:sz w:val="22"/>
              </w:rPr>
            </w:pPr>
            <w:r w:rsidRPr="003F0D0A">
              <w:rPr>
                <w:i/>
                <w:iCs/>
                <w:sz w:val="22"/>
              </w:rPr>
              <w:t>a</w:t>
            </w:r>
            <w:r w:rsidRPr="003F0D0A">
              <w:rPr>
                <w:sz w:val="22"/>
              </w:rPr>
              <w:t xml:space="preserve"> has to hold until b , which   holds at the current or a future position</w:t>
            </w:r>
          </w:p>
        </w:tc>
      </w:tr>
      <w:tr w:rsidR="00124C4A" w14:paraId="7540CCC4" w14:textId="77777777" w:rsidTr="009F348C">
        <w:tc>
          <w:tcPr>
            <w:tcW w:w="8097" w:type="dxa"/>
          </w:tcPr>
          <w:p w14:paraId="40D0A4B9" w14:textId="77777777" w:rsidR="00124C4A" w:rsidRPr="003F0D0A" w:rsidRDefault="00124C4A" w:rsidP="009F348C">
            <w:pPr>
              <w:spacing w:after="0"/>
              <w:ind w:left="0" w:right="0" w:firstLine="0"/>
              <w:rPr>
                <w:noProof/>
                <w:sz w:val="24"/>
                <w:szCs w:val="24"/>
                <w:lang w:bidi="ar-SA"/>
              </w:rPr>
            </w:pPr>
          </w:p>
          <w:p w14:paraId="28879A8D" w14:textId="3BA4EACE" w:rsidR="00124C4A" w:rsidRPr="003F0D0A" w:rsidRDefault="00124C4A" w:rsidP="009F348C">
            <w:pPr>
              <w:spacing w:after="0"/>
              <w:ind w:left="0" w:right="0" w:firstLine="0"/>
              <w:rPr>
                <w:sz w:val="24"/>
                <w:szCs w:val="24"/>
              </w:rPr>
            </w:pPr>
            <w:r w:rsidRPr="003F0D0A">
              <w:rPr>
                <w:noProof/>
                <w:sz w:val="24"/>
                <w:szCs w:val="24"/>
                <w:lang w:bidi="ar-SA"/>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31EF4CA4" w14:textId="77777777" w:rsidTr="009F348C">
        <w:tc>
          <w:tcPr>
            <w:tcW w:w="8097" w:type="dxa"/>
          </w:tcPr>
          <w:p w14:paraId="14418DF3" w14:textId="009E02F5" w:rsidR="00124C4A" w:rsidRPr="003F0D0A" w:rsidRDefault="00547BEA" w:rsidP="009F348C">
            <w:pPr>
              <w:spacing w:after="0"/>
              <w:ind w:left="0" w:right="0" w:firstLine="0"/>
              <w:rPr>
                <w:sz w:val="22"/>
              </w:rPr>
            </w:pPr>
            <w:r w:rsidRPr="003F0D0A">
              <w:rPr>
                <w:i/>
                <w:iCs/>
                <w:sz w:val="22"/>
              </w:rPr>
              <w:t xml:space="preserve">a </w:t>
            </w:r>
            <w:r w:rsidRPr="003F0D0A">
              <w:rPr>
                <w:sz w:val="22"/>
              </w:rPr>
              <w:t xml:space="preserve"> eventually has to hold (somewhere   on the subsequent path);</w:t>
            </w:r>
          </w:p>
        </w:tc>
      </w:tr>
      <w:tr w:rsidR="00124C4A" w14:paraId="15A9502C" w14:textId="77777777" w:rsidTr="009F348C">
        <w:tc>
          <w:tcPr>
            <w:tcW w:w="8097" w:type="dxa"/>
          </w:tcPr>
          <w:p w14:paraId="64917DE2" w14:textId="77777777" w:rsidR="00124C4A" w:rsidRPr="003F0D0A" w:rsidRDefault="00124C4A" w:rsidP="009F348C">
            <w:pPr>
              <w:spacing w:after="0"/>
              <w:ind w:left="0" w:right="0" w:firstLine="0"/>
              <w:rPr>
                <w:noProof/>
                <w:sz w:val="24"/>
                <w:szCs w:val="24"/>
                <w:lang w:bidi="ar-SA"/>
              </w:rPr>
            </w:pPr>
          </w:p>
          <w:p w14:paraId="2F074856" w14:textId="77777777" w:rsidR="005C1380" w:rsidRPr="003F0D0A" w:rsidRDefault="005C1380" w:rsidP="009F348C">
            <w:pPr>
              <w:spacing w:after="0"/>
              <w:ind w:left="0" w:right="0" w:firstLine="0"/>
              <w:rPr>
                <w:noProof/>
                <w:sz w:val="24"/>
                <w:szCs w:val="24"/>
              </w:rPr>
            </w:pPr>
          </w:p>
          <w:p w14:paraId="445BED3F" w14:textId="408E52B2" w:rsidR="00124C4A" w:rsidRPr="003F0D0A" w:rsidRDefault="00124C4A" w:rsidP="009F348C">
            <w:pPr>
              <w:spacing w:after="0"/>
              <w:ind w:left="0" w:right="0" w:firstLine="0"/>
              <w:rPr>
                <w:sz w:val="24"/>
                <w:szCs w:val="24"/>
              </w:rPr>
            </w:pPr>
            <w:r w:rsidRPr="003F0D0A">
              <w:rPr>
                <w:noProof/>
                <w:sz w:val="24"/>
                <w:szCs w:val="24"/>
                <w:lang w:bidi="ar-SA"/>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2703674" w14:textId="77777777" w:rsidTr="009F348C">
        <w:tc>
          <w:tcPr>
            <w:tcW w:w="8097" w:type="dxa"/>
          </w:tcPr>
          <w:p w14:paraId="1B756A00" w14:textId="14F6B0DC" w:rsidR="00124C4A" w:rsidRPr="003F0D0A" w:rsidRDefault="006A78B1" w:rsidP="009F348C">
            <w:pPr>
              <w:spacing w:after="0"/>
              <w:ind w:left="0" w:right="0" w:firstLine="0"/>
              <w:rPr>
                <w:sz w:val="22"/>
              </w:rPr>
            </w:pPr>
            <w:r w:rsidRPr="003F0D0A">
              <w:rPr>
                <w:i/>
                <w:iCs/>
                <w:sz w:val="22"/>
              </w:rPr>
              <w:t>a</w:t>
            </w:r>
            <w:r w:rsidRPr="003F0D0A">
              <w:rPr>
                <w:sz w:val="22"/>
              </w:rPr>
              <w:t xml:space="preserve"> has to hold on the entire  subsequent path</w:t>
            </w:r>
          </w:p>
        </w:tc>
      </w:tr>
    </w:tbl>
    <w:p w14:paraId="2390B34D" w14:textId="77777777" w:rsidR="00614E82" w:rsidRPr="009F348C" w:rsidRDefault="00614E82" w:rsidP="009F348C"/>
    <w:p w14:paraId="167E7DBA" w14:textId="3D308BCA" w:rsidR="000E5BF8" w:rsidRDefault="00614E82" w:rsidP="00B51214">
      <w:pPr>
        <w:autoSpaceDE w:val="0"/>
        <w:autoSpaceDN w:val="0"/>
        <w:adjustRightInd w:val="0"/>
        <w:spacing w:after="120" w:line="264" w:lineRule="auto"/>
        <w:ind w:left="0" w:right="0" w:firstLine="0"/>
        <w:jc w:val="left"/>
        <w:rPr>
          <w:ins w:id="22" w:author="hp" w:date="2016-12-22T21:25:00Z"/>
          <w:rFonts w:asciiTheme="majorBidi" w:eastAsiaTheme="minorEastAsia" w:hAnsiTheme="majorBidi" w:cstheme="majorBidi"/>
          <w:color w:val="auto"/>
          <w:sz w:val="22"/>
        </w:rPr>
      </w:pPr>
      <w:r>
        <w:rPr>
          <w:sz w:val="22"/>
        </w:rPr>
        <w:tab/>
      </w:r>
      <w:r w:rsidR="003D36FF" w:rsidRPr="00B51214">
        <w:rPr>
          <w:rFonts w:asciiTheme="majorBidi" w:eastAsiaTheme="minorEastAsia" w:hAnsiTheme="majorBidi" w:cstheme="majorBidi"/>
          <w:color w:val="auto"/>
          <w:sz w:val="22"/>
        </w:rPr>
        <w:t>LTL formulae stand</w:t>
      </w:r>
      <w:r w:rsidR="009C5DD2" w:rsidRPr="00B51214">
        <w:rPr>
          <w:rFonts w:asciiTheme="majorBidi" w:eastAsiaTheme="minorEastAsia" w:hAnsiTheme="majorBidi" w:cstheme="majorBidi"/>
          <w:color w:val="auto"/>
          <w:sz w:val="22"/>
        </w:rPr>
        <w:t>s</w:t>
      </w:r>
      <w:r w:rsidR="003D36FF" w:rsidRPr="00B51214">
        <w:rPr>
          <w:rFonts w:asciiTheme="majorBidi" w:eastAsiaTheme="minorEastAsia" w:hAnsiTheme="majorBidi" w:cstheme="majorBidi"/>
          <w:color w:val="auto"/>
          <w:sz w:val="22"/>
        </w:rPr>
        <w:t xml:space="preserve"> for properties of paths (or in fact their trace). This means that a</w:t>
      </w:r>
      <w:r w:rsidR="005F67F8" w:rsidRPr="00B51214">
        <w:rPr>
          <w:rFonts w:asciiTheme="majorBidi" w:eastAsiaTheme="minorEastAsia" w:hAnsiTheme="majorBidi" w:cstheme="majorBidi"/>
          <w:color w:val="auto"/>
          <w:sz w:val="22"/>
        </w:rPr>
        <w:t xml:space="preserve"> path can either fulfill an </w:t>
      </w:r>
      <w:r w:rsidR="003D36FF" w:rsidRPr="00B51214">
        <w:rPr>
          <w:rFonts w:asciiTheme="majorBidi" w:eastAsiaTheme="minorEastAsia" w:hAnsiTheme="majorBidi" w:cstheme="majorBidi"/>
          <w:color w:val="auto"/>
          <w:sz w:val="22"/>
        </w:rPr>
        <w:t>LTL-formula or not. To precisely formulate when a path satisfies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an LTL formula, we proceed as follows. First, the semantics of LTL formula </w:t>
      </w:r>
      <m:oMath>
        <m:r>
          <w:rPr>
            <w:rFonts w:ascii="Cambria Math" w:eastAsia="cmmi10" w:hAnsi="Cambria Math" w:cstheme="majorBidi"/>
            <w:color w:val="auto"/>
            <w:sz w:val="22"/>
            <w:lang w:bidi="ar-SA"/>
          </w:rPr>
          <m:t>φ</m:t>
        </m:r>
      </m:oMath>
      <w:r w:rsidR="003D36FF" w:rsidRPr="00B51214">
        <w:rPr>
          <w:rFonts w:asciiTheme="majorBidi" w:eastAsia="cmmi10" w:hAnsiTheme="majorBidi" w:cstheme="majorBidi"/>
          <w:i/>
          <w:iCs/>
          <w:color w:val="auto"/>
          <w:sz w:val="22"/>
        </w:rPr>
        <w:t xml:space="preserve"> </w:t>
      </w:r>
      <w:r w:rsidR="003D36FF" w:rsidRPr="00B51214">
        <w:rPr>
          <w:rFonts w:asciiTheme="majorBidi" w:eastAsiaTheme="minorEastAsia" w:hAnsiTheme="majorBidi" w:cstheme="majorBidi"/>
          <w:color w:val="auto"/>
          <w:sz w:val="22"/>
        </w:rPr>
        <w:t>is defined</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003D36FF"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003D36FF" w:rsidRPr="00B51214">
        <w:rPr>
          <w:rFonts w:asciiTheme="majorBidi" w:eastAsiaTheme="minorEastAsia" w:hAnsiTheme="majorBidi" w:cstheme="majorBidi"/>
          <w:i/>
          <w:iCs/>
          <w:color w:val="auto"/>
          <w:sz w:val="22"/>
        </w:rPr>
        <w:t xml:space="preserve"> </w:t>
      </w:r>
      <w:r w:rsidR="003D36FF" w:rsidRPr="00B51214">
        <w:rPr>
          <w:rFonts w:asciiTheme="majorBidi" w:eastAsiaTheme="minorEastAsia" w:hAnsiTheme="majorBidi" w:cstheme="majorBidi"/>
          <w:color w:val="auto"/>
          <w:sz w:val="22"/>
        </w:rPr>
        <w:t>that satisfy</w:t>
      </w:r>
      <w:r w:rsidR="005F67F8" w:rsidRPr="00B51214">
        <w:rPr>
          <w:rFonts w:asciiTheme="majorBidi" w:eastAsiaTheme="minorEastAsia" w:hAnsiTheme="majorBidi" w:cstheme="majorBidi"/>
          <w:color w:val="auto"/>
          <w:sz w:val="22"/>
        </w:rPr>
        <w:t xml:space="preserve"> </w:t>
      </w:r>
      <m:oMath>
        <m:r>
          <w:rPr>
            <w:rFonts w:ascii="Cambria Math" w:eastAsia="cmmi10" w:hAnsi="Cambria Math" w:cstheme="majorBidi"/>
            <w:color w:val="auto"/>
            <w:sz w:val="22"/>
            <w:lang w:bidi="ar-SA"/>
          </w:rPr>
          <m:t>φ</m:t>
        </m:r>
      </m:oMath>
      <w:r w:rsidR="003D36FF" w:rsidRPr="00B51214">
        <w:rPr>
          <w:rFonts w:asciiTheme="majorBidi" w:eastAsiaTheme="minorEastAsia" w:hAnsiTheme="majorBidi" w:cstheme="majorBidi"/>
          <w:color w:val="auto"/>
          <w:sz w:val="22"/>
        </w:rPr>
        <w:t xml:space="preserve">. </w:t>
      </w:r>
      <w:commentRangeStart w:id="23"/>
      <w:r w:rsidR="003D36FF" w:rsidRPr="00B51214">
        <w:rPr>
          <w:rFonts w:asciiTheme="majorBidi" w:eastAsiaTheme="minorEastAsia" w:hAnsiTheme="majorBidi" w:cstheme="majorBidi"/>
          <w:color w:val="auto"/>
          <w:sz w:val="22"/>
        </w:rPr>
        <w:t>That is, to every LTL formula a single LT property is associated.</w:t>
      </w:r>
      <w:commentRangeEnd w:id="23"/>
      <w:r w:rsidR="009C5DD2" w:rsidRPr="00B51214">
        <w:rPr>
          <w:rStyle w:val="a8"/>
          <w:rFonts w:asciiTheme="majorBidi" w:hAnsiTheme="majorBidi" w:cstheme="majorBidi"/>
          <w:sz w:val="22"/>
          <w:szCs w:val="22"/>
        </w:rPr>
        <w:commentReference w:id="23"/>
      </w:r>
      <w:r w:rsidR="003D36FF" w:rsidRPr="00B51214">
        <w:rPr>
          <w:rFonts w:asciiTheme="majorBidi" w:eastAsiaTheme="minorEastAsia" w:hAnsiTheme="majorBidi" w:cstheme="majorBidi"/>
          <w:color w:val="auto"/>
          <w:sz w:val="22"/>
        </w:rPr>
        <w:t xml:space="preserve"> Then, the semantics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is extended to an interpretation over paths and states of a transition system.</w:t>
      </w:r>
    </w:p>
    <w:p w14:paraId="79F5C2BA" w14:textId="77777777" w:rsidR="00E75298" w:rsidRPr="00B51214" w:rsidRDefault="00E75298" w:rsidP="00B5121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rPr>
      </w:pPr>
    </w:p>
    <w:p w14:paraId="4FC8D5C3" w14:textId="718AB882" w:rsidR="000E5BF8" w:rsidRPr="00B51214"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w:r w:rsidRPr="00101A7E">
        <w:rPr>
          <w:rFonts w:asciiTheme="majorBidi" w:eastAsiaTheme="minorEastAsia" w:hAnsiTheme="majorBidi" w:cstheme="majorBidi"/>
          <w:i/>
          <w:iCs/>
          <w:color w:val="auto"/>
          <w:sz w:val="22"/>
        </w:rPr>
        <w:t>TS = (</w:t>
      </w:r>
      <w:r w:rsidRPr="00101A7E">
        <w:rPr>
          <w:rFonts w:asciiTheme="majorBidi" w:eastAsia="cmmi10" w:hAnsiTheme="majorBidi" w:cstheme="majorBidi"/>
          <w:i/>
          <w:iCs/>
          <w:color w:val="auto"/>
          <w:sz w:val="22"/>
        </w:rPr>
        <w:t xml:space="preserve">S, </w:t>
      </w:r>
      <w:r w:rsidRPr="00101A7E">
        <w:rPr>
          <w:rFonts w:asciiTheme="majorBidi" w:eastAsiaTheme="minorEastAsia" w:hAnsiTheme="majorBidi" w:cstheme="majorBidi"/>
          <w:i/>
          <w:iCs/>
          <w:color w:val="auto"/>
          <w:sz w:val="22"/>
        </w:rPr>
        <w:t>Act</w:t>
      </w:r>
      <w:r w:rsidRPr="00101A7E">
        <w:rPr>
          <w:rFonts w:asciiTheme="majorBidi" w:eastAsia="cmmi10" w:hAnsiTheme="majorBidi" w:cstheme="majorBidi"/>
          <w:i/>
          <w:iCs/>
          <w:color w:val="auto"/>
          <w:sz w:val="22"/>
        </w:rPr>
        <w:t>,</w:t>
      </w:r>
      <w:r w:rsidRPr="00101A7E">
        <w:rPr>
          <w:rFonts w:asciiTheme="majorBidi" w:eastAsia="cmsy10" w:hAnsiTheme="majorBidi" w:cstheme="majorBidi"/>
          <w:i/>
          <w:iCs/>
          <w:color w:val="auto"/>
          <w:sz w:val="22"/>
        </w:rPr>
        <w:t>→</w:t>
      </w:r>
      <w:r w:rsidRPr="00101A7E">
        <w:rPr>
          <w:rFonts w:asciiTheme="majorBidi" w:eastAsia="cmmi10" w:hAnsiTheme="majorBidi" w:cstheme="majorBidi"/>
          <w:i/>
          <w:iCs/>
          <w:color w:val="auto"/>
          <w:sz w:val="22"/>
        </w:rPr>
        <w:t>, I,</w:t>
      </w:r>
      <w:r w:rsidRPr="00101A7E">
        <w:rPr>
          <w:rFonts w:asciiTheme="majorBidi" w:eastAsiaTheme="minorEastAsia" w:hAnsiTheme="majorBidi" w:cstheme="majorBidi"/>
          <w:i/>
          <w:iCs/>
          <w:color w:val="auto"/>
          <w:sz w:val="22"/>
        </w:rPr>
        <w:t>AP</w:t>
      </w:r>
      <w:r w:rsidRPr="00101A7E">
        <w:rPr>
          <w:rFonts w:asciiTheme="majorBidi" w:eastAsia="cmmi10" w:hAnsiTheme="majorBidi" w:cstheme="majorBidi"/>
          <w:i/>
          <w:iCs/>
          <w:color w:val="auto"/>
          <w:sz w:val="22"/>
        </w:rPr>
        <w:t>, L</w:t>
      </w:r>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66BD88CE"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w:r w:rsidRPr="00B51214">
        <w:rPr>
          <w:rFonts w:asciiTheme="majorBidi" w:eastAsiaTheme="minorEastAsia" w:hAnsiTheme="majorBidi" w:cstheme="majorBidi"/>
          <w:i/>
          <w:iCs/>
          <w:color w:val="auto"/>
          <w:sz w:val="22"/>
        </w:rPr>
        <w:t>AP</w:t>
      </w:r>
      <w:r w:rsidRPr="00B51214">
        <w:rPr>
          <w:rFonts w:asciiTheme="majorBidi" w:eastAsiaTheme="minorEastAsia" w:hAnsiTheme="majorBidi" w:cstheme="majorBidi"/>
          <w:color w:val="auto"/>
          <w:sz w:val="22"/>
        </w:rPr>
        <w:t>.</w:t>
      </w:r>
    </w:p>
    <w:p w14:paraId="1036476B" w14:textId="65395809"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0D5E7BA9" w14:textId="5DAF1B34" w:rsidR="000E5BF8" w:rsidRPr="00205D4D"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7CBAC72D"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2477FFD0" w14:textId="53F76891" w:rsidR="000E5BF8"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57364FB" w14:textId="77777777" w:rsidR="00BD3FB1"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p>
    <w:p w14:paraId="2A9D88C9" w14:textId="63927803"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w:r w:rsidRPr="00101A7E">
        <w:rPr>
          <w:rFonts w:asciiTheme="majorBidi" w:eastAsiaTheme="minorEastAsia" w:hAnsiTheme="majorBidi" w:cstheme="majorBidi"/>
          <w:i/>
          <w:iCs/>
          <w:color w:val="auto"/>
          <w:sz w:val="22"/>
        </w:rPr>
        <w:t xml:space="preserve">TS </w:t>
      </w:r>
      <w:r w:rsidRPr="00101A7E">
        <w:rPr>
          <w:rFonts w:asciiTheme="majorBidi" w:eastAsia="cmsy10" w:hAnsiTheme="majorBidi" w:cstheme="majorBidi"/>
          <w:i/>
          <w:iCs/>
          <w:color w:val="auto"/>
          <w:sz w:val="22"/>
        </w:rPr>
        <w:t>|</w:t>
      </w:r>
      <w:r w:rsidRPr="00101A7E">
        <w:rPr>
          <w:rFonts w:asciiTheme="majorBidi" w:eastAsiaTheme="minorEastAsia" w:hAnsiTheme="majorBidi" w:cstheme="majorBidi"/>
          <w:i/>
          <w:iCs/>
          <w:color w:val="auto"/>
          <w:sz w:val="22"/>
        </w:rPr>
        <w:t xml:space="preserve">= </w:t>
      </w:r>
      <m:oMath>
        <m:r>
          <w:rPr>
            <w:rFonts w:ascii="Cambria Math" w:eastAsia="cmmi10" w:hAnsi="Cambria Math" w:cstheme="majorBidi"/>
            <w:color w:val="auto"/>
            <w:sz w:val="22"/>
          </w:rPr>
          <m:t>φ</m:t>
        </m:r>
      </m:oMath>
      <w:r w:rsidRPr="00101A7E">
        <w:rPr>
          <w:rFonts w:asciiTheme="majorBidi" w:eastAsiaTheme="minorEastAsia" w:hAnsiTheme="majorBidi" w:cstheme="majorBidi"/>
          <w:i/>
          <w:iCs/>
          <w:color w:val="auto"/>
          <w:sz w:val="22"/>
        </w:rPr>
        <w:t xml:space="preserve">, if Traces(TS) </w:t>
      </w:r>
      <w:r w:rsidRPr="00101A7E">
        <w:rPr>
          <w:rFonts w:ascii="Cambria Math" w:eastAsia="cmsy10" w:hAnsi="Cambria Math" w:cs="Cambria Math"/>
          <w:i/>
          <w:iCs/>
          <w:color w:val="auto"/>
          <w:sz w:val="22"/>
        </w:rPr>
        <w:t>⊆</w:t>
      </w:r>
      <w:r w:rsidRPr="00101A7E">
        <w:rPr>
          <w:rFonts w:asciiTheme="majorBidi" w:eastAsia="cmsy10" w:hAnsiTheme="majorBidi" w:cstheme="majorBidi"/>
          <w:i/>
          <w:iCs/>
          <w:color w:val="auto"/>
          <w:sz w:val="22"/>
        </w:rPr>
        <w:t xml:space="preserve"> </w:t>
      </w:r>
      <w:r w:rsidRPr="00101A7E">
        <w:rPr>
          <w:rFonts w:asciiTheme="majorBidi" w:eastAsiaTheme="minorEastAsia" w:hAnsiTheme="majorBidi" w:cstheme="majorBidi"/>
          <w:i/>
          <w:iCs/>
          <w:color w:val="auto"/>
          <w:sz w:val="22"/>
        </w:rPr>
        <w:t>Words(</w:t>
      </w:r>
      <w:r w:rsidRPr="00101A7E">
        <w:rPr>
          <w:rFonts w:asciiTheme="majorBidi" w:eastAsia="cmmi10" w:hAnsiTheme="majorBidi" w:cstheme="majorBidi"/>
          <w:i/>
          <w:iCs/>
          <w:color w:val="auto"/>
          <w:sz w:val="22"/>
        </w:rPr>
        <w:t>ϕ</w:t>
      </w:r>
      <w:r w:rsidRPr="00101A7E">
        <w:rPr>
          <w:rFonts w:asciiTheme="majorBidi" w:eastAsiaTheme="minorEastAsia" w:hAnsiTheme="majorBidi" w:cstheme="majorBidi"/>
          <w:i/>
          <w:iCs/>
          <w:color w:val="auto"/>
          <w:sz w:val="22"/>
        </w:rPr>
        <w:t>).</w:t>
      </w:r>
    </w:p>
    <w:p w14:paraId="7ABDB25A" w14:textId="49AE2216" w:rsidR="00E75298" w:rsidRPr="00B51214" w:rsidRDefault="00E7529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p>
    <w:p w14:paraId="359B873F" w14:textId="0B289351" w:rsidR="00772FBF" w:rsidRPr="00AC1FEB" w:rsidRDefault="00CF6F20" w:rsidP="00B51214">
      <w:pPr>
        <w:pStyle w:val="3"/>
        <w:spacing w:before="240" w:after="120" w:line="22" w:lineRule="atLeast"/>
        <w:ind w:left="14" w:hanging="14"/>
        <w:rPr>
          <w:rFonts w:asciiTheme="majorBidi" w:hAnsiTheme="majorBidi" w:cstheme="majorBidi"/>
          <w:sz w:val="22"/>
        </w:rPr>
      </w:pPr>
      <w:bookmarkStart w:id="24" w:name="_Toc470446037"/>
      <w:r w:rsidRPr="00AC1FEB">
        <w:rPr>
          <w:rFonts w:asciiTheme="majorBidi" w:hAnsiTheme="majorBidi" w:cstheme="majorBidi"/>
          <w:sz w:val="22"/>
        </w:rPr>
        <w:t>2.1.</w:t>
      </w:r>
      <w:r w:rsidR="00C62C42" w:rsidRPr="00AC1FEB">
        <w:rPr>
          <w:rFonts w:asciiTheme="majorBidi" w:hAnsiTheme="majorBidi" w:cstheme="majorBidi"/>
          <w:sz w:val="22"/>
        </w:rPr>
        <w:t>5</w:t>
      </w:r>
      <w:r w:rsidRPr="00AC1FEB">
        <w:rPr>
          <w:rFonts w:asciiTheme="majorBidi" w:hAnsiTheme="majorBidi" w:cstheme="majorBidi"/>
          <w:sz w:val="22"/>
        </w:rPr>
        <w:t xml:space="preserve">. </w:t>
      </w:r>
      <w:r w:rsidR="00357A3E" w:rsidRPr="00AC1FEB">
        <w:rPr>
          <w:rFonts w:asciiTheme="majorBidi" w:hAnsiTheme="majorBidi" w:cstheme="majorBidi"/>
          <w:sz w:val="22"/>
        </w:rPr>
        <w:t>SPIN</w:t>
      </w:r>
      <w:bookmarkEnd w:id="24"/>
      <w:r w:rsidRPr="00AC1FEB">
        <w:rPr>
          <w:rFonts w:asciiTheme="majorBidi" w:hAnsiTheme="majorBidi" w:cstheme="majorBidi"/>
          <w:sz w:val="22"/>
        </w:rPr>
        <w:t xml:space="preserve"> </w:t>
      </w:r>
    </w:p>
    <w:p w14:paraId="2AA0410C" w14:textId="3A360204" w:rsidR="004E27B6" w:rsidRPr="00AC1FEB" w:rsidRDefault="004E27B6" w:rsidP="00B51214">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t>S</w:t>
      </w:r>
      <w:r w:rsidR="005F67F8" w:rsidRPr="00AC1FEB">
        <w:rPr>
          <w:rFonts w:asciiTheme="majorBidi" w:hAnsiTheme="majorBidi" w:cstheme="majorBidi"/>
          <w:sz w:val="22"/>
        </w:rPr>
        <w:t xml:space="preserve">pin is a popular </w:t>
      </w:r>
      <w:r w:rsidRPr="00AC1FEB">
        <w:rPr>
          <w:rFonts w:asciiTheme="majorBidi" w:hAnsiTheme="majorBidi" w:cstheme="majorBidi"/>
          <w:sz w:val="22"/>
        </w:rPr>
        <w:t xml:space="preserve">verification tool of distributed </w:t>
      </w:r>
      <w:r w:rsidR="005F67F8" w:rsidRPr="00AC1FEB">
        <w:rPr>
          <w:rFonts w:asciiTheme="majorBidi" w:hAnsiTheme="majorBidi" w:cstheme="majorBidi"/>
          <w:sz w:val="22"/>
        </w:rPr>
        <w:t>systems, used</w:t>
      </w:r>
      <w:r w:rsidRPr="00AC1FEB">
        <w:rPr>
          <w:rFonts w:asciiTheme="majorBidi" w:hAnsiTheme="majorBidi" w:cstheme="majorBidi"/>
          <w:sz w:val="22"/>
        </w:rPr>
        <w:t xml:space="preserve"> by thousands of people worldwide. The tool can be used for the formal verification of multi-threaded software applications. </w:t>
      </w:r>
    </w:p>
    <w:p w14:paraId="7E06BF9B" w14:textId="1F491E4D" w:rsidR="00BB71D4" w:rsidRPr="009F348C" w:rsidRDefault="004E27B6" w:rsidP="009F348C">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lastRenderedPageBreak/>
        <w:t xml:space="preserve">Spin can perform simulations of the system's execution.  </w:t>
      </w:r>
      <w:r w:rsidR="005F67F8" w:rsidRPr="00AC1FEB">
        <w:rPr>
          <w:rFonts w:asciiTheme="majorBidi" w:hAnsiTheme="majorBidi" w:cstheme="majorBidi"/>
          <w:sz w:val="22"/>
        </w:rPr>
        <w:t>It was</w:t>
      </w:r>
      <w:r w:rsidRPr="00AC1FEB">
        <w:rPr>
          <w:rFonts w:asciiTheme="majorBidi" w:hAnsiTheme="majorBidi" w:cstheme="majorBidi"/>
          <w:sz w:val="22"/>
        </w:rPr>
        <w:t xml:space="preserve"> developed at Bell Labs in the Unix group of the Computing Sciences Research Center, starting in 1980. Spin can perform interactive, guided, or random simulati</w:t>
      </w:r>
      <w:r w:rsidR="00772FBF" w:rsidRPr="00AC1FEB">
        <w:rPr>
          <w:rFonts w:asciiTheme="majorBidi" w:hAnsiTheme="majorBidi" w:cstheme="majorBidi"/>
          <w:sz w:val="22"/>
        </w:rPr>
        <w:t>ons of the system's execution.</w:t>
      </w:r>
      <w:bookmarkStart w:id="25" w:name="SECTION00610000000000000000"/>
    </w:p>
    <w:p w14:paraId="3F43810B" w14:textId="7CB026E7" w:rsidR="00BB71D4" w:rsidRPr="009F348C" w:rsidRDefault="004C69BF" w:rsidP="009F348C">
      <w:pPr>
        <w:pStyle w:val="1"/>
        <w:ind w:left="0" w:firstLine="0"/>
        <w:rPr>
          <w:rFonts w:asciiTheme="majorBidi" w:hAnsiTheme="majorBidi" w:cstheme="majorBidi"/>
          <w:i/>
          <w:sz w:val="22"/>
        </w:rPr>
      </w:pPr>
      <w:bookmarkStart w:id="26" w:name="_Toc470446038"/>
      <w:r w:rsidRPr="009F348C">
        <w:rPr>
          <w:rFonts w:asciiTheme="majorBidi" w:hAnsiTheme="majorBidi" w:cstheme="majorBidi"/>
          <w:i/>
          <w:sz w:val="22"/>
        </w:rPr>
        <w:t xml:space="preserve">2.1.5.1 </w:t>
      </w:r>
      <w:r w:rsidR="00BB71D4" w:rsidRPr="009F348C">
        <w:rPr>
          <w:rFonts w:asciiTheme="majorBidi" w:hAnsiTheme="majorBidi" w:cstheme="majorBidi"/>
          <w:i/>
          <w:sz w:val="22"/>
        </w:rPr>
        <w:t>The PROMELA Language</w:t>
      </w:r>
      <w:bookmarkEnd w:id="25"/>
      <w:bookmarkEnd w:id="26"/>
    </w:p>
    <w:p w14:paraId="1BBA6B86" w14:textId="1504A456" w:rsidR="00BB71D4" w:rsidRDefault="00BB71D4" w:rsidP="00C405E9">
      <w:pPr>
        <w:pStyle w:val="NormalWeb"/>
      </w:pPr>
      <w:r>
        <w:t xml:space="preserve">PROMELA is a verification modeling language. It provides a way for making </w:t>
      </w:r>
      <w:r w:rsidR="00C405E9">
        <w:t>models</w:t>
      </w:r>
      <w:r>
        <w:t xml:space="preserve"> of distributed systems. The intended use of the </w:t>
      </w:r>
      <w:r>
        <w:rPr>
          <w:rStyle w:val="af1"/>
          <w:rFonts w:eastAsia="Arial"/>
        </w:rPr>
        <w:t>Spin</w:t>
      </w:r>
      <w: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Pr>
          <w:rStyle w:val="af1"/>
          <w:rFonts w:eastAsia="Arial"/>
        </w:rPr>
        <w:t>Spin</w:t>
      </w:r>
      <w:r>
        <w:t xml:space="preserve"> under different types of assumptions about the environment. Once the correctness of a model has been established with </w:t>
      </w:r>
      <w:r>
        <w:rPr>
          <w:rStyle w:val="af1"/>
          <w:rFonts w:eastAsia="Arial"/>
        </w:rPr>
        <w:t>Spin</w:t>
      </w:r>
      <w:r>
        <w:t xml:space="preserve">, that fact can be used in the construction and verification of all subsequent models. </w:t>
      </w:r>
    </w:p>
    <w:p w14:paraId="59BBB611" w14:textId="5ED68822" w:rsidR="00BB71D4" w:rsidRDefault="00BB71D4" w:rsidP="00BB71D4">
      <w:pPr>
        <w:pStyle w:val="NormalWeb"/>
      </w:pPr>
      <w:r>
        <w:t xml:space="preserve">PROMELA programs consist of </w:t>
      </w:r>
      <w:r>
        <w:rPr>
          <w:rStyle w:val="af1"/>
          <w:rFonts w:eastAsia="Arial"/>
        </w:rPr>
        <w:t>processes, message channels</w:t>
      </w:r>
      <w:r>
        <w:t xml:space="preserve">, and </w:t>
      </w:r>
      <w:r>
        <w:rPr>
          <w:rStyle w:val="af1"/>
          <w:rFonts w:eastAsia="Arial"/>
        </w:rPr>
        <w:t>variables</w:t>
      </w:r>
      <w:r>
        <w:t xml:space="preserve">.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 </w:t>
      </w:r>
    </w:p>
    <w:p w14:paraId="2B563128" w14:textId="5DECB857" w:rsidR="00DB7206" w:rsidRDefault="00A50806" w:rsidP="009F348C">
      <w:pPr>
        <w:pStyle w:val="2"/>
        <w:numPr>
          <w:ilvl w:val="0"/>
          <w:numId w:val="24"/>
        </w:numPr>
      </w:pPr>
      <w:bookmarkStart w:id="27" w:name="_Toc470446039"/>
      <w:r>
        <w:t>Da</w:t>
      </w:r>
      <w:r w:rsidR="00DB7206" w:rsidRPr="009F348C">
        <w:t>tatypes</w:t>
      </w:r>
      <w:bookmarkEnd w:id="27"/>
    </w:p>
    <w:p w14:paraId="6F28CBEA" w14:textId="77777777" w:rsidR="00DB7206" w:rsidRPr="009F348C" w:rsidRDefault="00DB7206" w:rsidP="009F348C">
      <w:pPr>
        <w:pStyle w:val="NormalWeb"/>
        <w:tabs>
          <w:tab w:val="left" w:pos="0"/>
        </w:tabs>
      </w:pPr>
      <w:r w:rsidRPr="009F348C">
        <w:t>There are five predefined integer data types: bit , bool , byte , short , and int . (There are also constructors for user-defined data types, see </w:t>
      </w:r>
      <w:hyperlink r:id="rId13" w:history="1">
        <w:r w:rsidRPr="009F348C">
          <w:t>mtype(2)</w:t>
        </w:r>
      </w:hyperlink>
      <w:r w:rsidRPr="009F348C">
        <w:t>, and </w:t>
      </w:r>
      <w:hyperlink r:id="rId14" w:history="1">
        <w:r w:rsidRPr="009F348C">
          <w:t>typedef(2)</w:t>
        </w:r>
      </w:hyperlink>
      <w:r w:rsidRPr="009F348C">
        <w:t>, and a predefined data type for message passing channels, see </w:t>
      </w:r>
      <w:hyperlink r:id="rId15" w:history="1">
        <w:r w:rsidRPr="009F348C">
          <w:t>chan(2)</w:t>
        </w:r>
      </w:hyperlink>
      <w:r w:rsidRPr="009F348C">
        <w:t>.)</w:t>
      </w:r>
    </w:p>
    <w:p w14:paraId="0B23AFEB" w14:textId="60A4F662" w:rsidR="00DB7206" w:rsidRDefault="00DB7206" w:rsidP="009F348C">
      <w:pPr>
        <w:pStyle w:val="NormalWeb"/>
        <w:tabs>
          <w:tab w:val="left" w:pos="0"/>
        </w:tabs>
      </w:pPr>
      <w:r w:rsidRPr="009F348C">
        <w: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t>
      </w:r>
      <w:hyperlink r:id="rId16" w:history="1">
        <w:r w:rsidRPr="009F348C">
          <w:t>arrays(2)</w:t>
        </w:r>
      </w:hyperlink>
      <w:r w:rsidRPr="009F348C">
        <w:t>).</w:t>
      </w:r>
    </w:p>
    <w:p w14:paraId="338CF142" w14:textId="76916696" w:rsidR="00DB7206" w:rsidRDefault="00DB7206" w:rsidP="009F348C">
      <w:pPr>
        <w:pStyle w:val="NormalWeb"/>
        <w:tabs>
          <w:tab w:val="left" w:pos="0"/>
        </w:tabs>
      </w:pPr>
    </w:p>
    <w:p w14:paraId="43197178" w14:textId="71E74EE1" w:rsidR="00DB7206" w:rsidRDefault="00DB7206" w:rsidP="009F348C">
      <w:pPr>
        <w:pStyle w:val="NormalWeb"/>
        <w:tabs>
          <w:tab w:val="left" w:pos="0"/>
        </w:tabs>
      </w:pPr>
    </w:p>
    <w:p w14:paraId="51C9FD4E" w14:textId="77777777" w:rsidR="00DB7206" w:rsidRPr="009F348C" w:rsidRDefault="00DB7206" w:rsidP="009F348C">
      <w:pPr>
        <w:pStyle w:val="NormalWeb"/>
        <w:tabs>
          <w:tab w:val="left" w:pos="0"/>
        </w:tabs>
      </w:pPr>
    </w:p>
    <w:p w14:paraId="43DEA38C" w14:textId="77777777" w:rsidR="00DB7206" w:rsidRPr="009F348C" w:rsidRDefault="00DB7206" w:rsidP="00DB7206">
      <w:pPr>
        <w:spacing w:before="100" w:beforeAutospacing="1" w:after="100" w:afterAutospacing="1" w:line="240" w:lineRule="auto"/>
        <w:ind w:left="0" w:right="0" w:firstLine="0"/>
        <w:jc w:val="left"/>
        <w:rPr>
          <w:rFonts w:asciiTheme="majorBidi" w:hAnsiTheme="majorBidi" w:cstheme="majorBidi"/>
          <w:sz w:val="24"/>
          <w:szCs w:val="24"/>
          <w:lang w:bidi="ar-SA"/>
        </w:rPr>
      </w:pPr>
      <w:r w:rsidRPr="009F348C">
        <w:rPr>
          <w:rFonts w:asciiTheme="majorBidi" w:hAnsiTheme="majorBidi" w:cstheme="majorBidi"/>
          <w:sz w:val="24"/>
          <w:szCs w:val="24"/>
          <w:lang w:bidi="ar-SA"/>
        </w:rPr>
        <w:t>The table below summarizes these definitions.</w:t>
      </w:r>
    </w:p>
    <w:tbl>
      <w:tblPr>
        <w:tblStyle w:val="TableGridLight1"/>
        <w:tblW w:w="0" w:type="auto"/>
        <w:tblLook w:val="04A0" w:firstRow="1" w:lastRow="0" w:firstColumn="1" w:lastColumn="0" w:noHBand="0" w:noVBand="1"/>
      </w:tblPr>
      <w:tblGrid>
        <w:gridCol w:w="1815"/>
        <w:gridCol w:w="1747"/>
        <w:gridCol w:w="3006"/>
        <w:gridCol w:w="2486"/>
      </w:tblGrid>
      <w:tr w:rsidR="00DB7206" w:rsidRPr="00DB7206" w14:paraId="72303694" w14:textId="77777777" w:rsidTr="009F348C">
        <w:tc>
          <w:tcPr>
            <w:tcW w:w="1975" w:type="dxa"/>
            <w:hideMark/>
          </w:tcPr>
          <w:p w14:paraId="4F351391"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Typename</w:t>
            </w:r>
            <w:r w:rsidRPr="009F348C">
              <w:rPr>
                <w:rFonts w:asciiTheme="majorBidi" w:hAnsiTheme="majorBidi" w:cstheme="majorBidi"/>
                <w:color w:val="auto"/>
                <w:sz w:val="24"/>
                <w:szCs w:val="24"/>
                <w:lang w:bidi="ar-SA"/>
              </w:rPr>
              <w:br/>
              <w:t>bit or bool</w:t>
            </w:r>
            <w:r w:rsidRPr="009F348C">
              <w:rPr>
                <w:rFonts w:asciiTheme="majorBidi" w:hAnsiTheme="majorBidi" w:cstheme="majorBidi"/>
                <w:color w:val="auto"/>
                <w:sz w:val="24"/>
                <w:szCs w:val="24"/>
                <w:lang w:bidi="ar-SA"/>
              </w:rPr>
              <w:br/>
              <w:t>byte</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r w:rsidRPr="009F348C">
              <w:rPr>
                <w:rFonts w:asciiTheme="majorBidi" w:hAnsiTheme="majorBidi" w:cstheme="majorBidi"/>
                <w:color w:val="auto"/>
                <w:sz w:val="24"/>
                <w:szCs w:val="24"/>
                <w:lang w:bidi="ar-SA"/>
              </w:rPr>
              <w:br/>
            </w:r>
          </w:p>
        </w:tc>
        <w:tc>
          <w:tcPr>
            <w:tcW w:w="1890" w:type="dxa"/>
            <w:hideMark/>
          </w:tcPr>
          <w:p w14:paraId="423C761F"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C-equivalent</w:t>
            </w:r>
            <w:r w:rsidRPr="009F348C">
              <w:rPr>
                <w:rFonts w:asciiTheme="majorBidi" w:hAnsiTheme="majorBidi" w:cstheme="majorBidi"/>
                <w:color w:val="auto"/>
                <w:sz w:val="24"/>
                <w:szCs w:val="24"/>
                <w:lang w:bidi="ar-SA"/>
              </w:rPr>
              <w:br/>
              <w:t>bit-field</w:t>
            </w:r>
            <w:r w:rsidRPr="009F348C">
              <w:rPr>
                <w:rFonts w:asciiTheme="majorBidi" w:hAnsiTheme="majorBidi" w:cstheme="majorBidi"/>
                <w:color w:val="auto"/>
                <w:sz w:val="24"/>
                <w:szCs w:val="24"/>
                <w:lang w:bidi="ar-SA"/>
              </w:rPr>
              <w:br/>
              <w:t>uchar</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p>
        </w:tc>
        <w:tc>
          <w:tcPr>
            <w:tcW w:w="3060" w:type="dxa"/>
            <w:hideMark/>
          </w:tcPr>
          <w:p w14:paraId="248C51F0"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Macro in limits.h</w:t>
            </w:r>
            <w:r w:rsidRPr="009F348C">
              <w:rPr>
                <w:rFonts w:asciiTheme="majorBidi" w:hAnsiTheme="majorBidi" w:cstheme="majorBidi"/>
                <w:color w:val="auto"/>
                <w:sz w:val="24"/>
                <w:szCs w:val="24"/>
                <w:lang w:bidi="ar-SA"/>
              </w:rPr>
              <w:br/>
              <w:t>-</w:t>
            </w:r>
            <w:r w:rsidRPr="009F348C">
              <w:rPr>
                <w:rFonts w:asciiTheme="majorBidi" w:hAnsiTheme="majorBidi" w:cstheme="majorBidi"/>
                <w:color w:val="auto"/>
                <w:sz w:val="24"/>
                <w:szCs w:val="24"/>
                <w:lang w:bidi="ar-SA"/>
              </w:rPr>
              <w:br/>
              <w:t>CHAR_BIT (width in bits)</w:t>
            </w:r>
            <w:r w:rsidRPr="009F348C">
              <w:rPr>
                <w:rFonts w:asciiTheme="majorBidi" w:hAnsiTheme="majorBidi" w:cstheme="majorBidi"/>
                <w:color w:val="auto"/>
                <w:sz w:val="24"/>
                <w:szCs w:val="24"/>
                <w:lang w:bidi="ar-SA"/>
              </w:rPr>
              <w:br/>
              <w:t>SHRT_MIN..SHRT_MAX</w:t>
            </w:r>
            <w:r w:rsidRPr="009F348C">
              <w:rPr>
                <w:rFonts w:asciiTheme="majorBidi" w:hAnsiTheme="majorBidi" w:cstheme="majorBidi"/>
                <w:color w:val="auto"/>
                <w:sz w:val="24"/>
                <w:szCs w:val="24"/>
                <w:lang w:bidi="ar-SA"/>
              </w:rPr>
              <w:br/>
              <w:t>INT_MIN..INT_MAX</w:t>
            </w:r>
          </w:p>
        </w:tc>
        <w:tc>
          <w:tcPr>
            <w:tcW w:w="2946" w:type="dxa"/>
            <w:hideMark/>
          </w:tcPr>
          <w:p w14:paraId="36303363" w14:textId="531C2193" w:rsidR="00DB7206" w:rsidRPr="00DB7206" w:rsidRDefault="00DB7206" w:rsidP="00DB7206">
            <w:pPr>
              <w:spacing w:after="0" w:line="240" w:lineRule="auto"/>
              <w:ind w:left="0" w:right="0" w:firstLine="0"/>
              <w:jc w:val="left"/>
              <w:rPr>
                <w:rFonts w:asciiTheme="majorBidi" w:hAnsiTheme="majorBidi" w:cstheme="majorBidi"/>
                <w:color w:val="auto"/>
                <w:sz w:val="24"/>
                <w:szCs w:val="24"/>
                <w:lang w:bidi="ar-SA"/>
                <w:rPrChange w:id="28" w:author="Ahmad Mnasra" w:date="2016-12-22T09:36:00Z">
                  <w:rPr>
                    <w:color w:val="auto"/>
                    <w:sz w:val="24"/>
                    <w:szCs w:val="24"/>
                    <w:lang w:bidi="ar-SA"/>
                  </w:rPr>
                </w:rPrChange>
              </w:rPr>
            </w:pPr>
            <w:r w:rsidRPr="009F348C">
              <w:rPr>
                <w:rFonts w:asciiTheme="majorBidi" w:hAnsiTheme="majorBidi" w:cstheme="majorBidi"/>
                <w:b/>
                <w:bCs/>
                <w:color w:val="auto"/>
                <w:sz w:val="24"/>
                <w:szCs w:val="24"/>
                <w:lang w:bidi="ar-SA"/>
              </w:rPr>
              <w:t>Typical Range</w:t>
            </w:r>
            <w:r w:rsidRPr="009F348C">
              <w:rPr>
                <w:rFonts w:asciiTheme="majorBidi" w:hAnsiTheme="majorBidi" w:cstheme="majorBidi"/>
                <w:color w:val="auto"/>
                <w:sz w:val="24"/>
                <w:szCs w:val="24"/>
                <w:lang w:bidi="ar-SA"/>
              </w:rPr>
              <w:br/>
              <w:t>0..1</w:t>
            </w:r>
            <w:r w:rsidRPr="009F348C">
              <w:rPr>
                <w:rFonts w:asciiTheme="majorBidi" w:hAnsiTheme="majorBidi" w:cstheme="majorBidi"/>
                <w:color w:val="auto"/>
                <w:sz w:val="24"/>
                <w:szCs w:val="24"/>
                <w:lang w:bidi="ar-SA"/>
              </w:rPr>
              <w:br/>
              <w:t>0..255</w:t>
            </w:r>
            <w:r w:rsidRPr="009F348C">
              <w:rPr>
                <w:rFonts w:asciiTheme="majorBidi" w:hAnsiTheme="majorBidi" w:cstheme="majorBidi"/>
                <w:color w:val="auto"/>
                <w:sz w:val="24"/>
                <w:szCs w:val="24"/>
                <w:lang w:bidi="ar-SA"/>
              </w:rPr>
              <w:br/>
              <w:t>-2^15 - 1 .. 2^15 - 1</w:t>
            </w:r>
            <w:r w:rsidRPr="009F348C">
              <w:rPr>
                <w:rFonts w:asciiTheme="majorBidi" w:hAnsiTheme="majorBidi" w:cstheme="majorBidi"/>
                <w:color w:val="auto"/>
                <w:sz w:val="24"/>
                <w:szCs w:val="24"/>
                <w:lang w:bidi="ar-SA"/>
              </w:rPr>
              <w:br/>
              <w:t xml:space="preserve">-2^31 - 1 .. 2^31 </w:t>
            </w:r>
            <w:r w:rsidR="00124C4A">
              <w:rPr>
                <w:rFonts w:asciiTheme="majorBidi" w:hAnsiTheme="majorBidi" w:cstheme="majorBidi"/>
                <w:color w:val="auto"/>
                <w:sz w:val="24"/>
                <w:szCs w:val="24"/>
                <w:lang w:bidi="ar-SA"/>
              </w:rPr>
              <w:t>–</w:t>
            </w:r>
            <w:r w:rsidRPr="00DB7206">
              <w:rPr>
                <w:rFonts w:asciiTheme="majorBidi" w:hAnsiTheme="majorBidi" w:cstheme="majorBidi"/>
                <w:color w:val="auto"/>
                <w:sz w:val="24"/>
                <w:szCs w:val="24"/>
                <w:lang w:bidi="ar-SA"/>
                <w:rPrChange w:id="29" w:author="Ahmad Mnasra" w:date="2016-12-22T09:36:00Z">
                  <w:rPr>
                    <w:color w:val="auto"/>
                    <w:sz w:val="24"/>
                    <w:szCs w:val="24"/>
                    <w:lang w:bidi="ar-SA"/>
                  </w:rPr>
                </w:rPrChange>
              </w:rPr>
              <w:t xml:space="preserve"> 1</w:t>
            </w:r>
          </w:p>
        </w:tc>
      </w:tr>
    </w:tbl>
    <w:p w14:paraId="3EAAAEE5" w14:textId="77777777" w:rsidR="00DB7206" w:rsidRPr="009F348C" w:rsidRDefault="00DB7206" w:rsidP="00DB7206">
      <w:pPr>
        <w:spacing w:before="100" w:beforeAutospacing="1" w:after="100" w:afterAutospacing="1"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sz w:val="24"/>
          <w:szCs w:val="24"/>
          <w:lang w:bidi="ar-SA"/>
        </w:rPr>
        <w:t>The default initial value of a variable is zero.</w:t>
      </w:r>
    </w:p>
    <w:p w14:paraId="7D91A29E" w14:textId="17CE1ADD" w:rsidR="000B3E65" w:rsidRPr="009F348C" w:rsidRDefault="00DB7206" w:rsidP="009F348C">
      <w:pPr>
        <w:spacing w:before="100" w:beforeAutospacing="1" w:after="100" w:afterAutospacing="1" w:line="240" w:lineRule="auto"/>
        <w:ind w:left="0" w:right="0" w:firstLine="0"/>
        <w:jc w:val="left"/>
        <w:rPr>
          <w:rFonts w:asciiTheme="majorBidi" w:hAnsiTheme="majorBidi" w:cstheme="majorBidi"/>
          <w:lang w:bidi="ar-SA"/>
        </w:rPr>
      </w:pPr>
      <w:r w:rsidRPr="009F348C">
        <w:rPr>
          <w:rFonts w:asciiTheme="majorBidi" w:hAnsiTheme="majorBidi" w:cstheme="majorBidi"/>
          <w:sz w:val="24"/>
          <w:szCs w:val="24"/>
          <w:lang w:bidi="ar-SA"/>
        </w:rPr>
        <w:t>If a value is assigned that lies outside the domain of the variable type, the true value assigned is obtained by truncation of the value to the domain (i.e., by a type cast operation)</w:t>
      </w:r>
      <w:r>
        <w:rPr>
          <w:rFonts w:asciiTheme="majorBidi" w:hAnsiTheme="majorBidi" w:cstheme="majorBidi"/>
          <w:sz w:val="24"/>
          <w:szCs w:val="24"/>
          <w:lang w:bidi="ar-SA"/>
        </w:rPr>
        <w:t>.</w:t>
      </w:r>
      <w:r w:rsidRPr="009F348C">
        <w:rPr>
          <w:rFonts w:asciiTheme="majorBidi" w:hAnsiTheme="majorBidi" w:cstheme="majorBidi"/>
          <w:sz w:val="24"/>
          <w:szCs w:val="24"/>
          <w:lang w:bidi="ar-SA"/>
        </w:rPr>
        <w:t xml:space="preserve">For </w:t>
      </w:r>
      <w:r w:rsidRPr="009F348C">
        <w:rPr>
          <w:rFonts w:asciiTheme="majorBidi" w:hAnsiTheme="majorBidi" w:cstheme="majorBidi"/>
          <w:sz w:val="24"/>
          <w:szCs w:val="24"/>
          <w:lang w:bidi="ar-SA"/>
        </w:rPr>
        <w:lastRenderedPageBreak/>
        <w:t>instance</w:t>
      </w:r>
      <w:r>
        <w:rPr>
          <w:rFonts w:asciiTheme="majorBidi" w:hAnsiTheme="majorBidi" w:cstheme="majorBidi"/>
          <w:sz w:val="24"/>
          <w:szCs w:val="24"/>
          <w:lang w:bidi="ar-SA"/>
        </w:rPr>
        <w:t>:</w:t>
      </w:r>
      <w:r w:rsidR="000B3E65">
        <w:rPr>
          <w:rFonts w:asciiTheme="majorBidi" w:hAnsiTheme="majorBidi" w:cstheme="majorBidi"/>
          <w:sz w:val="24"/>
          <w:szCs w:val="24"/>
          <w:lang w:bidi="ar-SA"/>
        </w:rPr>
        <w:br/>
      </w:r>
      <w:r w:rsidRPr="009F348C">
        <w:rPr>
          <w:rFonts w:asciiTheme="majorBidi" w:hAnsiTheme="majorBidi" w:cstheme="majorBidi"/>
          <w:i/>
          <w:iCs/>
          <w:sz w:val="24"/>
          <w:szCs w:val="24"/>
          <w:lang w:bidi="ar-SA"/>
        </w:rPr>
        <w:t>byte a, b = 2; short c[3] = 3;</w:t>
      </w:r>
    </w:p>
    <w:p w14:paraId="5A5CD176" w14:textId="23CA9630" w:rsidR="00BB71D4" w:rsidRDefault="00BB71D4">
      <w:pPr>
        <w:pStyle w:val="2"/>
        <w:numPr>
          <w:ilvl w:val="0"/>
          <w:numId w:val="24"/>
        </w:numPr>
        <w:rPr>
          <w:color w:val="auto"/>
        </w:rPr>
        <w:pPrChange w:id="30" w:author="Ahmad Mnasra" w:date="2016-12-22T08:40:00Z">
          <w:pPr>
            <w:pStyle w:val="2"/>
          </w:pPr>
        </w:pPrChange>
      </w:pPr>
      <w:bookmarkStart w:id="31" w:name="SECTION00612000000000000000"/>
      <w:bookmarkStart w:id="32" w:name="_Toc470446040"/>
      <w:r>
        <w:t>Processes</w:t>
      </w:r>
      <w:bookmarkEnd w:id="31"/>
      <w:bookmarkEnd w:id="32"/>
    </w:p>
    <w:p w14:paraId="35DC903B" w14:textId="77777777" w:rsidR="00BB71D4" w:rsidRDefault="00BB71D4" w:rsidP="00BB71D4">
      <w:pPr>
        <w:pStyle w:val="NormalWeb"/>
      </w:pPr>
      <w:r>
        <w:t xml:space="preserve">The state of a variable or of a message channel can only be changed or inspected by processes. The behavior of a process is defined by a </w:t>
      </w:r>
      <w:r w:rsidRPr="00DB7206">
        <w:rPr>
          <w:rStyle w:val="HTML1"/>
          <w:rFonts w:eastAsia="Arial"/>
          <w:i/>
          <w:iCs/>
          <w:rPrChange w:id="33" w:author="Ahmad Mnasra" w:date="2016-12-22T09:30:00Z">
            <w:rPr>
              <w:rStyle w:val="HTML1"/>
              <w:rFonts w:eastAsia="Arial"/>
            </w:rPr>
          </w:rPrChange>
        </w:rPr>
        <w:t>proctype</w:t>
      </w:r>
      <w:r>
        <w:t xml:space="preserve"> declaration. For example, the following declares a process type </w:t>
      </w:r>
      <w:r>
        <w:rPr>
          <w:rStyle w:val="HTML1"/>
          <w:rFonts w:eastAsia="Arial"/>
        </w:rPr>
        <w:t>A</w:t>
      </w:r>
      <w:r>
        <w:t xml:space="preserve"> with one variable </w:t>
      </w:r>
      <w:r w:rsidRPr="00DB7206">
        <w:rPr>
          <w:rStyle w:val="HTML1"/>
          <w:rFonts w:eastAsia="Arial"/>
          <w:i/>
          <w:iCs/>
          <w:rPrChange w:id="34" w:author="Ahmad Mnasra" w:date="2016-12-22T09:30:00Z">
            <w:rPr>
              <w:rStyle w:val="HTML1"/>
              <w:rFonts w:eastAsia="Arial"/>
            </w:rPr>
          </w:rPrChange>
        </w:rPr>
        <w:t>state</w:t>
      </w:r>
      <w:r>
        <w:t xml:space="preserve">: </w:t>
      </w:r>
    </w:p>
    <w:p w14:paraId="699604A4" w14:textId="77777777" w:rsidR="00BB71D4" w:rsidRDefault="00BB71D4" w:rsidP="00BB71D4">
      <w:pPr>
        <w:pStyle w:val="HTML"/>
      </w:pPr>
      <w:r>
        <w:t>proctype A()</w:t>
      </w:r>
    </w:p>
    <w:p w14:paraId="3B3D0648" w14:textId="77777777" w:rsidR="00BB71D4" w:rsidRDefault="00BB71D4" w:rsidP="00BB71D4">
      <w:pPr>
        <w:pStyle w:val="HTML"/>
      </w:pPr>
      <w:r>
        <w:t>{</w:t>
      </w:r>
    </w:p>
    <w:p w14:paraId="2F26D7EA" w14:textId="77777777" w:rsidR="00BB71D4" w:rsidRDefault="00BB71D4" w:rsidP="00BB71D4">
      <w:pPr>
        <w:pStyle w:val="HTML"/>
      </w:pPr>
      <w:r>
        <w:t xml:space="preserve">  byte state;</w:t>
      </w:r>
    </w:p>
    <w:p w14:paraId="34545E74" w14:textId="77777777" w:rsidR="00BB71D4" w:rsidRDefault="00BB71D4" w:rsidP="00BB71D4">
      <w:pPr>
        <w:pStyle w:val="HTML"/>
      </w:pPr>
      <w:r>
        <w:t xml:space="preserve">  state = 3;</w:t>
      </w:r>
    </w:p>
    <w:p w14:paraId="23B84D9A" w14:textId="77777777" w:rsidR="00BB71D4" w:rsidRDefault="00BB71D4" w:rsidP="00BB71D4">
      <w:pPr>
        <w:pStyle w:val="HTML"/>
      </w:pPr>
      <w:r>
        <w:t>}</w:t>
      </w:r>
    </w:p>
    <w:p w14:paraId="7085DD6A" w14:textId="77777777" w:rsidR="00BB71D4" w:rsidRDefault="00BB71D4" w:rsidP="00BB71D4">
      <w:pPr>
        <w:pStyle w:val="NormalWeb"/>
      </w:pPr>
      <w:r>
        <w:t xml:space="preserve">The </w:t>
      </w:r>
      <w:r w:rsidRPr="00BB71D4">
        <w:rPr>
          <w:rStyle w:val="HTML1"/>
          <w:rFonts w:eastAsia="Arial"/>
          <w:i/>
          <w:iCs/>
          <w:rPrChange w:id="35" w:author="adm" w:date="2016-12-20T15:23:00Z">
            <w:rPr>
              <w:rStyle w:val="HTML1"/>
              <w:rFonts w:eastAsia="Arial"/>
            </w:rPr>
          </w:rPrChange>
        </w:rPr>
        <w:t>proctype</w:t>
      </w:r>
      <w:r>
        <w:t xml:space="preserve"> definition only declares process behavior, it does not execute it. Initially, in the PROMELA model, just one process will be executed: a process of type </w:t>
      </w:r>
      <w:r w:rsidRPr="00DB7206">
        <w:rPr>
          <w:rStyle w:val="HTML1"/>
          <w:rFonts w:eastAsia="Arial"/>
          <w:i/>
          <w:iCs/>
          <w:rPrChange w:id="36" w:author="Ahmad Mnasra" w:date="2016-12-22T09:30:00Z">
            <w:rPr>
              <w:rStyle w:val="HTML1"/>
              <w:rFonts w:eastAsia="Arial"/>
            </w:rPr>
          </w:rPrChange>
        </w:rPr>
        <w:t>init</w:t>
      </w:r>
      <w:r>
        <w:t xml:space="preserve">, that must be declared explicitly in every PROMELA specification. </w:t>
      </w:r>
    </w:p>
    <w:p w14:paraId="5A8C2EDB" w14:textId="77777777" w:rsidR="00BB71D4" w:rsidRDefault="00BB71D4" w:rsidP="00BB71D4">
      <w:pPr>
        <w:pStyle w:val="NormalWeb"/>
      </w:pPr>
      <w:r>
        <w:t xml:space="preserve">New processes can be spawn using the </w:t>
      </w:r>
      <w:r>
        <w:rPr>
          <w:rStyle w:val="HTML1"/>
          <w:rFonts w:eastAsia="Arial"/>
        </w:rPr>
        <w:t>run</w:t>
      </w:r>
      <w:r>
        <w:t xml:space="preserve"> statement. It takes as argument the name of a process type and instantiate it. The </w:t>
      </w:r>
      <w:r>
        <w:rPr>
          <w:rStyle w:val="HTML1"/>
          <w:rFonts w:eastAsia="Arial"/>
        </w:rPr>
        <w:t>run</w:t>
      </w:r>
      <w:r>
        <w:t xml:space="preserve"> operator can be used in the body of the </w:t>
      </w:r>
      <w:r>
        <w:rPr>
          <w:rStyle w:val="HTML1"/>
          <w:rFonts w:eastAsia="Arial"/>
        </w:rPr>
        <w:t>proctype</w:t>
      </w:r>
      <w:r>
        <w:t xml:space="preserve"> definitions, not only in the initial process. This allows for dynamic creation of processes in PROMELA. </w:t>
      </w:r>
    </w:p>
    <w:p w14:paraId="4EEE716F" w14:textId="77777777" w:rsidR="00BB71D4" w:rsidRDefault="00BB71D4" w:rsidP="00BB71D4">
      <w:pPr>
        <w:pStyle w:val="NormalWeb"/>
      </w:pPr>
      <w:r>
        <w:t xml:space="preserve">An executing process disappears when it terminates, that is, it reaches the end of the body in the </w:t>
      </w:r>
      <w:r>
        <w:rPr>
          <w:rStyle w:val="HTML1"/>
          <w:rFonts w:eastAsia="Arial"/>
        </w:rPr>
        <w:t>proctype</w:t>
      </w:r>
      <w:r>
        <w:t xml:space="preserve"> definition, but not before all processes that it started have terminated. </w:t>
      </w:r>
    </w:p>
    <w:p w14:paraId="3DD11B75" w14:textId="77777777" w:rsidR="00BB71D4" w:rsidRPr="00DB7206" w:rsidRDefault="00BB71D4">
      <w:pPr>
        <w:pStyle w:val="2"/>
        <w:numPr>
          <w:ilvl w:val="0"/>
          <w:numId w:val="24"/>
        </w:numPr>
        <w:rPr>
          <w:rFonts w:asciiTheme="majorBidi" w:hAnsiTheme="majorBidi" w:cstheme="majorBidi"/>
          <w:rPrChange w:id="37" w:author="Ahmad Mnasra" w:date="2016-12-22T09:29:00Z">
            <w:rPr>
              <w:color w:val="auto"/>
            </w:rPr>
          </w:rPrChange>
        </w:rPr>
        <w:pPrChange w:id="38" w:author="Ahmad Mnasra" w:date="2016-12-22T08:42:00Z">
          <w:pPr>
            <w:pStyle w:val="2"/>
          </w:pPr>
        </w:pPrChange>
      </w:pPr>
      <w:bookmarkStart w:id="39" w:name="SECTION00613000000000000000"/>
      <w:bookmarkStart w:id="40" w:name="_Toc470446041"/>
      <w:r w:rsidRPr="00DB7206">
        <w:rPr>
          <w:rFonts w:asciiTheme="majorBidi" w:hAnsiTheme="majorBidi" w:cstheme="majorBidi"/>
          <w:rPrChange w:id="41" w:author="Ahmad Mnasra" w:date="2016-12-22T09:29:00Z">
            <w:rPr/>
          </w:rPrChange>
        </w:rPr>
        <w:t>Atomic Sequences</w:t>
      </w:r>
      <w:bookmarkEnd w:id="39"/>
      <w:bookmarkEnd w:id="40"/>
    </w:p>
    <w:p w14:paraId="1A173F95" w14:textId="365BB760" w:rsidR="00BB71D4" w:rsidRDefault="00BB71D4">
      <w:pPr>
        <w:pStyle w:val="NormalWeb"/>
        <w:rPr>
          <w:ins w:id="42" w:author="Ahmad Mnasra" w:date="2016-12-22T11:32:00Z"/>
        </w:rPr>
      </w:pPr>
      <w:r>
        <w:t xml:space="preserve">By prefixing a sequence of statements enclosed in curly braces with the keyword </w:t>
      </w:r>
      <w:r>
        <w:rPr>
          <w:rStyle w:val="HTML1"/>
          <w:rFonts w:eastAsia="Arial"/>
        </w:rPr>
        <w:t>atomic</w:t>
      </w:r>
      <w: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7796A979" w14:textId="77777777" w:rsidR="000B3E65" w:rsidRDefault="000B3E65" w:rsidP="00BB71D4">
      <w:pPr>
        <w:pStyle w:val="NormalWeb"/>
        <w:rPr>
          <w:ins w:id="43" w:author="adm" w:date="2016-12-20T15:24:00Z"/>
        </w:rPr>
      </w:pPr>
    </w:p>
    <w:p w14:paraId="02EE5F03" w14:textId="77777777" w:rsidR="004C69BF" w:rsidRPr="00DB7206" w:rsidRDefault="004C69BF">
      <w:pPr>
        <w:pStyle w:val="2"/>
        <w:numPr>
          <w:ilvl w:val="0"/>
          <w:numId w:val="50"/>
        </w:numPr>
        <w:rPr>
          <w:ins w:id="44" w:author="Ahmad Mnasra" w:date="2016-12-22T08:44:00Z"/>
          <w:rFonts w:asciiTheme="majorBidi" w:hAnsiTheme="majorBidi" w:cstheme="majorBidi"/>
          <w:rPrChange w:id="45" w:author="Ahmad Mnasra" w:date="2016-12-22T09:29:00Z">
            <w:rPr>
              <w:ins w:id="46" w:author="Ahmad Mnasra" w:date="2016-12-22T08:44:00Z"/>
            </w:rPr>
          </w:rPrChange>
        </w:rPr>
        <w:pPrChange w:id="47" w:author="Ahmad Mnasra" w:date="2016-12-22T08:45:00Z">
          <w:pPr>
            <w:pStyle w:val="2"/>
          </w:pPr>
        </w:pPrChange>
      </w:pPr>
      <w:bookmarkStart w:id="48" w:name="SECTION00615000000000000000"/>
      <w:bookmarkStart w:id="49" w:name="_Toc470446042"/>
      <w:ins w:id="50" w:author="Ahmad Mnasra" w:date="2016-12-22T08:44:00Z">
        <w:r w:rsidRPr="00DB7206">
          <w:rPr>
            <w:rFonts w:asciiTheme="majorBidi" w:hAnsiTheme="majorBidi" w:cstheme="majorBidi"/>
            <w:rPrChange w:id="51" w:author="Ahmad Mnasra" w:date="2016-12-22T09:29:00Z">
              <w:rPr/>
            </w:rPrChange>
          </w:rPr>
          <w:t>Control Flow</w:t>
        </w:r>
        <w:bookmarkEnd w:id="48"/>
        <w:bookmarkEnd w:id="49"/>
      </w:ins>
    </w:p>
    <w:p w14:paraId="68D2926C" w14:textId="36DF80DD" w:rsidR="0042507A" w:rsidDel="004C69BF" w:rsidRDefault="0042507A" w:rsidP="005F67F8">
      <w:pPr>
        <w:spacing w:after="120" w:line="22" w:lineRule="atLeast"/>
        <w:ind w:left="115" w:right="1454" w:firstLine="0"/>
        <w:rPr>
          <w:del w:id="52" w:author="adm" w:date="2016-12-20T15:24:00Z"/>
          <w:rFonts w:asciiTheme="majorBidi" w:hAnsiTheme="majorBidi" w:cstheme="majorBidi"/>
          <w:sz w:val="22"/>
        </w:rPr>
      </w:pPr>
    </w:p>
    <w:p w14:paraId="375F6D8F" w14:textId="77777777" w:rsidR="004C69BF" w:rsidRPr="00AC1FEB" w:rsidRDefault="004C69BF" w:rsidP="00B51214">
      <w:pPr>
        <w:spacing w:after="120" w:line="264" w:lineRule="auto"/>
        <w:ind w:left="0" w:right="0" w:firstLine="0"/>
        <w:rPr>
          <w:ins w:id="53" w:author="Ahmad Mnasra" w:date="2016-12-22T08:45:00Z"/>
          <w:rFonts w:asciiTheme="majorBidi" w:hAnsiTheme="majorBidi" w:cstheme="majorBidi"/>
          <w:sz w:val="22"/>
        </w:rPr>
      </w:pPr>
    </w:p>
    <w:p w14:paraId="07C04562" w14:textId="3863CDE0" w:rsidR="004C69BF" w:rsidRPr="00DB7206" w:rsidRDefault="004C69BF">
      <w:pPr>
        <w:pStyle w:val="3"/>
        <w:rPr>
          <w:ins w:id="54" w:author="Ahmad Mnasra" w:date="2016-12-22T08:46:00Z"/>
          <w:rFonts w:asciiTheme="majorBidi" w:hAnsiTheme="majorBidi" w:cstheme="majorBidi"/>
          <w:rPrChange w:id="55" w:author="Ahmad Mnasra" w:date="2016-12-22T09:23:00Z">
            <w:rPr>
              <w:ins w:id="56" w:author="Ahmad Mnasra" w:date="2016-12-22T08:46:00Z"/>
              <w:sz w:val="27"/>
              <w:szCs w:val="27"/>
              <w:lang w:bidi="ar-SA"/>
            </w:rPr>
          </w:rPrChange>
        </w:rPr>
        <w:pPrChange w:id="57" w:author="Ahmad Mnasra" w:date="2016-12-22T08:46:00Z">
          <w:pPr>
            <w:spacing w:before="100" w:beforeAutospacing="1" w:after="100" w:afterAutospacing="1" w:line="240" w:lineRule="auto"/>
            <w:ind w:left="0" w:right="0" w:firstLine="0"/>
            <w:jc w:val="left"/>
          </w:pPr>
        </w:pPrChange>
      </w:pPr>
      <w:bookmarkStart w:id="58" w:name="SECTION00615100000000000000"/>
      <w:bookmarkStart w:id="59" w:name="_Toc470446043"/>
      <w:ins w:id="60" w:author="Ahmad Mnasra" w:date="2016-12-22T08:46:00Z">
        <w:r w:rsidRPr="00DB7206">
          <w:rPr>
            <w:rFonts w:asciiTheme="majorBidi" w:hAnsiTheme="majorBidi" w:cstheme="majorBidi"/>
            <w:rPrChange w:id="61" w:author="Ahmad Mnasra" w:date="2016-12-22T09:23:00Z">
              <w:rPr>
                <w:b/>
                <w:i/>
              </w:rPr>
            </w:rPrChange>
          </w:rPr>
          <w:t>Case Selection</w:t>
        </w:r>
        <w:bookmarkEnd w:id="58"/>
        <w:bookmarkEnd w:id="59"/>
      </w:ins>
    </w:p>
    <w:p w14:paraId="55F0B6B2" w14:textId="3EA62AAF" w:rsidR="004C69BF" w:rsidRPr="00DB7206" w:rsidRDefault="004C69BF" w:rsidP="004C69BF">
      <w:pPr>
        <w:spacing w:before="100" w:beforeAutospacing="1" w:after="100" w:afterAutospacing="1" w:line="240" w:lineRule="auto"/>
        <w:ind w:left="0" w:right="0" w:firstLine="0"/>
        <w:jc w:val="left"/>
        <w:rPr>
          <w:ins w:id="62" w:author="Ahmad Mnasra" w:date="2016-12-22T08:46:00Z"/>
          <w:rFonts w:asciiTheme="majorBidi" w:hAnsiTheme="majorBidi" w:cstheme="majorBidi"/>
          <w:color w:val="auto"/>
          <w:sz w:val="24"/>
          <w:szCs w:val="24"/>
          <w:rPrChange w:id="63" w:author="Ahmad Mnasra" w:date="2016-12-22T09:23:00Z">
            <w:rPr>
              <w:ins w:id="64" w:author="Ahmad Mnasra" w:date="2016-12-22T08:46:00Z"/>
              <w:sz w:val="27"/>
              <w:szCs w:val="27"/>
              <w:lang w:bidi="ar-SA"/>
            </w:rPr>
          </w:rPrChange>
        </w:rPr>
      </w:pPr>
      <w:ins w:id="65" w:author="Ahmad Mnasra" w:date="2016-12-22T08:46:00Z">
        <w:r w:rsidRPr="00DB7206">
          <w:rPr>
            <w:rFonts w:asciiTheme="majorBidi" w:hAnsiTheme="majorBidi" w:cstheme="majorBidi"/>
            <w:color w:val="auto"/>
            <w:sz w:val="24"/>
            <w:szCs w:val="24"/>
            <w:rPrChange w:id="66" w:author="Ahmad Mnasra" w:date="2016-12-22T09:23:00Z">
              <w:rPr>
                <w:sz w:val="27"/>
                <w:szCs w:val="27"/>
                <w:lang w:bidi="ar-SA"/>
              </w:rPr>
            </w:rPrChange>
          </w:rPr>
          <w:t>The simplest construct is the selection structure. Using the relative values of two variables </w:t>
        </w:r>
        <w:r w:rsidRPr="00DB7206">
          <w:rPr>
            <w:rFonts w:asciiTheme="majorBidi" w:hAnsiTheme="majorBidi" w:cstheme="majorBidi"/>
            <w:color w:val="auto"/>
            <w:sz w:val="24"/>
            <w:szCs w:val="24"/>
            <w:rPrChange w:id="67" w:author="Ahmad Mnasra" w:date="2016-12-22T09:23:00Z">
              <w:rPr>
                <w:rFonts w:ascii="Courier New" w:hAnsi="Courier New" w:cs="Courier New"/>
                <w:szCs w:val="20"/>
                <w:lang w:bidi="ar-SA"/>
              </w:rPr>
            </w:rPrChange>
          </w:rPr>
          <w:t>a and</w:t>
        </w:r>
        <w:r w:rsidRPr="00DB7206">
          <w:rPr>
            <w:rFonts w:asciiTheme="majorBidi" w:hAnsiTheme="majorBidi" w:cstheme="majorBidi"/>
            <w:color w:val="auto"/>
            <w:sz w:val="24"/>
            <w:szCs w:val="24"/>
            <w:rPrChange w:id="68" w:author="Ahmad Mnasra" w:date="2016-12-22T09:23:00Z">
              <w:rPr>
                <w:sz w:val="27"/>
                <w:szCs w:val="27"/>
                <w:lang w:bidi="ar-SA"/>
              </w:rPr>
            </w:rPrChange>
          </w:rPr>
          <w:t> b, for example we can write:</w:t>
        </w:r>
      </w:ins>
    </w:p>
    <w:p w14:paraId="0E9DA86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69" w:author="Ahmad Mnasra" w:date="2016-12-22T08:46:00Z"/>
          <w:rFonts w:asciiTheme="majorBidi" w:hAnsiTheme="majorBidi" w:cstheme="majorBidi"/>
          <w:i/>
          <w:iCs/>
          <w:color w:val="auto"/>
          <w:sz w:val="24"/>
          <w:szCs w:val="24"/>
          <w:rPrChange w:id="70" w:author="Ahmad Mnasra" w:date="2016-12-22T09:23:00Z">
            <w:rPr>
              <w:ins w:id="71" w:author="Ahmad Mnasra" w:date="2016-12-22T08:46:00Z"/>
              <w:rFonts w:ascii="Courier New" w:hAnsi="Courier New" w:cs="Courier New"/>
              <w:szCs w:val="20"/>
              <w:lang w:bidi="ar-SA"/>
            </w:rPr>
          </w:rPrChange>
        </w:rPr>
      </w:pPr>
      <w:ins w:id="72" w:author="Ahmad Mnasra" w:date="2016-12-22T08:46:00Z">
        <w:r w:rsidRPr="00DB7206">
          <w:rPr>
            <w:rFonts w:asciiTheme="majorBidi" w:hAnsiTheme="majorBidi" w:cstheme="majorBidi"/>
            <w:i/>
            <w:iCs/>
            <w:color w:val="auto"/>
            <w:sz w:val="24"/>
            <w:szCs w:val="24"/>
            <w:rPrChange w:id="73" w:author="Ahmad Mnasra" w:date="2016-12-22T09:23:00Z">
              <w:rPr>
                <w:rFonts w:ascii="Courier New" w:hAnsi="Courier New" w:cs="Courier New"/>
                <w:szCs w:val="20"/>
                <w:lang w:bidi="ar-SA"/>
              </w:rPr>
            </w:rPrChange>
          </w:rPr>
          <w:t xml:space="preserve"> if</w:t>
        </w:r>
      </w:ins>
    </w:p>
    <w:p w14:paraId="515233C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4" w:author="Ahmad Mnasra" w:date="2016-12-22T08:46:00Z"/>
          <w:rFonts w:asciiTheme="majorBidi" w:hAnsiTheme="majorBidi" w:cstheme="majorBidi"/>
          <w:i/>
          <w:iCs/>
          <w:color w:val="auto"/>
          <w:sz w:val="24"/>
          <w:szCs w:val="24"/>
          <w:rPrChange w:id="75" w:author="Ahmad Mnasra" w:date="2016-12-22T09:23:00Z">
            <w:rPr>
              <w:ins w:id="76" w:author="Ahmad Mnasra" w:date="2016-12-22T08:46:00Z"/>
              <w:rFonts w:ascii="Courier New" w:hAnsi="Courier New" w:cs="Courier New"/>
              <w:szCs w:val="20"/>
              <w:lang w:bidi="ar-SA"/>
            </w:rPr>
          </w:rPrChange>
        </w:rPr>
      </w:pPr>
      <w:ins w:id="77" w:author="Ahmad Mnasra" w:date="2016-12-22T08:46:00Z">
        <w:r w:rsidRPr="00DB7206">
          <w:rPr>
            <w:rFonts w:asciiTheme="majorBidi" w:hAnsiTheme="majorBidi" w:cstheme="majorBidi"/>
            <w:i/>
            <w:iCs/>
            <w:color w:val="auto"/>
            <w:sz w:val="24"/>
            <w:szCs w:val="24"/>
            <w:rPrChange w:id="78" w:author="Ahmad Mnasra" w:date="2016-12-22T09:23:00Z">
              <w:rPr>
                <w:rFonts w:ascii="Courier New" w:hAnsi="Courier New" w:cs="Courier New"/>
                <w:szCs w:val="20"/>
                <w:lang w:bidi="ar-SA"/>
              </w:rPr>
            </w:rPrChange>
          </w:rPr>
          <w:t xml:space="preserve"> :: (a != b) -&gt; option1</w:t>
        </w:r>
      </w:ins>
    </w:p>
    <w:p w14:paraId="599A757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9" w:author="Ahmad Mnasra" w:date="2016-12-22T08:46:00Z"/>
          <w:rFonts w:asciiTheme="majorBidi" w:hAnsiTheme="majorBidi" w:cstheme="majorBidi"/>
          <w:i/>
          <w:iCs/>
          <w:color w:val="auto"/>
          <w:sz w:val="24"/>
          <w:szCs w:val="24"/>
          <w:rPrChange w:id="80" w:author="Ahmad Mnasra" w:date="2016-12-22T09:23:00Z">
            <w:rPr>
              <w:ins w:id="81" w:author="Ahmad Mnasra" w:date="2016-12-22T08:46:00Z"/>
              <w:rFonts w:ascii="Courier New" w:hAnsi="Courier New" w:cs="Courier New"/>
              <w:szCs w:val="20"/>
              <w:lang w:bidi="ar-SA"/>
            </w:rPr>
          </w:rPrChange>
        </w:rPr>
      </w:pPr>
      <w:ins w:id="82" w:author="Ahmad Mnasra" w:date="2016-12-22T08:46:00Z">
        <w:r w:rsidRPr="00DB7206">
          <w:rPr>
            <w:rFonts w:asciiTheme="majorBidi" w:hAnsiTheme="majorBidi" w:cstheme="majorBidi"/>
            <w:i/>
            <w:iCs/>
            <w:color w:val="auto"/>
            <w:sz w:val="24"/>
            <w:szCs w:val="24"/>
            <w:rPrChange w:id="83" w:author="Ahmad Mnasra" w:date="2016-12-22T09:23:00Z">
              <w:rPr>
                <w:rFonts w:ascii="Courier New" w:hAnsi="Courier New" w:cs="Courier New"/>
                <w:szCs w:val="20"/>
                <w:lang w:bidi="ar-SA"/>
              </w:rPr>
            </w:rPrChange>
          </w:rPr>
          <w:t xml:space="preserve"> :: (a == b) -&gt; option2</w:t>
        </w:r>
      </w:ins>
    </w:p>
    <w:p w14:paraId="159984AB"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4" w:author="Ahmad Mnasra" w:date="2016-12-22T08:46:00Z"/>
          <w:rFonts w:asciiTheme="majorBidi" w:hAnsiTheme="majorBidi" w:cstheme="majorBidi"/>
          <w:i/>
          <w:iCs/>
          <w:color w:val="auto"/>
          <w:sz w:val="24"/>
          <w:szCs w:val="24"/>
          <w:rPrChange w:id="85" w:author="Ahmad Mnasra" w:date="2016-12-22T09:23:00Z">
            <w:rPr>
              <w:ins w:id="86" w:author="Ahmad Mnasra" w:date="2016-12-22T08:46:00Z"/>
              <w:rFonts w:ascii="Courier New" w:hAnsi="Courier New" w:cs="Courier New"/>
              <w:szCs w:val="20"/>
              <w:lang w:bidi="ar-SA"/>
            </w:rPr>
          </w:rPrChange>
        </w:rPr>
      </w:pPr>
      <w:ins w:id="87" w:author="Ahmad Mnasra" w:date="2016-12-22T08:46:00Z">
        <w:r w:rsidRPr="00DB7206">
          <w:rPr>
            <w:rFonts w:asciiTheme="majorBidi" w:hAnsiTheme="majorBidi" w:cstheme="majorBidi"/>
            <w:i/>
            <w:iCs/>
            <w:color w:val="auto"/>
            <w:sz w:val="24"/>
            <w:szCs w:val="24"/>
            <w:rPrChange w:id="88" w:author="Ahmad Mnasra" w:date="2016-12-22T09:23:00Z">
              <w:rPr>
                <w:rFonts w:ascii="Courier New" w:hAnsi="Courier New" w:cs="Courier New"/>
                <w:szCs w:val="20"/>
                <w:lang w:bidi="ar-SA"/>
              </w:rPr>
            </w:rPrChange>
          </w:rPr>
          <w:t xml:space="preserve"> fi</w:t>
        </w:r>
      </w:ins>
    </w:p>
    <w:p w14:paraId="3D834234" w14:textId="77777777" w:rsidR="004C69BF" w:rsidRPr="00DB7206" w:rsidRDefault="004C69BF" w:rsidP="004C69BF">
      <w:pPr>
        <w:spacing w:before="100" w:beforeAutospacing="1" w:after="100" w:afterAutospacing="1" w:line="240" w:lineRule="auto"/>
        <w:ind w:left="0" w:right="0" w:firstLine="0"/>
        <w:jc w:val="left"/>
        <w:rPr>
          <w:ins w:id="89" w:author="Ahmad Mnasra" w:date="2016-12-22T08:46:00Z"/>
          <w:rFonts w:asciiTheme="majorBidi" w:hAnsiTheme="majorBidi" w:cstheme="majorBidi"/>
          <w:color w:val="auto"/>
          <w:sz w:val="24"/>
          <w:szCs w:val="24"/>
          <w:rPrChange w:id="90" w:author="Ahmad Mnasra" w:date="2016-12-22T09:23:00Z">
            <w:rPr>
              <w:ins w:id="91" w:author="Ahmad Mnasra" w:date="2016-12-22T08:46:00Z"/>
              <w:sz w:val="27"/>
              <w:szCs w:val="27"/>
              <w:lang w:bidi="ar-SA"/>
            </w:rPr>
          </w:rPrChange>
        </w:rPr>
      </w:pPr>
      <w:ins w:id="92" w:author="Ahmad Mnasra" w:date="2016-12-22T08:46:00Z">
        <w:r w:rsidRPr="00DB7206">
          <w:rPr>
            <w:rFonts w:asciiTheme="majorBidi" w:hAnsiTheme="majorBidi" w:cstheme="majorBidi"/>
            <w:color w:val="auto"/>
            <w:sz w:val="24"/>
            <w:szCs w:val="24"/>
            <w:rPrChange w:id="93" w:author="Ahmad Mnasra" w:date="2016-12-22T09:23:00Z">
              <w:rPr>
                <w:sz w:val="27"/>
                <w:szCs w:val="27"/>
                <w:lang w:bidi="ar-SA"/>
              </w:rPr>
            </w:rPrChange>
          </w:rPr>
          <w:lastRenderedPageBreak/>
          <w:t>The selection structure contains two execution sequences, each preceded by a double colon. One one sequence from the list will be executed. A sequence can be selected only if its first statement is executable. The first statement of a control sequence is called a guard.</w:t>
        </w:r>
      </w:ins>
    </w:p>
    <w:p w14:paraId="6F8F9390" w14:textId="77777777" w:rsidR="004C69BF" w:rsidRPr="00DB7206" w:rsidRDefault="004C69BF" w:rsidP="004C69BF">
      <w:pPr>
        <w:spacing w:before="100" w:beforeAutospacing="1" w:after="100" w:afterAutospacing="1" w:line="240" w:lineRule="auto"/>
        <w:ind w:left="0" w:right="0" w:firstLine="0"/>
        <w:jc w:val="left"/>
        <w:rPr>
          <w:ins w:id="94" w:author="Ahmad Mnasra" w:date="2016-12-22T08:46:00Z"/>
          <w:rFonts w:asciiTheme="majorBidi" w:hAnsiTheme="majorBidi" w:cstheme="majorBidi"/>
          <w:color w:val="auto"/>
          <w:sz w:val="24"/>
          <w:szCs w:val="24"/>
          <w:rPrChange w:id="95" w:author="Ahmad Mnasra" w:date="2016-12-22T09:23:00Z">
            <w:rPr>
              <w:ins w:id="96" w:author="Ahmad Mnasra" w:date="2016-12-22T08:46:00Z"/>
              <w:sz w:val="27"/>
              <w:szCs w:val="27"/>
              <w:lang w:bidi="ar-SA"/>
            </w:rPr>
          </w:rPrChange>
        </w:rPr>
      </w:pPr>
      <w:ins w:id="97" w:author="Ahmad Mnasra" w:date="2016-12-22T08:46:00Z">
        <w:r w:rsidRPr="00DB7206">
          <w:rPr>
            <w:rFonts w:asciiTheme="majorBidi" w:hAnsiTheme="majorBidi" w:cstheme="majorBidi"/>
            <w:color w:val="auto"/>
            <w:sz w:val="24"/>
            <w:szCs w:val="24"/>
            <w:rPrChange w:id="98" w:author="Ahmad Mnasra" w:date="2016-12-22T09:23:00Z">
              <w:rPr>
                <w:sz w:val="27"/>
                <w:szCs w:val="27"/>
                <w:lang w:bidi="ar-SA"/>
              </w:rPr>
            </w:rPrChange>
          </w:rPr>
          <w:t>In the example above, the guards are mutually exclusive, but they need not be. If more than one guard is executable, one of the corresponding sequences is selected non-deterministically. If all guards are unexecutable the process will block until one of them can be selected.</w:t>
        </w:r>
      </w:ins>
    </w:p>
    <w:p w14:paraId="10720974" w14:textId="69BF5DAE" w:rsidR="00B40032" w:rsidRPr="00DB7206" w:rsidRDefault="004C69BF">
      <w:pPr>
        <w:spacing w:before="100" w:beforeAutospacing="1" w:after="100" w:afterAutospacing="1" w:line="240" w:lineRule="auto"/>
        <w:ind w:left="0" w:right="0" w:firstLine="0"/>
        <w:jc w:val="left"/>
        <w:rPr>
          <w:ins w:id="99" w:author="adm" w:date="2016-12-20T15:11:00Z"/>
          <w:rFonts w:asciiTheme="majorBidi" w:hAnsiTheme="majorBidi" w:cstheme="majorBidi"/>
          <w:color w:val="auto"/>
          <w:sz w:val="24"/>
          <w:szCs w:val="24"/>
          <w:rPrChange w:id="100" w:author="Ahmad Mnasra" w:date="2016-12-22T09:23:00Z">
            <w:rPr>
              <w:ins w:id="101" w:author="adm" w:date="2016-12-20T15:11:00Z"/>
              <w:rFonts w:asciiTheme="majorBidi" w:hAnsiTheme="majorBidi" w:cstheme="majorBidi"/>
              <w:sz w:val="22"/>
            </w:rPr>
          </w:rPrChange>
        </w:rPr>
        <w:pPrChange w:id="102" w:author="Ahmad Mnasra" w:date="2016-12-22T11:28:00Z">
          <w:pPr>
            <w:spacing w:after="120" w:line="22" w:lineRule="atLeast"/>
            <w:ind w:left="115" w:right="1454" w:firstLine="0"/>
          </w:pPr>
        </w:pPrChange>
      </w:pPr>
      <w:ins w:id="103" w:author="Ahmad Mnasra" w:date="2016-12-22T08:46:00Z">
        <w:r w:rsidRPr="00DB7206">
          <w:rPr>
            <w:rFonts w:asciiTheme="majorBidi" w:hAnsiTheme="majorBidi" w:cstheme="majorBidi"/>
            <w:color w:val="auto"/>
            <w:sz w:val="24"/>
            <w:szCs w:val="24"/>
            <w:rPrChange w:id="104" w:author="Ahmad Mnasra" w:date="2016-12-22T09:23:00Z">
              <w:rPr>
                <w:sz w:val="27"/>
                <w:szCs w:val="27"/>
                <w:lang w:bidi="ar-SA"/>
              </w:rPr>
            </w:rPrChange>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ins>
    </w:p>
    <w:p w14:paraId="6E5D4146" w14:textId="0E8ACC51" w:rsidR="004C69BF" w:rsidRPr="00DB7206" w:rsidDel="000B3E65" w:rsidRDefault="004C69BF" w:rsidP="005F67F8">
      <w:pPr>
        <w:spacing w:after="120" w:line="22" w:lineRule="atLeast"/>
        <w:ind w:left="115" w:right="1454" w:firstLine="0"/>
        <w:rPr>
          <w:ins w:id="105" w:author="adm" w:date="2016-12-20T15:11:00Z"/>
          <w:del w:id="106" w:author="Ahmad Mnasra" w:date="2016-12-22T11:28:00Z"/>
          <w:rFonts w:asciiTheme="majorBidi" w:hAnsiTheme="majorBidi" w:cstheme="majorBidi"/>
          <w:color w:val="auto"/>
          <w:sz w:val="24"/>
          <w:szCs w:val="24"/>
          <w:rPrChange w:id="107" w:author="Ahmad Mnasra" w:date="2016-12-22T09:23:00Z">
            <w:rPr>
              <w:ins w:id="108" w:author="adm" w:date="2016-12-20T15:11:00Z"/>
              <w:del w:id="109" w:author="Ahmad Mnasra" w:date="2016-12-22T11:28:00Z"/>
              <w:rFonts w:asciiTheme="majorBidi" w:hAnsiTheme="majorBidi" w:cstheme="majorBidi"/>
              <w:sz w:val="22"/>
            </w:rPr>
          </w:rPrChange>
        </w:rPr>
      </w:pPr>
    </w:p>
    <w:p w14:paraId="7E1D3816" w14:textId="10F191E8" w:rsidR="0042507A" w:rsidRPr="00DB7206" w:rsidDel="000B3E65" w:rsidRDefault="0042507A" w:rsidP="005F67F8">
      <w:pPr>
        <w:spacing w:after="120" w:line="22" w:lineRule="atLeast"/>
        <w:ind w:left="115" w:right="1454" w:firstLine="0"/>
        <w:rPr>
          <w:ins w:id="110" w:author="adm" w:date="2016-12-20T15:11:00Z"/>
          <w:del w:id="111" w:author="Ahmad Mnasra" w:date="2016-12-22T11:28:00Z"/>
          <w:rFonts w:asciiTheme="majorBidi" w:hAnsiTheme="majorBidi" w:cstheme="majorBidi"/>
          <w:color w:val="auto"/>
          <w:sz w:val="24"/>
          <w:szCs w:val="24"/>
          <w:rPrChange w:id="112" w:author="Ahmad Mnasra" w:date="2016-12-22T09:23:00Z">
            <w:rPr>
              <w:ins w:id="113" w:author="adm" w:date="2016-12-20T15:11:00Z"/>
              <w:del w:id="114" w:author="Ahmad Mnasra" w:date="2016-12-22T11:28:00Z"/>
              <w:rFonts w:asciiTheme="majorBidi" w:hAnsiTheme="majorBidi" w:cstheme="majorBidi"/>
              <w:sz w:val="22"/>
            </w:rPr>
          </w:rPrChange>
        </w:rPr>
      </w:pPr>
    </w:p>
    <w:p w14:paraId="2A32EBF0" w14:textId="39A6A366" w:rsidR="004C69BF" w:rsidRPr="00DB7206" w:rsidRDefault="004C69BF">
      <w:pPr>
        <w:pStyle w:val="3"/>
        <w:ind w:left="0" w:firstLine="0"/>
        <w:rPr>
          <w:ins w:id="115" w:author="Ahmad Mnasra" w:date="2016-12-22T08:47:00Z"/>
          <w:rFonts w:asciiTheme="majorBidi" w:hAnsiTheme="majorBidi" w:cstheme="majorBidi"/>
          <w:rPrChange w:id="116" w:author="Ahmad Mnasra" w:date="2016-12-22T09:23:00Z">
            <w:rPr>
              <w:ins w:id="117" w:author="Ahmad Mnasra" w:date="2016-12-22T08:47:00Z"/>
              <w:color w:val="auto"/>
              <w:sz w:val="24"/>
              <w:szCs w:val="24"/>
            </w:rPr>
          </w:rPrChange>
        </w:rPr>
        <w:pPrChange w:id="118" w:author="Ahmad Mnasra" w:date="2016-12-22T11:28:00Z">
          <w:pPr>
            <w:spacing w:before="100" w:beforeAutospacing="1" w:after="100" w:afterAutospacing="1" w:line="240" w:lineRule="auto"/>
            <w:ind w:left="0" w:right="0" w:firstLine="0"/>
            <w:jc w:val="left"/>
          </w:pPr>
        </w:pPrChange>
      </w:pPr>
      <w:bookmarkStart w:id="119" w:name="SECTION00615200000000000000"/>
      <w:bookmarkStart w:id="120" w:name="_Toc470446044"/>
      <w:ins w:id="121" w:author="Ahmad Mnasra" w:date="2016-12-22T08:47:00Z">
        <w:r w:rsidRPr="00DB7206">
          <w:rPr>
            <w:rFonts w:asciiTheme="majorBidi" w:hAnsiTheme="majorBidi" w:cstheme="majorBidi"/>
            <w:rPrChange w:id="122" w:author="Ahmad Mnasra" w:date="2016-12-22T09:23:00Z">
              <w:rPr>
                <w:b/>
                <w:i/>
              </w:rPr>
            </w:rPrChange>
          </w:rPr>
          <w:t>Repetition</w:t>
        </w:r>
        <w:bookmarkEnd w:id="119"/>
        <w:bookmarkEnd w:id="120"/>
      </w:ins>
    </w:p>
    <w:p w14:paraId="5D66C1F6" w14:textId="1E227017" w:rsidR="004C69BF" w:rsidRPr="00DB7206" w:rsidRDefault="004C69BF" w:rsidP="004C69BF">
      <w:pPr>
        <w:spacing w:before="100" w:beforeAutospacing="1" w:after="100" w:afterAutospacing="1" w:line="240" w:lineRule="auto"/>
        <w:ind w:left="0" w:right="0" w:firstLine="0"/>
        <w:jc w:val="left"/>
        <w:rPr>
          <w:ins w:id="123" w:author="Ahmad Mnasra" w:date="2016-12-22T08:47:00Z"/>
          <w:rFonts w:asciiTheme="majorBidi" w:hAnsiTheme="majorBidi" w:cstheme="majorBidi"/>
          <w:color w:val="auto"/>
          <w:sz w:val="24"/>
          <w:szCs w:val="24"/>
          <w:rPrChange w:id="124" w:author="Ahmad Mnasra" w:date="2016-12-22T09:23:00Z">
            <w:rPr>
              <w:ins w:id="125" w:author="Ahmad Mnasra" w:date="2016-12-22T08:47:00Z"/>
              <w:sz w:val="27"/>
              <w:szCs w:val="27"/>
              <w:lang w:bidi="ar-SA"/>
            </w:rPr>
          </w:rPrChange>
        </w:rPr>
      </w:pPr>
      <w:ins w:id="126" w:author="Ahmad Mnasra" w:date="2016-12-22T08:47:00Z">
        <w:r w:rsidRPr="00DB7206">
          <w:rPr>
            <w:rFonts w:asciiTheme="majorBidi" w:hAnsiTheme="majorBidi" w:cstheme="majorBidi"/>
            <w:color w:val="auto"/>
            <w:sz w:val="24"/>
            <w:szCs w:val="24"/>
            <w:rPrChange w:id="127" w:author="Ahmad Mnasra" w:date="2016-12-22T09:23:00Z">
              <w:rPr>
                <w:sz w:val="27"/>
                <w:szCs w:val="27"/>
                <w:lang w:bidi="ar-SA"/>
              </w:rPr>
            </w:rPrChange>
          </w:rPr>
          <w:t>A logical extension of the selection stucture is the repetition structure. For example:</w:t>
        </w:r>
      </w:ins>
    </w:p>
    <w:p w14:paraId="4A2BD9B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28" w:author="Ahmad Mnasra" w:date="2016-12-22T08:47:00Z"/>
          <w:rFonts w:asciiTheme="majorBidi" w:hAnsiTheme="majorBidi" w:cstheme="majorBidi"/>
          <w:i/>
          <w:iCs/>
          <w:color w:val="auto"/>
          <w:sz w:val="24"/>
          <w:szCs w:val="24"/>
          <w:rPrChange w:id="129" w:author="Ahmad Mnasra" w:date="2016-12-22T09:23:00Z">
            <w:rPr>
              <w:ins w:id="130" w:author="Ahmad Mnasra" w:date="2016-12-22T08:47:00Z"/>
              <w:rFonts w:ascii="Courier New" w:hAnsi="Courier New" w:cs="Courier New"/>
              <w:szCs w:val="20"/>
              <w:lang w:bidi="ar-SA"/>
            </w:rPr>
          </w:rPrChange>
        </w:rPr>
      </w:pPr>
      <w:ins w:id="131" w:author="Ahmad Mnasra" w:date="2016-12-22T08:47:00Z">
        <w:r w:rsidRPr="00DB7206">
          <w:rPr>
            <w:rFonts w:asciiTheme="majorBidi" w:hAnsiTheme="majorBidi" w:cstheme="majorBidi"/>
            <w:i/>
            <w:iCs/>
            <w:color w:val="auto"/>
            <w:sz w:val="24"/>
            <w:szCs w:val="24"/>
            <w:rPrChange w:id="132" w:author="Ahmad Mnasra" w:date="2016-12-22T09:23:00Z">
              <w:rPr>
                <w:rFonts w:ascii="Courier New" w:hAnsi="Courier New" w:cs="Courier New"/>
                <w:szCs w:val="20"/>
                <w:lang w:bidi="ar-SA"/>
              </w:rPr>
            </w:rPrChange>
          </w:rPr>
          <w:t xml:space="preserve"> do </w:t>
        </w:r>
      </w:ins>
    </w:p>
    <w:p w14:paraId="0F4C0D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33" w:author="Ahmad Mnasra" w:date="2016-12-22T08:47:00Z"/>
          <w:rFonts w:asciiTheme="majorBidi" w:hAnsiTheme="majorBidi" w:cstheme="majorBidi"/>
          <w:i/>
          <w:iCs/>
          <w:color w:val="auto"/>
          <w:sz w:val="24"/>
          <w:szCs w:val="24"/>
          <w:rPrChange w:id="134" w:author="Ahmad Mnasra" w:date="2016-12-22T09:23:00Z">
            <w:rPr>
              <w:ins w:id="135" w:author="Ahmad Mnasra" w:date="2016-12-22T08:47:00Z"/>
              <w:rFonts w:ascii="Courier New" w:hAnsi="Courier New" w:cs="Courier New"/>
              <w:szCs w:val="20"/>
              <w:lang w:bidi="ar-SA"/>
            </w:rPr>
          </w:rPrChange>
        </w:rPr>
      </w:pPr>
      <w:ins w:id="136" w:author="Ahmad Mnasra" w:date="2016-12-22T08:47:00Z">
        <w:r w:rsidRPr="00DB7206">
          <w:rPr>
            <w:rFonts w:asciiTheme="majorBidi" w:hAnsiTheme="majorBidi" w:cstheme="majorBidi"/>
            <w:i/>
            <w:iCs/>
            <w:color w:val="auto"/>
            <w:sz w:val="24"/>
            <w:szCs w:val="24"/>
            <w:rPrChange w:id="137" w:author="Ahmad Mnasra" w:date="2016-12-22T09:23:00Z">
              <w:rPr>
                <w:rFonts w:ascii="Courier New" w:hAnsi="Courier New" w:cs="Courier New"/>
                <w:szCs w:val="20"/>
                <w:lang w:bidi="ar-SA"/>
              </w:rPr>
            </w:rPrChange>
          </w:rPr>
          <w:t xml:space="preserve"> :: count = count + 1</w:t>
        </w:r>
      </w:ins>
    </w:p>
    <w:p w14:paraId="73AD2262"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38" w:author="Ahmad Mnasra" w:date="2016-12-22T08:47:00Z"/>
          <w:rFonts w:asciiTheme="majorBidi" w:hAnsiTheme="majorBidi" w:cstheme="majorBidi"/>
          <w:i/>
          <w:iCs/>
          <w:color w:val="auto"/>
          <w:sz w:val="24"/>
          <w:szCs w:val="24"/>
          <w:rPrChange w:id="139" w:author="Ahmad Mnasra" w:date="2016-12-22T09:23:00Z">
            <w:rPr>
              <w:ins w:id="140" w:author="Ahmad Mnasra" w:date="2016-12-22T08:47:00Z"/>
              <w:rFonts w:ascii="Courier New" w:hAnsi="Courier New" w:cs="Courier New"/>
              <w:szCs w:val="20"/>
              <w:lang w:bidi="ar-SA"/>
            </w:rPr>
          </w:rPrChange>
        </w:rPr>
      </w:pPr>
      <w:ins w:id="141" w:author="Ahmad Mnasra" w:date="2016-12-22T08:47:00Z">
        <w:r w:rsidRPr="00DB7206">
          <w:rPr>
            <w:rFonts w:asciiTheme="majorBidi" w:hAnsiTheme="majorBidi" w:cstheme="majorBidi"/>
            <w:i/>
            <w:iCs/>
            <w:color w:val="auto"/>
            <w:sz w:val="24"/>
            <w:szCs w:val="24"/>
            <w:rPrChange w:id="142" w:author="Ahmad Mnasra" w:date="2016-12-22T09:23:00Z">
              <w:rPr>
                <w:rFonts w:ascii="Courier New" w:hAnsi="Courier New" w:cs="Courier New"/>
                <w:szCs w:val="20"/>
                <w:lang w:bidi="ar-SA"/>
              </w:rPr>
            </w:rPrChange>
          </w:rPr>
          <w:t xml:space="preserve"> :: count = count - 1</w:t>
        </w:r>
      </w:ins>
    </w:p>
    <w:p w14:paraId="540D047C"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43" w:author="Ahmad Mnasra" w:date="2016-12-22T08:47:00Z"/>
          <w:rFonts w:asciiTheme="majorBidi" w:hAnsiTheme="majorBidi" w:cstheme="majorBidi"/>
          <w:i/>
          <w:iCs/>
          <w:color w:val="auto"/>
          <w:sz w:val="24"/>
          <w:szCs w:val="24"/>
          <w:rPrChange w:id="144" w:author="Ahmad Mnasra" w:date="2016-12-22T09:23:00Z">
            <w:rPr>
              <w:ins w:id="145" w:author="Ahmad Mnasra" w:date="2016-12-22T08:47:00Z"/>
              <w:rFonts w:ascii="Courier New" w:hAnsi="Courier New" w:cs="Courier New"/>
              <w:szCs w:val="20"/>
              <w:lang w:bidi="ar-SA"/>
            </w:rPr>
          </w:rPrChange>
        </w:rPr>
      </w:pPr>
      <w:ins w:id="146" w:author="Ahmad Mnasra" w:date="2016-12-22T08:47:00Z">
        <w:r w:rsidRPr="00DB7206">
          <w:rPr>
            <w:rFonts w:asciiTheme="majorBidi" w:hAnsiTheme="majorBidi" w:cstheme="majorBidi"/>
            <w:i/>
            <w:iCs/>
            <w:color w:val="auto"/>
            <w:sz w:val="24"/>
            <w:szCs w:val="24"/>
            <w:rPrChange w:id="147" w:author="Ahmad Mnasra" w:date="2016-12-22T09:23:00Z">
              <w:rPr>
                <w:rFonts w:ascii="Courier New" w:hAnsi="Courier New" w:cs="Courier New"/>
                <w:szCs w:val="20"/>
                <w:lang w:bidi="ar-SA"/>
              </w:rPr>
            </w:rPrChange>
          </w:rPr>
          <w:t xml:space="preserve"> :: (count == 0) -&gt; break</w:t>
        </w:r>
      </w:ins>
    </w:p>
    <w:p w14:paraId="1271DEB1"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48" w:author="Ahmad Mnasra" w:date="2016-12-22T08:47:00Z"/>
          <w:rFonts w:asciiTheme="majorBidi" w:hAnsiTheme="majorBidi" w:cstheme="majorBidi"/>
          <w:i/>
          <w:iCs/>
          <w:color w:val="auto"/>
          <w:sz w:val="24"/>
          <w:szCs w:val="24"/>
          <w:rPrChange w:id="149" w:author="Ahmad Mnasra" w:date="2016-12-22T09:23:00Z">
            <w:rPr>
              <w:ins w:id="150" w:author="Ahmad Mnasra" w:date="2016-12-22T08:47:00Z"/>
              <w:rFonts w:ascii="Courier New" w:hAnsi="Courier New" w:cs="Courier New"/>
              <w:szCs w:val="20"/>
              <w:lang w:bidi="ar-SA"/>
            </w:rPr>
          </w:rPrChange>
        </w:rPr>
      </w:pPr>
      <w:ins w:id="151" w:author="Ahmad Mnasra" w:date="2016-12-22T08:47:00Z">
        <w:r w:rsidRPr="00DB7206">
          <w:rPr>
            <w:rFonts w:asciiTheme="majorBidi" w:hAnsiTheme="majorBidi" w:cstheme="majorBidi"/>
            <w:i/>
            <w:iCs/>
            <w:color w:val="auto"/>
            <w:sz w:val="24"/>
            <w:szCs w:val="24"/>
            <w:rPrChange w:id="152" w:author="Ahmad Mnasra" w:date="2016-12-22T09:23:00Z">
              <w:rPr>
                <w:rFonts w:ascii="Courier New" w:hAnsi="Courier New" w:cs="Courier New"/>
                <w:szCs w:val="20"/>
                <w:lang w:bidi="ar-SA"/>
              </w:rPr>
            </w:rPrChange>
          </w:rPr>
          <w:t xml:space="preserve"> od</w:t>
        </w:r>
      </w:ins>
    </w:p>
    <w:p w14:paraId="01A2A1C1" w14:textId="6B1C82EC" w:rsidR="000B3E65" w:rsidRPr="00DB7206" w:rsidRDefault="004C69BF">
      <w:pPr>
        <w:spacing w:after="120" w:line="22" w:lineRule="atLeast"/>
        <w:ind w:left="115" w:right="1454" w:firstLine="0"/>
        <w:rPr>
          <w:ins w:id="153" w:author="adm" w:date="2016-12-20T15:11:00Z"/>
          <w:rFonts w:asciiTheme="majorBidi" w:hAnsiTheme="majorBidi" w:cstheme="majorBidi"/>
          <w:color w:val="auto"/>
          <w:sz w:val="24"/>
          <w:szCs w:val="24"/>
          <w:rPrChange w:id="154" w:author="Ahmad Mnasra" w:date="2016-12-22T09:23:00Z">
            <w:rPr>
              <w:ins w:id="155" w:author="adm" w:date="2016-12-20T15:11:00Z"/>
              <w:rFonts w:asciiTheme="majorBidi" w:hAnsiTheme="majorBidi" w:cstheme="majorBidi"/>
              <w:sz w:val="22"/>
            </w:rPr>
          </w:rPrChange>
        </w:rPr>
      </w:pPr>
      <w:ins w:id="156" w:author="Ahmad Mnasra" w:date="2016-12-22T08:47:00Z">
        <w:r w:rsidRPr="00DB7206">
          <w:rPr>
            <w:rFonts w:asciiTheme="majorBidi" w:hAnsiTheme="majorBidi" w:cstheme="majorBidi"/>
            <w:color w:val="auto"/>
            <w:sz w:val="24"/>
            <w:szCs w:val="24"/>
            <w:rPrChange w:id="157" w:author="Ahmad Mnasra" w:date="2016-12-22T09:23:00Z">
              <w:rPr>
                <w:sz w:val="27"/>
                <w:szCs w:val="27"/>
                <w:lang w:bidi="ar-SA"/>
              </w:rPr>
            </w:rPrChange>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ins>
    </w:p>
    <w:p w14:paraId="26656422" w14:textId="1E9B71C1" w:rsidR="0042507A" w:rsidRPr="00DB7206" w:rsidRDefault="004C69BF">
      <w:pPr>
        <w:pStyle w:val="3"/>
        <w:rPr>
          <w:ins w:id="158" w:author="Ahmad Mnasra" w:date="2016-12-22T08:48:00Z"/>
          <w:rFonts w:asciiTheme="majorBidi" w:hAnsiTheme="majorBidi" w:cstheme="majorBidi"/>
          <w:rPrChange w:id="159" w:author="Ahmad Mnasra" w:date="2016-12-22T09:23:00Z">
            <w:rPr>
              <w:ins w:id="160" w:author="Ahmad Mnasra" w:date="2016-12-22T08:48:00Z"/>
              <w:rFonts w:asciiTheme="majorBidi" w:hAnsiTheme="majorBidi" w:cstheme="majorBidi"/>
              <w:sz w:val="22"/>
            </w:rPr>
          </w:rPrChange>
        </w:rPr>
        <w:pPrChange w:id="161" w:author="Ahmad Mnasra" w:date="2016-12-22T09:22:00Z">
          <w:pPr>
            <w:spacing w:after="120" w:line="22" w:lineRule="atLeast"/>
            <w:ind w:left="115" w:right="1454" w:firstLine="0"/>
          </w:pPr>
        </w:pPrChange>
      </w:pPr>
      <w:bookmarkStart w:id="162" w:name="_Toc470446045"/>
      <w:ins w:id="163" w:author="Ahmad Mnasra" w:date="2016-12-22T09:22:00Z">
        <w:r w:rsidRPr="00DB7206">
          <w:rPr>
            <w:rFonts w:asciiTheme="majorBidi" w:hAnsiTheme="majorBidi" w:cstheme="majorBidi"/>
            <w:rPrChange w:id="164" w:author="Ahmad Mnasra" w:date="2016-12-22T09:23:00Z">
              <w:rPr>
                <w:rFonts w:asciiTheme="majorBidi" w:hAnsiTheme="majorBidi" w:cstheme="majorBidi"/>
                <w:b/>
                <w:i/>
                <w:sz w:val="22"/>
              </w:rPr>
            </w:rPrChange>
          </w:rPr>
          <w:t>Unconditional Jumps</w:t>
        </w:r>
      </w:ins>
      <w:bookmarkEnd w:id="162"/>
    </w:p>
    <w:p w14:paraId="64D96D9E" w14:textId="77777777" w:rsidR="004C69BF" w:rsidRPr="00DB7206" w:rsidRDefault="004C69BF" w:rsidP="004C69BF">
      <w:pPr>
        <w:spacing w:before="100" w:beforeAutospacing="1" w:after="100" w:afterAutospacing="1" w:line="240" w:lineRule="auto"/>
        <w:ind w:left="0" w:right="0" w:firstLine="0"/>
        <w:jc w:val="left"/>
        <w:rPr>
          <w:ins w:id="165" w:author="Ahmad Mnasra" w:date="2016-12-22T08:48:00Z"/>
          <w:rFonts w:asciiTheme="majorBidi" w:hAnsiTheme="majorBidi" w:cstheme="majorBidi"/>
          <w:color w:val="auto"/>
          <w:sz w:val="24"/>
          <w:szCs w:val="24"/>
          <w:rPrChange w:id="166" w:author="Ahmad Mnasra" w:date="2016-12-22T09:23:00Z">
            <w:rPr>
              <w:ins w:id="167" w:author="Ahmad Mnasra" w:date="2016-12-22T08:48:00Z"/>
              <w:sz w:val="27"/>
              <w:szCs w:val="27"/>
              <w:lang w:bidi="ar-SA"/>
            </w:rPr>
          </w:rPrChange>
        </w:rPr>
      </w:pPr>
      <w:ins w:id="168" w:author="Ahmad Mnasra" w:date="2016-12-22T08:48:00Z">
        <w:r w:rsidRPr="00DB7206">
          <w:rPr>
            <w:rFonts w:asciiTheme="majorBidi" w:hAnsiTheme="majorBidi" w:cstheme="majorBidi"/>
            <w:color w:val="auto"/>
            <w:sz w:val="24"/>
            <w:szCs w:val="24"/>
            <w:rPrChange w:id="169" w:author="Ahmad Mnasra" w:date="2016-12-22T09:23:00Z">
              <w:rPr>
                <w:sz w:val="27"/>
                <w:szCs w:val="27"/>
                <w:lang w:bidi="ar-SA"/>
              </w:rPr>
            </w:rPrChange>
          </w:rPr>
          <w:t>Another way to break a loop is the </w:t>
        </w:r>
        <w:r w:rsidRPr="00DB7206">
          <w:rPr>
            <w:rFonts w:asciiTheme="majorBidi" w:hAnsiTheme="majorBidi" w:cstheme="majorBidi"/>
            <w:color w:val="auto"/>
            <w:sz w:val="24"/>
            <w:szCs w:val="24"/>
            <w:rPrChange w:id="170"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171" w:author="Ahmad Mnasra" w:date="2016-12-22T09:23:00Z">
              <w:rPr>
                <w:sz w:val="27"/>
                <w:szCs w:val="27"/>
                <w:lang w:bidi="ar-SA"/>
              </w:rPr>
            </w:rPrChange>
          </w:rPr>
          <w:t> statement. For example, we can modify the example above as follows:</w:t>
        </w:r>
      </w:ins>
    </w:p>
    <w:p w14:paraId="044F212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72" w:author="Ahmad Mnasra" w:date="2016-12-22T08:48:00Z"/>
          <w:rFonts w:asciiTheme="majorBidi" w:hAnsiTheme="majorBidi" w:cstheme="majorBidi"/>
          <w:i/>
          <w:iCs/>
          <w:color w:val="auto"/>
          <w:sz w:val="24"/>
          <w:szCs w:val="24"/>
          <w:rPrChange w:id="173" w:author="Ahmad Mnasra" w:date="2016-12-22T09:23:00Z">
            <w:rPr>
              <w:ins w:id="174" w:author="Ahmad Mnasra" w:date="2016-12-22T08:48:00Z"/>
              <w:rFonts w:ascii="Courier New" w:hAnsi="Courier New" w:cs="Courier New"/>
              <w:szCs w:val="20"/>
              <w:lang w:bidi="ar-SA"/>
            </w:rPr>
          </w:rPrChange>
        </w:rPr>
      </w:pPr>
      <w:ins w:id="175" w:author="Ahmad Mnasra" w:date="2016-12-22T08:48:00Z">
        <w:r w:rsidRPr="00DB7206">
          <w:rPr>
            <w:rFonts w:asciiTheme="majorBidi" w:hAnsiTheme="majorBidi" w:cstheme="majorBidi"/>
            <w:i/>
            <w:iCs/>
            <w:color w:val="auto"/>
            <w:sz w:val="24"/>
            <w:szCs w:val="24"/>
            <w:rPrChange w:id="176" w:author="Ahmad Mnasra" w:date="2016-12-22T09:23:00Z">
              <w:rPr>
                <w:rFonts w:ascii="Courier New" w:hAnsi="Courier New" w:cs="Courier New"/>
                <w:szCs w:val="20"/>
                <w:lang w:bidi="ar-SA"/>
              </w:rPr>
            </w:rPrChange>
          </w:rPr>
          <w:t xml:space="preserve">  do </w:t>
        </w:r>
      </w:ins>
    </w:p>
    <w:p w14:paraId="6AB7144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77" w:author="Ahmad Mnasra" w:date="2016-12-22T08:48:00Z"/>
          <w:rFonts w:asciiTheme="majorBidi" w:hAnsiTheme="majorBidi" w:cstheme="majorBidi"/>
          <w:i/>
          <w:iCs/>
          <w:color w:val="auto"/>
          <w:sz w:val="24"/>
          <w:szCs w:val="24"/>
          <w:rPrChange w:id="178" w:author="Ahmad Mnasra" w:date="2016-12-22T09:23:00Z">
            <w:rPr>
              <w:ins w:id="179" w:author="Ahmad Mnasra" w:date="2016-12-22T08:48:00Z"/>
              <w:rFonts w:ascii="Courier New" w:hAnsi="Courier New" w:cs="Courier New"/>
              <w:szCs w:val="20"/>
              <w:lang w:bidi="ar-SA"/>
            </w:rPr>
          </w:rPrChange>
        </w:rPr>
      </w:pPr>
      <w:ins w:id="180" w:author="Ahmad Mnasra" w:date="2016-12-22T08:48:00Z">
        <w:r w:rsidRPr="00DB7206">
          <w:rPr>
            <w:rFonts w:asciiTheme="majorBidi" w:hAnsiTheme="majorBidi" w:cstheme="majorBidi"/>
            <w:i/>
            <w:iCs/>
            <w:color w:val="auto"/>
            <w:sz w:val="24"/>
            <w:szCs w:val="24"/>
            <w:rPrChange w:id="181" w:author="Ahmad Mnasra" w:date="2016-12-22T09:23:00Z">
              <w:rPr>
                <w:rFonts w:ascii="Courier New" w:hAnsi="Courier New" w:cs="Courier New"/>
                <w:szCs w:val="20"/>
                <w:lang w:bidi="ar-SA"/>
              </w:rPr>
            </w:rPrChange>
          </w:rPr>
          <w:t xml:space="preserve">  :: count = count + 1</w:t>
        </w:r>
      </w:ins>
    </w:p>
    <w:p w14:paraId="0C91DC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82" w:author="Ahmad Mnasra" w:date="2016-12-22T08:48:00Z"/>
          <w:rFonts w:asciiTheme="majorBidi" w:hAnsiTheme="majorBidi" w:cstheme="majorBidi"/>
          <w:i/>
          <w:iCs/>
          <w:color w:val="auto"/>
          <w:sz w:val="24"/>
          <w:szCs w:val="24"/>
          <w:rPrChange w:id="183" w:author="Ahmad Mnasra" w:date="2016-12-22T09:23:00Z">
            <w:rPr>
              <w:ins w:id="184" w:author="Ahmad Mnasra" w:date="2016-12-22T08:48:00Z"/>
              <w:rFonts w:ascii="Courier New" w:hAnsi="Courier New" w:cs="Courier New"/>
              <w:szCs w:val="20"/>
              <w:lang w:bidi="ar-SA"/>
            </w:rPr>
          </w:rPrChange>
        </w:rPr>
      </w:pPr>
      <w:ins w:id="185" w:author="Ahmad Mnasra" w:date="2016-12-22T08:48:00Z">
        <w:r w:rsidRPr="00DB7206">
          <w:rPr>
            <w:rFonts w:asciiTheme="majorBidi" w:hAnsiTheme="majorBidi" w:cstheme="majorBidi"/>
            <w:i/>
            <w:iCs/>
            <w:color w:val="auto"/>
            <w:sz w:val="24"/>
            <w:szCs w:val="24"/>
            <w:rPrChange w:id="186" w:author="Ahmad Mnasra" w:date="2016-12-22T09:23:00Z">
              <w:rPr>
                <w:rFonts w:ascii="Courier New" w:hAnsi="Courier New" w:cs="Courier New"/>
                <w:szCs w:val="20"/>
                <w:lang w:bidi="ar-SA"/>
              </w:rPr>
            </w:rPrChange>
          </w:rPr>
          <w:t xml:space="preserve">  :: count = count - 1</w:t>
        </w:r>
      </w:ins>
    </w:p>
    <w:p w14:paraId="52C3473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87" w:author="Ahmad Mnasra" w:date="2016-12-22T08:48:00Z"/>
          <w:rFonts w:asciiTheme="majorBidi" w:hAnsiTheme="majorBidi" w:cstheme="majorBidi"/>
          <w:i/>
          <w:iCs/>
          <w:color w:val="auto"/>
          <w:sz w:val="24"/>
          <w:szCs w:val="24"/>
          <w:rPrChange w:id="188" w:author="Ahmad Mnasra" w:date="2016-12-22T09:23:00Z">
            <w:rPr>
              <w:ins w:id="189" w:author="Ahmad Mnasra" w:date="2016-12-22T08:48:00Z"/>
              <w:rFonts w:ascii="Courier New" w:hAnsi="Courier New" w:cs="Courier New"/>
              <w:szCs w:val="20"/>
              <w:lang w:bidi="ar-SA"/>
            </w:rPr>
          </w:rPrChange>
        </w:rPr>
      </w:pPr>
      <w:ins w:id="190" w:author="Ahmad Mnasra" w:date="2016-12-22T08:48:00Z">
        <w:r w:rsidRPr="00DB7206">
          <w:rPr>
            <w:rFonts w:asciiTheme="majorBidi" w:hAnsiTheme="majorBidi" w:cstheme="majorBidi"/>
            <w:i/>
            <w:iCs/>
            <w:color w:val="auto"/>
            <w:sz w:val="24"/>
            <w:szCs w:val="24"/>
            <w:rPrChange w:id="191" w:author="Ahmad Mnasra" w:date="2016-12-22T09:23:00Z">
              <w:rPr>
                <w:rFonts w:ascii="Courier New" w:hAnsi="Courier New" w:cs="Courier New"/>
                <w:szCs w:val="20"/>
                <w:lang w:bidi="ar-SA"/>
              </w:rPr>
            </w:rPrChange>
          </w:rPr>
          <w:t xml:space="preserve">  :: (count == 0) -&gt; goto done</w:t>
        </w:r>
      </w:ins>
    </w:p>
    <w:p w14:paraId="418ABC5B" w14:textId="2A7984AE"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92" w:author="Ahmad Mnasra" w:date="2016-12-22T09:04:00Z"/>
          <w:rFonts w:asciiTheme="majorBidi" w:hAnsiTheme="majorBidi" w:cstheme="majorBidi"/>
          <w:i/>
          <w:iCs/>
          <w:color w:val="auto"/>
          <w:sz w:val="24"/>
          <w:szCs w:val="24"/>
          <w:rPrChange w:id="193" w:author="Ahmad Mnasra" w:date="2016-12-22T09:23:00Z">
            <w:rPr>
              <w:ins w:id="194" w:author="Ahmad Mnasra" w:date="2016-12-22T09:04:00Z"/>
              <w:color w:val="auto"/>
              <w:sz w:val="24"/>
              <w:szCs w:val="24"/>
            </w:rPr>
          </w:rPrChange>
        </w:rPr>
      </w:pPr>
      <w:ins w:id="195" w:author="Ahmad Mnasra" w:date="2016-12-22T08:48:00Z">
        <w:r w:rsidRPr="00DB7206">
          <w:rPr>
            <w:rFonts w:asciiTheme="majorBidi" w:hAnsiTheme="majorBidi" w:cstheme="majorBidi"/>
            <w:i/>
            <w:iCs/>
            <w:color w:val="auto"/>
            <w:sz w:val="24"/>
            <w:szCs w:val="24"/>
            <w:rPrChange w:id="196" w:author="Ahmad Mnasra" w:date="2016-12-22T09:23:00Z">
              <w:rPr>
                <w:rFonts w:ascii="Courier New" w:hAnsi="Courier New" w:cs="Courier New"/>
                <w:szCs w:val="20"/>
                <w:lang w:bidi="ar-SA"/>
              </w:rPr>
            </w:rPrChange>
          </w:rPr>
          <w:t xml:space="preserve">  od</w:t>
        </w:r>
      </w:ins>
    </w:p>
    <w:p w14:paraId="12E3BDD6" w14:textId="77777777"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97" w:author="Ahmad Mnasra" w:date="2016-12-22T08:48:00Z"/>
          <w:rFonts w:asciiTheme="majorBidi" w:hAnsiTheme="majorBidi" w:cstheme="majorBidi"/>
          <w:i/>
          <w:iCs/>
          <w:color w:val="auto"/>
          <w:sz w:val="24"/>
          <w:szCs w:val="24"/>
          <w:rPrChange w:id="198" w:author="Ahmad Mnasra" w:date="2016-12-22T09:23:00Z">
            <w:rPr>
              <w:ins w:id="199" w:author="Ahmad Mnasra" w:date="2016-12-22T08:48:00Z"/>
              <w:rFonts w:ascii="Courier New" w:hAnsi="Courier New" w:cs="Courier New"/>
              <w:szCs w:val="20"/>
              <w:lang w:bidi="ar-SA"/>
            </w:rPr>
          </w:rPrChange>
        </w:rPr>
      </w:pPr>
    </w:p>
    <w:p w14:paraId="0268C00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00" w:author="Ahmad Mnasra" w:date="2016-12-22T08:48:00Z"/>
          <w:rFonts w:asciiTheme="majorBidi" w:hAnsiTheme="majorBidi" w:cstheme="majorBidi"/>
          <w:i/>
          <w:iCs/>
          <w:color w:val="auto"/>
          <w:sz w:val="24"/>
          <w:szCs w:val="24"/>
          <w:rPrChange w:id="201" w:author="Ahmad Mnasra" w:date="2016-12-22T09:23:00Z">
            <w:rPr>
              <w:ins w:id="202" w:author="Ahmad Mnasra" w:date="2016-12-22T08:48:00Z"/>
              <w:rFonts w:ascii="Courier New" w:hAnsi="Courier New" w:cs="Courier New"/>
              <w:szCs w:val="20"/>
              <w:lang w:bidi="ar-SA"/>
            </w:rPr>
          </w:rPrChange>
        </w:rPr>
      </w:pPr>
      <w:ins w:id="203" w:author="Ahmad Mnasra" w:date="2016-12-22T08:48:00Z">
        <w:r w:rsidRPr="00DB7206">
          <w:rPr>
            <w:rFonts w:asciiTheme="majorBidi" w:hAnsiTheme="majorBidi" w:cstheme="majorBidi"/>
            <w:i/>
            <w:iCs/>
            <w:color w:val="auto"/>
            <w:sz w:val="24"/>
            <w:szCs w:val="24"/>
            <w:rPrChange w:id="204" w:author="Ahmad Mnasra" w:date="2016-12-22T09:23:00Z">
              <w:rPr>
                <w:rFonts w:ascii="Courier New" w:hAnsi="Courier New" w:cs="Courier New"/>
                <w:szCs w:val="20"/>
                <w:lang w:bidi="ar-SA"/>
              </w:rPr>
            </w:rPrChange>
          </w:rPr>
          <w:t xml:space="preserve"> done:</w:t>
        </w:r>
      </w:ins>
    </w:p>
    <w:p w14:paraId="079CC07E" w14:textId="2D0C6446"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05" w:author="Ahmad Mnasra" w:date="2016-12-22T09:04:00Z"/>
          <w:rFonts w:asciiTheme="majorBidi" w:hAnsiTheme="majorBidi" w:cstheme="majorBidi"/>
          <w:i/>
          <w:iCs/>
          <w:color w:val="auto"/>
          <w:sz w:val="24"/>
          <w:szCs w:val="24"/>
          <w:rPrChange w:id="206" w:author="Ahmad Mnasra" w:date="2016-12-22T09:23:00Z">
            <w:rPr>
              <w:ins w:id="207" w:author="Ahmad Mnasra" w:date="2016-12-22T09:04:00Z"/>
              <w:color w:val="auto"/>
              <w:sz w:val="24"/>
              <w:szCs w:val="24"/>
            </w:rPr>
          </w:rPrChange>
        </w:rPr>
      </w:pPr>
      <w:ins w:id="208" w:author="Ahmad Mnasra" w:date="2016-12-22T08:48:00Z">
        <w:r w:rsidRPr="00DB7206">
          <w:rPr>
            <w:rFonts w:asciiTheme="majorBidi" w:hAnsiTheme="majorBidi" w:cstheme="majorBidi"/>
            <w:i/>
            <w:iCs/>
            <w:color w:val="auto"/>
            <w:sz w:val="24"/>
            <w:szCs w:val="24"/>
            <w:rPrChange w:id="209" w:author="Ahmad Mnasra" w:date="2016-12-22T09:23:00Z">
              <w:rPr>
                <w:rFonts w:ascii="Courier New" w:hAnsi="Courier New" w:cs="Courier New"/>
                <w:szCs w:val="20"/>
                <w:lang w:bidi="ar-SA"/>
              </w:rPr>
            </w:rPrChange>
          </w:rPr>
          <w:t xml:space="preserve">  skip;</w:t>
        </w:r>
      </w:ins>
    </w:p>
    <w:p w14:paraId="4F6F93E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10" w:author="Ahmad Mnasra" w:date="2016-12-22T08:48:00Z"/>
          <w:rFonts w:asciiTheme="majorBidi" w:hAnsiTheme="majorBidi" w:cstheme="majorBidi"/>
          <w:color w:val="auto"/>
          <w:sz w:val="24"/>
          <w:szCs w:val="24"/>
          <w:rPrChange w:id="211" w:author="Ahmad Mnasra" w:date="2016-12-22T09:23:00Z">
            <w:rPr>
              <w:ins w:id="212" w:author="Ahmad Mnasra" w:date="2016-12-22T08:48:00Z"/>
              <w:rFonts w:ascii="Courier New" w:hAnsi="Courier New" w:cs="Courier New"/>
              <w:szCs w:val="20"/>
              <w:lang w:bidi="ar-SA"/>
            </w:rPr>
          </w:rPrChange>
        </w:rPr>
      </w:pPr>
    </w:p>
    <w:p w14:paraId="4CCA4F2F" w14:textId="271F9353" w:rsidR="004C69BF" w:rsidRPr="00DB7206" w:rsidRDefault="004C69BF" w:rsidP="004C69BF">
      <w:pPr>
        <w:spacing w:after="120" w:line="22" w:lineRule="atLeast"/>
        <w:ind w:left="115" w:right="1454" w:firstLine="0"/>
        <w:rPr>
          <w:ins w:id="213" w:author="Ahmad Mnasra" w:date="2016-12-22T09:08:00Z"/>
          <w:rFonts w:asciiTheme="majorBidi" w:hAnsiTheme="majorBidi" w:cstheme="majorBidi"/>
          <w:color w:val="auto"/>
          <w:sz w:val="24"/>
          <w:szCs w:val="24"/>
          <w:rPrChange w:id="214" w:author="Ahmad Mnasra" w:date="2016-12-22T09:23:00Z">
            <w:rPr>
              <w:ins w:id="215" w:author="Ahmad Mnasra" w:date="2016-12-22T09:08:00Z"/>
              <w:color w:val="auto"/>
              <w:sz w:val="24"/>
              <w:szCs w:val="24"/>
            </w:rPr>
          </w:rPrChange>
        </w:rPr>
      </w:pPr>
      <w:ins w:id="216" w:author="Ahmad Mnasra" w:date="2016-12-22T08:48:00Z">
        <w:r w:rsidRPr="00DB7206">
          <w:rPr>
            <w:rFonts w:asciiTheme="majorBidi" w:hAnsiTheme="majorBidi" w:cstheme="majorBidi"/>
            <w:color w:val="auto"/>
            <w:sz w:val="24"/>
            <w:szCs w:val="24"/>
            <w:rPrChange w:id="217" w:author="Ahmad Mnasra" w:date="2016-12-22T09:23:00Z">
              <w:rPr>
                <w:sz w:val="27"/>
                <w:szCs w:val="27"/>
                <w:lang w:bidi="ar-SA"/>
              </w:rPr>
            </w:rPrChange>
          </w:rPr>
          <w:t>The </w:t>
        </w:r>
        <w:r w:rsidRPr="00DB7206">
          <w:rPr>
            <w:rFonts w:asciiTheme="majorBidi" w:hAnsiTheme="majorBidi" w:cstheme="majorBidi"/>
            <w:color w:val="auto"/>
            <w:sz w:val="24"/>
            <w:szCs w:val="24"/>
            <w:rPrChange w:id="218"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219" w:author="Ahmad Mnasra" w:date="2016-12-22T09:23:00Z">
              <w:rPr>
                <w:sz w:val="27"/>
                <w:szCs w:val="27"/>
                <w:lang w:bidi="ar-SA"/>
              </w:rPr>
            </w:rPrChange>
          </w:rPr>
          <w:t> in this example jumps to a label named done. A label can only appear before a statement. If we might want to jump at the end of the program, for example, a dummy statement skip is useful: it is a place holder that is always executable and has no effect.</w:t>
        </w:r>
      </w:ins>
    </w:p>
    <w:p w14:paraId="7FA0F5EF" w14:textId="77777777" w:rsidR="004C69BF" w:rsidRPr="00DB7206" w:rsidRDefault="004C69BF">
      <w:pPr>
        <w:pStyle w:val="2"/>
        <w:numPr>
          <w:ilvl w:val="0"/>
          <w:numId w:val="50"/>
        </w:numPr>
        <w:rPr>
          <w:ins w:id="220" w:author="Ahmad Mnasra" w:date="2016-12-22T09:21:00Z"/>
          <w:rFonts w:asciiTheme="majorBidi" w:hAnsiTheme="majorBidi" w:cstheme="majorBidi"/>
          <w:rPrChange w:id="221" w:author="Ahmad Mnasra" w:date="2016-12-22T09:23:00Z">
            <w:rPr>
              <w:ins w:id="222" w:author="Ahmad Mnasra" w:date="2016-12-22T09:21:00Z"/>
            </w:rPr>
          </w:rPrChange>
        </w:rPr>
        <w:pPrChange w:id="223" w:author="Ahmad Mnasra" w:date="2016-12-22T09:21:00Z">
          <w:pPr>
            <w:pStyle w:val="2"/>
          </w:pPr>
        </w:pPrChange>
      </w:pPr>
      <w:bookmarkStart w:id="224" w:name="SECTION00618000000000000000"/>
      <w:bookmarkStart w:id="225" w:name="_Toc470446046"/>
      <w:ins w:id="226" w:author="Ahmad Mnasra" w:date="2016-12-22T09:21:00Z">
        <w:r w:rsidRPr="00DB7206">
          <w:rPr>
            <w:rFonts w:asciiTheme="majorBidi" w:hAnsiTheme="majorBidi" w:cstheme="majorBidi"/>
            <w:rPrChange w:id="227" w:author="Ahmad Mnasra" w:date="2016-12-22T09:23:00Z">
              <w:rPr/>
            </w:rPrChange>
          </w:rPr>
          <w:lastRenderedPageBreak/>
          <w:t>Conditional Expressions</w:t>
        </w:r>
        <w:bookmarkEnd w:id="224"/>
        <w:bookmarkEnd w:id="225"/>
      </w:ins>
    </w:p>
    <w:p w14:paraId="5E142C08" w14:textId="77777777" w:rsidR="004C69BF" w:rsidRPr="00DB7206" w:rsidRDefault="004C69BF" w:rsidP="004C69BF">
      <w:pPr>
        <w:spacing w:before="100" w:beforeAutospacing="1" w:after="100" w:afterAutospacing="1" w:line="240" w:lineRule="auto"/>
        <w:ind w:left="0" w:right="0" w:firstLine="0"/>
        <w:jc w:val="left"/>
        <w:rPr>
          <w:ins w:id="228" w:author="Ahmad Mnasra" w:date="2016-12-22T09:20:00Z"/>
          <w:rFonts w:asciiTheme="majorBidi" w:hAnsiTheme="majorBidi" w:cstheme="majorBidi"/>
          <w:color w:val="auto"/>
          <w:sz w:val="24"/>
          <w:szCs w:val="24"/>
          <w:rPrChange w:id="229" w:author="Ahmad Mnasra" w:date="2016-12-22T09:23:00Z">
            <w:rPr>
              <w:ins w:id="230" w:author="Ahmad Mnasra" w:date="2016-12-22T09:20:00Z"/>
              <w:sz w:val="27"/>
              <w:szCs w:val="27"/>
              <w:lang w:bidi="ar-SA"/>
            </w:rPr>
          </w:rPrChange>
        </w:rPr>
      </w:pPr>
      <w:ins w:id="231" w:author="Ahmad Mnasra" w:date="2016-12-22T09:20:00Z">
        <w:r w:rsidRPr="00DB7206">
          <w:rPr>
            <w:rFonts w:asciiTheme="majorBidi" w:hAnsiTheme="majorBidi" w:cstheme="majorBidi"/>
            <w:color w:val="auto"/>
            <w:sz w:val="24"/>
            <w:szCs w:val="24"/>
            <w:rPrChange w:id="232" w:author="Ahmad Mnasra" w:date="2016-12-22T09:23:00Z">
              <w:rPr>
                <w:sz w:val="27"/>
                <w:szCs w:val="27"/>
                <w:lang w:bidi="ar-SA"/>
              </w:rPr>
            </w:rPrChange>
          </w:rPr>
          <w:t>Conditional expressions analogous to the C-syntax </w:t>
        </w:r>
        <w:r w:rsidRPr="00DB7206">
          <w:rPr>
            <w:rFonts w:asciiTheme="majorBidi" w:hAnsiTheme="majorBidi" w:cstheme="majorBidi"/>
            <w:i/>
            <w:iCs/>
            <w:color w:val="auto"/>
            <w:sz w:val="24"/>
            <w:szCs w:val="24"/>
            <w:rPrChange w:id="233" w:author="Ahmad Mnasra" w:date="2016-12-22T09:23:00Z">
              <w:rPr>
                <w:rFonts w:ascii="Courier New" w:hAnsi="Courier New" w:cs="Courier New"/>
                <w:szCs w:val="20"/>
                <w:lang w:bidi="ar-SA"/>
              </w:rPr>
            </w:rPrChange>
          </w:rPr>
          <w:t>expr1 ? expr2 : expr3</w:t>
        </w:r>
        <w:r w:rsidRPr="00DB7206">
          <w:rPr>
            <w:rFonts w:asciiTheme="majorBidi" w:hAnsiTheme="majorBidi" w:cstheme="majorBidi"/>
            <w:color w:val="auto"/>
            <w:sz w:val="24"/>
            <w:szCs w:val="24"/>
            <w:rPrChange w:id="234" w:author="Ahmad Mnasra" w:date="2016-12-22T09:23:00Z">
              <w:rPr>
                <w:sz w:val="27"/>
                <w:szCs w:val="27"/>
                <w:lang w:bidi="ar-SA"/>
              </w:rPr>
            </w:rPrChange>
          </w:rPr>
          <w:t> are supported in Spin version 2. The syntax is however, different from C:</w:t>
        </w:r>
      </w:ins>
    </w:p>
    <w:p w14:paraId="46EA2418" w14:textId="77777777" w:rsidR="004C69BF" w:rsidRPr="00DB7206" w:rsidRDefault="004C69BF">
      <w:pPr>
        <w:spacing w:before="100" w:beforeAutospacing="1" w:after="100" w:afterAutospacing="1" w:line="240" w:lineRule="auto"/>
        <w:ind w:left="0" w:right="0" w:firstLine="0"/>
        <w:jc w:val="left"/>
        <w:rPr>
          <w:ins w:id="235" w:author="Ahmad Mnasra" w:date="2016-12-22T09:20:00Z"/>
          <w:rFonts w:asciiTheme="majorBidi" w:hAnsiTheme="majorBidi" w:cstheme="majorBidi"/>
          <w:i/>
          <w:iCs/>
          <w:color w:val="auto"/>
          <w:sz w:val="24"/>
          <w:szCs w:val="24"/>
          <w:rPrChange w:id="236" w:author="Ahmad Mnasra" w:date="2016-12-22T09:23:00Z">
            <w:rPr>
              <w:ins w:id="237" w:author="Ahmad Mnasra" w:date="2016-12-22T09:20:00Z"/>
              <w:rFonts w:ascii="Courier New" w:hAnsi="Courier New" w:cs="Courier New"/>
              <w:szCs w:val="20"/>
              <w:lang w:bidi="ar-SA"/>
            </w:rPr>
          </w:rPrChange>
        </w:rPr>
        <w:pPrChange w:id="238" w:author="hp" w:date="2016-12-22T23:49: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PrChange>
      </w:pPr>
      <w:ins w:id="239" w:author="Ahmad Mnasra" w:date="2016-12-22T09:20:00Z">
        <w:r w:rsidRPr="00DB7206">
          <w:rPr>
            <w:rFonts w:asciiTheme="majorBidi" w:hAnsiTheme="majorBidi" w:cstheme="majorBidi"/>
            <w:i/>
            <w:iCs/>
            <w:color w:val="auto"/>
            <w:sz w:val="24"/>
            <w:szCs w:val="24"/>
            <w:rPrChange w:id="240" w:author="Ahmad Mnasra" w:date="2016-12-22T09:23:00Z">
              <w:rPr>
                <w:rFonts w:ascii="Courier New" w:hAnsi="Courier New" w:cs="Courier New"/>
                <w:szCs w:val="20"/>
                <w:lang w:bidi="ar-SA"/>
              </w:rPr>
            </w:rPrChange>
          </w:rPr>
          <w:t xml:space="preserve"> (expr1 -&gt; expr2 : expr3)</w:t>
        </w:r>
      </w:ins>
    </w:p>
    <w:p w14:paraId="0034C48B" w14:textId="5756105C" w:rsidR="004C69BF" w:rsidRPr="00DB7206" w:rsidRDefault="004C69BF">
      <w:pPr>
        <w:spacing w:before="100" w:beforeAutospacing="1" w:after="100" w:afterAutospacing="1" w:line="240" w:lineRule="auto"/>
        <w:ind w:left="0" w:right="0" w:firstLine="0"/>
        <w:jc w:val="left"/>
        <w:rPr>
          <w:ins w:id="241" w:author="Ahmad Mnasra" w:date="2016-12-22T09:08:00Z"/>
          <w:rFonts w:asciiTheme="majorBidi" w:hAnsiTheme="majorBidi" w:cstheme="majorBidi"/>
          <w:color w:val="auto"/>
          <w:sz w:val="24"/>
          <w:szCs w:val="24"/>
          <w:rPrChange w:id="242" w:author="Ahmad Mnasra" w:date="2016-12-22T09:28:00Z">
            <w:rPr>
              <w:ins w:id="243" w:author="Ahmad Mnasra" w:date="2016-12-22T09:08:00Z"/>
              <w:color w:val="auto"/>
              <w:sz w:val="24"/>
              <w:szCs w:val="24"/>
            </w:rPr>
          </w:rPrChange>
        </w:rPr>
        <w:pPrChange w:id="244" w:author="Ahmad Mnasra" w:date="2016-12-22T09:28:00Z">
          <w:pPr>
            <w:spacing w:after="120" w:line="22" w:lineRule="atLeast"/>
            <w:ind w:left="115" w:right="1454" w:firstLine="0"/>
          </w:pPr>
        </w:pPrChange>
      </w:pPr>
      <w:ins w:id="245" w:author="Ahmad Mnasra" w:date="2016-12-22T09:20:00Z">
        <w:r w:rsidRPr="00DB7206">
          <w:rPr>
            <w:rFonts w:asciiTheme="majorBidi" w:hAnsiTheme="majorBidi" w:cstheme="majorBidi"/>
            <w:color w:val="auto"/>
            <w:sz w:val="24"/>
            <w:szCs w:val="24"/>
            <w:rPrChange w:id="246" w:author="Ahmad Mnasra" w:date="2016-12-22T09:23:00Z">
              <w:rPr>
                <w:sz w:val="27"/>
                <w:szCs w:val="27"/>
                <w:lang w:bidi="ar-SA"/>
              </w:rPr>
            </w:rPrChange>
          </w:rPr>
          <w:t>The expression has the value of </w:t>
        </w:r>
        <w:r w:rsidRPr="00DB7206">
          <w:rPr>
            <w:rFonts w:asciiTheme="majorBidi" w:hAnsiTheme="majorBidi" w:cstheme="majorBidi"/>
            <w:i/>
            <w:iCs/>
            <w:color w:val="auto"/>
            <w:sz w:val="24"/>
            <w:szCs w:val="24"/>
            <w:rPrChange w:id="247" w:author="Ahmad Mnasra" w:date="2016-12-22T09:23:00Z">
              <w:rPr>
                <w:rFonts w:ascii="Courier New" w:hAnsi="Courier New" w:cs="Courier New"/>
                <w:szCs w:val="20"/>
                <w:lang w:bidi="ar-SA"/>
              </w:rPr>
            </w:rPrChange>
          </w:rPr>
          <w:t>expr2</w:t>
        </w:r>
        <w:r w:rsidRPr="00DB7206">
          <w:rPr>
            <w:rFonts w:asciiTheme="majorBidi" w:hAnsiTheme="majorBidi" w:cstheme="majorBidi"/>
            <w:color w:val="auto"/>
            <w:sz w:val="24"/>
            <w:szCs w:val="24"/>
            <w:rPrChange w:id="248" w:author="Ahmad Mnasra" w:date="2016-12-22T09:23:00Z">
              <w:rPr>
                <w:sz w:val="27"/>
                <w:szCs w:val="27"/>
                <w:lang w:bidi="ar-SA"/>
              </w:rPr>
            </w:rPrChange>
          </w:rPr>
          <w:t> when </w:t>
        </w:r>
        <w:r w:rsidRPr="00DB7206">
          <w:rPr>
            <w:rFonts w:asciiTheme="majorBidi" w:hAnsiTheme="majorBidi" w:cstheme="majorBidi"/>
            <w:i/>
            <w:iCs/>
            <w:color w:val="auto"/>
            <w:sz w:val="24"/>
            <w:szCs w:val="24"/>
            <w:rPrChange w:id="249" w:author="Ahmad Mnasra" w:date="2016-12-22T09:23:00Z">
              <w:rPr>
                <w:rFonts w:ascii="Courier New" w:hAnsi="Courier New" w:cs="Courier New"/>
                <w:szCs w:val="20"/>
                <w:lang w:bidi="ar-SA"/>
              </w:rPr>
            </w:rPrChange>
          </w:rPr>
          <w:t>expr1</w:t>
        </w:r>
        <w:r w:rsidRPr="00DB7206">
          <w:rPr>
            <w:rFonts w:asciiTheme="majorBidi" w:hAnsiTheme="majorBidi" w:cstheme="majorBidi"/>
            <w:color w:val="auto"/>
            <w:sz w:val="24"/>
            <w:szCs w:val="24"/>
            <w:rPrChange w:id="250" w:author="Ahmad Mnasra" w:date="2016-12-22T09:23:00Z">
              <w:rPr>
                <w:sz w:val="27"/>
                <w:szCs w:val="27"/>
                <w:lang w:bidi="ar-SA"/>
              </w:rPr>
            </w:rPrChange>
          </w:rPr>
          <w:t> evaluates to a non-zero value, and the value of </w:t>
        </w:r>
        <w:r w:rsidRPr="00DB7206">
          <w:rPr>
            <w:rFonts w:asciiTheme="majorBidi" w:hAnsiTheme="majorBidi" w:cstheme="majorBidi"/>
            <w:i/>
            <w:iCs/>
            <w:color w:val="auto"/>
            <w:sz w:val="24"/>
            <w:szCs w:val="24"/>
            <w:rPrChange w:id="251" w:author="Ahmad Mnasra" w:date="2016-12-22T09:23:00Z">
              <w:rPr>
                <w:rFonts w:ascii="Courier New" w:hAnsi="Courier New" w:cs="Courier New"/>
                <w:szCs w:val="20"/>
                <w:lang w:bidi="ar-SA"/>
              </w:rPr>
            </w:rPrChange>
          </w:rPr>
          <w:t>expr3</w:t>
        </w:r>
        <w:r w:rsidRPr="00DB7206">
          <w:rPr>
            <w:rFonts w:asciiTheme="majorBidi" w:hAnsiTheme="majorBidi" w:cstheme="majorBidi"/>
            <w:color w:val="auto"/>
            <w:sz w:val="24"/>
            <w:szCs w:val="24"/>
            <w:rPrChange w:id="252" w:author="Ahmad Mnasra" w:date="2016-12-22T09:23:00Z">
              <w:rPr>
                <w:sz w:val="27"/>
                <w:szCs w:val="27"/>
                <w:lang w:bidi="ar-SA"/>
              </w:rPr>
            </w:rPrChange>
          </w:rPr>
          <w:t> otherwise.</w:t>
        </w:r>
      </w:ins>
    </w:p>
    <w:p w14:paraId="2CB51CB1" w14:textId="77777777" w:rsidR="00DB7206" w:rsidRPr="00DB7206" w:rsidRDefault="00DB7206">
      <w:pPr>
        <w:pStyle w:val="2"/>
        <w:numPr>
          <w:ilvl w:val="0"/>
          <w:numId w:val="50"/>
        </w:numPr>
        <w:rPr>
          <w:ins w:id="253" w:author="Ahmad Mnasra" w:date="2016-12-22T09:27:00Z"/>
          <w:rFonts w:asciiTheme="majorBidi" w:hAnsiTheme="majorBidi" w:cstheme="majorBidi"/>
          <w:rPrChange w:id="254" w:author="Ahmad Mnasra" w:date="2016-12-22T09:28:00Z">
            <w:rPr>
              <w:ins w:id="255" w:author="Ahmad Mnasra" w:date="2016-12-22T09:27:00Z"/>
            </w:rPr>
          </w:rPrChange>
        </w:rPr>
        <w:pPrChange w:id="256" w:author="Ahmad Mnasra" w:date="2016-12-22T09:28:00Z">
          <w:pPr>
            <w:pStyle w:val="2"/>
          </w:pPr>
        </w:pPrChange>
      </w:pPr>
      <w:bookmarkStart w:id="257" w:name="SECTION00619000000000000000"/>
      <w:bookmarkStart w:id="258" w:name="_Toc470446047"/>
      <w:ins w:id="259" w:author="Ahmad Mnasra" w:date="2016-12-22T09:27:00Z">
        <w:r w:rsidRPr="00DB7206">
          <w:rPr>
            <w:rFonts w:asciiTheme="majorBidi" w:hAnsiTheme="majorBidi" w:cstheme="majorBidi"/>
            <w:rPrChange w:id="260" w:author="Ahmad Mnasra" w:date="2016-12-22T09:28:00Z">
              <w:rPr/>
            </w:rPrChange>
          </w:rPr>
          <w:t>Active Proctypes</w:t>
        </w:r>
        <w:bookmarkEnd w:id="257"/>
        <w:bookmarkEnd w:id="258"/>
      </w:ins>
    </w:p>
    <w:p w14:paraId="3B1A6CD2" w14:textId="77777777" w:rsidR="00DB7206" w:rsidRPr="00DB7206" w:rsidRDefault="00DB7206" w:rsidP="00DB7206">
      <w:pPr>
        <w:pStyle w:val="NormalWeb"/>
        <w:rPr>
          <w:ins w:id="261" w:author="Ahmad Mnasra" w:date="2016-12-22T09:27:00Z"/>
          <w:rFonts w:asciiTheme="majorBidi" w:hAnsiTheme="majorBidi" w:cstheme="majorBidi"/>
          <w:rPrChange w:id="262" w:author="Ahmad Mnasra" w:date="2016-12-22T09:28:00Z">
            <w:rPr>
              <w:ins w:id="263" w:author="Ahmad Mnasra" w:date="2016-12-22T09:27:00Z"/>
              <w:color w:val="000000"/>
              <w:sz w:val="27"/>
              <w:szCs w:val="27"/>
            </w:rPr>
          </w:rPrChange>
        </w:rPr>
      </w:pPr>
      <w:ins w:id="264" w:author="Ahmad Mnasra" w:date="2016-12-22T09:27:00Z">
        <w:r w:rsidRPr="00DB7206">
          <w:rPr>
            <w:rFonts w:asciiTheme="majorBidi" w:hAnsiTheme="majorBidi" w:cstheme="majorBidi"/>
            <w:rPrChange w:id="265" w:author="Ahmad Mnasra" w:date="2016-12-22T09:28:00Z">
              <w:rPr>
                <w:color w:val="000000"/>
                <w:sz w:val="27"/>
                <w:szCs w:val="27"/>
              </w:rPr>
            </w:rPrChange>
          </w:rPr>
          <w:t>In Spin version 2 there is a keyword active that can be prefixed to any </w:t>
        </w:r>
        <w:r w:rsidRPr="00DB7206">
          <w:rPr>
            <w:rFonts w:asciiTheme="majorBidi" w:hAnsiTheme="majorBidi" w:cstheme="majorBidi"/>
            <w:rPrChange w:id="266" w:author="Ahmad Mnasra" w:date="2016-12-22T09:28:00Z">
              <w:rPr>
                <w:rStyle w:val="HTML1"/>
                <w:rFonts w:eastAsia="Arial"/>
              </w:rPr>
            </w:rPrChange>
          </w:rPr>
          <w:t>proctype</w:t>
        </w:r>
        <w:r w:rsidRPr="00DB7206">
          <w:rPr>
            <w:rFonts w:asciiTheme="majorBidi" w:hAnsiTheme="majorBidi" w:cstheme="majorBidi"/>
            <w:rPrChange w:id="267" w:author="Ahmad Mnasra" w:date="2016-12-22T09:28:00Z">
              <w:rPr>
                <w:rStyle w:val="apple-converted-space"/>
                <w:rFonts w:eastAsia="Arial"/>
                <w:sz w:val="27"/>
                <w:szCs w:val="27"/>
              </w:rPr>
            </w:rPrChange>
          </w:rPr>
          <w:t xml:space="preserve"> definition. If the keyword is present, an instance of that </w:t>
        </w:r>
        <w:r w:rsidRPr="00DB7206">
          <w:rPr>
            <w:rFonts w:asciiTheme="majorBidi" w:hAnsiTheme="majorBidi" w:cstheme="majorBidi"/>
            <w:rPrChange w:id="268" w:author="Ahmad Mnasra" w:date="2016-12-22T09:28:00Z">
              <w:rPr>
                <w:color w:val="000000"/>
                <w:sz w:val="27"/>
                <w:szCs w:val="27"/>
              </w:rPr>
            </w:rPrChange>
          </w:rPr>
          <w:t>proctype will be active in the initial system state. Multiple instantiations of that proctype can be specified with an optional array suffix of the keyword. Example:</w:t>
        </w:r>
      </w:ins>
    </w:p>
    <w:p w14:paraId="7FCD88CE" w14:textId="77777777" w:rsidR="00DB7206" w:rsidRPr="00DB7206" w:rsidRDefault="00DB7206" w:rsidP="00DB7206">
      <w:pPr>
        <w:pStyle w:val="HTML"/>
        <w:rPr>
          <w:ins w:id="269" w:author="Ahmad Mnasra" w:date="2016-12-22T09:27:00Z"/>
          <w:rFonts w:asciiTheme="majorBidi" w:hAnsiTheme="majorBidi" w:cstheme="majorBidi"/>
          <w:i/>
          <w:iCs/>
          <w:sz w:val="24"/>
          <w:szCs w:val="24"/>
          <w:rPrChange w:id="270" w:author="Ahmad Mnasra" w:date="2016-12-22T09:28:00Z">
            <w:rPr>
              <w:ins w:id="271" w:author="Ahmad Mnasra" w:date="2016-12-22T09:27:00Z"/>
              <w:color w:val="000000"/>
            </w:rPr>
          </w:rPrChange>
        </w:rPr>
      </w:pPr>
      <w:ins w:id="272" w:author="Ahmad Mnasra" w:date="2016-12-22T09:27:00Z">
        <w:r w:rsidRPr="00DB7206">
          <w:rPr>
            <w:rFonts w:asciiTheme="majorBidi" w:hAnsiTheme="majorBidi" w:cstheme="majorBidi"/>
            <w:i/>
            <w:iCs/>
            <w:sz w:val="24"/>
            <w:szCs w:val="24"/>
            <w:rPrChange w:id="273" w:author="Ahmad Mnasra" w:date="2016-12-22T09:28:00Z">
              <w:rPr>
                <w:color w:val="000000"/>
              </w:rPr>
            </w:rPrChange>
          </w:rPr>
          <w:t xml:space="preserve"> active proctype A() { ... }</w:t>
        </w:r>
      </w:ins>
    </w:p>
    <w:p w14:paraId="57BE21DF" w14:textId="4F021894" w:rsidR="004C69BF" w:rsidRDefault="00DB7206">
      <w:pPr>
        <w:pStyle w:val="HTML"/>
        <w:rPr>
          <w:ins w:id="274" w:author="Ahmad Mnasra" w:date="2016-12-22T09:08:00Z"/>
          <w:sz w:val="24"/>
          <w:szCs w:val="24"/>
        </w:rPr>
        <w:pPrChange w:id="275" w:author="Ahmad Mnasra" w:date="2016-12-22T11:32:00Z">
          <w:pPr>
            <w:spacing w:after="120" w:line="22" w:lineRule="atLeast"/>
            <w:ind w:left="115" w:right="1454" w:firstLine="0"/>
          </w:pPr>
        </w:pPrChange>
      </w:pPr>
      <w:ins w:id="276" w:author="Ahmad Mnasra" w:date="2016-12-22T09:27:00Z">
        <w:r w:rsidRPr="00DB7206">
          <w:rPr>
            <w:rFonts w:asciiTheme="majorBidi" w:hAnsiTheme="majorBidi" w:cstheme="majorBidi"/>
            <w:i/>
            <w:iCs/>
            <w:sz w:val="24"/>
            <w:szCs w:val="24"/>
            <w:rPrChange w:id="277" w:author="Ahmad Mnasra" w:date="2016-12-22T09:28:00Z">
              <w:rPr/>
            </w:rPrChange>
          </w:rPr>
          <w:t xml:space="preserve"> active [4] proctype B() { ... }</w:t>
        </w:r>
      </w:ins>
    </w:p>
    <w:p w14:paraId="4597B858" w14:textId="752916AD" w:rsidR="004C69BF" w:rsidRDefault="004C69BF" w:rsidP="004C69BF">
      <w:pPr>
        <w:spacing w:after="120" w:line="22" w:lineRule="atLeast"/>
        <w:ind w:left="115" w:right="1454" w:firstLine="0"/>
        <w:rPr>
          <w:ins w:id="278" w:author="Ahmad Mnasra" w:date="2016-12-22T09:08:00Z"/>
          <w:color w:val="auto"/>
          <w:sz w:val="24"/>
          <w:szCs w:val="24"/>
        </w:rPr>
      </w:pPr>
    </w:p>
    <w:p w14:paraId="7B69489F" w14:textId="349F4149" w:rsidR="000B3E65" w:rsidRDefault="000B3E65" w:rsidP="000B3E65">
      <w:pPr>
        <w:pStyle w:val="1"/>
        <w:ind w:left="0" w:firstLine="0"/>
        <w:rPr>
          <w:ins w:id="279" w:author="Ahmad Mnasra" w:date="2016-12-22T09:56:00Z"/>
          <w:rFonts w:asciiTheme="majorBidi" w:hAnsiTheme="majorBidi" w:cstheme="majorBidi"/>
          <w:i/>
          <w:sz w:val="22"/>
        </w:rPr>
      </w:pPr>
      <w:bookmarkStart w:id="280" w:name="_Toc470446048"/>
      <w:ins w:id="281" w:author="Ahmad Mnasra" w:date="2016-12-22T09:56:00Z">
        <w:r w:rsidRPr="00082979">
          <w:rPr>
            <w:rFonts w:asciiTheme="majorBidi" w:hAnsiTheme="majorBidi" w:cstheme="majorBidi"/>
            <w:i/>
            <w:sz w:val="22"/>
          </w:rPr>
          <w:t>2.1.5.</w:t>
        </w:r>
      </w:ins>
      <w:ins w:id="282" w:author="Ahmad Mnasra" w:date="2016-12-22T11:30:00Z">
        <w:r>
          <w:rPr>
            <w:rFonts w:asciiTheme="majorBidi" w:hAnsiTheme="majorBidi" w:cstheme="majorBidi"/>
            <w:i/>
            <w:sz w:val="22"/>
          </w:rPr>
          <w:t>2</w:t>
        </w:r>
      </w:ins>
      <w:ins w:id="283" w:author="Ahmad Mnasra" w:date="2016-12-22T09:56:00Z">
        <w:r w:rsidRPr="00082979">
          <w:rPr>
            <w:rFonts w:asciiTheme="majorBidi" w:hAnsiTheme="majorBidi" w:cstheme="majorBidi"/>
            <w:i/>
            <w:sz w:val="22"/>
          </w:rPr>
          <w:t xml:space="preserve"> </w:t>
        </w:r>
        <w:r>
          <w:rPr>
            <w:rFonts w:asciiTheme="majorBidi" w:hAnsiTheme="majorBidi" w:cstheme="majorBidi"/>
            <w:i/>
            <w:sz w:val="22"/>
          </w:rPr>
          <w:t>LTL Syntax in spin</w:t>
        </w:r>
        <w:bookmarkEnd w:id="280"/>
        <w:r>
          <w:rPr>
            <w:rFonts w:asciiTheme="majorBidi" w:hAnsiTheme="majorBidi" w:cstheme="majorBidi"/>
            <w:i/>
            <w:sz w:val="22"/>
          </w:rPr>
          <w:t xml:space="preserve"> </w:t>
        </w:r>
      </w:ins>
    </w:p>
    <w:p w14:paraId="62122BBC" w14:textId="01184C36" w:rsidR="000B3E65" w:rsidRDefault="000B3E65">
      <w:pPr>
        <w:rPr>
          <w:ins w:id="284" w:author="Ahmad Mnasra" w:date="2016-12-22T09:56:00Z"/>
        </w:rPr>
        <w:pPrChange w:id="285" w:author="Ahmad Mnasra" w:date="2016-12-22T09:56:00Z">
          <w:pPr>
            <w:pStyle w:val="1"/>
            <w:ind w:left="0" w:firstLine="0"/>
          </w:pPr>
        </w:pPrChange>
      </w:pPr>
    </w:p>
    <w:p w14:paraId="76744D1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86" w:author="Ahmad Mnasra" w:date="2016-12-22T09:56:00Z"/>
          <w:rFonts w:asciiTheme="majorBidi" w:hAnsiTheme="majorBidi" w:cstheme="majorBidi"/>
          <w:sz w:val="24"/>
          <w:szCs w:val="24"/>
          <w:lang w:bidi="ar-SA"/>
          <w:rPrChange w:id="287" w:author="Ahmad Mnasra" w:date="2016-12-22T09:57:00Z">
            <w:rPr>
              <w:ins w:id="288" w:author="Ahmad Mnasra" w:date="2016-12-22T09:56:00Z"/>
              <w:rFonts w:ascii="Courier New" w:hAnsi="Courier New" w:cs="Courier New"/>
              <w:szCs w:val="20"/>
              <w:lang w:bidi="ar-SA"/>
            </w:rPr>
          </w:rPrChange>
        </w:rPr>
      </w:pPr>
      <w:ins w:id="289" w:author="Ahmad Mnasra" w:date="2016-12-22T09:56:00Z">
        <w:r w:rsidRPr="000B3E65">
          <w:rPr>
            <w:rFonts w:asciiTheme="majorBidi" w:hAnsiTheme="majorBidi" w:cstheme="majorBidi"/>
            <w:sz w:val="24"/>
            <w:szCs w:val="24"/>
            <w:lang w:bidi="ar-SA"/>
            <w:rPrChange w:id="290" w:author="Ahmad Mnasra" w:date="2016-12-22T09:57:00Z">
              <w:rPr>
                <w:rFonts w:ascii="Courier New" w:hAnsi="Courier New" w:cs="Courier New"/>
                <w:szCs w:val="20"/>
                <w:lang w:bidi="ar-SA"/>
              </w:rPr>
            </w:rPrChange>
          </w:rPr>
          <w:t>Grammar:</w:t>
        </w:r>
      </w:ins>
    </w:p>
    <w:p w14:paraId="66BDFE76"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291" w:author="Ahmad Mnasra" w:date="2016-12-22T09:56:00Z"/>
          <w:rFonts w:asciiTheme="majorBidi" w:hAnsiTheme="majorBidi" w:cstheme="majorBidi"/>
          <w:i/>
          <w:iCs/>
          <w:sz w:val="24"/>
          <w:szCs w:val="24"/>
          <w:lang w:bidi="ar-SA"/>
          <w:rPrChange w:id="292" w:author="Ahmad Mnasra" w:date="2016-12-22T09:57:00Z">
            <w:rPr>
              <w:ins w:id="293" w:author="Ahmad Mnasra" w:date="2016-12-22T09:56:00Z"/>
              <w:rFonts w:ascii="Courier New" w:hAnsi="Courier New" w:cs="Courier New"/>
              <w:szCs w:val="20"/>
              <w:lang w:bidi="ar-SA"/>
            </w:rPr>
          </w:rPrChange>
        </w:rPr>
      </w:pPr>
      <w:ins w:id="294" w:author="Ahmad Mnasra" w:date="2016-12-22T09:56:00Z">
        <w:r w:rsidRPr="000B3E65">
          <w:rPr>
            <w:rFonts w:asciiTheme="majorBidi" w:hAnsiTheme="majorBidi" w:cstheme="majorBidi"/>
            <w:sz w:val="24"/>
            <w:szCs w:val="24"/>
            <w:lang w:bidi="ar-SA"/>
            <w:rPrChange w:id="295" w:author="Ahmad Mnasra" w:date="2016-12-22T09:57:00Z">
              <w:rPr>
                <w:rFonts w:ascii="Courier New" w:hAnsi="Courier New" w:cs="Courier New"/>
                <w:szCs w:val="20"/>
                <w:lang w:bidi="ar-SA"/>
              </w:rPr>
            </w:rPrChange>
          </w:rPr>
          <w:tab/>
        </w:r>
        <w:r w:rsidRPr="000B3E65">
          <w:rPr>
            <w:rFonts w:asciiTheme="majorBidi" w:hAnsiTheme="majorBidi" w:cstheme="majorBidi"/>
            <w:i/>
            <w:iCs/>
            <w:sz w:val="24"/>
            <w:szCs w:val="24"/>
            <w:lang w:bidi="ar-SA"/>
            <w:rPrChange w:id="296" w:author="Ahmad Mnasra" w:date="2016-12-22T09:57:00Z">
              <w:rPr>
                <w:rFonts w:ascii="Courier New" w:hAnsi="Courier New" w:cs="Courier New"/>
                <w:szCs w:val="20"/>
                <w:lang w:bidi="ar-SA"/>
              </w:rPr>
            </w:rPrChange>
          </w:rPr>
          <w:t xml:space="preserve">ltl ::= </w:t>
        </w:r>
        <w:r w:rsidRPr="000B3E65">
          <w:rPr>
            <w:rFonts w:asciiTheme="majorBidi" w:hAnsiTheme="majorBidi" w:cstheme="majorBidi"/>
            <w:b/>
            <w:bCs/>
            <w:i/>
            <w:iCs/>
            <w:sz w:val="24"/>
            <w:szCs w:val="24"/>
            <w:lang w:bidi="ar-SA"/>
            <w:rPrChange w:id="297" w:author="Ahmad Mnasra" w:date="2016-12-22T09:57:00Z">
              <w:rPr>
                <w:rFonts w:ascii="Courier New" w:hAnsi="Courier New" w:cs="Courier New"/>
                <w:b/>
                <w:bCs/>
                <w:szCs w:val="20"/>
                <w:lang w:bidi="ar-SA"/>
              </w:rPr>
            </w:rPrChange>
          </w:rPr>
          <w:t>opd</w:t>
        </w:r>
        <w:r w:rsidRPr="000B3E65">
          <w:rPr>
            <w:rFonts w:asciiTheme="majorBidi" w:hAnsiTheme="majorBidi" w:cstheme="majorBidi"/>
            <w:i/>
            <w:iCs/>
            <w:sz w:val="24"/>
            <w:szCs w:val="24"/>
            <w:lang w:bidi="ar-SA"/>
            <w:rPrChange w:id="298" w:author="Ahmad Mnasra" w:date="2016-12-22T09:57:00Z">
              <w:rPr>
                <w:rFonts w:ascii="Courier New" w:hAnsi="Courier New" w:cs="Courier New"/>
                <w:szCs w:val="20"/>
                <w:lang w:bidi="ar-SA"/>
              </w:rPr>
            </w:rPrChange>
          </w:rPr>
          <w:t xml:space="preserve"> | ( ltl ) | ltl </w:t>
        </w:r>
        <w:r w:rsidRPr="000B3E65">
          <w:rPr>
            <w:rFonts w:asciiTheme="majorBidi" w:hAnsiTheme="majorBidi" w:cstheme="majorBidi"/>
            <w:b/>
            <w:bCs/>
            <w:i/>
            <w:iCs/>
            <w:sz w:val="24"/>
            <w:szCs w:val="24"/>
            <w:lang w:bidi="ar-SA"/>
            <w:rPrChange w:id="299" w:author="Ahmad Mnasra" w:date="2016-12-22T09:57:00Z">
              <w:rPr>
                <w:rFonts w:ascii="Courier New" w:hAnsi="Courier New" w:cs="Courier New"/>
                <w:b/>
                <w:bCs/>
                <w:szCs w:val="20"/>
                <w:lang w:bidi="ar-SA"/>
              </w:rPr>
            </w:rPrChange>
          </w:rPr>
          <w:t>binop</w:t>
        </w:r>
        <w:r w:rsidRPr="000B3E65">
          <w:rPr>
            <w:rFonts w:asciiTheme="majorBidi" w:hAnsiTheme="majorBidi" w:cstheme="majorBidi"/>
            <w:i/>
            <w:iCs/>
            <w:sz w:val="24"/>
            <w:szCs w:val="24"/>
            <w:lang w:bidi="ar-SA"/>
            <w:rPrChange w:id="300" w:author="Ahmad Mnasra" w:date="2016-12-22T09:57:00Z">
              <w:rPr>
                <w:rFonts w:ascii="Courier New" w:hAnsi="Courier New" w:cs="Courier New"/>
                <w:szCs w:val="20"/>
                <w:lang w:bidi="ar-SA"/>
              </w:rPr>
            </w:rPrChange>
          </w:rPr>
          <w:t xml:space="preserve"> ltl | </w:t>
        </w:r>
        <w:r w:rsidRPr="000B3E65">
          <w:rPr>
            <w:rFonts w:asciiTheme="majorBidi" w:hAnsiTheme="majorBidi" w:cstheme="majorBidi"/>
            <w:b/>
            <w:bCs/>
            <w:i/>
            <w:iCs/>
            <w:sz w:val="24"/>
            <w:szCs w:val="24"/>
            <w:lang w:bidi="ar-SA"/>
            <w:rPrChange w:id="301" w:author="Ahmad Mnasra" w:date="2016-12-22T09:57:00Z">
              <w:rPr>
                <w:rFonts w:ascii="Courier New" w:hAnsi="Courier New" w:cs="Courier New"/>
                <w:b/>
                <w:bCs/>
                <w:szCs w:val="20"/>
                <w:lang w:bidi="ar-SA"/>
              </w:rPr>
            </w:rPrChange>
          </w:rPr>
          <w:t>unop</w:t>
        </w:r>
        <w:r w:rsidRPr="000B3E65">
          <w:rPr>
            <w:rFonts w:asciiTheme="majorBidi" w:hAnsiTheme="majorBidi" w:cstheme="majorBidi"/>
            <w:i/>
            <w:iCs/>
            <w:sz w:val="24"/>
            <w:szCs w:val="24"/>
            <w:lang w:bidi="ar-SA"/>
            <w:rPrChange w:id="302" w:author="Ahmad Mnasra" w:date="2016-12-22T09:57:00Z">
              <w:rPr>
                <w:rFonts w:ascii="Courier New" w:hAnsi="Courier New" w:cs="Courier New"/>
                <w:szCs w:val="20"/>
                <w:lang w:bidi="ar-SA"/>
              </w:rPr>
            </w:rPrChange>
          </w:rPr>
          <w:t xml:space="preserve"> ltl</w:t>
        </w:r>
      </w:ins>
    </w:p>
    <w:p w14:paraId="21D7DAF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03" w:author="Ahmad Mnasra" w:date="2016-12-22T09:56:00Z"/>
          <w:rFonts w:asciiTheme="majorBidi" w:hAnsiTheme="majorBidi" w:cstheme="majorBidi"/>
          <w:sz w:val="24"/>
          <w:szCs w:val="24"/>
          <w:lang w:bidi="ar-SA"/>
          <w:rPrChange w:id="304" w:author="Ahmad Mnasra" w:date="2016-12-22T09:57:00Z">
            <w:rPr>
              <w:ins w:id="305" w:author="Ahmad Mnasra" w:date="2016-12-22T09:56:00Z"/>
              <w:rFonts w:ascii="Courier New" w:hAnsi="Courier New" w:cs="Courier New"/>
              <w:szCs w:val="20"/>
              <w:lang w:bidi="ar-SA"/>
            </w:rPr>
          </w:rPrChange>
        </w:rPr>
      </w:pPr>
    </w:p>
    <w:p w14:paraId="70F93237"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06" w:author="Ahmad Mnasra" w:date="2016-12-22T09:56:00Z"/>
          <w:rFonts w:asciiTheme="majorBidi" w:hAnsiTheme="majorBidi" w:cstheme="majorBidi"/>
          <w:sz w:val="24"/>
          <w:szCs w:val="24"/>
          <w:lang w:bidi="ar-SA"/>
          <w:rPrChange w:id="307" w:author="Ahmad Mnasra" w:date="2016-12-22T09:57:00Z">
            <w:rPr>
              <w:ins w:id="308" w:author="Ahmad Mnasra" w:date="2016-12-22T09:56:00Z"/>
              <w:rFonts w:ascii="Courier New" w:hAnsi="Courier New" w:cs="Courier New"/>
              <w:szCs w:val="20"/>
              <w:lang w:bidi="ar-SA"/>
            </w:rPr>
          </w:rPrChange>
        </w:rPr>
      </w:pPr>
      <w:ins w:id="309" w:author="Ahmad Mnasra" w:date="2016-12-22T09:56:00Z">
        <w:r w:rsidRPr="000B3E65">
          <w:rPr>
            <w:rFonts w:asciiTheme="majorBidi" w:hAnsiTheme="majorBidi" w:cstheme="majorBidi"/>
            <w:sz w:val="24"/>
            <w:szCs w:val="24"/>
            <w:lang w:bidi="ar-SA"/>
            <w:rPrChange w:id="310" w:author="Ahmad Mnasra" w:date="2016-12-22T09:57:00Z">
              <w:rPr>
                <w:rFonts w:ascii="Courier New" w:hAnsi="Courier New" w:cs="Courier New"/>
                <w:szCs w:val="20"/>
                <w:lang w:bidi="ar-SA"/>
              </w:rPr>
            </w:rPrChange>
          </w:rPr>
          <w:t>Operands (</w:t>
        </w:r>
        <w:r w:rsidRPr="000B3E65">
          <w:rPr>
            <w:rFonts w:asciiTheme="majorBidi" w:hAnsiTheme="majorBidi" w:cstheme="majorBidi"/>
            <w:b/>
            <w:bCs/>
            <w:sz w:val="24"/>
            <w:szCs w:val="24"/>
            <w:lang w:bidi="ar-SA"/>
            <w:rPrChange w:id="311" w:author="Ahmad Mnasra" w:date="2016-12-22T09:57:00Z">
              <w:rPr>
                <w:rFonts w:ascii="Courier New" w:hAnsi="Courier New" w:cs="Courier New"/>
                <w:b/>
                <w:bCs/>
                <w:szCs w:val="20"/>
                <w:lang w:bidi="ar-SA"/>
              </w:rPr>
            </w:rPrChange>
          </w:rPr>
          <w:t>opd</w:t>
        </w:r>
        <w:r w:rsidRPr="000B3E65">
          <w:rPr>
            <w:rFonts w:asciiTheme="majorBidi" w:hAnsiTheme="majorBidi" w:cstheme="majorBidi"/>
            <w:sz w:val="24"/>
            <w:szCs w:val="24"/>
            <w:lang w:bidi="ar-SA"/>
            <w:rPrChange w:id="312" w:author="Ahmad Mnasra" w:date="2016-12-22T09:57:00Z">
              <w:rPr>
                <w:rFonts w:ascii="Courier New" w:hAnsi="Courier New" w:cs="Courier New"/>
                <w:szCs w:val="20"/>
                <w:lang w:bidi="ar-SA"/>
              </w:rPr>
            </w:rPrChange>
          </w:rPr>
          <w:t>):</w:t>
        </w:r>
      </w:ins>
    </w:p>
    <w:p w14:paraId="2308500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13" w:author="Ahmad Mnasra" w:date="2016-12-22T09:56:00Z"/>
          <w:rFonts w:asciiTheme="majorBidi" w:hAnsiTheme="majorBidi" w:cstheme="majorBidi"/>
          <w:sz w:val="24"/>
          <w:szCs w:val="24"/>
          <w:lang w:bidi="ar-SA"/>
          <w:rPrChange w:id="314" w:author="Ahmad Mnasra" w:date="2016-12-22T09:57:00Z">
            <w:rPr>
              <w:ins w:id="315" w:author="Ahmad Mnasra" w:date="2016-12-22T09:56:00Z"/>
              <w:rFonts w:ascii="Courier New" w:hAnsi="Courier New" w:cs="Courier New"/>
              <w:szCs w:val="20"/>
              <w:lang w:bidi="ar-SA"/>
            </w:rPr>
          </w:rPrChange>
        </w:rPr>
      </w:pPr>
      <w:ins w:id="316" w:author="Ahmad Mnasra" w:date="2016-12-22T09:56:00Z">
        <w:r w:rsidRPr="000B3E65">
          <w:rPr>
            <w:rFonts w:asciiTheme="majorBidi" w:hAnsiTheme="majorBidi" w:cstheme="majorBidi"/>
            <w:sz w:val="24"/>
            <w:szCs w:val="24"/>
            <w:lang w:bidi="ar-SA"/>
            <w:rPrChange w:id="317" w:author="Ahmad Mnasra" w:date="2016-12-22T09:57:00Z">
              <w:rPr>
                <w:rFonts w:ascii="Courier New" w:hAnsi="Courier New" w:cs="Courier New"/>
                <w:szCs w:val="20"/>
                <w:lang w:bidi="ar-SA"/>
              </w:rPr>
            </w:rPrChange>
          </w:rPr>
          <w:tab/>
          <w:t>true, false, user-defined names starting with a lower-case letter,</w:t>
        </w:r>
      </w:ins>
    </w:p>
    <w:p w14:paraId="10F40E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18" w:author="Ahmad Mnasra" w:date="2016-12-22T09:56:00Z"/>
          <w:rFonts w:asciiTheme="majorBidi" w:hAnsiTheme="majorBidi" w:cstheme="majorBidi"/>
          <w:sz w:val="24"/>
          <w:szCs w:val="24"/>
          <w:lang w:bidi="ar-SA"/>
          <w:rPrChange w:id="319" w:author="Ahmad Mnasra" w:date="2016-12-22T09:57:00Z">
            <w:rPr>
              <w:ins w:id="320" w:author="Ahmad Mnasra" w:date="2016-12-22T09:56:00Z"/>
              <w:rFonts w:ascii="Courier New" w:hAnsi="Courier New" w:cs="Courier New"/>
              <w:szCs w:val="20"/>
              <w:lang w:bidi="ar-SA"/>
            </w:rPr>
          </w:rPrChange>
        </w:rPr>
      </w:pPr>
      <w:ins w:id="321" w:author="Ahmad Mnasra" w:date="2016-12-22T09:56:00Z">
        <w:r w:rsidRPr="000B3E65">
          <w:rPr>
            <w:rFonts w:asciiTheme="majorBidi" w:hAnsiTheme="majorBidi" w:cstheme="majorBidi"/>
            <w:sz w:val="24"/>
            <w:szCs w:val="24"/>
            <w:lang w:bidi="ar-SA"/>
            <w:rPrChange w:id="322" w:author="Ahmad Mnasra" w:date="2016-12-22T09:57:00Z">
              <w:rPr>
                <w:rFonts w:ascii="Courier New" w:hAnsi="Courier New" w:cs="Courier New"/>
                <w:szCs w:val="20"/>
                <w:lang w:bidi="ar-SA"/>
              </w:rPr>
            </w:rPrChange>
          </w:rPr>
          <w:tab/>
          <w:t>or embedded expressions inside curly braces, e.g.,: { a+b&gt;n }.</w:t>
        </w:r>
      </w:ins>
    </w:p>
    <w:p w14:paraId="7DDBBBDA"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23" w:author="Ahmad Mnasra" w:date="2016-12-22T09:56:00Z"/>
          <w:rFonts w:asciiTheme="majorBidi" w:hAnsiTheme="majorBidi" w:cstheme="majorBidi"/>
          <w:sz w:val="24"/>
          <w:szCs w:val="24"/>
          <w:lang w:bidi="ar-SA"/>
          <w:rPrChange w:id="324" w:author="Ahmad Mnasra" w:date="2016-12-22T09:57:00Z">
            <w:rPr>
              <w:ins w:id="325" w:author="Ahmad Mnasra" w:date="2016-12-22T09:56:00Z"/>
              <w:rFonts w:ascii="Courier New" w:hAnsi="Courier New" w:cs="Courier New"/>
              <w:szCs w:val="20"/>
              <w:lang w:bidi="ar-SA"/>
            </w:rPr>
          </w:rPrChange>
        </w:rPr>
      </w:pPr>
    </w:p>
    <w:p w14:paraId="71C2851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26" w:author="Ahmad Mnasra" w:date="2016-12-22T09:56:00Z"/>
          <w:rFonts w:asciiTheme="majorBidi" w:hAnsiTheme="majorBidi" w:cstheme="majorBidi"/>
          <w:sz w:val="24"/>
          <w:szCs w:val="24"/>
          <w:lang w:bidi="ar-SA"/>
          <w:rPrChange w:id="327" w:author="Ahmad Mnasra" w:date="2016-12-22T09:57:00Z">
            <w:rPr>
              <w:ins w:id="328" w:author="Ahmad Mnasra" w:date="2016-12-22T09:56:00Z"/>
              <w:rFonts w:ascii="Courier New" w:hAnsi="Courier New" w:cs="Courier New"/>
              <w:szCs w:val="20"/>
              <w:lang w:bidi="ar-SA"/>
            </w:rPr>
          </w:rPrChange>
        </w:rPr>
      </w:pPr>
      <w:ins w:id="329" w:author="Ahmad Mnasra" w:date="2016-12-22T09:56:00Z">
        <w:r w:rsidRPr="000B3E65">
          <w:rPr>
            <w:rFonts w:asciiTheme="majorBidi" w:hAnsiTheme="majorBidi" w:cstheme="majorBidi"/>
            <w:sz w:val="24"/>
            <w:szCs w:val="24"/>
            <w:lang w:bidi="ar-SA"/>
            <w:rPrChange w:id="330" w:author="Ahmad Mnasra" w:date="2016-12-22T09:57:00Z">
              <w:rPr>
                <w:rFonts w:ascii="Courier New" w:hAnsi="Courier New" w:cs="Courier New"/>
                <w:szCs w:val="20"/>
                <w:lang w:bidi="ar-SA"/>
              </w:rPr>
            </w:rPrChange>
          </w:rPr>
          <w:t>Unary Operators (</w:t>
        </w:r>
        <w:r w:rsidRPr="000B3E65">
          <w:rPr>
            <w:rFonts w:asciiTheme="majorBidi" w:hAnsiTheme="majorBidi" w:cstheme="majorBidi"/>
            <w:b/>
            <w:bCs/>
            <w:sz w:val="24"/>
            <w:szCs w:val="24"/>
            <w:lang w:bidi="ar-SA"/>
            <w:rPrChange w:id="331" w:author="Ahmad Mnasra" w:date="2016-12-22T09:57:00Z">
              <w:rPr>
                <w:rFonts w:ascii="Courier New" w:hAnsi="Courier New" w:cs="Courier New"/>
                <w:b/>
                <w:bCs/>
                <w:szCs w:val="20"/>
                <w:lang w:bidi="ar-SA"/>
              </w:rPr>
            </w:rPrChange>
          </w:rPr>
          <w:t>unop</w:t>
        </w:r>
        <w:r w:rsidRPr="000B3E65">
          <w:rPr>
            <w:rFonts w:asciiTheme="majorBidi" w:hAnsiTheme="majorBidi" w:cstheme="majorBidi"/>
            <w:sz w:val="24"/>
            <w:szCs w:val="24"/>
            <w:lang w:bidi="ar-SA"/>
            <w:rPrChange w:id="332" w:author="Ahmad Mnasra" w:date="2016-12-22T09:57:00Z">
              <w:rPr>
                <w:rFonts w:ascii="Courier New" w:hAnsi="Courier New" w:cs="Courier New"/>
                <w:szCs w:val="20"/>
                <w:lang w:bidi="ar-SA"/>
              </w:rPr>
            </w:rPrChange>
          </w:rPr>
          <w:t>):</w:t>
        </w:r>
      </w:ins>
    </w:p>
    <w:p w14:paraId="4E79B18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33" w:author="Ahmad Mnasra" w:date="2016-12-22T09:56:00Z"/>
          <w:rFonts w:asciiTheme="majorBidi" w:hAnsiTheme="majorBidi" w:cstheme="majorBidi"/>
          <w:sz w:val="24"/>
          <w:szCs w:val="24"/>
          <w:lang w:bidi="ar-SA"/>
          <w:rPrChange w:id="334" w:author="Ahmad Mnasra" w:date="2016-12-22T09:57:00Z">
            <w:rPr>
              <w:ins w:id="335" w:author="Ahmad Mnasra" w:date="2016-12-22T09:56:00Z"/>
              <w:rFonts w:ascii="Courier New" w:hAnsi="Courier New" w:cs="Courier New"/>
              <w:szCs w:val="20"/>
              <w:lang w:bidi="ar-SA"/>
            </w:rPr>
          </w:rPrChange>
        </w:rPr>
      </w:pPr>
      <w:ins w:id="336" w:author="Ahmad Mnasra" w:date="2016-12-22T09:56:00Z">
        <w:r w:rsidRPr="000B3E65">
          <w:rPr>
            <w:rFonts w:asciiTheme="majorBidi" w:hAnsiTheme="majorBidi" w:cstheme="majorBidi"/>
            <w:sz w:val="24"/>
            <w:szCs w:val="24"/>
            <w:lang w:bidi="ar-SA"/>
            <w:rPrChange w:id="337"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338"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39" w:author="Ahmad Mnasra" w:date="2016-12-22T09:57:00Z">
              <w:rPr>
                <w:rFonts w:ascii="Courier New" w:hAnsi="Courier New" w:cs="Courier New"/>
                <w:i/>
                <w:iCs/>
                <w:szCs w:val="20"/>
                <w:lang w:bidi="ar-SA"/>
              </w:rPr>
            </w:rPrChange>
          </w:rPr>
          <w:t>always</w:t>
        </w:r>
        <w:r w:rsidRPr="000B3E65">
          <w:rPr>
            <w:rFonts w:asciiTheme="majorBidi" w:hAnsiTheme="majorBidi" w:cstheme="majorBidi"/>
            <w:sz w:val="24"/>
            <w:szCs w:val="24"/>
            <w:lang w:bidi="ar-SA"/>
            <w:rPrChange w:id="340" w:author="Ahmad Mnasra" w:date="2016-12-22T09:57:00Z">
              <w:rPr>
                <w:rFonts w:ascii="Courier New" w:hAnsi="Courier New" w:cs="Courier New"/>
                <w:szCs w:val="20"/>
                <w:lang w:bidi="ar-SA"/>
              </w:rPr>
            </w:rPrChange>
          </w:rPr>
          <w:t>)</w:t>
        </w:r>
      </w:ins>
    </w:p>
    <w:p w14:paraId="2D9C7BF5"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41" w:author="Ahmad Mnasra" w:date="2016-12-22T09:56:00Z"/>
          <w:rFonts w:asciiTheme="majorBidi" w:hAnsiTheme="majorBidi" w:cstheme="majorBidi"/>
          <w:sz w:val="24"/>
          <w:szCs w:val="24"/>
          <w:lang w:bidi="ar-SA"/>
          <w:rPrChange w:id="342" w:author="Ahmad Mnasra" w:date="2016-12-22T09:57:00Z">
            <w:rPr>
              <w:ins w:id="343" w:author="Ahmad Mnasra" w:date="2016-12-22T09:56:00Z"/>
              <w:rFonts w:ascii="Courier New" w:hAnsi="Courier New" w:cs="Courier New"/>
              <w:szCs w:val="20"/>
              <w:lang w:bidi="ar-SA"/>
            </w:rPr>
          </w:rPrChange>
        </w:rPr>
      </w:pPr>
      <w:ins w:id="344" w:author="Ahmad Mnasra" w:date="2016-12-22T09:56:00Z">
        <w:r w:rsidRPr="000B3E65">
          <w:rPr>
            <w:rFonts w:asciiTheme="majorBidi" w:hAnsiTheme="majorBidi" w:cstheme="majorBidi"/>
            <w:sz w:val="24"/>
            <w:szCs w:val="24"/>
            <w:lang w:bidi="ar-SA"/>
            <w:rPrChange w:id="345"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346"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47" w:author="Ahmad Mnasra" w:date="2016-12-22T09:57:00Z">
              <w:rPr>
                <w:rFonts w:ascii="Courier New" w:hAnsi="Courier New" w:cs="Courier New"/>
                <w:i/>
                <w:iCs/>
                <w:szCs w:val="20"/>
                <w:lang w:bidi="ar-SA"/>
              </w:rPr>
            </w:rPrChange>
          </w:rPr>
          <w:t>eventually</w:t>
        </w:r>
        <w:r w:rsidRPr="000B3E65">
          <w:rPr>
            <w:rFonts w:asciiTheme="majorBidi" w:hAnsiTheme="majorBidi" w:cstheme="majorBidi"/>
            <w:sz w:val="24"/>
            <w:szCs w:val="24"/>
            <w:lang w:bidi="ar-SA"/>
            <w:rPrChange w:id="348" w:author="Ahmad Mnasra" w:date="2016-12-22T09:57:00Z">
              <w:rPr>
                <w:rFonts w:ascii="Courier New" w:hAnsi="Courier New" w:cs="Courier New"/>
                <w:szCs w:val="20"/>
                <w:lang w:bidi="ar-SA"/>
              </w:rPr>
            </w:rPrChange>
          </w:rPr>
          <w:t>)</w:t>
        </w:r>
      </w:ins>
    </w:p>
    <w:p w14:paraId="674C3FC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49" w:author="Ahmad Mnasra" w:date="2016-12-22T09:56:00Z"/>
          <w:rFonts w:asciiTheme="majorBidi" w:hAnsiTheme="majorBidi" w:cstheme="majorBidi"/>
          <w:sz w:val="24"/>
          <w:szCs w:val="24"/>
          <w:lang w:bidi="ar-SA"/>
          <w:rPrChange w:id="350" w:author="Ahmad Mnasra" w:date="2016-12-22T09:57:00Z">
            <w:rPr>
              <w:ins w:id="351" w:author="Ahmad Mnasra" w:date="2016-12-22T09:56:00Z"/>
              <w:rFonts w:ascii="Courier New" w:hAnsi="Courier New" w:cs="Courier New"/>
              <w:szCs w:val="20"/>
              <w:lang w:bidi="ar-SA"/>
            </w:rPr>
          </w:rPrChange>
        </w:rPr>
      </w:pPr>
      <w:ins w:id="352" w:author="Ahmad Mnasra" w:date="2016-12-22T09:56:00Z">
        <w:r w:rsidRPr="000B3E65">
          <w:rPr>
            <w:rFonts w:asciiTheme="majorBidi" w:hAnsiTheme="majorBidi" w:cstheme="majorBidi"/>
            <w:sz w:val="24"/>
            <w:szCs w:val="24"/>
            <w:lang w:bidi="ar-SA"/>
            <w:rPrChange w:id="353" w:author="Ahmad Mnasra" w:date="2016-12-22T09:57:00Z">
              <w:rPr>
                <w:rFonts w:ascii="Courier New" w:hAnsi="Courier New" w:cs="Courier New"/>
                <w:szCs w:val="20"/>
                <w:lang w:bidi="ar-SA"/>
              </w:rPr>
            </w:rPrChange>
          </w:rPr>
          <w:tab/>
          <w:t xml:space="preserve">! </w:t>
        </w:r>
        <w:r w:rsidRPr="000B3E65">
          <w:rPr>
            <w:rFonts w:asciiTheme="majorBidi" w:hAnsiTheme="majorBidi" w:cstheme="majorBidi"/>
            <w:sz w:val="24"/>
            <w:szCs w:val="24"/>
            <w:lang w:bidi="ar-SA"/>
            <w:rPrChange w:id="354"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355" w:author="Ahmad Mnasra" w:date="2016-12-22T09:57:00Z">
              <w:rPr>
                <w:rFonts w:ascii="Courier New" w:hAnsi="Courier New" w:cs="Courier New"/>
                <w:i/>
                <w:iCs/>
                <w:szCs w:val="20"/>
                <w:lang w:bidi="ar-SA"/>
              </w:rPr>
            </w:rPrChange>
          </w:rPr>
          <w:t>negation</w:t>
        </w:r>
        <w:r w:rsidRPr="000B3E65">
          <w:rPr>
            <w:rFonts w:asciiTheme="majorBidi" w:hAnsiTheme="majorBidi" w:cstheme="majorBidi"/>
            <w:sz w:val="24"/>
            <w:szCs w:val="24"/>
            <w:lang w:bidi="ar-SA"/>
            <w:rPrChange w:id="356" w:author="Ahmad Mnasra" w:date="2016-12-22T09:57:00Z">
              <w:rPr>
                <w:rFonts w:ascii="Courier New" w:hAnsi="Courier New" w:cs="Courier New"/>
                <w:szCs w:val="20"/>
                <w:lang w:bidi="ar-SA"/>
              </w:rPr>
            </w:rPrChange>
          </w:rPr>
          <w:t>)</w:t>
        </w:r>
      </w:ins>
    </w:p>
    <w:p w14:paraId="7337334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57" w:author="Ahmad Mnasra" w:date="2016-12-22T09:56:00Z"/>
          <w:rFonts w:asciiTheme="majorBidi" w:hAnsiTheme="majorBidi" w:cstheme="majorBidi"/>
          <w:sz w:val="24"/>
          <w:szCs w:val="24"/>
          <w:lang w:bidi="ar-SA"/>
          <w:rPrChange w:id="358" w:author="Ahmad Mnasra" w:date="2016-12-22T09:57:00Z">
            <w:rPr>
              <w:ins w:id="359" w:author="Ahmad Mnasra" w:date="2016-12-22T09:56:00Z"/>
              <w:rFonts w:ascii="Courier New" w:hAnsi="Courier New" w:cs="Courier New"/>
              <w:szCs w:val="20"/>
              <w:lang w:bidi="ar-SA"/>
            </w:rPr>
          </w:rPrChange>
        </w:rPr>
      </w:pPr>
    </w:p>
    <w:p w14:paraId="27B6BB9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60" w:author="Ahmad Mnasra" w:date="2016-12-22T09:56:00Z"/>
          <w:rFonts w:asciiTheme="majorBidi" w:hAnsiTheme="majorBidi" w:cstheme="majorBidi"/>
          <w:sz w:val="24"/>
          <w:szCs w:val="24"/>
          <w:lang w:bidi="ar-SA"/>
          <w:rPrChange w:id="361" w:author="Ahmad Mnasra" w:date="2016-12-22T09:57:00Z">
            <w:rPr>
              <w:ins w:id="362" w:author="Ahmad Mnasra" w:date="2016-12-22T09:56:00Z"/>
              <w:rFonts w:ascii="Courier New" w:hAnsi="Courier New" w:cs="Courier New"/>
              <w:szCs w:val="20"/>
              <w:lang w:bidi="ar-SA"/>
            </w:rPr>
          </w:rPrChange>
        </w:rPr>
      </w:pPr>
      <w:ins w:id="363" w:author="Ahmad Mnasra" w:date="2016-12-22T09:56:00Z">
        <w:r w:rsidRPr="000B3E65">
          <w:rPr>
            <w:rFonts w:asciiTheme="majorBidi" w:hAnsiTheme="majorBidi" w:cstheme="majorBidi"/>
            <w:sz w:val="24"/>
            <w:szCs w:val="24"/>
            <w:lang w:bidi="ar-SA"/>
            <w:rPrChange w:id="364" w:author="Ahmad Mnasra" w:date="2016-12-22T09:57:00Z">
              <w:rPr>
                <w:rFonts w:ascii="Courier New" w:hAnsi="Courier New" w:cs="Courier New"/>
                <w:szCs w:val="20"/>
                <w:lang w:bidi="ar-SA"/>
              </w:rPr>
            </w:rPrChange>
          </w:rPr>
          <w:t>Binary Operators (</w:t>
        </w:r>
        <w:r w:rsidRPr="000B3E65">
          <w:rPr>
            <w:rFonts w:asciiTheme="majorBidi" w:hAnsiTheme="majorBidi" w:cstheme="majorBidi"/>
            <w:b/>
            <w:bCs/>
            <w:sz w:val="24"/>
            <w:szCs w:val="24"/>
            <w:lang w:bidi="ar-SA"/>
            <w:rPrChange w:id="365" w:author="Ahmad Mnasra" w:date="2016-12-22T09:57:00Z">
              <w:rPr>
                <w:rFonts w:ascii="Courier New" w:hAnsi="Courier New" w:cs="Courier New"/>
                <w:b/>
                <w:bCs/>
                <w:szCs w:val="20"/>
                <w:lang w:bidi="ar-SA"/>
              </w:rPr>
            </w:rPrChange>
          </w:rPr>
          <w:t>binop</w:t>
        </w:r>
        <w:r w:rsidRPr="000B3E65">
          <w:rPr>
            <w:rFonts w:asciiTheme="majorBidi" w:hAnsiTheme="majorBidi" w:cstheme="majorBidi"/>
            <w:sz w:val="24"/>
            <w:szCs w:val="24"/>
            <w:lang w:bidi="ar-SA"/>
            <w:rPrChange w:id="366" w:author="Ahmad Mnasra" w:date="2016-12-22T09:57:00Z">
              <w:rPr>
                <w:rFonts w:ascii="Courier New" w:hAnsi="Courier New" w:cs="Courier New"/>
                <w:szCs w:val="20"/>
                <w:lang w:bidi="ar-SA"/>
              </w:rPr>
            </w:rPrChange>
          </w:rPr>
          <w:t>):</w:t>
        </w:r>
      </w:ins>
    </w:p>
    <w:p w14:paraId="2846EA9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67" w:author="Ahmad Mnasra" w:date="2016-12-22T09:56:00Z"/>
          <w:rFonts w:asciiTheme="majorBidi" w:hAnsiTheme="majorBidi" w:cstheme="majorBidi"/>
          <w:sz w:val="24"/>
          <w:szCs w:val="24"/>
          <w:lang w:bidi="ar-SA"/>
          <w:rPrChange w:id="368" w:author="Ahmad Mnasra" w:date="2016-12-22T09:57:00Z">
            <w:rPr>
              <w:ins w:id="369" w:author="Ahmad Mnasra" w:date="2016-12-22T09:56:00Z"/>
              <w:rFonts w:ascii="Courier New" w:hAnsi="Courier New" w:cs="Courier New"/>
              <w:szCs w:val="20"/>
              <w:lang w:bidi="ar-SA"/>
            </w:rPr>
          </w:rPrChange>
        </w:rPr>
      </w:pPr>
      <w:ins w:id="370" w:author="Ahmad Mnasra" w:date="2016-12-22T09:56:00Z">
        <w:r w:rsidRPr="000B3E65">
          <w:rPr>
            <w:rFonts w:asciiTheme="majorBidi" w:hAnsiTheme="majorBidi" w:cstheme="majorBidi"/>
            <w:sz w:val="24"/>
            <w:szCs w:val="24"/>
            <w:lang w:bidi="ar-SA"/>
            <w:rPrChange w:id="371" w:author="Ahmad Mnasra" w:date="2016-12-22T09:57:00Z">
              <w:rPr>
                <w:rFonts w:ascii="Courier New" w:hAnsi="Courier New" w:cs="Courier New"/>
                <w:szCs w:val="20"/>
                <w:lang w:bidi="ar-SA"/>
              </w:rPr>
            </w:rPrChange>
          </w:rPr>
          <w:tab/>
          <w:t xml:space="preserve">U </w:t>
        </w:r>
        <w:r w:rsidRPr="000B3E65">
          <w:rPr>
            <w:rFonts w:asciiTheme="majorBidi" w:hAnsiTheme="majorBidi" w:cstheme="majorBidi"/>
            <w:sz w:val="24"/>
            <w:szCs w:val="24"/>
            <w:lang w:bidi="ar-SA"/>
            <w:rPrChange w:id="372"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73" w:author="Ahmad Mnasra" w:date="2016-12-22T09:57:00Z">
              <w:rPr>
                <w:rFonts w:ascii="Courier New" w:hAnsi="Courier New" w:cs="Courier New"/>
                <w:i/>
                <w:iCs/>
                <w:szCs w:val="20"/>
                <w:lang w:bidi="ar-SA"/>
              </w:rPr>
            </w:rPrChange>
          </w:rPr>
          <w:t>strong until</w:t>
        </w:r>
        <w:r w:rsidRPr="000B3E65">
          <w:rPr>
            <w:rFonts w:asciiTheme="majorBidi" w:hAnsiTheme="majorBidi" w:cstheme="majorBidi"/>
            <w:sz w:val="24"/>
            <w:szCs w:val="24"/>
            <w:lang w:bidi="ar-SA"/>
            <w:rPrChange w:id="374" w:author="Ahmad Mnasra" w:date="2016-12-22T09:57:00Z">
              <w:rPr>
                <w:rFonts w:ascii="Courier New" w:hAnsi="Courier New" w:cs="Courier New"/>
                <w:szCs w:val="20"/>
                <w:lang w:bidi="ar-SA"/>
              </w:rPr>
            </w:rPrChange>
          </w:rPr>
          <w:t>)</w:t>
        </w:r>
      </w:ins>
    </w:p>
    <w:p w14:paraId="43A37EAC"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75" w:author="Ahmad Mnasra" w:date="2016-12-22T09:56:00Z"/>
          <w:rFonts w:asciiTheme="majorBidi" w:hAnsiTheme="majorBidi" w:cstheme="majorBidi"/>
          <w:sz w:val="24"/>
          <w:szCs w:val="24"/>
          <w:lang w:bidi="ar-SA"/>
          <w:rPrChange w:id="376" w:author="Ahmad Mnasra" w:date="2016-12-22T09:57:00Z">
            <w:rPr>
              <w:ins w:id="377" w:author="Ahmad Mnasra" w:date="2016-12-22T09:56:00Z"/>
              <w:rFonts w:ascii="Courier New" w:hAnsi="Courier New" w:cs="Courier New"/>
              <w:szCs w:val="20"/>
              <w:lang w:bidi="ar-SA"/>
            </w:rPr>
          </w:rPrChange>
        </w:rPr>
      </w:pPr>
      <w:ins w:id="378" w:author="Ahmad Mnasra" w:date="2016-12-22T09:56:00Z">
        <w:r w:rsidRPr="000B3E65">
          <w:rPr>
            <w:rFonts w:asciiTheme="majorBidi" w:hAnsiTheme="majorBidi" w:cstheme="majorBidi"/>
            <w:sz w:val="24"/>
            <w:szCs w:val="24"/>
            <w:lang w:bidi="ar-SA"/>
            <w:rPrChange w:id="379" w:author="Ahmad Mnasra" w:date="2016-12-22T09:57:00Z">
              <w:rPr>
                <w:rFonts w:ascii="Courier New" w:hAnsi="Courier New" w:cs="Courier New"/>
                <w:szCs w:val="20"/>
                <w:lang w:bidi="ar-SA"/>
              </w:rPr>
            </w:rPrChange>
          </w:rPr>
          <w:tab/>
          <w:t>W</w:t>
        </w:r>
        <w:r w:rsidRPr="000B3E65">
          <w:rPr>
            <w:rFonts w:asciiTheme="majorBidi" w:hAnsiTheme="majorBidi" w:cstheme="majorBidi"/>
            <w:sz w:val="24"/>
            <w:szCs w:val="24"/>
            <w:lang w:bidi="ar-SA"/>
            <w:rPrChange w:id="380"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381" w:author="Ahmad Mnasra" w:date="2016-12-22T09:57:00Z">
              <w:rPr>
                <w:rFonts w:ascii="Courier New" w:hAnsi="Courier New" w:cs="Courier New"/>
                <w:i/>
                <w:iCs/>
                <w:szCs w:val="20"/>
                <w:lang w:bidi="ar-SA"/>
              </w:rPr>
            </w:rPrChange>
          </w:rPr>
          <w:t>weak until</w:t>
        </w:r>
      </w:ins>
    </w:p>
    <w:p w14:paraId="723F6D1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82" w:author="Ahmad Mnasra" w:date="2016-12-22T09:56:00Z"/>
          <w:rFonts w:asciiTheme="majorBidi" w:hAnsiTheme="majorBidi" w:cstheme="majorBidi"/>
          <w:sz w:val="24"/>
          <w:szCs w:val="24"/>
          <w:lang w:bidi="ar-SA"/>
          <w:rPrChange w:id="383" w:author="Ahmad Mnasra" w:date="2016-12-22T09:57:00Z">
            <w:rPr>
              <w:ins w:id="384" w:author="Ahmad Mnasra" w:date="2016-12-22T09:56:00Z"/>
              <w:rFonts w:ascii="Courier New" w:hAnsi="Courier New" w:cs="Courier New"/>
              <w:szCs w:val="20"/>
              <w:lang w:bidi="ar-SA"/>
            </w:rPr>
          </w:rPrChange>
        </w:rPr>
      </w:pPr>
      <w:ins w:id="385" w:author="Ahmad Mnasra" w:date="2016-12-22T09:56:00Z">
        <w:r w:rsidRPr="000B3E65">
          <w:rPr>
            <w:rFonts w:asciiTheme="majorBidi" w:hAnsiTheme="majorBidi" w:cstheme="majorBidi"/>
            <w:sz w:val="24"/>
            <w:szCs w:val="24"/>
            <w:lang w:bidi="ar-SA"/>
            <w:rPrChange w:id="386" w:author="Ahmad Mnasra" w:date="2016-12-22T09:57:00Z">
              <w:rPr>
                <w:rFonts w:ascii="Courier New" w:hAnsi="Courier New" w:cs="Courier New"/>
                <w:szCs w:val="20"/>
                <w:lang w:bidi="ar-SA"/>
              </w:rPr>
            </w:rPrChange>
          </w:rPr>
          <w:tab/>
          <w:t xml:space="preserve">V </w:t>
        </w:r>
        <w:r w:rsidRPr="000B3E65">
          <w:rPr>
            <w:rFonts w:asciiTheme="majorBidi" w:hAnsiTheme="majorBidi" w:cstheme="majorBidi"/>
            <w:sz w:val="24"/>
            <w:szCs w:val="24"/>
            <w:lang w:bidi="ar-SA"/>
            <w:rPrChange w:id="387" w:author="Ahmad Mnasra" w:date="2016-12-22T09:57:00Z">
              <w:rPr>
                <w:rFonts w:ascii="Courier New" w:hAnsi="Courier New" w:cs="Courier New"/>
                <w:szCs w:val="20"/>
                <w:lang w:bidi="ar-SA"/>
              </w:rPr>
            </w:rPrChange>
          </w:rPr>
          <w:tab/>
          <w:t>(the dual of U): (p V q) means !(!p U !q))</w:t>
        </w:r>
      </w:ins>
    </w:p>
    <w:p w14:paraId="0648043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88" w:author="Ahmad Mnasra" w:date="2016-12-22T09:56:00Z"/>
          <w:rFonts w:asciiTheme="majorBidi" w:hAnsiTheme="majorBidi" w:cstheme="majorBidi"/>
          <w:sz w:val="24"/>
          <w:szCs w:val="24"/>
          <w:lang w:bidi="ar-SA"/>
          <w:rPrChange w:id="389" w:author="Ahmad Mnasra" w:date="2016-12-22T09:57:00Z">
            <w:rPr>
              <w:ins w:id="390" w:author="Ahmad Mnasra" w:date="2016-12-22T09:56:00Z"/>
              <w:rFonts w:ascii="Courier New" w:hAnsi="Courier New" w:cs="Courier New"/>
              <w:szCs w:val="20"/>
              <w:lang w:bidi="ar-SA"/>
            </w:rPr>
          </w:rPrChange>
        </w:rPr>
      </w:pPr>
      <w:ins w:id="391" w:author="Ahmad Mnasra" w:date="2016-12-22T09:56:00Z">
        <w:r w:rsidRPr="000B3E65">
          <w:rPr>
            <w:rFonts w:asciiTheme="majorBidi" w:hAnsiTheme="majorBidi" w:cstheme="majorBidi"/>
            <w:sz w:val="24"/>
            <w:szCs w:val="24"/>
            <w:lang w:bidi="ar-SA"/>
            <w:rPrChange w:id="392" w:author="Ahmad Mnasra" w:date="2016-12-22T09:57:00Z">
              <w:rPr>
                <w:rFonts w:ascii="Courier New" w:hAnsi="Courier New" w:cs="Courier New"/>
                <w:szCs w:val="20"/>
                <w:lang w:bidi="ar-SA"/>
              </w:rPr>
            </w:rPrChange>
          </w:rPr>
          <w:tab/>
          <w:t>&amp;&amp;</w:t>
        </w:r>
        <w:r w:rsidRPr="000B3E65">
          <w:rPr>
            <w:rFonts w:asciiTheme="majorBidi" w:hAnsiTheme="majorBidi" w:cstheme="majorBidi"/>
            <w:sz w:val="24"/>
            <w:szCs w:val="24"/>
            <w:lang w:bidi="ar-SA"/>
            <w:rPrChange w:id="393"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394" w:author="Ahmad Mnasra" w:date="2016-12-22T09:57:00Z">
              <w:rPr>
                <w:rFonts w:ascii="Courier New" w:hAnsi="Courier New" w:cs="Courier New"/>
                <w:i/>
                <w:iCs/>
                <w:szCs w:val="20"/>
                <w:lang w:bidi="ar-SA"/>
              </w:rPr>
            </w:rPrChange>
          </w:rPr>
          <w:t>logical and</w:t>
        </w:r>
        <w:r w:rsidRPr="000B3E65">
          <w:rPr>
            <w:rFonts w:asciiTheme="majorBidi" w:hAnsiTheme="majorBidi" w:cstheme="majorBidi"/>
            <w:sz w:val="24"/>
            <w:szCs w:val="24"/>
            <w:lang w:bidi="ar-SA"/>
            <w:rPrChange w:id="395" w:author="Ahmad Mnasra" w:date="2016-12-22T09:57:00Z">
              <w:rPr>
                <w:rFonts w:ascii="Courier New" w:hAnsi="Courier New" w:cs="Courier New"/>
                <w:szCs w:val="20"/>
                <w:lang w:bidi="ar-SA"/>
              </w:rPr>
            </w:rPrChange>
          </w:rPr>
          <w:t>)</w:t>
        </w:r>
      </w:ins>
    </w:p>
    <w:p w14:paraId="13D5653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396" w:author="Ahmad Mnasra" w:date="2016-12-22T09:56:00Z"/>
          <w:rFonts w:asciiTheme="majorBidi" w:hAnsiTheme="majorBidi" w:cstheme="majorBidi"/>
          <w:sz w:val="24"/>
          <w:szCs w:val="24"/>
          <w:lang w:bidi="ar-SA"/>
          <w:rPrChange w:id="397" w:author="Ahmad Mnasra" w:date="2016-12-22T09:57:00Z">
            <w:rPr>
              <w:ins w:id="398" w:author="Ahmad Mnasra" w:date="2016-12-22T09:56:00Z"/>
              <w:rFonts w:ascii="Courier New" w:hAnsi="Courier New" w:cs="Courier New"/>
              <w:szCs w:val="20"/>
              <w:lang w:bidi="ar-SA"/>
            </w:rPr>
          </w:rPrChange>
        </w:rPr>
      </w:pPr>
      <w:ins w:id="399" w:author="Ahmad Mnasra" w:date="2016-12-22T09:56:00Z">
        <w:r w:rsidRPr="000B3E65">
          <w:rPr>
            <w:rFonts w:asciiTheme="majorBidi" w:hAnsiTheme="majorBidi" w:cstheme="majorBidi"/>
            <w:sz w:val="24"/>
            <w:szCs w:val="24"/>
            <w:lang w:bidi="ar-SA"/>
            <w:rPrChange w:id="400"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01"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02" w:author="Ahmad Mnasra" w:date="2016-12-22T09:57:00Z">
              <w:rPr>
                <w:rFonts w:ascii="Courier New" w:hAnsi="Courier New" w:cs="Courier New"/>
                <w:i/>
                <w:iCs/>
                <w:szCs w:val="20"/>
                <w:lang w:bidi="ar-SA"/>
              </w:rPr>
            </w:rPrChange>
          </w:rPr>
          <w:t>logical or</w:t>
        </w:r>
        <w:r w:rsidRPr="000B3E65">
          <w:rPr>
            <w:rFonts w:asciiTheme="majorBidi" w:hAnsiTheme="majorBidi" w:cstheme="majorBidi"/>
            <w:sz w:val="24"/>
            <w:szCs w:val="24"/>
            <w:lang w:bidi="ar-SA"/>
            <w:rPrChange w:id="403" w:author="Ahmad Mnasra" w:date="2016-12-22T09:57:00Z">
              <w:rPr>
                <w:rFonts w:ascii="Courier New" w:hAnsi="Courier New" w:cs="Courier New"/>
                <w:szCs w:val="20"/>
                <w:lang w:bidi="ar-SA"/>
              </w:rPr>
            </w:rPrChange>
          </w:rPr>
          <w:t>)</w:t>
        </w:r>
      </w:ins>
    </w:p>
    <w:p w14:paraId="7C9845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04" w:author="Ahmad Mnasra" w:date="2016-12-22T09:56:00Z"/>
          <w:rFonts w:asciiTheme="majorBidi" w:hAnsiTheme="majorBidi" w:cstheme="majorBidi"/>
          <w:sz w:val="24"/>
          <w:szCs w:val="24"/>
          <w:lang w:bidi="ar-SA"/>
          <w:rPrChange w:id="405" w:author="Ahmad Mnasra" w:date="2016-12-22T09:57:00Z">
            <w:rPr>
              <w:ins w:id="406" w:author="Ahmad Mnasra" w:date="2016-12-22T09:56:00Z"/>
              <w:rFonts w:ascii="Courier New" w:hAnsi="Courier New" w:cs="Courier New"/>
              <w:szCs w:val="20"/>
              <w:lang w:bidi="ar-SA"/>
            </w:rPr>
          </w:rPrChange>
        </w:rPr>
      </w:pPr>
      <w:ins w:id="407" w:author="Ahmad Mnasra" w:date="2016-12-22T09:56:00Z">
        <w:r w:rsidRPr="000B3E65">
          <w:rPr>
            <w:rFonts w:asciiTheme="majorBidi" w:hAnsiTheme="majorBidi" w:cstheme="majorBidi"/>
            <w:sz w:val="24"/>
            <w:szCs w:val="24"/>
            <w:lang w:bidi="ar-SA"/>
            <w:rPrChange w:id="408"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09" w:author="Ahmad Mnasra" w:date="2016-12-22T09:57:00Z">
              <w:rPr>
                <w:rFonts w:ascii="Courier New" w:hAnsi="Courier New" w:cs="Courier New"/>
                <w:szCs w:val="20"/>
                <w:lang w:bidi="ar-SA"/>
              </w:rPr>
            </w:rPrChange>
          </w:rPr>
          <w:tab/>
          <w:t>(alternative form of &amp;&amp;)</w:t>
        </w:r>
      </w:ins>
    </w:p>
    <w:p w14:paraId="78ADF4AB"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10" w:author="Ahmad Mnasra" w:date="2016-12-22T09:56:00Z"/>
          <w:rFonts w:asciiTheme="majorBidi" w:hAnsiTheme="majorBidi" w:cstheme="majorBidi"/>
          <w:sz w:val="24"/>
          <w:szCs w:val="24"/>
          <w:lang w:bidi="ar-SA"/>
          <w:rPrChange w:id="411" w:author="Ahmad Mnasra" w:date="2016-12-22T09:57:00Z">
            <w:rPr>
              <w:ins w:id="412" w:author="Ahmad Mnasra" w:date="2016-12-22T09:56:00Z"/>
              <w:rFonts w:ascii="Courier New" w:hAnsi="Courier New" w:cs="Courier New"/>
              <w:szCs w:val="20"/>
              <w:lang w:bidi="ar-SA"/>
            </w:rPr>
          </w:rPrChange>
        </w:rPr>
      </w:pPr>
      <w:ins w:id="413" w:author="Ahmad Mnasra" w:date="2016-12-22T09:56:00Z">
        <w:r w:rsidRPr="000B3E65">
          <w:rPr>
            <w:rFonts w:asciiTheme="majorBidi" w:hAnsiTheme="majorBidi" w:cstheme="majorBidi"/>
            <w:sz w:val="24"/>
            <w:szCs w:val="24"/>
            <w:lang w:bidi="ar-SA"/>
            <w:rPrChange w:id="414"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415" w:author="Ahmad Mnasra" w:date="2016-12-22T09:57:00Z">
              <w:rPr>
                <w:rFonts w:ascii="Courier New" w:hAnsi="Courier New" w:cs="Courier New"/>
                <w:szCs w:val="20"/>
                <w:lang w:bidi="ar-SA"/>
              </w:rPr>
            </w:rPrChange>
          </w:rPr>
          <w:tab/>
          <w:t>(alternative form of ||)</w:t>
        </w:r>
      </w:ins>
    </w:p>
    <w:p w14:paraId="4490298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16" w:author="Ahmad Mnasra" w:date="2016-12-22T09:56:00Z"/>
          <w:rFonts w:asciiTheme="majorBidi" w:hAnsiTheme="majorBidi" w:cstheme="majorBidi"/>
          <w:sz w:val="24"/>
          <w:szCs w:val="24"/>
          <w:lang w:bidi="ar-SA"/>
          <w:rPrChange w:id="417" w:author="Ahmad Mnasra" w:date="2016-12-22T09:57:00Z">
            <w:rPr>
              <w:ins w:id="418" w:author="Ahmad Mnasra" w:date="2016-12-22T09:56:00Z"/>
              <w:rFonts w:ascii="Courier New" w:hAnsi="Courier New" w:cs="Courier New"/>
              <w:szCs w:val="20"/>
              <w:lang w:bidi="ar-SA"/>
            </w:rPr>
          </w:rPrChange>
        </w:rPr>
      </w:pPr>
      <w:ins w:id="419" w:author="Ahmad Mnasra" w:date="2016-12-22T09:56:00Z">
        <w:r w:rsidRPr="000B3E65">
          <w:rPr>
            <w:rFonts w:asciiTheme="majorBidi" w:hAnsiTheme="majorBidi" w:cstheme="majorBidi"/>
            <w:sz w:val="24"/>
            <w:szCs w:val="24"/>
            <w:lang w:bidi="ar-SA"/>
            <w:rPrChange w:id="420" w:author="Ahmad Mnasra" w:date="2016-12-22T09:57:00Z">
              <w:rPr>
                <w:rFonts w:ascii="Courier New" w:hAnsi="Courier New" w:cs="Courier New"/>
                <w:szCs w:val="20"/>
                <w:lang w:bidi="ar-SA"/>
              </w:rPr>
            </w:rPrChange>
          </w:rPr>
          <w:tab/>
          <w:t>-&gt;</w:t>
        </w:r>
        <w:r w:rsidRPr="000B3E65">
          <w:rPr>
            <w:rFonts w:asciiTheme="majorBidi" w:hAnsiTheme="majorBidi" w:cstheme="majorBidi"/>
            <w:sz w:val="24"/>
            <w:szCs w:val="24"/>
            <w:lang w:bidi="ar-SA"/>
            <w:rPrChange w:id="421"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22" w:author="Ahmad Mnasra" w:date="2016-12-22T09:57:00Z">
              <w:rPr>
                <w:rFonts w:ascii="Courier New" w:hAnsi="Courier New" w:cs="Courier New"/>
                <w:i/>
                <w:iCs/>
                <w:szCs w:val="20"/>
                <w:lang w:bidi="ar-SA"/>
              </w:rPr>
            </w:rPrChange>
          </w:rPr>
          <w:t>logical implication</w:t>
        </w:r>
        <w:r w:rsidRPr="000B3E65">
          <w:rPr>
            <w:rFonts w:asciiTheme="majorBidi" w:hAnsiTheme="majorBidi" w:cstheme="majorBidi"/>
            <w:sz w:val="24"/>
            <w:szCs w:val="24"/>
            <w:lang w:bidi="ar-SA"/>
            <w:rPrChange w:id="423" w:author="Ahmad Mnasra" w:date="2016-12-22T09:57:00Z">
              <w:rPr>
                <w:rFonts w:ascii="Courier New" w:hAnsi="Courier New" w:cs="Courier New"/>
                <w:szCs w:val="20"/>
                <w:lang w:bidi="ar-SA"/>
              </w:rPr>
            </w:rPrChange>
          </w:rPr>
          <w:t>)</w:t>
        </w:r>
      </w:ins>
    </w:p>
    <w:p w14:paraId="6994E432"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24" w:author="Ahmad Mnasra" w:date="2016-12-22T09:56:00Z"/>
          <w:rFonts w:asciiTheme="majorBidi" w:hAnsiTheme="majorBidi" w:cstheme="majorBidi"/>
          <w:sz w:val="24"/>
          <w:szCs w:val="24"/>
          <w:lang w:bidi="ar-SA"/>
          <w:rPrChange w:id="425" w:author="Ahmad Mnasra" w:date="2016-12-22T09:57:00Z">
            <w:rPr>
              <w:ins w:id="426" w:author="Ahmad Mnasra" w:date="2016-12-22T09:56:00Z"/>
              <w:rFonts w:ascii="Courier New" w:hAnsi="Courier New" w:cs="Courier New"/>
              <w:szCs w:val="20"/>
              <w:lang w:bidi="ar-SA"/>
            </w:rPr>
          </w:rPrChange>
        </w:rPr>
      </w:pPr>
      <w:ins w:id="427" w:author="Ahmad Mnasra" w:date="2016-12-22T09:56:00Z">
        <w:r w:rsidRPr="000B3E65">
          <w:rPr>
            <w:rFonts w:asciiTheme="majorBidi" w:hAnsiTheme="majorBidi" w:cstheme="majorBidi"/>
            <w:sz w:val="24"/>
            <w:szCs w:val="24"/>
            <w:lang w:bidi="ar-SA"/>
            <w:rPrChange w:id="428"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429"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430" w:author="Ahmad Mnasra" w:date="2016-12-22T09:57:00Z">
              <w:rPr>
                <w:rFonts w:ascii="Courier New" w:hAnsi="Courier New" w:cs="Courier New"/>
                <w:i/>
                <w:iCs/>
                <w:szCs w:val="20"/>
                <w:lang w:bidi="ar-SA"/>
              </w:rPr>
            </w:rPrChange>
          </w:rPr>
          <w:t>logical equivalence</w:t>
        </w:r>
        <w:r w:rsidRPr="000B3E65">
          <w:rPr>
            <w:rFonts w:asciiTheme="majorBidi" w:hAnsiTheme="majorBidi" w:cstheme="majorBidi"/>
            <w:sz w:val="24"/>
            <w:szCs w:val="24"/>
            <w:lang w:bidi="ar-SA"/>
            <w:rPrChange w:id="431" w:author="Ahmad Mnasra" w:date="2016-12-22T09:57:00Z">
              <w:rPr>
                <w:rFonts w:ascii="Courier New" w:hAnsi="Courier New" w:cs="Courier New"/>
                <w:szCs w:val="20"/>
                <w:lang w:bidi="ar-SA"/>
              </w:rPr>
            </w:rPrChange>
          </w:rPr>
          <w:t>)</w:t>
        </w:r>
      </w:ins>
    </w:p>
    <w:p w14:paraId="1C3060F4" w14:textId="77777777" w:rsidR="000B3E65" w:rsidRPr="000B3E65" w:rsidRDefault="000B3E65">
      <w:pPr>
        <w:rPr>
          <w:ins w:id="432" w:author="Ahmad Mnasra" w:date="2016-12-22T09:56:00Z"/>
          <w:rFonts w:asciiTheme="majorBidi" w:hAnsiTheme="majorBidi" w:cstheme="majorBidi"/>
          <w:sz w:val="24"/>
          <w:szCs w:val="24"/>
          <w:rPrChange w:id="433" w:author="Ahmad Mnasra" w:date="2016-12-22T09:57:00Z">
            <w:rPr>
              <w:ins w:id="434" w:author="Ahmad Mnasra" w:date="2016-12-22T09:56:00Z"/>
              <w:rFonts w:asciiTheme="majorBidi" w:hAnsiTheme="majorBidi" w:cstheme="majorBidi"/>
              <w:i/>
              <w:sz w:val="22"/>
            </w:rPr>
          </w:rPrChange>
        </w:rPr>
        <w:pPrChange w:id="435" w:author="Ahmad Mnasra" w:date="2016-12-22T09:56:00Z">
          <w:pPr>
            <w:pStyle w:val="1"/>
            <w:ind w:left="0" w:firstLine="0"/>
          </w:pPr>
        </w:pPrChange>
      </w:pPr>
    </w:p>
    <w:p w14:paraId="7E98ACAF" w14:textId="07BAF79B" w:rsidR="000B3E65" w:rsidRPr="000B3E65" w:rsidRDefault="000B3E65" w:rsidP="000B3E65">
      <w:pPr>
        <w:spacing w:before="100" w:beforeAutospacing="1" w:after="100" w:afterAutospacing="1" w:line="240" w:lineRule="auto"/>
        <w:ind w:left="0" w:right="0" w:firstLine="0"/>
        <w:jc w:val="left"/>
        <w:rPr>
          <w:ins w:id="436" w:author="Ahmad Mnasra" w:date="2016-12-22T09:55:00Z"/>
          <w:rFonts w:asciiTheme="majorBidi" w:hAnsiTheme="majorBidi" w:cstheme="majorBidi"/>
          <w:sz w:val="24"/>
          <w:szCs w:val="24"/>
          <w:lang w:bidi="ar-SA"/>
          <w:rPrChange w:id="437" w:author="Ahmad Mnasra" w:date="2016-12-22T09:57:00Z">
            <w:rPr>
              <w:ins w:id="438" w:author="Ahmad Mnasra" w:date="2016-12-22T09:55:00Z"/>
              <w:sz w:val="27"/>
              <w:szCs w:val="27"/>
              <w:lang w:bidi="ar-SA"/>
            </w:rPr>
          </w:rPrChange>
        </w:rPr>
      </w:pPr>
      <w:ins w:id="439" w:author="Ahmad Mnasra" w:date="2016-12-22T09:55:00Z">
        <w:r w:rsidRPr="000B3E65">
          <w:rPr>
            <w:rFonts w:asciiTheme="majorBidi" w:hAnsiTheme="majorBidi" w:cstheme="majorBidi"/>
            <w:sz w:val="24"/>
            <w:szCs w:val="24"/>
            <w:lang w:bidi="ar-SA"/>
            <w:rPrChange w:id="440" w:author="Ahmad Mnasra" w:date="2016-12-22T09:57:00Z">
              <w:rPr>
                <w:sz w:val="27"/>
                <w:szCs w:val="27"/>
                <w:lang w:bidi="ar-SA"/>
              </w:rPr>
            </w:rPrChange>
          </w:rPr>
          <w:br/>
          <w:t>The easiest way to specify an LTL property is to specify it inline. The formula is specified globally (i.e., outside all </w:t>
        </w:r>
        <w:r w:rsidRPr="000B3E65">
          <w:rPr>
            <w:rFonts w:asciiTheme="majorBidi" w:hAnsiTheme="majorBidi" w:cstheme="majorBidi"/>
            <w:sz w:val="24"/>
            <w:szCs w:val="24"/>
            <w:lang w:bidi="ar-SA"/>
            <w:rPrChange w:id="441" w:author="Ahmad Mnasra" w:date="2016-12-22T09:57:00Z">
              <w:rPr>
                <w:rFonts w:ascii="Courier New" w:hAnsi="Courier New" w:cs="Courier New"/>
                <w:szCs w:val="20"/>
                <w:lang w:bidi="ar-SA"/>
              </w:rPr>
            </w:rPrChange>
          </w:rPr>
          <w:t>proctype</w:t>
        </w:r>
        <w:r w:rsidRPr="000B3E65">
          <w:rPr>
            <w:rFonts w:asciiTheme="majorBidi" w:hAnsiTheme="majorBidi" w:cstheme="majorBidi"/>
            <w:sz w:val="24"/>
            <w:szCs w:val="24"/>
            <w:lang w:bidi="ar-SA"/>
            <w:rPrChange w:id="442" w:author="Ahmad Mnasra" w:date="2016-12-22T09:57:00Z">
              <w:rPr>
                <w:sz w:val="27"/>
                <w:szCs w:val="27"/>
                <w:lang w:bidi="ar-SA"/>
              </w:rPr>
            </w:rPrChange>
          </w:rPr>
          <w:t> or </w:t>
        </w:r>
        <w:r w:rsidRPr="000B3E65">
          <w:rPr>
            <w:rFonts w:asciiTheme="majorBidi" w:hAnsiTheme="majorBidi" w:cstheme="majorBidi"/>
            <w:sz w:val="24"/>
            <w:szCs w:val="24"/>
            <w:lang w:bidi="ar-SA"/>
            <w:rPrChange w:id="443" w:author="Ahmad Mnasra" w:date="2016-12-22T09:57:00Z">
              <w:rPr>
                <w:rFonts w:ascii="Courier New" w:hAnsi="Courier New" w:cs="Courier New"/>
                <w:szCs w:val="20"/>
                <w:lang w:bidi="ar-SA"/>
              </w:rPr>
            </w:rPrChange>
          </w:rPr>
          <w:t>init declarations) with the following syntax:</w:t>
        </w:r>
      </w:ins>
    </w:p>
    <w:p w14:paraId="4225A99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44" w:author="Ahmad Mnasra" w:date="2016-12-22T09:55:00Z"/>
          <w:rFonts w:asciiTheme="majorBidi" w:hAnsiTheme="majorBidi" w:cstheme="majorBidi"/>
          <w:i/>
          <w:iCs/>
          <w:sz w:val="24"/>
          <w:szCs w:val="24"/>
          <w:lang w:bidi="ar-SA"/>
          <w:rPrChange w:id="445" w:author="Ahmad Mnasra" w:date="2016-12-22T09:58:00Z">
            <w:rPr>
              <w:ins w:id="446" w:author="Ahmad Mnasra" w:date="2016-12-22T09:55:00Z"/>
              <w:rFonts w:ascii="Courier New" w:hAnsi="Courier New" w:cs="Courier New"/>
              <w:szCs w:val="20"/>
              <w:lang w:bidi="ar-SA"/>
            </w:rPr>
          </w:rPrChange>
        </w:rPr>
      </w:pPr>
      <w:ins w:id="447" w:author="Ahmad Mnasra" w:date="2016-12-22T09:55:00Z">
        <w:r w:rsidRPr="000B3E65">
          <w:rPr>
            <w:rFonts w:asciiTheme="majorBidi" w:hAnsiTheme="majorBidi" w:cstheme="majorBidi"/>
            <w:i/>
            <w:iCs/>
            <w:sz w:val="24"/>
            <w:szCs w:val="24"/>
            <w:lang w:bidi="ar-SA"/>
            <w:rPrChange w:id="448" w:author="Ahmad Mnasra" w:date="2016-12-22T09:58:00Z">
              <w:rPr>
                <w:rFonts w:ascii="Courier New" w:hAnsi="Courier New" w:cs="Courier New"/>
                <w:szCs w:val="20"/>
                <w:lang w:bidi="ar-SA"/>
              </w:rPr>
            </w:rPrChange>
          </w:rPr>
          <w:lastRenderedPageBreak/>
          <w:tab/>
          <w:t>ltl [ name ] '{'  formula '}'</w:t>
        </w:r>
      </w:ins>
    </w:p>
    <w:p w14:paraId="39E6DA0C" w14:textId="77777777" w:rsidR="000B3E65" w:rsidRPr="000B3E65" w:rsidRDefault="000B3E65" w:rsidP="000B3E65">
      <w:pPr>
        <w:spacing w:after="0" w:line="240" w:lineRule="auto"/>
        <w:ind w:left="0" w:right="0" w:firstLine="0"/>
        <w:jc w:val="left"/>
        <w:rPr>
          <w:ins w:id="449" w:author="Ahmad Mnasra" w:date="2016-12-22T09:55:00Z"/>
          <w:rFonts w:asciiTheme="majorBidi" w:hAnsiTheme="majorBidi" w:cstheme="majorBidi"/>
          <w:color w:val="auto"/>
          <w:sz w:val="24"/>
          <w:szCs w:val="24"/>
          <w:lang w:bidi="ar-SA"/>
          <w:rPrChange w:id="450" w:author="Ahmad Mnasra" w:date="2016-12-22T09:57:00Z">
            <w:rPr>
              <w:ins w:id="451" w:author="Ahmad Mnasra" w:date="2016-12-22T09:55:00Z"/>
              <w:color w:val="auto"/>
              <w:sz w:val="24"/>
              <w:szCs w:val="24"/>
              <w:lang w:bidi="ar-SA"/>
            </w:rPr>
          </w:rPrChange>
        </w:rPr>
      </w:pPr>
      <w:ins w:id="452" w:author="Ahmad Mnasra" w:date="2016-12-22T09:55:00Z">
        <w:r w:rsidRPr="000B3E65">
          <w:rPr>
            <w:rFonts w:asciiTheme="majorBidi" w:hAnsiTheme="majorBidi" w:cstheme="majorBidi"/>
            <w:sz w:val="24"/>
            <w:szCs w:val="24"/>
            <w:shd w:val="clear" w:color="auto" w:fill="FFFFFF"/>
            <w:lang w:bidi="ar-SA"/>
            <w:rPrChange w:id="453" w:author="Ahmad Mnasra" w:date="2016-12-22T09:57:00Z">
              <w:rPr>
                <w:sz w:val="27"/>
                <w:szCs w:val="27"/>
                <w:shd w:val="clear" w:color="auto" w:fill="FFFFFF"/>
                <w:lang w:bidi="ar-SA"/>
              </w:rPr>
            </w:rPrChange>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0B3E65">
          <w:rPr>
            <w:rFonts w:asciiTheme="majorBidi" w:hAnsiTheme="majorBidi" w:cstheme="majorBidi"/>
            <w:sz w:val="24"/>
            <w:szCs w:val="24"/>
            <w:lang w:bidi="ar-SA"/>
            <w:rPrChange w:id="454" w:author="Ahmad Mnasra" w:date="2016-12-22T09:57:00Z">
              <w:rPr>
                <w:rFonts w:ascii="Courier New" w:hAnsi="Courier New" w:cs="Courier New"/>
                <w:szCs w:val="20"/>
                <w:lang w:bidi="ar-SA"/>
              </w:rPr>
            </w:rPrChange>
          </w:rPr>
          <w:t>always</w:t>
        </w:r>
        <w:r w:rsidRPr="000B3E65">
          <w:rPr>
            <w:rFonts w:asciiTheme="majorBidi" w:hAnsiTheme="majorBidi" w:cstheme="majorBidi"/>
            <w:sz w:val="24"/>
            <w:szCs w:val="24"/>
            <w:shd w:val="clear" w:color="auto" w:fill="FFFFFF"/>
            <w:lang w:bidi="ar-SA"/>
            <w:rPrChange w:id="455"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56" w:author="Ahmad Mnasra" w:date="2016-12-22T09:57:00Z">
              <w:rPr>
                <w:rFonts w:ascii="Courier New" w:hAnsi="Courier New" w:cs="Courier New"/>
                <w:szCs w:val="20"/>
                <w:lang w:bidi="ar-SA"/>
              </w:rPr>
            </w:rPrChange>
          </w:rPr>
          <w:t>eventually</w:t>
        </w:r>
        <w:r w:rsidRPr="000B3E65">
          <w:rPr>
            <w:rFonts w:asciiTheme="majorBidi" w:hAnsiTheme="majorBidi" w:cstheme="majorBidi"/>
            <w:sz w:val="24"/>
            <w:szCs w:val="24"/>
            <w:shd w:val="clear" w:color="auto" w:fill="FFFFFF"/>
            <w:lang w:bidi="ar-SA"/>
            <w:rPrChange w:id="457"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58" w:author="Ahmad Mnasra" w:date="2016-12-22T09:57:00Z">
              <w:rPr>
                <w:rFonts w:ascii="Courier New" w:hAnsi="Courier New" w:cs="Courier New"/>
                <w:szCs w:val="20"/>
                <w:lang w:bidi="ar-SA"/>
              </w:rPr>
            </w:rPrChange>
          </w:rPr>
          <w:t>until</w:t>
        </w:r>
        <w:r w:rsidRPr="000B3E65">
          <w:rPr>
            <w:rFonts w:asciiTheme="majorBidi" w:hAnsiTheme="majorBidi" w:cstheme="majorBidi"/>
            <w:sz w:val="24"/>
            <w:szCs w:val="24"/>
            <w:shd w:val="clear" w:color="auto" w:fill="FFFFFF"/>
            <w:lang w:bidi="ar-SA"/>
            <w:rPrChange w:id="459"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60" w:author="Ahmad Mnasra" w:date="2016-12-22T09:57:00Z">
              <w:rPr>
                <w:rFonts w:ascii="Courier New" w:hAnsi="Courier New" w:cs="Courier New"/>
                <w:szCs w:val="20"/>
                <w:lang w:bidi="ar-SA"/>
              </w:rPr>
            </w:rPrChange>
          </w:rPr>
          <w:t>implies</w:t>
        </w:r>
        <w:r w:rsidRPr="000B3E65">
          <w:rPr>
            <w:rFonts w:asciiTheme="majorBidi" w:hAnsiTheme="majorBidi" w:cstheme="majorBidi"/>
            <w:sz w:val="24"/>
            <w:szCs w:val="24"/>
            <w:shd w:val="clear" w:color="auto" w:fill="FFFFFF"/>
            <w:lang w:bidi="ar-SA"/>
            <w:rPrChange w:id="461"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462" w:author="Ahmad Mnasra" w:date="2016-12-22T09:57:00Z">
              <w:rPr>
                <w:rFonts w:ascii="Courier New" w:hAnsi="Courier New" w:cs="Courier New"/>
                <w:szCs w:val="20"/>
                <w:lang w:bidi="ar-SA"/>
              </w:rPr>
            </w:rPrChange>
          </w:rPr>
          <w:t>equivalent</w:t>
        </w:r>
        <w:r w:rsidRPr="000B3E65">
          <w:rPr>
            <w:rFonts w:asciiTheme="majorBidi" w:hAnsiTheme="majorBidi" w:cstheme="majorBidi"/>
            <w:sz w:val="24"/>
            <w:szCs w:val="24"/>
            <w:shd w:val="clear" w:color="auto" w:fill="FFFFFF"/>
            <w:lang w:bidi="ar-SA"/>
            <w:rPrChange w:id="463" w:author="Ahmad Mnasra" w:date="2016-12-22T09:57:00Z">
              <w:rPr>
                <w:sz w:val="27"/>
                <w:szCs w:val="27"/>
                <w:shd w:val="clear" w:color="auto" w:fill="FFFFFF"/>
                <w:lang w:bidi="ar-SA"/>
              </w:rPr>
            </w:rPrChange>
          </w:rPr>
          <w:t>. The alternative operators </w:t>
        </w:r>
        <w:r w:rsidRPr="000B3E65">
          <w:rPr>
            <w:rFonts w:asciiTheme="majorBidi" w:hAnsiTheme="majorBidi" w:cstheme="majorBidi"/>
            <w:sz w:val="24"/>
            <w:szCs w:val="24"/>
            <w:lang w:bidi="ar-SA"/>
            <w:rPrChange w:id="464" w:author="Ahmad Mnasra" w:date="2016-12-22T09:57:00Z">
              <w:rPr>
                <w:rFonts w:ascii="Courier New" w:hAnsi="Courier New" w:cs="Courier New"/>
                <w:szCs w:val="20"/>
                <w:lang w:bidi="ar-SA"/>
              </w:rPr>
            </w:rPrChange>
          </w:rPr>
          <w:t>weakuntil</w:t>
        </w:r>
        <w:r w:rsidRPr="000B3E65">
          <w:rPr>
            <w:rFonts w:asciiTheme="majorBidi" w:hAnsiTheme="majorBidi" w:cstheme="majorBidi"/>
            <w:sz w:val="24"/>
            <w:szCs w:val="24"/>
            <w:shd w:val="clear" w:color="auto" w:fill="FFFFFF"/>
            <w:lang w:bidi="ar-SA"/>
            <w:rPrChange w:id="465"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466" w:author="Ahmad Mnasra" w:date="2016-12-22T09:57:00Z">
              <w:rPr>
                <w:rFonts w:ascii="Courier New" w:hAnsi="Courier New" w:cs="Courier New"/>
                <w:szCs w:val="20"/>
                <w:lang w:bidi="ar-SA"/>
              </w:rPr>
            </w:rPrChange>
          </w:rPr>
          <w:t>stronguntil</w:t>
        </w:r>
        <w:r w:rsidRPr="000B3E65">
          <w:rPr>
            <w:rFonts w:asciiTheme="majorBidi" w:hAnsiTheme="majorBidi" w:cstheme="majorBidi"/>
            <w:sz w:val="24"/>
            <w:szCs w:val="24"/>
            <w:shd w:val="clear" w:color="auto" w:fill="FFFFFF"/>
            <w:lang w:bidi="ar-SA"/>
            <w:rPrChange w:id="467"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468" w:author="Ahmad Mnasra" w:date="2016-12-22T09:57:00Z">
              <w:rPr>
                <w:rFonts w:ascii="Courier New" w:hAnsi="Courier New" w:cs="Courier New"/>
                <w:szCs w:val="20"/>
                <w:lang w:bidi="ar-SA"/>
              </w:rPr>
            </w:rPrChange>
          </w:rPr>
          <w:t>release</w:t>
        </w:r>
        <w:r w:rsidRPr="000B3E65">
          <w:rPr>
            <w:rFonts w:asciiTheme="majorBidi" w:hAnsiTheme="majorBidi" w:cstheme="majorBidi"/>
            <w:sz w:val="24"/>
            <w:szCs w:val="24"/>
            <w:shd w:val="clear" w:color="auto" w:fill="FFFFFF"/>
            <w:lang w:bidi="ar-SA"/>
            <w:rPrChange w:id="469" w:author="Ahmad Mnasra" w:date="2016-12-22T09:57:00Z">
              <w:rPr>
                <w:sz w:val="27"/>
                <w:szCs w:val="27"/>
                <w:shd w:val="clear" w:color="auto" w:fill="FFFFFF"/>
                <w:lang w:bidi="ar-SA"/>
              </w:rPr>
            </w:rPrChange>
          </w:rPr>
          <w:t> (for the V operator, see above), are also supported. </w:t>
        </w:r>
        <w:r w:rsidRPr="000B3E65">
          <w:rPr>
            <w:rFonts w:asciiTheme="majorBidi" w:hAnsiTheme="majorBidi" w:cstheme="majorBidi"/>
            <w:sz w:val="24"/>
            <w:szCs w:val="24"/>
            <w:lang w:bidi="ar-SA"/>
            <w:rPrChange w:id="470" w:author="Ahmad Mnasra" w:date="2016-12-22T09:57:00Z">
              <w:rPr>
                <w:sz w:val="27"/>
                <w:szCs w:val="27"/>
                <w:lang w:bidi="ar-SA"/>
              </w:rPr>
            </w:rPrChange>
          </w:rPr>
          <w:br/>
        </w:r>
        <w:r w:rsidRPr="000B3E65">
          <w:rPr>
            <w:rFonts w:asciiTheme="majorBidi" w:hAnsiTheme="majorBidi" w:cstheme="majorBidi"/>
            <w:sz w:val="24"/>
            <w:szCs w:val="24"/>
            <w:shd w:val="clear" w:color="auto" w:fill="FFFFFF"/>
            <w:lang w:bidi="ar-SA"/>
            <w:rPrChange w:id="471" w:author="Ahmad Mnasra" w:date="2016-12-22T09:57:00Z">
              <w:rPr>
                <w:sz w:val="27"/>
                <w:szCs w:val="27"/>
                <w:shd w:val="clear" w:color="auto" w:fill="FFFFFF"/>
                <w:lang w:bidi="ar-SA"/>
              </w:rPr>
            </w:rPrChange>
          </w:rPr>
          <w:t>This means that the following two are equivalent:</w:t>
        </w:r>
      </w:ins>
    </w:p>
    <w:p w14:paraId="6847C4F1" w14:textId="76219ABF"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72" w:author="Ahmad Mnasra" w:date="2016-12-22T09:55:00Z"/>
          <w:rFonts w:asciiTheme="majorBidi" w:hAnsiTheme="majorBidi" w:cstheme="majorBidi"/>
          <w:i/>
          <w:iCs/>
          <w:sz w:val="24"/>
          <w:szCs w:val="24"/>
          <w:lang w:bidi="ar-SA"/>
          <w:rPrChange w:id="473" w:author="Ahmad Mnasra" w:date="2016-12-22T09:58:00Z">
            <w:rPr>
              <w:ins w:id="474" w:author="Ahmad Mnasra" w:date="2016-12-22T09:55:00Z"/>
              <w:rFonts w:ascii="Courier New" w:hAnsi="Courier New" w:cs="Courier New"/>
              <w:szCs w:val="20"/>
              <w:lang w:bidi="ar-SA"/>
            </w:rPr>
          </w:rPrChange>
        </w:rPr>
      </w:pPr>
      <w:ins w:id="475" w:author="Ahmad Mnasra" w:date="2016-12-22T09:55:00Z">
        <w:r w:rsidRPr="000B3E65">
          <w:rPr>
            <w:rFonts w:asciiTheme="majorBidi" w:hAnsiTheme="majorBidi" w:cstheme="majorBidi"/>
            <w:sz w:val="24"/>
            <w:szCs w:val="24"/>
            <w:lang w:bidi="ar-SA"/>
            <w:rPrChange w:id="476" w:author="Ahmad Mnasra" w:date="2016-12-22T09:57:00Z">
              <w:rPr>
                <w:rFonts w:ascii="Courier New" w:hAnsi="Courier New" w:cs="Courier New"/>
                <w:szCs w:val="20"/>
                <w:lang w:bidi="ar-SA"/>
              </w:rPr>
            </w:rPrChange>
          </w:rPr>
          <w:tab/>
        </w:r>
      </w:ins>
      <w:ins w:id="477" w:author="Ahmad Mnasra" w:date="2016-12-22T09:59:00Z">
        <w:r>
          <w:rPr>
            <w:rFonts w:asciiTheme="majorBidi" w:hAnsiTheme="majorBidi" w:cstheme="majorBidi"/>
            <w:sz w:val="24"/>
            <w:szCs w:val="24"/>
            <w:lang w:bidi="ar-SA"/>
          </w:rPr>
          <w:tab/>
        </w:r>
        <w:r>
          <w:rPr>
            <w:rFonts w:asciiTheme="majorBidi" w:hAnsiTheme="majorBidi" w:cstheme="majorBidi"/>
            <w:sz w:val="24"/>
            <w:szCs w:val="24"/>
            <w:lang w:bidi="ar-SA"/>
          </w:rPr>
          <w:tab/>
        </w:r>
      </w:ins>
      <w:ins w:id="478" w:author="Ahmad Mnasra" w:date="2016-12-22T09:55:00Z">
        <w:r w:rsidRPr="000B3E65">
          <w:rPr>
            <w:rFonts w:asciiTheme="majorBidi" w:hAnsiTheme="majorBidi" w:cstheme="majorBidi"/>
            <w:i/>
            <w:iCs/>
            <w:sz w:val="24"/>
            <w:szCs w:val="24"/>
            <w:lang w:bidi="ar-SA"/>
            <w:rPrChange w:id="479" w:author="Ahmad Mnasra" w:date="2016-12-22T09:58:00Z">
              <w:rPr>
                <w:rFonts w:ascii="Courier New" w:hAnsi="Courier New" w:cs="Courier New"/>
                <w:szCs w:val="20"/>
                <w:lang w:bidi="ar-SA"/>
              </w:rPr>
            </w:rPrChange>
          </w:rPr>
          <w:t>ltl p1 { []&lt;&gt; p }</w:t>
        </w:r>
      </w:ins>
    </w:p>
    <w:p w14:paraId="245B2F70" w14:textId="1BE81804" w:rsid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80" w:author="Ahmad Mnasra" w:date="2016-12-22T09:58:00Z"/>
          <w:rFonts w:asciiTheme="majorBidi" w:hAnsiTheme="majorBidi" w:cstheme="majorBidi"/>
          <w:i/>
          <w:iCs/>
          <w:sz w:val="24"/>
          <w:szCs w:val="24"/>
          <w:lang w:bidi="ar-SA"/>
        </w:rPr>
      </w:pPr>
      <w:ins w:id="481" w:author="Ahmad Mnasra" w:date="2016-12-22T09:55:00Z">
        <w:r w:rsidRPr="000B3E65">
          <w:rPr>
            <w:rFonts w:asciiTheme="majorBidi" w:hAnsiTheme="majorBidi" w:cstheme="majorBidi"/>
            <w:i/>
            <w:iCs/>
            <w:sz w:val="24"/>
            <w:szCs w:val="24"/>
            <w:lang w:bidi="ar-SA"/>
            <w:rPrChange w:id="482" w:author="Ahmad Mnasra" w:date="2016-12-22T09:58:00Z">
              <w:rPr>
                <w:rFonts w:ascii="Courier New" w:hAnsi="Courier New" w:cs="Courier New"/>
                <w:szCs w:val="20"/>
                <w:lang w:bidi="ar-SA"/>
              </w:rPr>
            </w:rPrChange>
          </w:rPr>
          <w:tab/>
        </w:r>
      </w:ins>
      <w:ins w:id="483" w:author="Ahmad Mnasra" w:date="2016-12-22T09:59:00Z">
        <w:r>
          <w:rPr>
            <w:rFonts w:asciiTheme="majorBidi" w:hAnsiTheme="majorBidi" w:cstheme="majorBidi"/>
            <w:i/>
            <w:iCs/>
            <w:sz w:val="24"/>
            <w:szCs w:val="24"/>
            <w:lang w:bidi="ar-SA"/>
          </w:rPr>
          <w:tab/>
        </w:r>
        <w:r>
          <w:rPr>
            <w:rFonts w:asciiTheme="majorBidi" w:hAnsiTheme="majorBidi" w:cstheme="majorBidi"/>
            <w:i/>
            <w:iCs/>
            <w:sz w:val="24"/>
            <w:szCs w:val="24"/>
            <w:lang w:bidi="ar-SA"/>
          </w:rPr>
          <w:tab/>
        </w:r>
      </w:ins>
      <w:ins w:id="484" w:author="Ahmad Mnasra" w:date="2016-12-22T09:55:00Z">
        <w:r w:rsidRPr="000B3E65">
          <w:rPr>
            <w:rFonts w:asciiTheme="majorBidi" w:hAnsiTheme="majorBidi" w:cstheme="majorBidi"/>
            <w:i/>
            <w:iCs/>
            <w:sz w:val="24"/>
            <w:szCs w:val="24"/>
            <w:lang w:bidi="ar-SA"/>
            <w:rPrChange w:id="485" w:author="Ahmad Mnasra" w:date="2016-12-22T09:58:00Z">
              <w:rPr>
                <w:rFonts w:ascii="Courier New" w:hAnsi="Courier New" w:cs="Courier New"/>
                <w:szCs w:val="20"/>
                <w:lang w:bidi="ar-SA"/>
              </w:rPr>
            </w:rPrChange>
          </w:rPr>
          <w:t>ltl p2 { always eventually p }</w:t>
        </w:r>
      </w:ins>
    </w:p>
    <w:p w14:paraId="173BD2B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486" w:author="Ahmad Mnasra" w:date="2016-12-22T09:55:00Z"/>
          <w:rFonts w:asciiTheme="majorBidi" w:hAnsiTheme="majorBidi" w:cstheme="majorBidi"/>
          <w:i/>
          <w:iCs/>
          <w:sz w:val="24"/>
          <w:szCs w:val="24"/>
          <w:lang w:bidi="ar-SA"/>
          <w:rPrChange w:id="487" w:author="Ahmad Mnasra" w:date="2016-12-22T09:58:00Z">
            <w:rPr>
              <w:ins w:id="488" w:author="Ahmad Mnasra" w:date="2016-12-22T09:55:00Z"/>
              <w:rFonts w:ascii="Courier New" w:hAnsi="Courier New" w:cs="Courier New"/>
              <w:szCs w:val="20"/>
              <w:lang w:bidi="ar-SA"/>
            </w:rPr>
          </w:rPrChange>
        </w:rPr>
      </w:pPr>
    </w:p>
    <w:p w14:paraId="0A8D2032" w14:textId="1D8B3DD3" w:rsidR="000B3E65" w:rsidRDefault="000B3E65">
      <w:pPr>
        <w:spacing w:after="120" w:line="22" w:lineRule="atLeast"/>
        <w:ind w:left="115" w:right="1454" w:firstLine="0"/>
        <w:rPr>
          <w:ins w:id="489" w:author="Ahmad Mnasra" w:date="2016-12-22T11:32:00Z"/>
          <w:rFonts w:asciiTheme="majorBidi" w:hAnsiTheme="majorBidi" w:cstheme="majorBidi"/>
          <w:sz w:val="24"/>
          <w:szCs w:val="24"/>
          <w:shd w:val="clear" w:color="auto" w:fill="FFFFFF"/>
          <w:lang w:bidi="ar-SA"/>
        </w:rPr>
        <w:pPrChange w:id="490" w:author="Ahmad Mnasra" w:date="2016-12-22T11:32:00Z">
          <w:pPr>
            <w:spacing w:after="160" w:line="259" w:lineRule="auto"/>
            <w:ind w:left="0" w:right="0" w:firstLine="0"/>
            <w:jc w:val="left"/>
          </w:pPr>
        </w:pPrChange>
      </w:pPr>
      <w:ins w:id="491" w:author="Ahmad Mnasra" w:date="2016-12-22T09:55:00Z">
        <w:r w:rsidRPr="000B3E65">
          <w:rPr>
            <w:rFonts w:asciiTheme="majorBidi" w:hAnsiTheme="majorBidi" w:cstheme="majorBidi"/>
            <w:sz w:val="24"/>
            <w:szCs w:val="24"/>
            <w:shd w:val="clear" w:color="auto" w:fill="FFFFFF"/>
            <w:lang w:bidi="ar-SA"/>
            <w:rPrChange w:id="492" w:author="Ahmad Mnasra" w:date="2016-12-22T09:57:00Z">
              <w:rPr>
                <w:sz w:val="27"/>
                <w:szCs w:val="27"/>
                <w:shd w:val="clear" w:color="auto" w:fill="FFFFFF"/>
                <w:lang w:bidi="ar-SA"/>
              </w:rPr>
            </w:rPrChange>
          </w:rPr>
          <w:t>The properties stated in this way are taken as positive properties that must be satisfied by the model. The model checker will perform an automatic negation of the formula to find counter-examples</w:t>
        </w:r>
      </w:ins>
      <w:ins w:id="493" w:author="Ahmad Mnasra" w:date="2016-12-22T10:00:00Z">
        <w:r>
          <w:rPr>
            <w:rFonts w:asciiTheme="majorBidi" w:hAnsiTheme="majorBidi" w:cstheme="majorBidi"/>
            <w:sz w:val="24"/>
            <w:szCs w:val="24"/>
            <w:shd w:val="clear" w:color="auto" w:fill="FFFFFF"/>
            <w:lang w:bidi="ar-SA"/>
          </w:rPr>
          <w:t>.</w:t>
        </w:r>
      </w:ins>
    </w:p>
    <w:p w14:paraId="01CF9C2D" w14:textId="77777777" w:rsidR="000B3E65" w:rsidRPr="000B3E65" w:rsidRDefault="000B3E65">
      <w:pPr>
        <w:spacing w:after="120" w:line="22" w:lineRule="atLeast"/>
        <w:ind w:left="115" w:right="1454" w:firstLine="0"/>
        <w:rPr>
          <w:ins w:id="494" w:author="Ahmad Mnasra" w:date="2016-12-22T10:00:00Z"/>
          <w:rFonts w:asciiTheme="majorBidi" w:hAnsiTheme="majorBidi" w:cstheme="majorBidi"/>
          <w:sz w:val="24"/>
          <w:szCs w:val="24"/>
          <w:shd w:val="clear" w:color="auto" w:fill="FFFFFF"/>
          <w:lang w:bidi="ar-SA"/>
          <w:rPrChange w:id="495" w:author="Ahmad Mnasra" w:date="2016-12-22T11:32:00Z">
            <w:rPr>
              <w:ins w:id="496" w:author="Ahmad Mnasra" w:date="2016-12-22T10:00:00Z"/>
              <w:rFonts w:asciiTheme="majorBidi" w:hAnsiTheme="majorBidi" w:cstheme="majorBidi"/>
              <w:color w:val="auto"/>
              <w:sz w:val="24"/>
              <w:szCs w:val="24"/>
            </w:rPr>
          </w:rPrChange>
        </w:rPr>
        <w:pPrChange w:id="497" w:author="Ahmad Mnasra" w:date="2016-12-22T11:32:00Z">
          <w:pPr>
            <w:spacing w:after="160" w:line="259" w:lineRule="auto"/>
            <w:ind w:left="0" w:right="0" w:firstLine="0"/>
            <w:jc w:val="left"/>
          </w:pPr>
        </w:pPrChange>
      </w:pPr>
    </w:p>
    <w:p w14:paraId="2AB66857" w14:textId="1609785E" w:rsidR="000B3E65" w:rsidRDefault="000B3E65" w:rsidP="000B3E65">
      <w:pPr>
        <w:spacing w:after="120" w:line="22" w:lineRule="atLeast"/>
        <w:ind w:left="115" w:right="1454" w:firstLine="0"/>
        <w:rPr>
          <w:ins w:id="498" w:author="Ahmad Mnasra" w:date="2016-12-22T11:32:00Z"/>
          <w:rFonts w:asciiTheme="majorBidi" w:eastAsia="Arial" w:hAnsiTheme="majorBidi" w:cstheme="majorBidi"/>
          <w:b/>
          <w:i/>
          <w:sz w:val="22"/>
        </w:rPr>
      </w:pPr>
      <w:ins w:id="499" w:author="Ahmad Mnasra" w:date="2016-12-22T11:29:00Z">
        <w:r w:rsidRPr="000B3E65">
          <w:rPr>
            <w:rFonts w:asciiTheme="majorBidi" w:eastAsia="Arial" w:hAnsiTheme="majorBidi" w:cstheme="majorBidi"/>
            <w:b/>
            <w:i/>
            <w:sz w:val="22"/>
            <w:rPrChange w:id="500" w:author="Ahmad Mnasra" w:date="2016-12-22T11:30:00Z">
              <w:rPr>
                <w:rFonts w:asciiTheme="majorBidi" w:hAnsiTheme="majorBidi" w:cstheme="majorBidi"/>
                <w:i/>
                <w:sz w:val="22"/>
              </w:rPr>
            </w:rPrChange>
          </w:rPr>
          <w:t>2.1.5.</w:t>
        </w:r>
      </w:ins>
      <w:ins w:id="501" w:author="Ahmad Mnasra" w:date="2016-12-22T11:30:00Z">
        <w:r>
          <w:rPr>
            <w:rFonts w:asciiTheme="majorBidi" w:eastAsia="Arial" w:hAnsiTheme="majorBidi" w:cstheme="majorBidi"/>
            <w:b/>
            <w:i/>
            <w:sz w:val="22"/>
          </w:rPr>
          <w:t>3</w:t>
        </w:r>
      </w:ins>
      <w:ins w:id="502" w:author="Ahmad Mnasra" w:date="2016-12-22T11:29:00Z">
        <w:r w:rsidRPr="000B3E65">
          <w:rPr>
            <w:rFonts w:asciiTheme="majorBidi" w:eastAsia="Arial" w:hAnsiTheme="majorBidi" w:cstheme="majorBidi"/>
            <w:b/>
            <w:i/>
            <w:sz w:val="22"/>
            <w:rPrChange w:id="503" w:author="Ahmad Mnasra" w:date="2016-12-22T11:30:00Z">
              <w:rPr>
                <w:rFonts w:asciiTheme="majorBidi" w:hAnsiTheme="majorBidi" w:cstheme="majorBidi"/>
                <w:i/>
                <w:sz w:val="22"/>
              </w:rPr>
            </w:rPrChange>
          </w:rPr>
          <w:t xml:space="preserve"> </w:t>
        </w:r>
      </w:ins>
      <w:ins w:id="504" w:author="Ahmad Mnasra" w:date="2016-12-22T11:30:00Z">
        <w:r w:rsidRPr="000B3E65">
          <w:rPr>
            <w:rFonts w:asciiTheme="majorBidi" w:eastAsia="Arial" w:hAnsiTheme="majorBidi" w:cstheme="majorBidi"/>
            <w:b/>
            <w:i/>
            <w:sz w:val="22"/>
            <w:rPrChange w:id="505" w:author="Ahmad Mnasra" w:date="2016-12-22T11:30:00Z">
              <w:rPr>
                <w:rFonts w:asciiTheme="majorBidi" w:hAnsiTheme="majorBidi" w:cstheme="majorBidi"/>
                <w:color w:val="auto"/>
                <w:sz w:val="24"/>
                <w:szCs w:val="24"/>
              </w:rPr>
            </w:rPrChange>
          </w:rPr>
          <w:t>BUILDING AND VERIFYING Spin</w:t>
        </w:r>
      </w:ins>
    </w:p>
    <w:p w14:paraId="1AC8ACAD" w14:textId="2FD06556" w:rsidR="000B3E65" w:rsidRDefault="000B3E65" w:rsidP="000B3E65">
      <w:pPr>
        <w:spacing w:after="120" w:line="22" w:lineRule="atLeast"/>
        <w:ind w:left="115" w:right="1454" w:firstLine="0"/>
        <w:rPr>
          <w:ins w:id="506" w:author="adm" w:date="2016-12-25T15:22:00Z"/>
          <w:rFonts w:asciiTheme="majorBidi" w:eastAsia="Arial" w:hAnsiTheme="majorBidi" w:cstheme="majorBidi"/>
          <w:b/>
          <w:i/>
          <w:sz w:val="22"/>
        </w:rPr>
      </w:pPr>
      <w:ins w:id="507" w:author="Ahmad Mnasra" w:date="2016-12-22T11:32:00Z">
        <w:r>
          <w:rPr>
            <w:rFonts w:asciiTheme="majorBidi" w:eastAsia="Arial" w:hAnsiTheme="majorBidi" w:cstheme="majorBidi"/>
            <w:b/>
            <w:i/>
            <w:sz w:val="22"/>
          </w:rPr>
          <w:t xml:space="preserve">2.1.5.4 </w:t>
        </w:r>
      </w:ins>
      <w:ins w:id="508" w:author="Ahmad Mnasra" w:date="2016-12-22T11:34:00Z">
        <w:r w:rsidR="002A6265">
          <w:rPr>
            <w:rFonts w:asciiTheme="majorBidi" w:eastAsia="Arial" w:hAnsiTheme="majorBidi" w:cstheme="majorBidi"/>
            <w:b/>
            <w:i/>
            <w:sz w:val="22"/>
          </w:rPr>
          <w:t>example</w:t>
        </w:r>
      </w:ins>
      <w:ins w:id="509" w:author="Ahmad Mnasra" w:date="2016-12-22T11:36:00Z">
        <w:r w:rsidR="002A6265">
          <w:rPr>
            <w:rFonts w:asciiTheme="majorBidi" w:eastAsia="Arial" w:hAnsiTheme="majorBidi" w:cstheme="majorBidi"/>
            <w:b/>
            <w:i/>
            <w:sz w:val="22"/>
          </w:rPr>
          <w:t xml:space="preserve"> </w:t>
        </w:r>
      </w:ins>
    </w:p>
    <w:p w14:paraId="60921746" w14:textId="53DA6BA1" w:rsidR="006227C4" w:rsidRPr="005C1380" w:rsidRDefault="00E24D55">
      <w:pPr>
        <w:spacing w:after="120" w:line="22" w:lineRule="atLeast"/>
        <w:ind w:left="115" w:right="1454" w:firstLine="0"/>
        <w:rPr>
          <w:ins w:id="510" w:author="adm" w:date="2016-12-25T15:19:00Z"/>
          <w:rFonts w:asciiTheme="majorBidi" w:eastAsia="Arial" w:hAnsiTheme="majorBidi" w:cstheme="majorBidi"/>
          <w:iCs/>
          <w:color w:val="2E74B5" w:themeColor="accent1" w:themeShade="BF"/>
          <w:sz w:val="24"/>
          <w:szCs w:val="24"/>
          <w:rPrChange w:id="511" w:author="adm" w:date="2016-12-25T16:13:00Z">
            <w:rPr>
              <w:ins w:id="512" w:author="adm" w:date="2016-12-25T15:19:00Z"/>
              <w:rFonts w:asciiTheme="majorBidi" w:eastAsia="Arial" w:hAnsiTheme="majorBidi" w:cstheme="majorBidi"/>
              <w:b/>
              <w:i/>
              <w:sz w:val="22"/>
            </w:rPr>
          </w:rPrChange>
        </w:rPr>
      </w:pPr>
      <w:ins w:id="513" w:author="adm" w:date="2016-12-25T15:23:00Z">
        <w:r w:rsidRPr="005C1380">
          <w:rPr>
            <w:rFonts w:asciiTheme="majorBidi" w:hAnsiTheme="majorBidi" w:cstheme="majorBidi"/>
            <w:iCs/>
            <w:color w:val="2E74B5" w:themeColor="accent1" w:themeShade="BF"/>
            <w:sz w:val="24"/>
            <w:szCs w:val="24"/>
            <w:rPrChange w:id="514" w:author="adm" w:date="2016-12-25T16:13:00Z">
              <w:rPr>
                <w:rFonts w:asciiTheme="majorBidi" w:hAnsiTheme="majorBidi" w:cstheme="majorBidi"/>
                <w:i/>
                <w:sz w:val="22"/>
              </w:rPr>
            </w:rPrChange>
          </w:rPr>
          <w:t>The</w:t>
        </w:r>
      </w:ins>
      <w:ins w:id="515" w:author="adm" w:date="2016-12-25T16:12:00Z">
        <w:r w:rsidR="005C1380" w:rsidRPr="005C1380">
          <w:rPr>
            <w:rFonts w:asciiTheme="majorBidi" w:hAnsiTheme="majorBidi" w:cstheme="majorBidi"/>
            <w:iCs/>
            <w:color w:val="2E74B5" w:themeColor="accent1" w:themeShade="BF"/>
            <w:sz w:val="24"/>
            <w:szCs w:val="24"/>
            <w:rPrChange w:id="516" w:author="adm" w:date="2016-12-25T16:13:00Z">
              <w:rPr>
                <w:rFonts w:asciiTheme="majorBidi" w:hAnsiTheme="majorBidi" w:cstheme="majorBidi"/>
                <w:iCs/>
                <w:sz w:val="24"/>
                <w:szCs w:val="24"/>
              </w:rPr>
            </w:rPrChange>
          </w:rPr>
          <w:t xml:space="preserve"> </w:t>
        </w:r>
        <w:r w:rsidR="005C1380" w:rsidRPr="005C1380">
          <w:rPr>
            <w:rFonts w:asciiTheme="majorBidi" w:hAnsiTheme="majorBidi" w:cstheme="majorBidi"/>
            <w:i/>
            <w:color w:val="2E74B5" w:themeColor="accent1" w:themeShade="BF"/>
            <w:sz w:val="22"/>
            <w:rPrChange w:id="517" w:author="adm" w:date="2016-12-25T16:13:00Z">
              <w:rPr>
                <w:rFonts w:asciiTheme="majorBidi" w:hAnsiTheme="majorBidi" w:cstheme="majorBidi"/>
                <w:i/>
                <w:sz w:val="22"/>
              </w:rPr>
            </w:rPrChange>
          </w:rPr>
          <w:t>PROMELA</w:t>
        </w:r>
      </w:ins>
      <w:ins w:id="518" w:author="adm" w:date="2016-12-25T15:23:00Z">
        <w:r w:rsidRPr="005C1380">
          <w:rPr>
            <w:rFonts w:asciiTheme="majorBidi" w:hAnsiTheme="majorBidi" w:cstheme="majorBidi"/>
            <w:iCs/>
            <w:color w:val="2E74B5" w:themeColor="accent1" w:themeShade="BF"/>
            <w:sz w:val="24"/>
            <w:szCs w:val="24"/>
            <w:rPrChange w:id="519" w:author="adm" w:date="2016-12-25T16:13:00Z">
              <w:rPr>
                <w:rFonts w:asciiTheme="majorBidi" w:hAnsiTheme="majorBidi" w:cstheme="majorBidi"/>
                <w:i/>
                <w:sz w:val="22"/>
              </w:rPr>
            </w:rPrChange>
          </w:rPr>
          <w:t xml:space="preserve"> </w:t>
        </w:r>
        <w:r w:rsidRPr="005C1380">
          <w:rPr>
            <w:rFonts w:asciiTheme="majorBidi" w:eastAsia="Arial" w:hAnsiTheme="majorBidi" w:cstheme="majorBidi"/>
            <w:iCs/>
            <w:color w:val="2E74B5" w:themeColor="accent1" w:themeShade="BF"/>
            <w:sz w:val="24"/>
            <w:szCs w:val="24"/>
            <w:rPrChange w:id="520" w:author="adm" w:date="2016-12-25T16:13:00Z">
              <w:rPr>
                <w:rFonts w:asciiTheme="majorBidi" w:eastAsia="Arial" w:hAnsiTheme="majorBidi" w:cstheme="majorBidi"/>
                <w:b/>
                <w:i/>
                <w:sz w:val="22"/>
              </w:rPr>
            </w:rPrChange>
          </w:rPr>
          <w:t>represent</w:t>
        </w:r>
      </w:ins>
      <w:ins w:id="521" w:author="adm" w:date="2016-12-25T15:25:00Z">
        <w:r w:rsidRPr="005C1380">
          <w:rPr>
            <w:rFonts w:asciiTheme="majorBidi" w:eastAsia="Arial" w:hAnsiTheme="majorBidi" w:cstheme="majorBidi"/>
            <w:iCs/>
            <w:color w:val="2E74B5" w:themeColor="accent1" w:themeShade="BF"/>
            <w:sz w:val="24"/>
            <w:szCs w:val="24"/>
            <w:rPrChange w:id="522" w:author="adm" w:date="2016-12-25T16:13:00Z">
              <w:rPr>
                <w:rFonts w:asciiTheme="majorBidi" w:eastAsia="Arial" w:hAnsiTheme="majorBidi" w:cstheme="majorBidi"/>
                <w:i/>
                <w:sz w:val="24"/>
                <w:szCs w:val="24"/>
              </w:rPr>
            </w:rPrChange>
          </w:rPr>
          <w:t xml:space="preserve"> a program </w:t>
        </w:r>
      </w:ins>
      <w:ins w:id="523" w:author="adm" w:date="2016-12-25T16:11:00Z">
        <w:r w:rsidR="005C1380" w:rsidRPr="005C1380">
          <w:rPr>
            <w:rFonts w:asciiTheme="majorBidi" w:eastAsia="Arial" w:hAnsiTheme="majorBidi" w:cstheme="majorBidi"/>
            <w:iCs/>
            <w:color w:val="2E74B5" w:themeColor="accent1" w:themeShade="BF"/>
            <w:sz w:val="24"/>
            <w:szCs w:val="24"/>
            <w:rPrChange w:id="524" w:author="adm" w:date="2016-12-25T16:13:00Z">
              <w:rPr>
                <w:rFonts w:asciiTheme="majorBidi" w:eastAsia="Arial" w:hAnsiTheme="majorBidi" w:cstheme="majorBidi"/>
                <w:iCs/>
                <w:sz w:val="24"/>
                <w:szCs w:val="24"/>
              </w:rPr>
            </w:rPrChange>
          </w:rPr>
          <w:t>graph of</w:t>
        </w:r>
      </w:ins>
      <w:ins w:id="525" w:author="adm" w:date="2016-12-25T15:25:00Z">
        <w:r w:rsidRPr="005C1380">
          <w:rPr>
            <w:rFonts w:asciiTheme="majorBidi" w:eastAsia="Arial" w:hAnsiTheme="majorBidi" w:cstheme="majorBidi"/>
            <w:iCs/>
            <w:color w:val="2E74B5" w:themeColor="accent1" w:themeShade="BF"/>
            <w:sz w:val="24"/>
            <w:szCs w:val="24"/>
            <w:rPrChange w:id="526" w:author="adm" w:date="2016-12-25T16:13:00Z">
              <w:rPr>
                <w:rFonts w:asciiTheme="majorBidi" w:eastAsia="Arial" w:hAnsiTheme="majorBidi" w:cstheme="majorBidi"/>
                <w:i/>
                <w:sz w:val="24"/>
                <w:szCs w:val="24"/>
              </w:rPr>
            </w:rPrChange>
          </w:rPr>
          <w:t xml:space="preserve"> </w:t>
        </w:r>
      </w:ins>
      <w:ins w:id="527" w:author="adm" w:date="2016-12-25T15:23:00Z">
        <w:r w:rsidRPr="005C1380">
          <w:rPr>
            <w:rFonts w:asciiTheme="majorBidi" w:eastAsia="Arial" w:hAnsiTheme="majorBidi" w:cstheme="majorBidi"/>
            <w:iCs/>
            <w:color w:val="2E74B5" w:themeColor="accent1" w:themeShade="BF"/>
            <w:sz w:val="24"/>
            <w:szCs w:val="24"/>
            <w:rPrChange w:id="528" w:author="adm" w:date="2016-12-25T16:13:00Z">
              <w:rPr>
                <w:rFonts w:asciiTheme="majorBidi" w:eastAsia="Arial" w:hAnsiTheme="majorBidi" w:cstheme="majorBidi"/>
                <w:i/>
                <w:sz w:val="24"/>
                <w:szCs w:val="24"/>
              </w:rPr>
            </w:rPrChange>
          </w:rPr>
          <w:t xml:space="preserve"> </w:t>
        </w:r>
      </w:ins>
      <w:ins w:id="529" w:author="adm" w:date="2016-12-25T15:24:00Z">
        <w:r w:rsidRPr="005C1380">
          <w:rPr>
            <w:rFonts w:asciiTheme="majorBidi" w:eastAsia="Arial" w:hAnsiTheme="majorBidi" w:cstheme="majorBidi"/>
            <w:iCs/>
            <w:color w:val="2E74B5" w:themeColor="accent1" w:themeShade="BF"/>
            <w:sz w:val="24"/>
            <w:szCs w:val="24"/>
            <w:rPrChange w:id="530" w:author="adm" w:date="2016-12-25T16:13:00Z">
              <w:rPr>
                <w:rFonts w:asciiTheme="majorBidi" w:eastAsia="Arial" w:hAnsiTheme="majorBidi" w:cstheme="majorBidi"/>
                <w:i/>
                <w:sz w:val="24"/>
                <w:szCs w:val="24"/>
              </w:rPr>
            </w:rPrChange>
          </w:rPr>
          <w:t xml:space="preserve"> </w:t>
        </w:r>
      </w:ins>
      <w:ins w:id="531" w:author="adm" w:date="2016-12-25T15:25:00Z">
        <w:r w:rsidRPr="005C1380">
          <w:rPr>
            <w:rFonts w:asciiTheme="majorBidi" w:eastAsia="Arial" w:hAnsiTheme="majorBidi" w:cstheme="majorBidi"/>
            <w:iCs/>
            <w:color w:val="2E74B5" w:themeColor="accent1" w:themeShade="BF"/>
            <w:sz w:val="24"/>
            <w:szCs w:val="24"/>
            <w:rPrChange w:id="532" w:author="adm" w:date="2016-12-25T16:13:00Z">
              <w:rPr>
                <w:rFonts w:asciiTheme="majorBidi" w:eastAsia="Arial" w:hAnsiTheme="majorBidi" w:cstheme="majorBidi"/>
                <w:i/>
                <w:sz w:val="24"/>
                <w:szCs w:val="24"/>
              </w:rPr>
            </w:rPrChange>
          </w:rPr>
          <w:t>vending machine (fig 1.0)</w:t>
        </w:r>
      </w:ins>
    </w:p>
    <w:tbl>
      <w:tblPr>
        <w:tblStyle w:val="af"/>
        <w:tblW w:w="0" w:type="auto"/>
        <w:tblInd w:w="137" w:type="dxa"/>
        <w:tblLayout w:type="fixed"/>
        <w:tblLook w:val="04A0" w:firstRow="1" w:lastRow="0" w:firstColumn="1" w:lastColumn="0" w:noHBand="0" w:noVBand="1"/>
        <w:tblPrChange w:id="533" w:author="adm" w:date="2016-12-25T15:21:00Z">
          <w:tblPr>
            <w:tblStyle w:val="af"/>
            <w:tblW w:w="0" w:type="auto"/>
            <w:tblInd w:w="115" w:type="dxa"/>
            <w:tblLook w:val="04A0" w:firstRow="1" w:lastRow="0" w:firstColumn="1" w:lastColumn="0" w:noHBand="0" w:noVBand="1"/>
          </w:tblPr>
        </w:tblPrChange>
      </w:tblPr>
      <w:tblGrid>
        <w:gridCol w:w="7938"/>
        <w:tblGridChange w:id="534">
          <w:tblGrid>
            <w:gridCol w:w="9756"/>
          </w:tblGrid>
        </w:tblGridChange>
      </w:tblGrid>
      <w:tr w:rsidR="006227C4" w14:paraId="338CECC2" w14:textId="77777777" w:rsidTr="006227C4">
        <w:trPr>
          <w:ins w:id="535" w:author="adm" w:date="2016-12-25T15:19:00Z"/>
        </w:trPr>
        <w:tc>
          <w:tcPr>
            <w:tcW w:w="7938" w:type="dxa"/>
            <w:tcPrChange w:id="536" w:author="adm" w:date="2016-12-25T15:21:00Z">
              <w:tcPr>
                <w:tcW w:w="9871" w:type="dxa"/>
              </w:tcPr>
            </w:tcPrChange>
          </w:tcPr>
          <w:commentRangeStart w:id="537"/>
          <w:p w14:paraId="7BF2FAD0" w14:textId="3F7F4661" w:rsidR="006227C4" w:rsidRDefault="006227C4" w:rsidP="000B3E65">
            <w:pPr>
              <w:spacing w:after="120" w:line="22" w:lineRule="atLeast"/>
              <w:ind w:left="0" w:right="1454" w:firstLine="0"/>
              <w:rPr>
                <w:ins w:id="538" w:author="adm" w:date="2016-12-25T15:19:00Z"/>
                <w:rFonts w:asciiTheme="majorBidi" w:eastAsia="Arial" w:hAnsiTheme="majorBidi" w:cstheme="majorBidi"/>
                <w:b/>
                <w:i/>
                <w:sz w:val="22"/>
              </w:rPr>
            </w:pPr>
            <w:ins w:id="539" w:author="adm" w:date="2016-12-25T15:19:00Z">
              <w: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84.75pt" o:ole="">
                    <v:imagedata r:id="rId17" o:title=""/>
                  </v:shape>
                  <o:OLEObject Type="Embed" ProgID="PBrush" ShapeID="_x0000_i1025" DrawAspect="Content" ObjectID="_1544803016" r:id="rId18"/>
                </w:object>
              </w:r>
            </w:ins>
            <w:commentRangeEnd w:id="537"/>
            <w:r w:rsidR="00174B03">
              <w:rPr>
                <w:rStyle w:val="a8"/>
              </w:rPr>
              <w:commentReference w:id="537"/>
            </w:r>
          </w:p>
        </w:tc>
      </w:tr>
      <w:tr w:rsidR="006227C4" w14:paraId="47AD9A95" w14:textId="77777777" w:rsidTr="006227C4">
        <w:trPr>
          <w:ins w:id="540" w:author="adm" w:date="2016-12-25T15:19:00Z"/>
        </w:trPr>
        <w:tc>
          <w:tcPr>
            <w:tcW w:w="7938" w:type="dxa"/>
            <w:tcPrChange w:id="541" w:author="adm" w:date="2016-12-25T15:21:00Z">
              <w:tcPr>
                <w:tcW w:w="9871" w:type="dxa"/>
              </w:tcPr>
            </w:tcPrChange>
          </w:tcPr>
          <w:p w14:paraId="4063973B" w14:textId="4413723E" w:rsidR="006227C4" w:rsidRDefault="006227C4">
            <w:pPr>
              <w:spacing w:after="120" w:line="22" w:lineRule="atLeast"/>
              <w:ind w:left="0" w:right="1454" w:firstLine="0"/>
              <w:jc w:val="center"/>
              <w:rPr>
                <w:ins w:id="542" w:author="adm" w:date="2016-12-25T15:19:00Z"/>
                <w:rFonts w:asciiTheme="majorBidi" w:eastAsia="Arial" w:hAnsiTheme="majorBidi" w:cstheme="majorBidi"/>
                <w:b/>
                <w:i/>
                <w:sz w:val="22"/>
              </w:rPr>
              <w:pPrChange w:id="543" w:author="adm" w:date="2016-12-25T15:22:00Z">
                <w:pPr>
                  <w:spacing w:after="120" w:line="22" w:lineRule="atLeast"/>
                  <w:ind w:left="0" w:right="1454" w:firstLine="0"/>
                </w:pPr>
              </w:pPrChange>
            </w:pPr>
            <w:ins w:id="544" w:author="adm" w:date="2016-12-25T15:22:00Z">
              <w:r>
                <w:rPr>
                  <w:rFonts w:asciiTheme="majorBidi" w:eastAsia="Arial" w:hAnsiTheme="majorBidi" w:cstheme="majorBidi"/>
                  <w:b/>
                  <w:i/>
                  <w:sz w:val="22"/>
                </w:rPr>
                <w:lastRenderedPageBreak/>
                <w:t>Fig</w:t>
              </w:r>
              <w:r w:rsidR="006051AE">
                <w:rPr>
                  <w:rFonts w:asciiTheme="majorBidi" w:eastAsia="Arial" w:hAnsiTheme="majorBidi" w:cstheme="majorBidi"/>
                  <w:b/>
                  <w:i/>
                  <w:sz w:val="22"/>
                </w:rPr>
                <w:t xml:space="preserve"> 1.0</w:t>
              </w:r>
            </w:ins>
          </w:p>
        </w:tc>
      </w:tr>
    </w:tbl>
    <w:p w14:paraId="4B4301E5" w14:textId="1BA6010A" w:rsidR="006227C4" w:rsidRDefault="006227C4" w:rsidP="000B3E65">
      <w:pPr>
        <w:spacing w:after="120" w:line="22" w:lineRule="atLeast"/>
        <w:ind w:left="115" w:right="1454" w:firstLine="0"/>
        <w:rPr>
          <w:ins w:id="545" w:author="adm" w:date="2016-12-25T15:19:00Z"/>
          <w:rFonts w:asciiTheme="majorBidi" w:eastAsia="Arial" w:hAnsiTheme="majorBidi" w:cstheme="majorBidi"/>
          <w:b/>
          <w:i/>
          <w:sz w:val="22"/>
        </w:rPr>
      </w:pPr>
    </w:p>
    <w:p w14:paraId="34B97856" w14:textId="40E44D6C" w:rsidR="006227C4" w:rsidRDefault="006227C4" w:rsidP="000B3E65">
      <w:pPr>
        <w:spacing w:after="120" w:line="22" w:lineRule="atLeast"/>
        <w:ind w:left="115" w:right="1454" w:firstLine="0"/>
        <w:rPr>
          <w:ins w:id="546" w:author="adm" w:date="2016-12-25T15:19:00Z"/>
          <w:rFonts w:asciiTheme="majorBidi" w:eastAsia="Arial" w:hAnsiTheme="majorBidi" w:cstheme="majorBidi"/>
          <w:b/>
          <w:i/>
          <w:sz w:val="22"/>
        </w:rPr>
      </w:pPr>
    </w:p>
    <w:p w14:paraId="117AF257" w14:textId="75B12B2F" w:rsidR="006227C4" w:rsidRDefault="006227C4" w:rsidP="000B3E65">
      <w:pPr>
        <w:spacing w:after="120" w:line="22" w:lineRule="atLeast"/>
        <w:ind w:left="115" w:right="1454" w:firstLine="0"/>
        <w:rPr>
          <w:ins w:id="547" w:author="adm" w:date="2016-12-25T15:19:00Z"/>
          <w:rFonts w:asciiTheme="majorBidi" w:eastAsia="Arial" w:hAnsiTheme="majorBidi" w:cstheme="majorBidi"/>
          <w:b/>
          <w:i/>
          <w:sz w:val="22"/>
        </w:rPr>
      </w:pPr>
    </w:p>
    <w:p w14:paraId="28D29E5D" w14:textId="2BE2E988" w:rsidR="006227C4" w:rsidRDefault="006227C4" w:rsidP="000B3E65">
      <w:pPr>
        <w:spacing w:after="120" w:line="22" w:lineRule="atLeast"/>
        <w:ind w:left="115" w:right="1454" w:firstLine="0"/>
        <w:rPr>
          <w:ins w:id="548" w:author="adm" w:date="2016-12-25T15:19:00Z"/>
          <w:rFonts w:asciiTheme="majorBidi" w:eastAsia="Arial" w:hAnsiTheme="majorBidi" w:cstheme="majorBidi"/>
          <w:b/>
          <w:i/>
          <w:sz w:val="22"/>
        </w:rPr>
      </w:pPr>
    </w:p>
    <w:p w14:paraId="2EE5B146" w14:textId="0A5E329A" w:rsidR="006227C4" w:rsidRDefault="006227C4" w:rsidP="000B3E65">
      <w:pPr>
        <w:spacing w:after="120" w:line="22" w:lineRule="atLeast"/>
        <w:ind w:left="115" w:right="1454" w:firstLine="0"/>
        <w:rPr>
          <w:ins w:id="549" w:author="adm" w:date="2016-12-25T16:14:00Z"/>
          <w:rFonts w:asciiTheme="majorBidi" w:eastAsia="Arial" w:hAnsiTheme="majorBidi" w:cstheme="majorBidi"/>
          <w:b/>
          <w:i/>
          <w:sz w:val="22"/>
        </w:rPr>
      </w:pPr>
    </w:p>
    <w:p w14:paraId="5AC7E1D6" w14:textId="051ACF57" w:rsidR="005C1380" w:rsidRDefault="005C1380" w:rsidP="000B3E65">
      <w:pPr>
        <w:spacing w:after="120" w:line="22" w:lineRule="atLeast"/>
        <w:ind w:left="115" w:right="1454" w:firstLine="0"/>
        <w:rPr>
          <w:ins w:id="550" w:author="adm" w:date="2016-12-25T16:14:00Z"/>
          <w:rFonts w:asciiTheme="majorBidi" w:eastAsia="Arial" w:hAnsiTheme="majorBidi" w:cstheme="majorBidi"/>
          <w:b/>
          <w:i/>
          <w:sz w:val="22"/>
        </w:rPr>
      </w:pPr>
    </w:p>
    <w:p w14:paraId="7090E357" w14:textId="3F064B4D" w:rsidR="005C1380" w:rsidRDefault="005C1380" w:rsidP="000B3E65">
      <w:pPr>
        <w:spacing w:after="120" w:line="22" w:lineRule="atLeast"/>
        <w:ind w:left="115" w:right="1454" w:firstLine="0"/>
        <w:rPr>
          <w:ins w:id="551" w:author="adm" w:date="2016-12-25T16:14:00Z"/>
          <w:rFonts w:asciiTheme="majorBidi" w:eastAsia="Arial" w:hAnsiTheme="majorBidi" w:cstheme="majorBidi"/>
          <w:b/>
          <w:i/>
          <w:sz w:val="22"/>
        </w:rPr>
      </w:pPr>
    </w:p>
    <w:p w14:paraId="6F839B3E" w14:textId="77777777" w:rsidR="005C1380" w:rsidRDefault="005C1380" w:rsidP="000B3E65">
      <w:pPr>
        <w:spacing w:after="120" w:line="22" w:lineRule="atLeast"/>
        <w:ind w:left="115" w:right="1454" w:firstLine="0"/>
        <w:rPr>
          <w:ins w:id="552" w:author="adm" w:date="2016-12-25T15:19:00Z"/>
          <w:rFonts w:asciiTheme="majorBidi" w:eastAsia="Arial" w:hAnsiTheme="majorBidi" w:cstheme="majorBidi"/>
          <w:b/>
          <w:i/>
          <w:sz w:val="22"/>
        </w:rPr>
      </w:pPr>
    </w:p>
    <w:p w14:paraId="54BEC1AE" w14:textId="7FBB47F5" w:rsidR="00E24D55" w:rsidRDefault="00E24D55">
      <w:pPr>
        <w:spacing w:after="120" w:line="22" w:lineRule="atLeast"/>
        <w:ind w:left="0" w:right="1454" w:firstLine="0"/>
        <w:rPr>
          <w:ins w:id="553" w:author="adm" w:date="2016-12-25T16:14:00Z"/>
          <w:rFonts w:asciiTheme="majorBidi" w:eastAsia="Arial" w:hAnsiTheme="majorBidi" w:cstheme="majorBidi"/>
          <w:bCs/>
          <w:iCs/>
          <w:color w:val="2E74B5" w:themeColor="accent1" w:themeShade="BF"/>
          <w:sz w:val="24"/>
          <w:szCs w:val="24"/>
        </w:rPr>
      </w:pPr>
      <w:ins w:id="554" w:author="adm" w:date="2016-12-25T15:31:00Z">
        <w:r w:rsidRPr="005C1380">
          <w:rPr>
            <w:rFonts w:asciiTheme="majorBidi" w:eastAsia="Arial" w:hAnsiTheme="majorBidi" w:cstheme="majorBidi"/>
            <w:bCs/>
            <w:iCs/>
            <w:color w:val="2E74B5" w:themeColor="accent1" w:themeShade="BF"/>
            <w:sz w:val="24"/>
            <w:szCs w:val="24"/>
            <w:rPrChange w:id="555" w:author="adm" w:date="2016-12-25T16:13:00Z">
              <w:rPr>
                <w:rFonts w:asciiTheme="majorBidi" w:eastAsia="Arial" w:hAnsiTheme="majorBidi" w:cstheme="majorBidi"/>
                <w:bCs/>
                <w:iCs/>
                <w:sz w:val="24"/>
                <w:szCs w:val="24"/>
              </w:rPr>
            </w:rPrChange>
          </w:rPr>
          <w:t>We</w:t>
        </w:r>
      </w:ins>
      <w:ins w:id="556" w:author="adm" w:date="2016-12-25T15:32:00Z">
        <w:r w:rsidRPr="005C1380">
          <w:rPr>
            <w:rFonts w:asciiTheme="majorBidi" w:eastAsia="Arial" w:hAnsiTheme="majorBidi" w:cstheme="majorBidi"/>
            <w:bCs/>
            <w:iCs/>
            <w:color w:val="2E74B5" w:themeColor="accent1" w:themeShade="BF"/>
            <w:sz w:val="24"/>
            <w:szCs w:val="24"/>
            <w:rPrChange w:id="557" w:author="adm" w:date="2016-12-25T16:13:00Z">
              <w:rPr>
                <w:rFonts w:asciiTheme="majorBidi" w:eastAsia="Arial" w:hAnsiTheme="majorBidi" w:cstheme="majorBidi"/>
                <w:bCs/>
                <w:iCs/>
                <w:sz w:val="24"/>
                <w:szCs w:val="24"/>
              </w:rPr>
            </w:rPrChange>
          </w:rPr>
          <w:t xml:space="preserve"> add</w:t>
        </w:r>
      </w:ins>
      <w:ins w:id="558" w:author="adm" w:date="2016-12-25T15:56:00Z">
        <w:r w:rsidR="00B6371B" w:rsidRPr="005C1380">
          <w:rPr>
            <w:rFonts w:asciiTheme="majorBidi" w:eastAsia="Arial" w:hAnsiTheme="majorBidi" w:cstheme="majorBidi"/>
            <w:bCs/>
            <w:iCs/>
            <w:color w:val="2E74B5" w:themeColor="accent1" w:themeShade="BF"/>
            <w:sz w:val="24"/>
            <w:szCs w:val="24"/>
            <w:rPrChange w:id="559" w:author="adm" w:date="2016-12-25T16:13:00Z">
              <w:rPr>
                <w:rFonts w:asciiTheme="majorBidi" w:eastAsia="Arial" w:hAnsiTheme="majorBidi" w:cstheme="majorBidi"/>
                <w:bCs/>
                <w:iCs/>
                <w:sz w:val="24"/>
                <w:szCs w:val="24"/>
              </w:rPr>
            </w:rPrChange>
          </w:rPr>
          <w:t>ed</w:t>
        </w:r>
      </w:ins>
      <w:ins w:id="560" w:author="adm" w:date="2016-12-25T15:32:00Z">
        <w:r w:rsidRPr="005C1380">
          <w:rPr>
            <w:rFonts w:asciiTheme="majorBidi" w:eastAsia="Arial" w:hAnsiTheme="majorBidi" w:cstheme="majorBidi"/>
            <w:bCs/>
            <w:iCs/>
            <w:color w:val="2E74B5" w:themeColor="accent1" w:themeShade="BF"/>
            <w:sz w:val="24"/>
            <w:szCs w:val="24"/>
            <w:rPrChange w:id="561" w:author="adm" w:date="2016-12-25T16:13:00Z">
              <w:rPr>
                <w:rFonts w:asciiTheme="majorBidi" w:eastAsia="Arial" w:hAnsiTheme="majorBidi" w:cstheme="majorBidi"/>
                <w:bCs/>
                <w:iCs/>
                <w:sz w:val="24"/>
                <w:szCs w:val="24"/>
              </w:rPr>
            </w:rPrChange>
          </w:rPr>
          <w:t xml:space="preserve"> a </w:t>
        </w:r>
      </w:ins>
      <w:ins w:id="562" w:author="adm" w:date="2016-12-25T15:48:00Z">
        <w:r w:rsidR="006051AE" w:rsidRPr="005C1380">
          <w:rPr>
            <w:rFonts w:asciiTheme="majorBidi" w:hAnsiTheme="majorBidi" w:cstheme="majorBidi"/>
            <w:bCs/>
            <w:iCs/>
            <w:color w:val="2E74B5" w:themeColor="accent1" w:themeShade="BF"/>
            <w:sz w:val="24"/>
            <w:szCs w:val="24"/>
            <w:shd w:val="clear" w:color="auto" w:fill="FFFFFF"/>
            <w:rPrChange w:id="563" w:author="adm" w:date="2016-12-25T16:13:00Z">
              <w:rPr>
                <w:rFonts w:ascii="Arial" w:hAnsi="Arial" w:cs="Arial"/>
                <w:color w:val="252525"/>
                <w:sz w:val="21"/>
                <w:szCs w:val="21"/>
                <w:shd w:val="clear" w:color="auto" w:fill="FFFFFF"/>
              </w:rPr>
            </w:rPrChange>
          </w:rPr>
          <w:t>condition</w:t>
        </w:r>
        <w:r w:rsidR="006051AE" w:rsidRPr="005C1380">
          <w:rPr>
            <w:rFonts w:asciiTheme="majorBidi" w:eastAsia="Arial" w:hAnsiTheme="majorBidi" w:cstheme="majorBidi"/>
            <w:bCs/>
            <w:iCs/>
            <w:color w:val="2E74B5" w:themeColor="accent1" w:themeShade="BF"/>
            <w:sz w:val="24"/>
            <w:szCs w:val="24"/>
            <w:rPrChange w:id="564" w:author="adm" w:date="2016-12-25T16:13:00Z">
              <w:rPr>
                <w:rFonts w:asciiTheme="majorBidi" w:eastAsia="Arial" w:hAnsiTheme="majorBidi" w:cstheme="majorBidi"/>
                <w:bCs/>
                <w:iCs/>
                <w:sz w:val="24"/>
                <w:szCs w:val="24"/>
              </w:rPr>
            </w:rPrChange>
          </w:rPr>
          <w:t xml:space="preserve"> to </w:t>
        </w:r>
      </w:ins>
      <w:ins w:id="565" w:author="adm" w:date="2016-12-25T15:32:00Z">
        <w:r w:rsidRPr="005C1380">
          <w:rPr>
            <w:rFonts w:asciiTheme="majorBidi" w:eastAsia="Arial" w:hAnsiTheme="majorBidi" w:cstheme="majorBidi"/>
            <w:bCs/>
            <w:iCs/>
            <w:color w:val="2E74B5" w:themeColor="accent1" w:themeShade="BF"/>
            <w:sz w:val="24"/>
            <w:szCs w:val="24"/>
            <w:rPrChange w:id="566" w:author="adm" w:date="2016-12-25T16:13:00Z">
              <w:rPr>
                <w:rFonts w:asciiTheme="majorBidi" w:eastAsia="Arial" w:hAnsiTheme="majorBidi" w:cstheme="majorBidi"/>
                <w:bCs/>
                <w:iCs/>
                <w:sz w:val="24"/>
                <w:szCs w:val="24"/>
              </w:rPr>
            </w:rPrChange>
          </w:rPr>
          <w:t xml:space="preserve">the </w:t>
        </w:r>
      </w:ins>
      <w:ins w:id="567" w:author="adm" w:date="2016-12-25T15:33:00Z">
        <w:r w:rsidRPr="005C1380">
          <w:rPr>
            <w:rFonts w:asciiTheme="majorBidi" w:hAnsiTheme="majorBidi" w:cstheme="majorBidi"/>
            <w:bCs/>
            <w:iCs/>
            <w:color w:val="2E74B5" w:themeColor="accent1" w:themeShade="BF"/>
            <w:sz w:val="24"/>
            <w:szCs w:val="24"/>
            <w:rPrChange w:id="568" w:author="adm" w:date="2016-12-25T16:13:00Z">
              <w:rPr>
                <w:rFonts w:asciiTheme="majorBidi" w:hAnsiTheme="majorBidi" w:cstheme="majorBidi"/>
                <w:i/>
                <w:sz w:val="24"/>
                <w:szCs w:val="24"/>
              </w:rPr>
            </w:rPrChange>
          </w:rPr>
          <w:t>PROMELA</w:t>
        </w:r>
        <w:r w:rsidRPr="005C1380">
          <w:rPr>
            <w:rFonts w:asciiTheme="majorBidi" w:eastAsia="Arial" w:hAnsiTheme="majorBidi" w:cstheme="majorBidi"/>
            <w:bCs/>
            <w:iCs/>
            <w:color w:val="2E74B5" w:themeColor="accent1" w:themeShade="BF"/>
            <w:sz w:val="24"/>
            <w:szCs w:val="24"/>
            <w:rPrChange w:id="569" w:author="adm" w:date="2016-12-25T16:13:00Z">
              <w:rPr>
                <w:rFonts w:asciiTheme="majorBidi" w:eastAsia="Arial" w:hAnsiTheme="majorBidi" w:cstheme="majorBidi"/>
                <w:i/>
                <w:sz w:val="24"/>
                <w:szCs w:val="24"/>
              </w:rPr>
            </w:rPrChange>
          </w:rPr>
          <w:t xml:space="preserve"> </w:t>
        </w:r>
      </w:ins>
      <w:ins w:id="570" w:author="adm" w:date="2016-12-25T15:32:00Z">
        <w:r w:rsidRPr="005C1380">
          <w:rPr>
            <w:rFonts w:asciiTheme="majorBidi" w:hAnsiTheme="majorBidi" w:cstheme="majorBidi"/>
            <w:bCs/>
            <w:iCs/>
            <w:color w:val="2E74B5" w:themeColor="accent1" w:themeShade="BF"/>
            <w:sz w:val="24"/>
            <w:szCs w:val="24"/>
            <w:rPrChange w:id="571" w:author="adm" w:date="2016-12-25T16:13:00Z">
              <w:rPr>
                <w:rFonts w:asciiTheme="majorBidi" w:hAnsiTheme="majorBidi" w:cstheme="majorBidi"/>
                <w:bCs/>
                <w:iCs/>
                <w:sz w:val="24"/>
                <w:szCs w:val="24"/>
              </w:rPr>
            </w:rPrChange>
          </w:rPr>
          <w:t xml:space="preserve">in order to </w:t>
        </w:r>
      </w:ins>
      <w:ins w:id="572" w:author="adm" w:date="2016-12-25T15:31:00Z">
        <w:r w:rsidRPr="005C1380">
          <w:rPr>
            <w:rFonts w:asciiTheme="majorBidi" w:eastAsia="Arial" w:hAnsiTheme="majorBidi" w:cstheme="majorBidi"/>
            <w:bCs/>
            <w:iCs/>
            <w:color w:val="2E74B5" w:themeColor="accent1" w:themeShade="BF"/>
            <w:sz w:val="24"/>
            <w:szCs w:val="24"/>
            <w:rPrChange w:id="573" w:author="adm" w:date="2016-12-25T16:13:00Z">
              <w:rPr>
                <w:rFonts w:asciiTheme="majorBidi" w:eastAsia="Arial" w:hAnsiTheme="majorBidi" w:cstheme="majorBidi"/>
                <w:bCs/>
                <w:iCs/>
                <w:sz w:val="24"/>
                <w:szCs w:val="24"/>
              </w:rPr>
            </w:rPrChange>
          </w:rPr>
          <w:t>verify</w:t>
        </w:r>
      </w:ins>
      <w:ins w:id="574" w:author="adm" w:date="2016-12-25T15:29:00Z">
        <w:r w:rsidRPr="005C1380">
          <w:rPr>
            <w:rFonts w:asciiTheme="majorBidi" w:eastAsia="Arial" w:hAnsiTheme="majorBidi" w:cstheme="majorBidi"/>
            <w:bCs/>
            <w:iCs/>
            <w:color w:val="2E74B5" w:themeColor="accent1" w:themeShade="BF"/>
            <w:sz w:val="24"/>
            <w:szCs w:val="24"/>
            <w:rPrChange w:id="575" w:author="adm" w:date="2016-12-25T16:13:00Z">
              <w:rPr>
                <w:rFonts w:asciiTheme="majorBidi" w:eastAsia="Arial" w:hAnsiTheme="majorBidi" w:cstheme="majorBidi"/>
                <w:b/>
                <w:i/>
                <w:sz w:val="22"/>
              </w:rPr>
            </w:rPrChange>
          </w:rPr>
          <w:t xml:space="preserve"> </w:t>
        </w:r>
      </w:ins>
      <w:ins w:id="576" w:author="adm" w:date="2016-12-25T15:31:00Z">
        <w:r w:rsidRPr="005C1380">
          <w:rPr>
            <w:rFonts w:asciiTheme="majorBidi" w:eastAsia="Arial" w:hAnsiTheme="majorBidi" w:cstheme="majorBidi"/>
            <w:bCs/>
            <w:iCs/>
            <w:color w:val="2E74B5" w:themeColor="accent1" w:themeShade="BF"/>
            <w:sz w:val="24"/>
            <w:szCs w:val="24"/>
            <w:rPrChange w:id="577" w:author="adm" w:date="2016-12-25T16:13:00Z">
              <w:rPr>
                <w:rFonts w:asciiTheme="majorBidi" w:eastAsia="Arial" w:hAnsiTheme="majorBidi" w:cstheme="majorBidi"/>
                <w:bCs/>
                <w:iCs/>
                <w:sz w:val="24"/>
                <w:szCs w:val="24"/>
              </w:rPr>
            </w:rPrChange>
          </w:rPr>
          <w:t>The</w:t>
        </w:r>
      </w:ins>
      <w:ins w:id="578" w:author="adm" w:date="2016-12-25T15:27:00Z">
        <w:r w:rsidRPr="005C1380">
          <w:rPr>
            <w:rFonts w:asciiTheme="majorBidi" w:eastAsia="Arial" w:hAnsiTheme="majorBidi" w:cstheme="majorBidi"/>
            <w:bCs/>
            <w:iCs/>
            <w:color w:val="2E74B5" w:themeColor="accent1" w:themeShade="BF"/>
            <w:sz w:val="24"/>
            <w:szCs w:val="24"/>
            <w:rPrChange w:id="579" w:author="adm" w:date="2016-12-25T16:13:00Z">
              <w:rPr>
                <w:rFonts w:asciiTheme="majorBidi" w:eastAsia="Arial" w:hAnsiTheme="majorBidi" w:cstheme="majorBidi"/>
                <w:b/>
                <w:i/>
                <w:sz w:val="22"/>
              </w:rPr>
            </w:rPrChange>
          </w:rPr>
          <w:t xml:space="preserve"> machine is refilled infinitely many </w:t>
        </w:r>
      </w:ins>
      <w:ins w:id="580" w:author="adm" w:date="2016-12-25T15:36:00Z">
        <w:r w:rsidR="00E42CAE" w:rsidRPr="005C1380">
          <w:rPr>
            <w:rFonts w:asciiTheme="majorBidi" w:eastAsia="Arial" w:hAnsiTheme="majorBidi" w:cstheme="majorBidi"/>
            <w:bCs/>
            <w:iCs/>
            <w:color w:val="2E74B5" w:themeColor="accent1" w:themeShade="BF"/>
            <w:sz w:val="24"/>
            <w:szCs w:val="24"/>
            <w:rPrChange w:id="581" w:author="adm" w:date="2016-12-25T16:13:00Z">
              <w:rPr>
                <w:rFonts w:asciiTheme="majorBidi" w:eastAsia="Arial" w:hAnsiTheme="majorBidi" w:cstheme="majorBidi"/>
                <w:bCs/>
                <w:iCs/>
                <w:sz w:val="24"/>
                <w:szCs w:val="24"/>
              </w:rPr>
            </w:rPrChange>
          </w:rPr>
          <w:t>times</w:t>
        </w:r>
      </w:ins>
      <w:ins w:id="582" w:author="adm" w:date="2016-12-25T15:41:00Z">
        <w:r w:rsidR="00E42CAE" w:rsidRPr="005C1380">
          <w:rPr>
            <w:rFonts w:asciiTheme="majorBidi" w:eastAsia="Arial" w:hAnsiTheme="majorBidi" w:cstheme="majorBidi"/>
            <w:bCs/>
            <w:iCs/>
            <w:color w:val="2E74B5" w:themeColor="accent1" w:themeShade="BF"/>
            <w:sz w:val="24"/>
            <w:szCs w:val="24"/>
            <w:rPrChange w:id="583" w:author="adm" w:date="2016-12-25T16:13:00Z">
              <w:rPr>
                <w:rFonts w:asciiTheme="majorBidi" w:eastAsia="Arial" w:hAnsiTheme="majorBidi" w:cstheme="majorBidi"/>
                <w:bCs/>
                <w:iCs/>
                <w:sz w:val="24"/>
                <w:szCs w:val="24"/>
              </w:rPr>
            </w:rPrChange>
          </w:rPr>
          <w:t xml:space="preserve">. We run </w:t>
        </w:r>
      </w:ins>
      <w:ins w:id="584" w:author="adm" w:date="2016-12-25T15:42:00Z">
        <w:r w:rsidR="00E42CAE" w:rsidRPr="005C1380">
          <w:rPr>
            <w:rFonts w:asciiTheme="majorBidi" w:eastAsia="Arial" w:hAnsiTheme="majorBidi" w:cstheme="majorBidi"/>
            <w:bCs/>
            <w:iCs/>
            <w:color w:val="2E74B5" w:themeColor="accent1" w:themeShade="BF"/>
            <w:sz w:val="24"/>
            <w:szCs w:val="24"/>
            <w:rPrChange w:id="585" w:author="adm" w:date="2016-12-25T16:13:00Z">
              <w:rPr>
                <w:rFonts w:asciiTheme="majorBidi" w:eastAsia="Arial" w:hAnsiTheme="majorBidi" w:cstheme="majorBidi"/>
                <w:bCs/>
                <w:iCs/>
                <w:sz w:val="24"/>
                <w:szCs w:val="24"/>
              </w:rPr>
            </w:rPrChange>
          </w:rPr>
          <w:t xml:space="preserve">verification in spin and the result show an </w:t>
        </w:r>
      </w:ins>
      <w:ins w:id="586" w:author="adm" w:date="2016-12-25T15:43:00Z">
        <w:r w:rsidR="00E42CAE" w:rsidRPr="005C1380">
          <w:rPr>
            <w:rFonts w:asciiTheme="majorBidi" w:eastAsia="Arial" w:hAnsiTheme="majorBidi" w:cstheme="majorBidi"/>
            <w:bCs/>
            <w:iCs/>
            <w:color w:val="2E74B5" w:themeColor="accent1" w:themeShade="BF"/>
            <w:sz w:val="24"/>
            <w:szCs w:val="24"/>
            <w:rPrChange w:id="587" w:author="adm" w:date="2016-12-25T16:13:00Z">
              <w:rPr>
                <w:rFonts w:asciiTheme="majorBidi" w:eastAsia="Arial" w:hAnsiTheme="majorBidi" w:cstheme="majorBidi"/>
                <w:bCs/>
                <w:iCs/>
                <w:sz w:val="24"/>
                <w:szCs w:val="24"/>
              </w:rPr>
            </w:rPrChange>
          </w:rPr>
          <w:t>error</w:t>
        </w:r>
      </w:ins>
      <w:ins w:id="588" w:author="adm" w:date="2016-12-25T15:42:00Z">
        <w:r w:rsidR="00E42CAE" w:rsidRPr="005C1380">
          <w:rPr>
            <w:rFonts w:asciiTheme="majorBidi" w:eastAsia="Arial" w:hAnsiTheme="majorBidi" w:cstheme="majorBidi"/>
            <w:bCs/>
            <w:iCs/>
            <w:color w:val="2E74B5" w:themeColor="accent1" w:themeShade="BF"/>
            <w:sz w:val="24"/>
            <w:szCs w:val="24"/>
            <w:rPrChange w:id="589" w:author="adm" w:date="2016-12-25T16:13:00Z">
              <w:rPr>
                <w:rFonts w:asciiTheme="majorBidi" w:eastAsia="Arial" w:hAnsiTheme="majorBidi" w:cstheme="majorBidi"/>
                <w:bCs/>
                <w:iCs/>
                <w:sz w:val="24"/>
                <w:szCs w:val="24"/>
              </w:rPr>
            </w:rPrChange>
          </w:rPr>
          <w:t xml:space="preserve"> </w:t>
        </w:r>
      </w:ins>
      <w:ins w:id="590" w:author="adm" w:date="2016-12-25T15:43:00Z">
        <w:r w:rsidR="00E42CAE" w:rsidRPr="005C1380">
          <w:rPr>
            <w:rFonts w:asciiTheme="majorBidi" w:eastAsia="Arial" w:hAnsiTheme="majorBidi" w:cstheme="majorBidi"/>
            <w:bCs/>
            <w:iCs/>
            <w:color w:val="2E74B5" w:themeColor="accent1" w:themeShade="BF"/>
            <w:sz w:val="24"/>
            <w:szCs w:val="24"/>
            <w:rPrChange w:id="591" w:author="adm" w:date="2016-12-25T16:13:00Z">
              <w:rPr>
                <w:rFonts w:asciiTheme="majorBidi" w:eastAsia="Arial" w:hAnsiTheme="majorBidi" w:cstheme="majorBidi"/>
                <w:bCs/>
                <w:iCs/>
                <w:sz w:val="24"/>
                <w:szCs w:val="24"/>
              </w:rPr>
            </w:rPrChange>
          </w:rPr>
          <w:t>(fig1.1)</w:t>
        </w:r>
      </w:ins>
      <w:ins w:id="592" w:author="adm" w:date="2016-12-25T15:44:00Z">
        <w:r w:rsidR="00103FDB" w:rsidRPr="005C1380">
          <w:rPr>
            <w:rFonts w:asciiTheme="majorBidi" w:eastAsia="Arial" w:hAnsiTheme="majorBidi" w:cstheme="majorBidi"/>
            <w:bCs/>
            <w:iCs/>
            <w:color w:val="2E74B5" w:themeColor="accent1" w:themeShade="BF"/>
            <w:sz w:val="24"/>
            <w:szCs w:val="24"/>
            <w:rPrChange w:id="593" w:author="adm" w:date="2016-12-25T16:13:00Z">
              <w:rPr>
                <w:rFonts w:asciiTheme="majorBidi" w:eastAsia="Arial" w:hAnsiTheme="majorBidi" w:cstheme="majorBidi"/>
                <w:bCs/>
                <w:iCs/>
                <w:sz w:val="24"/>
                <w:szCs w:val="24"/>
              </w:rPr>
            </w:rPrChange>
          </w:rPr>
          <w:t xml:space="preserve"> because </w:t>
        </w:r>
      </w:ins>
      <w:ins w:id="594" w:author="adm" w:date="2016-12-25T16:04:00Z">
        <w:r w:rsidR="00B6371B" w:rsidRPr="005C1380">
          <w:rPr>
            <w:rFonts w:asciiTheme="majorBidi" w:eastAsia="Arial" w:hAnsiTheme="majorBidi" w:cstheme="majorBidi"/>
            <w:bCs/>
            <w:iCs/>
            <w:color w:val="2E74B5" w:themeColor="accent1" w:themeShade="BF"/>
            <w:sz w:val="24"/>
            <w:szCs w:val="24"/>
            <w:rPrChange w:id="595" w:author="adm" w:date="2016-12-25T16:13:00Z">
              <w:rPr>
                <w:rFonts w:asciiTheme="majorBidi" w:eastAsia="Arial" w:hAnsiTheme="majorBidi" w:cstheme="majorBidi"/>
                <w:bCs/>
                <w:iCs/>
                <w:sz w:val="24"/>
                <w:szCs w:val="24"/>
              </w:rPr>
            </w:rPrChange>
          </w:rPr>
          <w:t>there is</w:t>
        </w:r>
      </w:ins>
      <w:ins w:id="596" w:author="adm" w:date="2016-12-25T15:44:00Z">
        <w:r w:rsidR="00103FDB" w:rsidRPr="005C1380">
          <w:rPr>
            <w:rFonts w:asciiTheme="majorBidi" w:eastAsia="Arial" w:hAnsiTheme="majorBidi" w:cstheme="majorBidi"/>
            <w:bCs/>
            <w:iCs/>
            <w:color w:val="2E74B5" w:themeColor="accent1" w:themeShade="BF"/>
            <w:sz w:val="24"/>
            <w:szCs w:val="24"/>
            <w:rPrChange w:id="597" w:author="adm" w:date="2016-12-25T16:13:00Z">
              <w:rPr>
                <w:rFonts w:asciiTheme="majorBidi" w:eastAsia="Arial" w:hAnsiTheme="majorBidi" w:cstheme="majorBidi"/>
                <w:bCs/>
                <w:iCs/>
                <w:sz w:val="24"/>
                <w:szCs w:val="24"/>
              </w:rPr>
            </w:rPrChange>
          </w:rPr>
          <w:t xml:space="preserve"> a path </w:t>
        </w:r>
      </w:ins>
      <w:ins w:id="598" w:author="adm" w:date="2016-12-25T16:14:00Z">
        <w:r w:rsidR="005C1380">
          <w:rPr>
            <w:rFonts w:asciiTheme="majorBidi" w:eastAsia="Arial" w:hAnsiTheme="majorBidi" w:cstheme="majorBidi"/>
            <w:bCs/>
            <w:iCs/>
            <w:color w:val="2E74B5" w:themeColor="accent1" w:themeShade="BF"/>
            <w:sz w:val="24"/>
            <w:szCs w:val="24"/>
          </w:rPr>
          <w:t xml:space="preserve"> </w:t>
        </w:r>
      </w:ins>
      <w:ins w:id="599" w:author="adm" w:date="2016-12-25T16:04:00Z">
        <w:r w:rsidR="00B6371B" w:rsidRPr="005C1380">
          <w:rPr>
            <w:rFonts w:asciiTheme="majorBidi" w:eastAsia="Arial" w:hAnsiTheme="majorBidi" w:cstheme="majorBidi"/>
            <w:bCs/>
            <w:iCs/>
            <w:color w:val="2E74B5" w:themeColor="accent1" w:themeShade="BF"/>
            <w:sz w:val="24"/>
            <w:szCs w:val="24"/>
            <w:rPrChange w:id="600" w:author="adm" w:date="2016-12-25T16:13:00Z">
              <w:rPr>
                <w:rFonts w:asciiTheme="majorBidi" w:eastAsia="Arial" w:hAnsiTheme="majorBidi" w:cstheme="majorBidi"/>
                <w:bCs/>
                <w:iCs/>
                <w:sz w:val="24"/>
                <w:szCs w:val="24"/>
              </w:rPr>
            </w:rPrChange>
          </w:rPr>
          <w:t xml:space="preserve">that </w:t>
        </w:r>
      </w:ins>
      <w:ins w:id="601" w:author="hp" w:date="2016-12-26T20:13:00Z">
        <w:r w:rsidR="00E1437F" w:rsidRPr="00E1437F">
          <w:rPr>
            <w:rFonts w:asciiTheme="majorBidi" w:eastAsia="Arial" w:hAnsiTheme="majorBidi" w:cstheme="majorBidi"/>
            <w:bCs/>
            <w:iCs/>
            <w:color w:val="2E74B5" w:themeColor="accent1" w:themeShade="BF"/>
            <w:sz w:val="24"/>
            <w:szCs w:val="24"/>
          </w:rPr>
          <w:t xml:space="preserve">Contradicts  </w:t>
        </w:r>
      </w:ins>
      <w:ins w:id="602" w:author="adm" w:date="2016-12-25T16:04:00Z">
        <w:del w:id="603" w:author="hp" w:date="2016-12-26T20:13:00Z">
          <w:r w:rsidR="00B6371B" w:rsidRPr="005C1380" w:rsidDel="00E1437F">
            <w:rPr>
              <w:rFonts w:asciiTheme="majorBidi" w:eastAsia="Arial" w:hAnsiTheme="majorBidi" w:cstheme="majorBidi"/>
              <w:bCs/>
              <w:iCs/>
              <w:color w:val="2E74B5" w:themeColor="accent1" w:themeShade="BF"/>
              <w:sz w:val="24"/>
              <w:szCs w:val="24"/>
              <w:rPrChange w:id="604" w:author="adm" w:date="2016-12-25T16:13:00Z">
                <w:rPr>
                  <w:rFonts w:asciiTheme="majorBidi" w:eastAsia="Arial" w:hAnsiTheme="majorBidi" w:cstheme="majorBidi"/>
                  <w:bCs/>
                  <w:iCs/>
                  <w:sz w:val="24"/>
                  <w:szCs w:val="24"/>
                </w:rPr>
              </w:rPrChange>
            </w:rPr>
            <w:delText>is</w:delText>
          </w:r>
        </w:del>
      </w:ins>
      <w:ins w:id="605" w:author="adm" w:date="2016-12-25T15:57:00Z">
        <w:del w:id="606" w:author="hp" w:date="2016-12-26T20:13:00Z">
          <w:r w:rsidR="00B6371B" w:rsidRPr="005C1380" w:rsidDel="00E1437F">
            <w:rPr>
              <w:rFonts w:asciiTheme="majorBidi" w:eastAsia="Arial" w:hAnsiTheme="majorBidi" w:cstheme="majorBidi"/>
              <w:bCs/>
              <w:iCs/>
              <w:color w:val="2E74B5" w:themeColor="accent1" w:themeShade="BF"/>
              <w:sz w:val="24"/>
              <w:szCs w:val="24"/>
              <w:rPrChange w:id="607" w:author="adm" w:date="2016-12-25T16:13:00Z">
                <w:rPr>
                  <w:rFonts w:asciiTheme="majorBidi" w:eastAsia="Arial" w:hAnsiTheme="majorBidi" w:cstheme="majorBidi"/>
                  <w:bCs/>
                  <w:iCs/>
                  <w:sz w:val="24"/>
                  <w:szCs w:val="24"/>
                </w:rPr>
              </w:rPrChange>
            </w:rPr>
            <w:delText xml:space="preserve"> not </w:delText>
          </w:r>
        </w:del>
      </w:ins>
      <w:ins w:id="608" w:author="adm" w:date="2016-12-25T15:58:00Z">
        <w:del w:id="609" w:author="hp" w:date="2016-12-26T20:13:00Z">
          <w:r w:rsidR="00B6371B" w:rsidRPr="005C1380" w:rsidDel="00E1437F">
            <w:rPr>
              <w:rFonts w:asciiTheme="majorBidi" w:eastAsia="Arial" w:hAnsiTheme="majorBidi" w:cstheme="majorBidi"/>
              <w:bCs/>
              <w:iCs/>
              <w:color w:val="2E74B5" w:themeColor="accent1" w:themeShade="BF"/>
              <w:sz w:val="24"/>
              <w:szCs w:val="24"/>
              <w:rPrChange w:id="610" w:author="adm" w:date="2016-12-25T16:13:00Z">
                <w:rPr>
                  <w:rFonts w:asciiTheme="majorBidi" w:eastAsia="Arial" w:hAnsiTheme="majorBidi" w:cstheme="majorBidi"/>
                  <w:bCs/>
                  <w:iCs/>
                  <w:sz w:val="24"/>
                  <w:szCs w:val="24"/>
                </w:rPr>
              </w:rPrChange>
            </w:rPr>
            <w:delText>full field</w:delText>
          </w:r>
        </w:del>
      </w:ins>
      <w:ins w:id="611" w:author="adm" w:date="2016-12-25T15:57:00Z">
        <w:del w:id="612" w:author="hp" w:date="2016-12-26T20:13:00Z">
          <w:r w:rsidR="00B6371B" w:rsidRPr="005C1380" w:rsidDel="00E1437F">
            <w:rPr>
              <w:rFonts w:asciiTheme="majorBidi" w:eastAsia="Arial" w:hAnsiTheme="majorBidi" w:cstheme="majorBidi"/>
              <w:bCs/>
              <w:iCs/>
              <w:color w:val="2E74B5" w:themeColor="accent1" w:themeShade="BF"/>
              <w:sz w:val="24"/>
              <w:szCs w:val="24"/>
              <w:rPrChange w:id="613" w:author="adm" w:date="2016-12-25T16:13:00Z">
                <w:rPr>
                  <w:rFonts w:asciiTheme="majorBidi" w:eastAsia="Arial" w:hAnsiTheme="majorBidi" w:cstheme="majorBidi"/>
                  <w:bCs/>
                  <w:iCs/>
                  <w:sz w:val="24"/>
                  <w:szCs w:val="24"/>
                </w:rPr>
              </w:rPrChange>
            </w:rPr>
            <w:delText xml:space="preserve"> </w:delText>
          </w:r>
        </w:del>
      </w:ins>
      <w:ins w:id="614" w:author="adm" w:date="2016-12-25T15:46:00Z">
        <w:del w:id="615" w:author="hp" w:date="2016-12-26T20:13:00Z">
          <w:r w:rsidR="006051AE" w:rsidRPr="005C1380" w:rsidDel="00E1437F">
            <w:rPr>
              <w:rFonts w:asciiTheme="majorBidi" w:eastAsia="Arial" w:hAnsiTheme="majorBidi" w:cstheme="majorBidi"/>
              <w:bCs/>
              <w:iCs/>
              <w:color w:val="2E74B5" w:themeColor="accent1" w:themeShade="BF"/>
              <w:sz w:val="24"/>
              <w:szCs w:val="24"/>
              <w:rPrChange w:id="616" w:author="adm" w:date="2016-12-25T16:13:00Z">
                <w:rPr>
                  <w:rFonts w:asciiTheme="majorBidi" w:eastAsia="Arial" w:hAnsiTheme="majorBidi" w:cstheme="majorBidi"/>
                  <w:bCs/>
                  <w:iCs/>
                  <w:sz w:val="24"/>
                  <w:szCs w:val="24"/>
                </w:rPr>
              </w:rPrChange>
            </w:rPr>
            <w:delText xml:space="preserve"> </w:delText>
          </w:r>
        </w:del>
        <w:r w:rsidR="006051AE" w:rsidRPr="005C1380">
          <w:rPr>
            <w:rFonts w:asciiTheme="majorBidi" w:eastAsia="Arial" w:hAnsiTheme="majorBidi" w:cstheme="majorBidi"/>
            <w:bCs/>
            <w:iCs/>
            <w:color w:val="2E74B5" w:themeColor="accent1" w:themeShade="BF"/>
            <w:sz w:val="24"/>
            <w:szCs w:val="24"/>
            <w:rPrChange w:id="617" w:author="adm" w:date="2016-12-25T16:13:00Z">
              <w:rPr>
                <w:rFonts w:asciiTheme="majorBidi" w:eastAsia="Arial" w:hAnsiTheme="majorBidi" w:cstheme="majorBidi"/>
                <w:bCs/>
                <w:iCs/>
                <w:sz w:val="24"/>
                <w:szCs w:val="24"/>
              </w:rPr>
            </w:rPrChange>
          </w:rPr>
          <w:t xml:space="preserve">the requirement </w:t>
        </w:r>
      </w:ins>
      <w:ins w:id="618" w:author="adm" w:date="2016-12-25T15:58:00Z">
        <w:r w:rsidR="00B6371B" w:rsidRPr="005C1380">
          <w:rPr>
            <w:rFonts w:asciiTheme="majorBidi" w:eastAsia="Arial" w:hAnsiTheme="majorBidi" w:cstheme="majorBidi"/>
            <w:bCs/>
            <w:iCs/>
            <w:color w:val="2E74B5" w:themeColor="accent1" w:themeShade="BF"/>
            <w:sz w:val="24"/>
            <w:szCs w:val="24"/>
            <w:rPrChange w:id="619" w:author="adm" w:date="2016-12-25T16:13:00Z">
              <w:rPr>
                <w:rFonts w:asciiTheme="majorBidi" w:eastAsia="Arial" w:hAnsiTheme="majorBidi" w:cstheme="majorBidi"/>
                <w:bCs/>
                <w:iCs/>
                <w:sz w:val="24"/>
                <w:szCs w:val="24"/>
              </w:rPr>
            </w:rPrChange>
          </w:rPr>
          <w:t>(fig1.2)</w:t>
        </w:r>
      </w:ins>
      <w:ins w:id="620" w:author="adm" w:date="2016-12-25T16:14:00Z">
        <w:r w:rsidR="005C1380">
          <w:rPr>
            <w:rFonts w:asciiTheme="majorBidi" w:eastAsia="Arial" w:hAnsiTheme="majorBidi" w:cstheme="majorBidi"/>
            <w:bCs/>
            <w:iCs/>
            <w:color w:val="2E74B5" w:themeColor="accent1" w:themeShade="BF"/>
            <w:sz w:val="24"/>
            <w:szCs w:val="24"/>
          </w:rPr>
          <w:t>.</w:t>
        </w:r>
      </w:ins>
    </w:p>
    <w:p w14:paraId="7A1FA4F1" w14:textId="0684DD47" w:rsidR="005C1380" w:rsidRPr="005C1380" w:rsidRDefault="005C1380">
      <w:pPr>
        <w:spacing w:after="120" w:line="22" w:lineRule="atLeast"/>
        <w:ind w:left="115" w:right="1454" w:firstLine="0"/>
        <w:rPr>
          <w:ins w:id="621" w:author="adm" w:date="2016-12-25T16:14:00Z"/>
          <w:rFonts w:asciiTheme="majorBidi" w:eastAsia="Arial" w:hAnsiTheme="majorBidi" w:cstheme="majorBidi"/>
          <w:b/>
          <w:i/>
          <w:sz w:val="22"/>
          <w:rPrChange w:id="622" w:author="adm" w:date="2016-12-25T16:14:00Z">
            <w:rPr>
              <w:ins w:id="623" w:author="adm" w:date="2016-12-25T16:14:00Z"/>
              <w:rFonts w:asciiTheme="majorBidi" w:eastAsia="Arial" w:hAnsiTheme="majorBidi" w:cstheme="majorBidi"/>
              <w:bCs/>
              <w:iCs/>
              <w:sz w:val="24"/>
              <w:szCs w:val="24"/>
            </w:rPr>
          </w:rPrChange>
        </w:rPr>
      </w:pPr>
      <w:ins w:id="624" w:author="adm" w:date="2016-12-25T16:14:00Z">
        <w:r>
          <w:rPr>
            <w:rFonts w:asciiTheme="majorBidi" w:eastAsia="Arial" w:hAnsiTheme="majorBidi" w:cstheme="majorBidi"/>
            <w:bCs/>
            <w:iCs/>
            <w:color w:val="2E74B5" w:themeColor="accent1" w:themeShade="BF"/>
            <w:sz w:val="24"/>
            <w:szCs w:val="24"/>
          </w:rPr>
          <w:t xml:space="preserve">In order to </w:t>
        </w:r>
        <w:del w:id="625" w:author="hp" w:date="2016-12-26T20:21:00Z">
          <w:r w:rsidDel="00217258">
            <w:rPr>
              <w:rFonts w:asciiTheme="majorBidi" w:eastAsia="Arial" w:hAnsiTheme="majorBidi" w:cstheme="majorBidi"/>
              <w:bCs/>
              <w:iCs/>
              <w:color w:val="2E74B5" w:themeColor="accent1" w:themeShade="BF"/>
              <w:sz w:val="24"/>
              <w:szCs w:val="24"/>
            </w:rPr>
            <w:delText xml:space="preserve">fix </w:delText>
          </w:r>
          <w:r w:rsidRPr="00993008" w:rsidDel="00217258">
            <w:rPr>
              <w:rFonts w:asciiTheme="majorBidi" w:hAnsiTheme="majorBidi" w:cstheme="majorBidi"/>
              <w:bCs/>
              <w:iCs/>
              <w:sz w:val="24"/>
              <w:szCs w:val="24"/>
            </w:rPr>
            <w:delText xml:space="preserve"> this</w:delText>
          </w:r>
        </w:del>
      </w:ins>
      <w:ins w:id="626" w:author="hp" w:date="2016-12-26T20:21:00Z">
        <w:r w:rsidR="00217258">
          <w:rPr>
            <w:rFonts w:asciiTheme="majorBidi" w:eastAsia="Arial" w:hAnsiTheme="majorBidi" w:cstheme="majorBidi"/>
            <w:bCs/>
            <w:iCs/>
            <w:color w:val="2E74B5" w:themeColor="accent1" w:themeShade="BF"/>
            <w:sz w:val="24"/>
            <w:szCs w:val="24"/>
          </w:rPr>
          <w:t xml:space="preserve">fix </w:t>
        </w:r>
        <w:r w:rsidR="00217258" w:rsidRPr="00993008">
          <w:rPr>
            <w:rFonts w:asciiTheme="majorBidi" w:hAnsiTheme="majorBidi" w:cstheme="majorBidi"/>
            <w:bCs/>
            <w:iCs/>
            <w:sz w:val="24"/>
            <w:szCs w:val="24"/>
          </w:rPr>
          <w:t>this</w:t>
        </w:r>
      </w:ins>
      <w:ins w:id="627" w:author="adm" w:date="2016-12-25T16:14:00Z">
        <w:r w:rsidRPr="00993008">
          <w:rPr>
            <w:rFonts w:asciiTheme="majorBidi" w:hAnsiTheme="majorBidi" w:cstheme="majorBidi"/>
            <w:bCs/>
            <w:iCs/>
            <w:sz w:val="24"/>
            <w:szCs w:val="24"/>
          </w:rPr>
          <w:t xml:space="preserve"> error we </w:t>
        </w:r>
        <w:del w:id="628" w:author="hp" w:date="2016-12-26T20:21:00Z">
          <w:r w:rsidRPr="00993008" w:rsidDel="00217258">
            <w:rPr>
              <w:rFonts w:asciiTheme="majorBidi" w:hAnsiTheme="majorBidi" w:cstheme="majorBidi"/>
              <w:bCs/>
              <w:iCs/>
              <w:sz w:val="24"/>
              <w:szCs w:val="24"/>
            </w:rPr>
            <w:delText xml:space="preserve">add </w:delText>
          </w:r>
          <w:r w:rsidDel="00217258">
            <w:rPr>
              <w:rFonts w:asciiTheme="majorBidi" w:hAnsiTheme="majorBidi" w:cstheme="majorBidi"/>
              <w:bCs/>
              <w:iCs/>
              <w:sz w:val="24"/>
              <w:szCs w:val="24"/>
            </w:rPr>
            <w:delText xml:space="preserve"> new</w:delText>
          </w:r>
        </w:del>
      </w:ins>
      <w:ins w:id="629" w:author="hp" w:date="2016-12-26T20:21:00Z">
        <w:r w:rsidR="00217258" w:rsidRPr="00993008">
          <w:rPr>
            <w:rFonts w:asciiTheme="majorBidi" w:hAnsiTheme="majorBidi" w:cstheme="majorBidi"/>
            <w:bCs/>
            <w:iCs/>
            <w:sz w:val="24"/>
            <w:szCs w:val="24"/>
          </w:rPr>
          <w:t>add</w:t>
        </w:r>
      </w:ins>
      <w:ins w:id="630" w:author="hp" w:date="2016-12-26T20:22:00Z">
        <w:r w:rsidR="00DD3CD7">
          <w:rPr>
            <w:rFonts w:asciiTheme="majorBidi" w:hAnsiTheme="majorBidi" w:cstheme="majorBidi"/>
            <w:bCs/>
            <w:iCs/>
            <w:sz w:val="24"/>
            <w:szCs w:val="24"/>
          </w:rPr>
          <w:t>ed a</w:t>
        </w:r>
      </w:ins>
      <w:ins w:id="631" w:author="hp" w:date="2016-12-26T20:21:00Z">
        <w:r w:rsidR="00217258" w:rsidRPr="00993008">
          <w:rPr>
            <w:rFonts w:asciiTheme="majorBidi" w:hAnsiTheme="majorBidi" w:cstheme="majorBidi"/>
            <w:bCs/>
            <w:iCs/>
            <w:sz w:val="24"/>
            <w:szCs w:val="24"/>
          </w:rPr>
          <w:t xml:space="preserve"> </w:t>
        </w:r>
        <w:r w:rsidR="00217258">
          <w:rPr>
            <w:rFonts w:asciiTheme="majorBidi" w:hAnsiTheme="majorBidi" w:cstheme="majorBidi"/>
            <w:bCs/>
            <w:iCs/>
            <w:sz w:val="24"/>
            <w:szCs w:val="24"/>
          </w:rPr>
          <w:t>new</w:t>
        </w:r>
      </w:ins>
      <w:ins w:id="632" w:author="adm" w:date="2016-12-25T16:14:00Z">
        <w:r>
          <w:rPr>
            <w:rFonts w:asciiTheme="majorBidi" w:hAnsiTheme="majorBidi" w:cstheme="majorBidi"/>
            <w:bCs/>
            <w:iCs/>
            <w:sz w:val="24"/>
            <w:szCs w:val="24"/>
          </w:rPr>
          <w:t xml:space="preserve"> condition to </w:t>
        </w:r>
        <w:del w:id="633" w:author="hp" w:date="2016-12-26T20:22:00Z">
          <w:r w:rsidDel="00217258">
            <w:rPr>
              <w:rFonts w:asciiTheme="majorBidi" w:hAnsiTheme="majorBidi" w:cstheme="majorBidi"/>
              <w:bCs/>
              <w:iCs/>
              <w:sz w:val="24"/>
              <w:szCs w:val="24"/>
            </w:rPr>
            <w:delText xml:space="preserve">the </w:delText>
          </w:r>
        </w:del>
      </w:ins>
      <w:ins w:id="634" w:author="adm" w:date="2016-12-25T16:15:00Z">
        <w:del w:id="635" w:author="hp" w:date="2016-12-26T20:22:00Z">
          <w:r w:rsidDel="00217258">
            <w:rPr>
              <w:rFonts w:asciiTheme="majorBidi" w:hAnsiTheme="majorBidi" w:cstheme="majorBidi"/>
              <w:bCs/>
              <w:iCs/>
              <w:sz w:val="24"/>
              <w:szCs w:val="24"/>
            </w:rPr>
            <w:delText xml:space="preserve"> </w:delText>
          </w:r>
          <w:r w:rsidRPr="00273CB7" w:rsidDel="00217258">
            <w:rPr>
              <w:rFonts w:asciiTheme="majorBidi" w:hAnsiTheme="majorBidi" w:cstheme="majorBidi"/>
              <w:bCs/>
              <w:iCs/>
              <w:color w:val="2E74B5" w:themeColor="accent1" w:themeShade="BF"/>
              <w:sz w:val="24"/>
              <w:szCs w:val="24"/>
            </w:rPr>
            <w:delText>PROMELA</w:delText>
          </w:r>
        </w:del>
      </w:ins>
      <w:ins w:id="636" w:author="hp" w:date="2016-12-26T20:22:00Z">
        <w:r w:rsidR="00217258">
          <w:rPr>
            <w:rFonts w:asciiTheme="majorBidi" w:hAnsiTheme="majorBidi" w:cstheme="majorBidi"/>
            <w:bCs/>
            <w:iCs/>
            <w:sz w:val="24"/>
            <w:szCs w:val="24"/>
          </w:rPr>
          <w:t>the PROMELA</w:t>
        </w:r>
      </w:ins>
      <w:ins w:id="637" w:author="adm" w:date="2016-12-25T16:14:00Z">
        <w:r w:rsidRPr="00273CB7">
          <w:rPr>
            <w:rFonts w:asciiTheme="majorBidi" w:eastAsia="Arial" w:hAnsiTheme="majorBidi" w:cstheme="majorBidi"/>
            <w:bCs/>
            <w:iCs/>
            <w:sz w:val="24"/>
            <w:szCs w:val="24"/>
          </w:rPr>
          <w:t xml:space="preserve"> </w:t>
        </w:r>
        <w:r>
          <w:rPr>
            <w:rFonts w:asciiTheme="majorBidi" w:eastAsia="Arial" w:hAnsiTheme="majorBidi" w:cstheme="majorBidi"/>
            <w:bCs/>
            <w:iCs/>
            <w:sz w:val="24"/>
            <w:szCs w:val="24"/>
          </w:rPr>
          <w:t xml:space="preserve">(fig </w:t>
        </w:r>
      </w:ins>
      <w:ins w:id="638" w:author="adm" w:date="2016-12-25T16:15:00Z">
        <w:r>
          <w:rPr>
            <w:rFonts w:asciiTheme="majorBidi" w:eastAsia="Arial" w:hAnsiTheme="majorBidi" w:cstheme="majorBidi"/>
            <w:bCs/>
            <w:iCs/>
            <w:sz w:val="24"/>
            <w:szCs w:val="24"/>
          </w:rPr>
          <w:t>1.3</w:t>
        </w:r>
      </w:ins>
      <w:ins w:id="639" w:author="adm" w:date="2016-12-25T16:14:00Z">
        <w:r w:rsidRPr="00273CB7">
          <w:rPr>
            <w:rFonts w:asciiTheme="majorBidi" w:eastAsia="Arial" w:hAnsiTheme="majorBidi" w:cstheme="majorBidi"/>
            <w:bCs/>
            <w:iCs/>
            <w:sz w:val="24"/>
            <w:szCs w:val="24"/>
          </w:rPr>
          <w:t>)</w:t>
        </w:r>
      </w:ins>
    </w:p>
    <w:p w14:paraId="7E1C5347" w14:textId="379097C4" w:rsidR="005C1380" w:rsidRPr="005C1380" w:rsidRDefault="005C1380">
      <w:pPr>
        <w:spacing w:after="120" w:line="22" w:lineRule="atLeast"/>
        <w:ind w:left="0" w:right="1454" w:firstLine="0"/>
        <w:rPr>
          <w:ins w:id="640" w:author="adm" w:date="2016-12-25T15:59:00Z"/>
          <w:rFonts w:asciiTheme="majorBidi" w:eastAsia="Arial" w:hAnsiTheme="majorBidi" w:cstheme="majorBidi"/>
          <w:bCs/>
          <w:iCs/>
          <w:color w:val="2E74B5" w:themeColor="accent1" w:themeShade="BF"/>
          <w:sz w:val="24"/>
          <w:szCs w:val="24"/>
          <w:rPrChange w:id="641" w:author="adm" w:date="2016-12-25T16:13:00Z">
            <w:rPr>
              <w:ins w:id="642" w:author="adm" w:date="2016-12-25T15:59:00Z"/>
              <w:rFonts w:asciiTheme="majorBidi" w:eastAsia="Arial" w:hAnsiTheme="majorBidi" w:cstheme="majorBidi"/>
              <w:bCs/>
              <w:iCs/>
              <w:sz w:val="24"/>
              <w:szCs w:val="24"/>
            </w:rPr>
          </w:rPrChange>
        </w:rPr>
      </w:pPr>
    </w:p>
    <w:tbl>
      <w:tblPr>
        <w:tblStyle w:val="af"/>
        <w:tblW w:w="0" w:type="auto"/>
        <w:tblLook w:val="04A0" w:firstRow="1" w:lastRow="0" w:firstColumn="1" w:lastColumn="0" w:noHBand="0" w:noVBand="1"/>
        <w:tblPrChange w:id="643" w:author="adm" w:date="2016-12-25T15:59:00Z">
          <w:tblPr>
            <w:tblStyle w:val="af"/>
            <w:tblW w:w="0" w:type="auto"/>
            <w:tblLook w:val="04A0" w:firstRow="1" w:lastRow="0" w:firstColumn="1" w:lastColumn="0" w:noHBand="0" w:noVBand="1"/>
          </w:tblPr>
        </w:tblPrChange>
      </w:tblPr>
      <w:tblGrid>
        <w:gridCol w:w="6962"/>
        <w:tblGridChange w:id="644">
          <w:tblGrid>
            <w:gridCol w:w="9871"/>
          </w:tblGrid>
        </w:tblGridChange>
      </w:tblGrid>
      <w:tr w:rsidR="00B6371B" w14:paraId="7772732D" w14:textId="77777777" w:rsidTr="00B6371B">
        <w:trPr>
          <w:ins w:id="645" w:author="adm" w:date="2016-12-25T15:59:00Z"/>
        </w:trPr>
        <w:tc>
          <w:tcPr>
            <w:tcW w:w="6516" w:type="dxa"/>
            <w:tcPrChange w:id="646" w:author="adm" w:date="2016-12-25T15:59:00Z">
              <w:tcPr>
                <w:tcW w:w="9871" w:type="dxa"/>
              </w:tcPr>
            </w:tcPrChange>
          </w:tcPr>
          <w:p w14:paraId="7DF9E927" w14:textId="1BACFBF7" w:rsidR="00B6371B" w:rsidRDefault="00B6371B">
            <w:pPr>
              <w:spacing w:after="0" w:line="22" w:lineRule="atLeast"/>
              <w:ind w:left="0" w:right="0" w:firstLine="0"/>
              <w:rPr>
                <w:ins w:id="647" w:author="adm" w:date="2016-12-25T15:59:00Z"/>
                <w:rFonts w:asciiTheme="majorBidi" w:eastAsia="Arial" w:hAnsiTheme="majorBidi" w:cstheme="majorBidi"/>
                <w:bCs/>
                <w:iCs/>
                <w:sz w:val="24"/>
                <w:szCs w:val="24"/>
              </w:rPr>
              <w:pPrChange w:id="648" w:author="adm" w:date="2016-12-25T15:59:00Z">
                <w:pPr>
                  <w:spacing w:after="120" w:line="22" w:lineRule="atLeast"/>
                  <w:ind w:left="0" w:right="1454" w:firstLine="0"/>
                </w:pPr>
              </w:pPrChange>
            </w:pPr>
            <w:ins w:id="649" w:author="adm" w:date="2016-12-25T16:03:00Z">
              <w:r>
                <w:rPr>
                  <w:noProof/>
                  <w:rtl/>
                  <w:lang w:bidi="ar-SA"/>
                </w:rPr>
                <mc:AlternateContent>
                  <mc:Choice Requires="wps">
                    <w:drawing>
                      <wp:anchor distT="0" distB="0" distL="114300" distR="114300" simplePos="0" relativeHeight="25162393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C0F9" id="Rectangle 12" o:spid="_x0000_s1026" style="position:absolute;margin-left:34.9pt;margin-top:64.15pt;width:153.4pt;height:16.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ins>
            <w:ins w:id="650" w:author="adm" w:date="2016-12-25T15:59:00Z">
              <w:r>
                <w:object w:dxaOrig="8550" w:dyaOrig="6420" w14:anchorId="7D28E43C">
                  <v:shape id="_x0000_i1026" type="#_x0000_t75" style="width:337.5pt;height:281.25pt" o:ole="">
                    <v:imagedata r:id="rId19" o:title=""/>
                  </v:shape>
                  <o:OLEObject Type="Embed" ProgID="PBrush" ShapeID="_x0000_i1026" DrawAspect="Content" ObjectID="_1544803017" r:id="rId20"/>
                </w:object>
              </w:r>
            </w:ins>
          </w:p>
        </w:tc>
      </w:tr>
      <w:tr w:rsidR="00B6371B" w14:paraId="74C3BE47" w14:textId="77777777" w:rsidTr="00B6371B">
        <w:trPr>
          <w:ins w:id="651" w:author="adm" w:date="2016-12-25T15:59:00Z"/>
        </w:trPr>
        <w:tc>
          <w:tcPr>
            <w:tcW w:w="6516" w:type="dxa"/>
            <w:tcPrChange w:id="652" w:author="adm" w:date="2016-12-25T15:59:00Z">
              <w:tcPr>
                <w:tcW w:w="9871" w:type="dxa"/>
              </w:tcPr>
            </w:tcPrChange>
          </w:tcPr>
          <w:p w14:paraId="7CB988D8" w14:textId="1813F73B" w:rsidR="00B6371B" w:rsidRDefault="00B6371B">
            <w:pPr>
              <w:spacing w:after="120" w:line="22" w:lineRule="atLeast"/>
              <w:ind w:left="0" w:right="1454" w:firstLine="0"/>
              <w:jc w:val="center"/>
              <w:rPr>
                <w:ins w:id="653" w:author="adm" w:date="2016-12-25T15:59:00Z"/>
                <w:rFonts w:asciiTheme="majorBidi" w:eastAsia="Arial" w:hAnsiTheme="majorBidi" w:cstheme="majorBidi"/>
                <w:bCs/>
                <w:iCs/>
                <w:sz w:val="24"/>
                <w:szCs w:val="24"/>
              </w:rPr>
              <w:pPrChange w:id="654" w:author="adm" w:date="2016-12-25T15:59:00Z">
                <w:pPr>
                  <w:spacing w:after="120" w:line="22" w:lineRule="atLeast"/>
                  <w:ind w:left="0" w:right="1454" w:firstLine="0"/>
                </w:pPr>
              </w:pPrChange>
            </w:pPr>
            <w:ins w:id="655" w:author="adm" w:date="2016-12-25T15:59:00Z">
              <w:r w:rsidRPr="00273CB7">
                <w:rPr>
                  <w:rFonts w:asciiTheme="majorBidi" w:eastAsia="Arial" w:hAnsiTheme="majorBidi" w:cstheme="majorBidi"/>
                  <w:bCs/>
                  <w:iCs/>
                  <w:sz w:val="24"/>
                  <w:szCs w:val="24"/>
                </w:rPr>
                <w:t>fig1.1</w:t>
              </w:r>
            </w:ins>
          </w:p>
        </w:tc>
      </w:tr>
    </w:tbl>
    <w:p w14:paraId="0AB8100E" w14:textId="77777777" w:rsidR="00B6371B" w:rsidRPr="006051AE" w:rsidRDefault="00B6371B">
      <w:pPr>
        <w:spacing w:after="120" w:line="22" w:lineRule="atLeast"/>
        <w:ind w:left="0" w:right="1454" w:firstLine="0"/>
        <w:rPr>
          <w:ins w:id="656" w:author="adm" w:date="2016-12-25T15:27:00Z"/>
          <w:rFonts w:asciiTheme="majorBidi" w:eastAsia="Arial" w:hAnsiTheme="majorBidi" w:cstheme="majorBidi"/>
          <w:bCs/>
          <w:iCs/>
          <w:sz w:val="24"/>
          <w:szCs w:val="24"/>
          <w:rPrChange w:id="657" w:author="adm" w:date="2016-12-25T15:53:00Z">
            <w:rPr>
              <w:ins w:id="658" w:author="adm" w:date="2016-12-25T15:27:00Z"/>
              <w:rFonts w:asciiTheme="majorBidi" w:eastAsia="Arial" w:hAnsiTheme="majorBidi" w:cstheme="majorBidi"/>
              <w:b/>
              <w:i/>
              <w:sz w:val="22"/>
            </w:rPr>
          </w:rPrChange>
        </w:rPr>
      </w:pPr>
    </w:p>
    <w:tbl>
      <w:tblPr>
        <w:tblStyle w:val="af"/>
        <w:tblW w:w="0" w:type="auto"/>
        <w:tblLook w:val="04A0" w:firstRow="1" w:lastRow="0" w:firstColumn="1" w:lastColumn="0" w:noHBand="0" w:noVBand="1"/>
        <w:tblPrChange w:id="659" w:author="adm" w:date="2016-12-25T16:07:00Z">
          <w:tblPr>
            <w:tblStyle w:val="af"/>
            <w:tblW w:w="0" w:type="auto"/>
            <w:tblLook w:val="04A0" w:firstRow="1" w:lastRow="0" w:firstColumn="1" w:lastColumn="0" w:noHBand="0" w:noVBand="1"/>
          </w:tblPr>
        </w:tblPrChange>
      </w:tblPr>
      <w:tblGrid>
        <w:gridCol w:w="7157"/>
        <w:tblGridChange w:id="660">
          <w:tblGrid>
            <w:gridCol w:w="9871"/>
          </w:tblGrid>
        </w:tblGridChange>
      </w:tblGrid>
      <w:tr w:rsidR="00B6371B" w14:paraId="79890850" w14:textId="77777777" w:rsidTr="005C1380">
        <w:trPr>
          <w:ins w:id="661" w:author="adm" w:date="2016-12-25T16:07:00Z"/>
        </w:trPr>
        <w:tc>
          <w:tcPr>
            <w:tcW w:w="6941" w:type="dxa"/>
            <w:tcPrChange w:id="662" w:author="adm" w:date="2016-12-25T16:07:00Z">
              <w:tcPr>
                <w:tcW w:w="9871" w:type="dxa"/>
              </w:tcPr>
            </w:tcPrChange>
          </w:tcPr>
          <w:p w14:paraId="10DFECB8" w14:textId="705565AB" w:rsidR="00B6371B" w:rsidRDefault="005C1380">
            <w:pPr>
              <w:spacing w:after="0" w:line="22" w:lineRule="atLeast"/>
              <w:ind w:left="0" w:right="0" w:firstLine="0"/>
              <w:rPr>
                <w:ins w:id="663" w:author="adm" w:date="2016-12-25T16:07:00Z"/>
                <w:rFonts w:asciiTheme="majorBidi" w:eastAsia="Arial" w:hAnsiTheme="majorBidi" w:cstheme="majorBidi"/>
                <w:bCs/>
                <w:iCs/>
                <w:sz w:val="24"/>
                <w:szCs w:val="24"/>
              </w:rPr>
              <w:pPrChange w:id="664" w:author="adm" w:date="2016-12-25T16:07:00Z">
                <w:pPr>
                  <w:spacing w:after="120" w:line="22" w:lineRule="atLeast"/>
                  <w:ind w:left="0" w:right="1454" w:firstLine="0"/>
                </w:pPr>
              </w:pPrChange>
            </w:pPr>
            <w:ins w:id="665" w:author="adm" w:date="2016-12-25T16:07:00Z">
              <w:r>
                <w:object w:dxaOrig="10965" w:dyaOrig="6345" w14:anchorId="41138B15">
                  <v:shape id="_x0000_i1027" type="#_x0000_t75" style="width:347.25pt;height:228pt" o:ole="">
                    <v:imagedata r:id="rId21" o:title=""/>
                  </v:shape>
                  <o:OLEObject Type="Embed" ProgID="PBrush" ShapeID="_x0000_i1027" DrawAspect="Content" ObjectID="_1544803018" r:id="rId22"/>
                </w:object>
              </w:r>
            </w:ins>
          </w:p>
        </w:tc>
      </w:tr>
      <w:tr w:rsidR="00B6371B" w14:paraId="344D00A9" w14:textId="77777777" w:rsidTr="005C1380">
        <w:trPr>
          <w:ins w:id="666" w:author="adm" w:date="2016-12-25T16:07:00Z"/>
        </w:trPr>
        <w:tc>
          <w:tcPr>
            <w:tcW w:w="6941" w:type="dxa"/>
            <w:tcPrChange w:id="667" w:author="adm" w:date="2016-12-25T16:07:00Z">
              <w:tcPr>
                <w:tcW w:w="9871" w:type="dxa"/>
              </w:tcPr>
            </w:tcPrChange>
          </w:tcPr>
          <w:p w14:paraId="1910CB1E" w14:textId="50E8FD0C" w:rsidR="00B6371B" w:rsidRDefault="005C1380">
            <w:pPr>
              <w:spacing w:after="120" w:line="22" w:lineRule="atLeast"/>
              <w:ind w:left="0" w:right="1454" w:firstLine="0"/>
              <w:jc w:val="center"/>
              <w:rPr>
                <w:ins w:id="668" w:author="adm" w:date="2016-12-25T16:07:00Z"/>
                <w:rFonts w:asciiTheme="majorBidi" w:eastAsia="Arial" w:hAnsiTheme="majorBidi" w:cstheme="majorBidi"/>
                <w:bCs/>
                <w:iCs/>
                <w:sz w:val="24"/>
                <w:szCs w:val="24"/>
              </w:rPr>
              <w:pPrChange w:id="669" w:author="adm" w:date="2016-12-25T16:07:00Z">
                <w:pPr>
                  <w:spacing w:after="120" w:line="22" w:lineRule="atLeast"/>
                  <w:ind w:left="0" w:right="1454" w:firstLine="0"/>
                </w:pPr>
              </w:pPrChange>
            </w:pPr>
            <w:ins w:id="670" w:author="adm" w:date="2016-12-25T16:0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11775309" w14:textId="77777777" w:rsidR="00E42CAE" w:rsidRDefault="00E42CAE">
      <w:pPr>
        <w:spacing w:after="120" w:line="22" w:lineRule="atLeast"/>
        <w:ind w:left="0" w:right="1454" w:firstLine="0"/>
        <w:rPr>
          <w:ins w:id="671" w:author="adm" w:date="2016-12-25T15:36:00Z"/>
          <w:rFonts w:asciiTheme="majorBidi" w:eastAsia="Arial" w:hAnsiTheme="majorBidi" w:cstheme="majorBidi"/>
          <w:bCs/>
          <w:iCs/>
          <w:sz w:val="24"/>
          <w:szCs w:val="24"/>
        </w:rPr>
        <w:pPrChange w:id="672" w:author="adm" w:date="2016-12-25T15:26:00Z">
          <w:pPr>
            <w:spacing w:after="120" w:line="22" w:lineRule="atLeast"/>
            <w:ind w:left="115" w:right="1454" w:firstLine="0"/>
          </w:pPr>
        </w:pPrChange>
      </w:pPr>
    </w:p>
    <w:p w14:paraId="7E6710CE" w14:textId="77777777" w:rsidR="00E42CAE" w:rsidRDefault="00E42CAE">
      <w:pPr>
        <w:spacing w:after="120" w:line="22" w:lineRule="atLeast"/>
        <w:ind w:left="0" w:right="1454" w:firstLine="0"/>
        <w:rPr>
          <w:ins w:id="673" w:author="adm" w:date="2016-12-25T15:36:00Z"/>
          <w:rFonts w:asciiTheme="majorBidi" w:eastAsia="Arial" w:hAnsiTheme="majorBidi" w:cstheme="majorBidi"/>
          <w:bCs/>
          <w:iCs/>
          <w:sz w:val="24"/>
          <w:szCs w:val="24"/>
        </w:rPr>
        <w:pPrChange w:id="674" w:author="adm" w:date="2016-12-25T15:26:00Z">
          <w:pPr>
            <w:spacing w:after="120" w:line="22" w:lineRule="atLeast"/>
            <w:ind w:left="115" w:right="1454" w:firstLine="0"/>
          </w:pPr>
        </w:pPrChange>
      </w:pPr>
    </w:p>
    <w:tbl>
      <w:tblPr>
        <w:tblStyle w:val="af"/>
        <w:tblW w:w="0" w:type="auto"/>
        <w:tblLook w:val="04A0" w:firstRow="1" w:lastRow="0" w:firstColumn="1" w:lastColumn="0" w:noHBand="0" w:noVBand="1"/>
      </w:tblPr>
      <w:tblGrid>
        <w:gridCol w:w="7157"/>
      </w:tblGrid>
      <w:tr w:rsidR="005C1380" w14:paraId="6E626DF8" w14:textId="77777777" w:rsidTr="00217258">
        <w:trPr>
          <w:ins w:id="675" w:author="adm" w:date="2016-12-25T16:15:00Z"/>
        </w:trPr>
        <w:tc>
          <w:tcPr>
            <w:tcW w:w="6941" w:type="dxa"/>
          </w:tcPr>
          <w:p w14:paraId="33841D3D" w14:textId="77777777" w:rsidR="005C1380" w:rsidRDefault="005C1380" w:rsidP="00217258">
            <w:pPr>
              <w:spacing w:after="0" w:line="22" w:lineRule="atLeast"/>
              <w:ind w:left="0" w:right="0" w:firstLine="0"/>
              <w:rPr>
                <w:ins w:id="676" w:author="adm" w:date="2016-12-25T16:15:00Z"/>
                <w:rFonts w:asciiTheme="majorBidi" w:eastAsia="Arial" w:hAnsiTheme="majorBidi" w:cstheme="majorBidi"/>
                <w:bCs/>
                <w:iCs/>
                <w:sz w:val="24"/>
                <w:szCs w:val="24"/>
              </w:rPr>
            </w:pPr>
            <w:ins w:id="677" w:author="adm" w:date="2016-12-25T16:15:00Z">
              <w:r>
                <w:object w:dxaOrig="10965" w:dyaOrig="6345" w14:anchorId="461BCC94">
                  <v:shape id="_x0000_i1028" type="#_x0000_t75" style="width:347.25pt;height:228pt" o:ole="">
                    <v:imagedata r:id="rId21" o:title=""/>
                  </v:shape>
                  <o:OLEObject Type="Embed" ProgID="PBrush" ShapeID="_x0000_i1028" DrawAspect="Content" ObjectID="_1544803019" r:id="rId23"/>
                </w:object>
              </w:r>
            </w:ins>
          </w:p>
        </w:tc>
      </w:tr>
      <w:tr w:rsidR="005C1380" w14:paraId="17FD6465" w14:textId="77777777" w:rsidTr="00217258">
        <w:trPr>
          <w:ins w:id="678" w:author="adm" w:date="2016-12-25T16:15:00Z"/>
        </w:trPr>
        <w:tc>
          <w:tcPr>
            <w:tcW w:w="6941" w:type="dxa"/>
          </w:tcPr>
          <w:p w14:paraId="5121C7DE" w14:textId="77777777" w:rsidR="005C1380" w:rsidRDefault="005C1380" w:rsidP="00217258">
            <w:pPr>
              <w:spacing w:after="120" w:line="22" w:lineRule="atLeast"/>
              <w:ind w:left="0" w:right="1454" w:firstLine="0"/>
              <w:jc w:val="center"/>
              <w:rPr>
                <w:ins w:id="679" w:author="adm" w:date="2016-12-25T16:15:00Z"/>
                <w:rFonts w:asciiTheme="majorBidi" w:eastAsia="Arial" w:hAnsiTheme="majorBidi" w:cstheme="majorBidi"/>
                <w:bCs/>
                <w:iCs/>
                <w:sz w:val="24"/>
                <w:szCs w:val="24"/>
              </w:rPr>
            </w:pPr>
            <w:ins w:id="680" w:author="adm" w:date="2016-12-25T16:15: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04CB7CBB" w14:textId="77777777" w:rsidR="00E42CAE" w:rsidRDefault="00E42CAE">
      <w:pPr>
        <w:spacing w:after="120" w:line="22" w:lineRule="atLeast"/>
        <w:ind w:left="0" w:right="1454" w:firstLine="0"/>
        <w:rPr>
          <w:ins w:id="681" w:author="adm" w:date="2016-12-25T15:34:00Z"/>
          <w:rFonts w:asciiTheme="majorBidi" w:eastAsia="Arial" w:hAnsiTheme="majorBidi" w:cstheme="majorBidi"/>
          <w:bCs/>
          <w:iCs/>
          <w:sz w:val="24"/>
          <w:szCs w:val="24"/>
        </w:rPr>
        <w:pPrChange w:id="682" w:author="adm" w:date="2016-12-25T15:26:00Z">
          <w:pPr>
            <w:spacing w:after="120" w:line="22" w:lineRule="atLeast"/>
            <w:ind w:left="115" w:right="1454" w:firstLine="0"/>
          </w:pPr>
        </w:pPrChange>
      </w:pPr>
    </w:p>
    <w:p w14:paraId="67128B13" w14:textId="77777777" w:rsidR="00E42CAE" w:rsidRPr="00E24D55" w:rsidRDefault="00E42CAE">
      <w:pPr>
        <w:spacing w:after="120" w:line="22" w:lineRule="atLeast"/>
        <w:ind w:left="0" w:right="1454" w:firstLine="0"/>
        <w:rPr>
          <w:ins w:id="683" w:author="adm" w:date="2016-12-25T15:19:00Z"/>
          <w:rFonts w:asciiTheme="majorBidi" w:eastAsia="Arial" w:hAnsiTheme="majorBidi" w:cstheme="majorBidi"/>
          <w:bCs/>
          <w:iCs/>
          <w:sz w:val="24"/>
          <w:szCs w:val="24"/>
          <w:rPrChange w:id="684" w:author="adm" w:date="2016-12-25T15:31:00Z">
            <w:rPr>
              <w:ins w:id="685" w:author="adm" w:date="2016-12-25T15:19:00Z"/>
              <w:rFonts w:asciiTheme="majorBidi" w:eastAsia="Arial" w:hAnsiTheme="majorBidi" w:cstheme="majorBidi"/>
              <w:b/>
              <w:i/>
              <w:sz w:val="22"/>
            </w:rPr>
          </w:rPrChange>
        </w:rPr>
        <w:pPrChange w:id="686" w:author="adm" w:date="2016-12-25T15:26:00Z">
          <w:pPr>
            <w:spacing w:after="120" w:line="22" w:lineRule="atLeast"/>
            <w:ind w:left="115" w:right="1454" w:firstLine="0"/>
          </w:pPr>
        </w:pPrChange>
      </w:pPr>
    </w:p>
    <w:tbl>
      <w:tblPr>
        <w:tblStyle w:val="af"/>
        <w:tblW w:w="0" w:type="auto"/>
        <w:tblInd w:w="115" w:type="dxa"/>
        <w:tblLayout w:type="fixed"/>
        <w:tblLook w:val="04A0" w:firstRow="1" w:lastRow="0" w:firstColumn="1" w:lastColumn="0" w:noHBand="0" w:noVBand="1"/>
        <w:tblPrChange w:id="687" w:author="adm" w:date="2016-12-25T16:17:00Z">
          <w:tblPr>
            <w:tblStyle w:val="af"/>
            <w:tblW w:w="0" w:type="auto"/>
            <w:tblInd w:w="115" w:type="dxa"/>
            <w:tblLook w:val="04A0" w:firstRow="1" w:lastRow="0" w:firstColumn="1" w:lastColumn="0" w:noHBand="0" w:noVBand="1"/>
          </w:tblPr>
        </w:tblPrChange>
      </w:tblPr>
      <w:tblGrid>
        <w:gridCol w:w="7110"/>
        <w:tblGridChange w:id="688">
          <w:tblGrid>
            <w:gridCol w:w="9756"/>
          </w:tblGrid>
        </w:tblGridChange>
      </w:tblGrid>
      <w:tr w:rsidR="005C1380" w14:paraId="5780F012" w14:textId="77777777" w:rsidTr="005C1380">
        <w:trPr>
          <w:ins w:id="689" w:author="adm" w:date="2016-12-25T16:16:00Z"/>
        </w:trPr>
        <w:tc>
          <w:tcPr>
            <w:tcW w:w="7110" w:type="dxa"/>
            <w:tcPrChange w:id="690" w:author="adm" w:date="2016-12-25T16:17:00Z">
              <w:tcPr>
                <w:tcW w:w="9871" w:type="dxa"/>
              </w:tcPr>
            </w:tcPrChange>
          </w:tcPr>
          <w:p w14:paraId="1E0C435C" w14:textId="65A3EAA3" w:rsidR="005C1380" w:rsidRDefault="005C1380" w:rsidP="000B3E65">
            <w:pPr>
              <w:spacing w:after="120" w:line="22" w:lineRule="atLeast"/>
              <w:ind w:left="0" w:right="1454" w:firstLine="0"/>
              <w:rPr>
                <w:ins w:id="691" w:author="adm" w:date="2016-12-25T16:16:00Z"/>
                <w:rFonts w:asciiTheme="majorBidi" w:eastAsia="Arial" w:hAnsiTheme="majorBidi" w:cstheme="majorBidi"/>
                <w:b/>
                <w:i/>
                <w:sz w:val="22"/>
              </w:rPr>
            </w:pPr>
            <w:ins w:id="692" w:author="adm" w:date="2016-12-25T16:17:00Z">
              <w:r>
                <w:object w:dxaOrig="8295" w:dyaOrig="7215" w14:anchorId="6C7010F6">
                  <v:shape id="_x0000_i1029" type="#_x0000_t75" style="width:326.25pt;height:360.75pt" o:ole="">
                    <v:imagedata r:id="rId24" o:title=""/>
                  </v:shape>
                  <o:OLEObject Type="Embed" ProgID="PBrush" ShapeID="_x0000_i1029" DrawAspect="Content" ObjectID="_1544803020" r:id="rId25"/>
                </w:object>
              </w:r>
            </w:ins>
          </w:p>
        </w:tc>
      </w:tr>
      <w:tr w:rsidR="005C1380" w14:paraId="3471415A" w14:textId="77777777" w:rsidTr="005C1380">
        <w:trPr>
          <w:ins w:id="693" w:author="adm" w:date="2016-12-25T16:16:00Z"/>
        </w:trPr>
        <w:tc>
          <w:tcPr>
            <w:tcW w:w="7110" w:type="dxa"/>
            <w:tcPrChange w:id="694" w:author="adm" w:date="2016-12-25T16:17:00Z">
              <w:tcPr>
                <w:tcW w:w="9871" w:type="dxa"/>
              </w:tcPr>
            </w:tcPrChange>
          </w:tcPr>
          <w:p w14:paraId="0886BF9B" w14:textId="258595D4" w:rsidR="005C1380" w:rsidRDefault="005C1380">
            <w:pPr>
              <w:spacing w:after="120" w:line="22" w:lineRule="atLeast"/>
              <w:ind w:left="0" w:right="1454" w:firstLine="0"/>
              <w:jc w:val="center"/>
              <w:rPr>
                <w:ins w:id="695" w:author="adm" w:date="2016-12-25T16:16:00Z"/>
                <w:rFonts w:asciiTheme="majorBidi" w:eastAsia="Arial" w:hAnsiTheme="majorBidi" w:cstheme="majorBidi"/>
                <w:b/>
                <w:i/>
                <w:sz w:val="22"/>
              </w:rPr>
              <w:pPrChange w:id="696" w:author="adm" w:date="2016-12-25T16:17:00Z">
                <w:pPr>
                  <w:spacing w:after="120" w:line="22" w:lineRule="atLeast"/>
                  <w:ind w:left="0" w:right="1454" w:firstLine="0"/>
                </w:pPr>
              </w:pPrChange>
            </w:pPr>
            <w:ins w:id="697" w:author="adm" w:date="2016-12-25T16:1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3</w:t>
              </w:r>
            </w:ins>
          </w:p>
        </w:tc>
      </w:tr>
    </w:tbl>
    <w:p w14:paraId="29E2BC4B" w14:textId="193ADE75" w:rsidR="006227C4" w:rsidRDefault="006227C4" w:rsidP="000B3E65">
      <w:pPr>
        <w:spacing w:after="120" w:line="22" w:lineRule="atLeast"/>
        <w:ind w:left="115" w:right="1454" w:firstLine="0"/>
        <w:rPr>
          <w:ins w:id="698" w:author="adm" w:date="2016-12-25T15:19:00Z"/>
          <w:rFonts w:asciiTheme="majorBidi" w:eastAsia="Arial" w:hAnsiTheme="majorBidi" w:cstheme="majorBidi"/>
          <w:b/>
          <w:i/>
          <w:sz w:val="22"/>
        </w:rPr>
      </w:pPr>
    </w:p>
    <w:p w14:paraId="0274F098" w14:textId="7DBEC4B6" w:rsidR="006227C4" w:rsidRDefault="006227C4" w:rsidP="000B3E65">
      <w:pPr>
        <w:spacing w:after="120" w:line="22" w:lineRule="atLeast"/>
        <w:ind w:left="115" w:right="1454" w:firstLine="0"/>
        <w:rPr>
          <w:ins w:id="699" w:author="adm" w:date="2016-12-25T15:19:00Z"/>
          <w:rFonts w:asciiTheme="majorBidi" w:eastAsia="Arial" w:hAnsiTheme="majorBidi" w:cstheme="majorBidi"/>
          <w:b/>
          <w:i/>
          <w:sz w:val="22"/>
        </w:rPr>
      </w:pPr>
    </w:p>
    <w:p w14:paraId="1A8D7048" w14:textId="1CB43523" w:rsidR="006227C4" w:rsidRDefault="006227C4" w:rsidP="000B3E65">
      <w:pPr>
        <w:spacing w:after="120" w:line="22" w:lineRule="atLeast"/>
        <w:ind w:left="115" w:right="1454" w:firstLine="0"/>
        <w:rPr>
          <w:ins w:id="700" w:author="adm" w:date="2016-12-25T15:19:00Z"/>
          <w:rFonts w:asciiTheme="majorBidi" w:eastAsia="Arial" w:hAnsiTheme="majorBidi" w:cstheme="majorBidi"/>
          <w:b/>
          <w:i/>
          <w:sz w:val="22"/>
        </w:rPr>
      </w:pPr>
    </w:p>
    <w:p w14:paraId="4867483F" w14:textId="6BC2B7D8" w:rsidR="006227C4" w:rsidRDefault="006227C4" w:rsidP="000B3E65">
      <w:pPr>
        <w:spacing w:after="120" w:line="22" w:lineRule="atLeast"/>
        <w:ind w:left="115" w:right="1454" w:firstLine="0"/>
        <w:rPr>
          <w:ins w:id="701" w:author="adm" w:date="2016-12-25T15:19:00Z"/>
          <w:rFonts w:asciiTheme="majorBidi" w:eastAsia="Arial" w:hAnsiTheme="majorBidi" w:cstheme="majorBidi"/>
          <w:b/>
          <w:i/>
          <w:sz w:val="22"/>
        </w:rPr>
      </w:pPr>
    </w:p>
    <w:p w14:paraId="2813C8E4" w14:textId="23B6405F" w:rsidR="006227C4" w:rsidRDefault="006227C4" w:rsidP="000B3E65">
      <w:pPr>
        <w:spacing w:after="120" w:line="22" w:lineRule="atLeast"/>
        <w:ind w:left="115" w:right="1454" w:firstLine="0"/>
        <w:rPr>
          <w:ins w:id="702" w:author="adm" w:date="2016-12-25T15:19:00Z"/>
          <w:rFonts w:asciiTheme="majorBidi" w:eastAsia="Arial" w:hAnsiTheme="majorBidi" w:cstheme="majorBidi"/>
          <w:b/>
          <w:i/>
          <w:sz w:val="22"/>
        </w:rPr>
      </w:pPr>
    </w:p>
    <w:p w14:paraId="21D04EC9" w14:textId="3D71DF24" w:rsidR="006227C4" w:rsidRDefault="006227C4" w:rsidP="000B3E65">
      <w:pPr>
        <w:spacing w:after="120" w:line="22" w:lineRule="atLeast"/>
        <w:ind w:left="115" w:right="1454" w:firstLine="0"/>
        <w:rPr>
          <w:ins w:id="703" w:author="adm" w:date="2016-12-25T15:19:00Z"/>
          <w:rFonts w:asciiTheme="majorBidi" w:eastAsia="Arial" w:hAnsiTheme="majorBidi" w:cstheme="majorBidi"/>
          <w:b/>
          <w:i/>
          <w:sz w:val="22"/>
        </w:rPr>
      </w:pPr>
    </w:p>
    <w:p w14:paraId="548A4331" w14:textId="0FBE39E2" w:rsidR="006227C4" w:rsidRDefault="006227C4" w:rsidP="000B3E65">
      <w:pPr>
        <w:spacing w:after="120" w:line="22" w:lineRule="atLeast"/>
        <w:ind w:left="115" w:right="1454" w:firstLine="0"/>
        <w:rPr>
          <w:ins w:id="704" w:author="adm" w:date="2016-12-25T15:19:00Z"/>
          <w:rFonts w:asciiTheme="majorBidi" w:eastAsia="Arial" w:hAnsiTheme="majorBidi" w:cstheme="majorBidi"/>
          <w:b/>
          <w:i/>
          <w:sz w:val="22"/>
        </w:rPr>
      </w:pPr>
    </w:p>
    <w:p w14:paraId="0FBF5C9C" w14:textId="25EAD79C" w:rsidR="006227C4" w:rsidRDefault="006227C4" w:rsidP="000B3E65">
      <w:pPr>
        <w:spacing w:after="120" w:line="22" w:lineRule="atLeast"/>
        <w:ind w:left="115" w:right="1454" w:firstLine="0"/>
        <w:rPr>
          <w:ins w:id="705" w:author="adm" w:date="2016-12-25T15:19:00Z"/>
          <w:rFonts w:asciiTheme="majorBidi" w:eastAsia="Arial" w:hAnsiTheme="majorBidi" w:cstheme="majorBidi"/>
          <w:b/>
          <w:i/>
          <w:sz w:val="22"/>
        </w:rPr>
      </w:pPr>
    </w:p>
    <w:p w14:paraId="3D5E35F7" w14:textId="531136B7" w:rsidR="006227C4" w:rsidRDefault="006227C4" w:rsidP="000B3E65">
      <w:pPr>
        <w:spacing w:after="120" w:line="22" w:lineRule="atLeast"/>
        <w:ind w:left="115" w:right="1454" w:firstLine="0"/>
        <w:rPr>
          <w:ins w:id="706" w:author="adm" w:date="2016-12-25T15:19:00Z"/>
          <w:rFonts w:asciiTheme="majorBidi" w:eastAsia="Arial" w:hAnsiTheme="majorBidi" w:cstheme="majorBidi"/>
          <w:b/>
          <w:i/>
          <w:sz w:val="22"/>
        </w:rPr>
      </w:pPr>
    </w:p>
    <w:p w14:paraId="566CE033" w14:textId="038A2055" w:rsidR="006227C4" w:rsidRDefault="006227C4" w:rsidP="000B3E65">
      <w:pPr>
        <w:spacing w:after="120" w:line="22" w:lineRule="atLeast"/>
        <w:ind w:left="115" w:right="1454" w:firstLine="0"/>
        <w:rPr>
          <w:ins w:id="707" w:author="adm" w:date="2016-12-25T15:19:00Z"/>
          <w:rFonts w:asciiTheme="majorBidi" w:eastAsia="Arial" w:hAnsiTheme="majorBidi" w:cstheme="majorBidi"/>
          <w:b/>
          <w:i/>
          <w:sz w:val="22"/>
        </w:rPr>
      </w:pPr>
    </w:p>
    <w:p w14:paraId="65071CA4" w14:textId="090969EE" w:rsidR="006227C4" w:rsidRDefault="006227C4" w:rsidP="000B3E65">
      <w:pPr>
        <w:spacing w:after="120" w:line="22" w:lineRule="atLeast"/>
        <w:ind w:left="115" w:right="1454" w:firstLine="0"/>
        <w:rPr>
          <w:ins w:id="708" w:author="adm" w:date="2016-12-25T15:19:00Z"/>
          <w:rFonts w:asciiTheme="majorBidi" w:eastAsia="Arial" w:hAnsiTheme="majorBidi" w:cstheme="majorBidi"/>
          <w:b/>
          <w:i/>
          <w:sz w:val="22"/>
        </w:rPr>
      </w:pPr>
    </w:p>
    <w:p w14:paraId="49317E71" w14:textId="40B2A008" w:rsidR="006227C4" w:rsidRDefault="006227C4" w:rsidP="000B3E65">
      <w:pPr>
        <w:spacing w:after="120" w:line="22" w:lineRule="atLeast"/>
        <w:ind w:left="115" w:right="1454" w:firstLine="0"/>
        <w:rPr>
          <w:ins w:id="709" w:author="adm" w:date="2016-12-25T15:19:00Z"/>
          <w:rFonts w:asciiTheme="majorBidi" w:eastAsia="Arial" w:hAnsiTheme="majorBidi" w:cstheme="majorBidi"/>
          <w:b/>
          <w:i/>
          <w:sz w:val="22"/>
        </w:rPr>
      </w:pPr>
    </w:p>
    <w:p w14:paraId="1FB22029" w14:textId="2AD9BD36" w:rsidR="006227C4" w:rsidRDefault="006227C4" w:rsidP="000B3E65">
      <w:pPr>
        <w:spacing w:after="120" w:line="22" w:lineRule="atLeast"/>
        <w:ind w:left="115" w:right="1454" w:firstLine="0"/>
        <w:rPr>
          <w:ins w:id="710" w:author="adm" w:date="2016-12-25T15:19:00Z"/>
          <w:rFonts w:asciiTheme="majorBidi" w:eastAsia="Arial" w:hAnsiTheme="majorBidi" w:cstheme="majorBidi"/>
          <w:b/>
          <w:i/>
          <w:sz w:val="22"/>
        </w:rPr>
      </w:pPr>
    </w:p>
    <w:p w14:paraId="7E3C8C97" w14:textId="558A5014" w:rsidR="006227C4" w:rsidRDefault="006227C4" w:rsidP="000B3E65">
      <w:pPr>
        <w:spacing w:after="120" w:line="22" w:lineRule="atLeast"/>
        <w:ind w:left="115" w:right="1454" w:firstLine="0"/>
        <w:rPr>
          <w:ins w:id="711" w:author="adm" w:date="2016-12-25T15:19:00Z"/>
          <w:rFonts w:asciiTheme="majorBidi" w:eastAsia="Arial" w:hAnsiTheme="majorBidi" w:cstheme="majorBidi"/>
          <w:b/>
          <w:i/>
          <w:sz w:val="22"/>
        </w:rPr>
      </w:pPr>
    </w:p>
    <w:p w14:paraId="362F0521" w14:textId="451C5645" w:rsidR="006227C4" w:rsidRDefault="006227C4" w:rsidP="000B3E65">
      <w:pPr>
        <w:spacing w:after="120" w:line="22" w:lineRule="atLeast"/>
        <w:ind w:left="115" w:right="1454" w:firstLine="0"/>
        <w:rPr>
          <w:ins w:id="712" w:author="adm" w:date="2016-12-25T15:19:00Z"/>
          <w:rFonts w:asciiTheme="majorBidi" w:eastAsia="Arial" w:hAnsiTheme="majorBidi" w:cstheme="majorBidi"/>
          <w:b/>
          <w:i/>
          <w:sz w:val="22"/>
        </w:rPr>
      </w:pPr>
    </w:p>
    <w:p w14:paraId="6B267220" w14:textId="1812E798" w:rsidR="006227C4" w:rsidRDefault="006227C4" w:rsidP="000B3E65">
      <w:pPr>
        <w:spacing w:after="120" w:line="22" w:lineRule="atLeast"/>
        <w:ind w:left="115" w:right="1454" w:firstLine="0"/>
        <w:rPr>
          <w:ins w:id="713" w:author="adm" w:date="2016-12-25T15:19:00Z"/>
          <w:rFonts w:asciiTheme="majorBidi" w:eastAsia="Arial" w:hAnsiTheme="majorBidi" w:cstheme="majorBidi"/>
          <w:b/>
          <w:i/>
          <w:sz w:val="22"/>
        </w:rPr>
      </w:pPr>
    </w:p>
    <w:p w14:paraId="284B77FB" w14:textId="4DFBB91A" w:rsidR="006227C4" w:rsidRDefault="006227C4" w:rsidP="000B3E65">
      <w:pPr>
        <w:spacing w:after="120" w:line="22" w:lineRule="atLeast"/>
        <w:ind w:left="115" w:right="1454" w:firstLine="0"/>
        <w:rPr>
          <w:ins w:id="714" w:author="adm" w:date="2016-12-25T15:19:00Z"/>
          <w:rFonts w:asciiTheme="majorBidi" w:eastAsia="Arial" w:hAnsiTheme="majorBidi" w:cstheme="majorBidi"/>
          <w:b/>
          <w:i/>
          <w:sz w:val="22"/>
        </w:rPr>
      </w:pPr>
    </w:p>
    <w:p w14:paraId="4CF90704" w14:textId="0639E358" w:rsidR="006227C4" w:rsidRDefault="006227C4" w:rsidP="000B3E65">
      <w:pPr>
        <w:spacing w:after="120" w:line="22" w:lineRule="atLeast"/>
        <w:ind w:left="115" w:right="1454" w:firstLine="0"/>
        <w:rPr>
          <w:ins w:id="715" w:author="adm" w:date="2016-12-25T15:19:00Z"/>
          <w:rFonts w:asciiTheme="majorBidi" w:eastAsia="Arial" w:hAnsiTheme="majorBidi" w:cstheme="majorBidi"/>
          <w:b/>
          <w:i/>
          <w:sz w:val="22"/>
        </w:rPr>
      </w:pPr>
    </w:p>
    <w:p w14:paraId="75D363E2" w14:textId="3A2B6516" w:rsidR="006227C4" w:rsidRDefault="006227C4" w:rsidP="000B3E65">
      <w:pPr>
        <w:spacing w:after="120" w:line="22" w:lineRule="atLeast"/>
        <w:ind w:left="115" w:right="1454" w:firstLine="0"/>
        <w:rPr>
          <w:ins w:id="716" w:author="adm" w:date="2016-12-25T15:19:00Z"/>
          <w:rFonts w:asciiTheme="majorBidi" w:eastAsia="Arial" w:hAnsiTheme="majorBidi" w:cstheme="majorBidi"/>
          <w:b/>
          <w:i/>
          <w:sz w:val="22"/>
        </w:rPr>
      </w:pPr>
    </w:p>
    <w:p w14:paraId="2DD1D662" w14:textId="7743AD5B" w:rsidR="006227C4" w:rsidRDefault="006227C4" w:rsidP="000B3E65">
      <w:pPr>
        <w:spacing w:after="120" w:line="22" w:lineRule="atLeast"/>
        <w:ind w:left="115" w:right="1454" w:firstLine="0"/>
        <w:rPr>
          <w:ins w:id="717" w:author="adm" w:date="2016-12-25T15:19:00Z"/>
          <w:rFonts w:asciiTheme="majorBidi" w:eastAsia="Arial" w:hAnsiTheme="majorBidi" w:cstheme="majorBidi"/>
          <w:b/>
          <w:i/>
          <w:sz w:val="22"/>
        </w:rPr>
      </w:pPr>
    </w:p>
    <w:p w14:paraId="7A5E60AF" w14:textId="7C1B6924" w:rsidR="006227C4" w:rsidRDefault="006227C4" w:rsidP="000B3E65">
      <w:pPr>
        <w:spacing w:after="120" w:line="22" w:lineRule="atLeast"/>
        <w:ind w:left="115" w:right="1454" w:firstLine="0"/>
        <w:rPr>
          <w:ins w:id="718" w:author="adm" w:date="2016-12-25T15:19:00Z"/>
          <w:rFonts w:asciiTheme="majorBidi" w:eastAsia="Arial" w:hAnsiTheme="majorBidi" w:cstheme="majorBidi"/>
          <w:b/>
          <w:i/>
          <w:sz w:val="22"/>
        </w:rPr>
      </w:pPr>
    </w:p>
    <w:p w14:paraId="429D7959" w14:textId="1FA2ADCC" w:rsidR="006227C4" w:rsidRDefault="006227C4" w:rsidP="000B3E65">
      <w:pPr>
        <w:spacing w:after="120" w:line="22" w:lineRule="atLeast"/>
        <w:ind w:left="115" w:right="1454" w:firstLine="0"/>
        <w:rPr>
          <w:ins w:id="719" w:author="adm" w:date="2016-12-25T15:19:00Z"/>
          <w:rFonts w:asciiTheme="majorBidi" w:eastAsia="Arial" w:hAnsiTheme="majorBidi" w:cstheme="majorBidi"/>
          <w:b/>
          <w:i/>
          <w:sz w:val="22"/>
        </w:rPr>
      </w:pPr>
    </w:p>
    <w:p w14:paraId="3EF23896" w14:textId="0E546B33" w:rsidR="006227C4" w:rsidRDefault="006227C4" w:rsidP="000B3E65">
      <w:pPr>
        <w:spacing w:after="120" w:line="22" w:lineRule="atLeast"/>
        <w:ind w:left="115" w:right="1454" w:firstLine="0"/>
        <w:rPr>
          <w:ins w:id="720" w:author="adm" w:date="2016-12-25T15:19:00Z"/>
          <w:rFonts w:asciiTheme="majorBidi" w:eastAsia="Arial" w:hAnsiTheme="majorBidi" w:cstheme="majorBidi"/>
          <w:b/>
          <w:i/>
          <w:sz w:val="22"/>
        </w:rPr>
      </w:pPr>
    </w:p>
    <w:p w14:paraId="57A13162" w14:textId="0C68916D" w:rsidR="006227C4" w:rsidRDefault="006227C4" w:rsidP="000B3E65">
      <w:pPr>
        <w:spacing w:after="120" w:line="22" w:lineRule="atLeast"/>
        <w:ind w:left="115" w:right="1454" w:firstLine="0"/>
        <w:rPr>
          <w:ins w:id="721" w:author="adm" w:date="2016-12-25T15:19:00Z"/>
          <w:rFonts w:asciiTheme="majorBidi" w:eastAsia="Arial" w:hAnsiTheme="majorBidi" w:cstheme="majorBidi"/>
          <w:b/>
          <w:i/>
          <w:sz w:val="22"/>
        </w:rPr>
      </w:pPr>
    </w:p>
    <w:p w14:paraId="229FB9E6" w14:textId="77777777" w:rsidR="006227C4" w:rsidRDefault="006227C4" w:rsidP="000B3E65">
      <w:pPr>
        <w:spacing w:after="120" w:line="22" w:lineRule="atLeast"/>
        <w:ind w:left="115" w:right="1454" w:firstLine="0"/>
        <w:rPr>
          <w:ins w:id="722" w:author="hp" w:date="2016-12-22T23:08:00Z"/>
          <w:rFonts w:asciiTheme="majorBidi" w:eastAsia="Arial" w:hAnsiTheme="majorBidi" w:cstheme="majorBidi"/>
          <w:b/>
          <w:i/>
          <w:sz w:val="22"/>
        </w:rPr>
      </w:pPr>
    </w:p>
    <w:tbl>
      <w:tblPr>
        <w:tblStyle w:val="af"/>
        <w:tblW w:w="10050" w:type="dxa"/>
        <w:tblInd w:w="115" w:type="dxa"/>
        <w:tblLook w:val="04A0" w:firstRow="1" w:lastRow="0" w:firstColumn="1" w:lastColumn="0" w:noHBand="0" w:noVBand="1"/>
        <w:tblPrChange w:id="723" w:author="hp" w:date="2016-12-22T23:25:00Z">
          <w:tblPr>
            <w:tblStyle w:val="af"/>
            <w:tblW w:w="0" w:type="auto"/>
            <w:tblInd w:w="115" w:type="dxa"/>
            <w:tblLook w:val="04A0" w:firstRow="1" w:lastRow="0" w:firstColumn="1" w:lastColumn="0" w:noHBand="0" w:noVBand="1"/>
          </w:tblPr>
        </w:tblPrChange>
      </w:tblPr>
      <w:tblGrid>
        <w:gridCol w:w="5190"/>
        <w:gridCol w:w="4860"/>
        <w:tblGridChange w:id="724">
          <w:tblGrid>
            <w:gridCol w:w="5190"/>
            <w:gridCol w:w="3726"/>
          </w:tblGrid>
        </w:tblGridChange>
      </w:tblGrid>
      <w:tr w:rsidR="000C0FB8" w:rsidDel="005C1380" w14:paraId="176DF343" w14:textId="1B582A3D" w:rsidTr="00884C49">
        <w:trPr>
          <w:ins w:id="725" w:author="hp" w:date="2016-12-22T23:08:00Z"/>
          <w:del w:id="726" w:author="adm" w:date="2016-12-25T16:13:00Z"/>
        </w:trPr>
        <w:tc>
          <w:tcPr>
            <w:tcW w:w="5190" w:type="dxa"/>
            <w:tcPrChange w:id="727" w:author="hp" w:date="2016-12-22T23:25:00Z">
              <w:tcPr>
                <w:tcW w:w="5190" w:type="dxa"/>
              </w:tcPr>
            </w:tcPrChange>
          </w:tcPr>
          <w:p w14:paraId="6849345A" w14:textId="4A00FE56" w:rsidR="00AA3DA1" w:rsidDel="005C1380" w:rsidRDefault="00BE554F" w:rsidP="000B3E65">
            <w:pPr>
              <w:spacing w:after="120" w:line="22" w:lineRule="atLeast"/>
              <w:ind w:left="0" w:right="1454" w:firstLine="0"/>
              <w:rPr>
                <w:ins w:id="728" w:author="hp" w:date="2016-12-22T23:08:00Z"/>
                <w:del w:id="729" w:author="adm" w:date="2016-12-25T16:13:00Z"/>
                <w:rFonts w:asciiTheme="majorBidi" w:eastAsia="Arial" w:hAnsiTheme="majorBidi" w:cstheme="majorBidi"/>
                <w:b/>
                <w:i/>
                <w:sz w:val="22"/>
              </w:rPr>
            </w:pPr>
            <w:ins w:id="730" w:author="hp" w:date="2016-12-22T23:40:00Z">
              <w:del w:id="731" w:author="adm" w:date="2016-12-25T16:13:00Z">
                <w:r w:rsidRPr="00DB0A23" w:rsidDel="005C1380">
                  <w:rPr>
                    <w:rFonts w:asciiTheme="majorBidi" w:hAnsiTheme="majorBidi" w:cstheme="majorBidi"/>
                    <w:i/>
                    <w:sz w:val="22"/>
                  </w:rPr>
                  <w:delText>PROMELA</w:delText>
                </w:r>
              </w:del>
            </w:ins>
          </w:p>
        </w:tc>
        <w:tc>
          <w:tcPr>
            <w:tcW w:w="4860" w:type="dxa"/>
            <w:tcPrChange w:id="732" w:author="hp" w:date="2016-12-22T23:25:00Z">
              <w:tcPr>
                <w:tcW w:w="3330" w:type="dxa"/>
              </w:tcPr>
            </w:tcPrChange>
          </w:tcPr>
          <w:p w14:paraId="5B6A488B" w14:textId="2329F2E6" w:rsidR="00AA3DA1" w:rsidDel="005C1380" w:rsidRDefault="00BE554F" w:rsidP="000B3E65">
            <w:pPr>
              <w:spacing w:after="120" w:line="22" w:lineRule="atLeast"/>
              <w:ind w:left="0" w:right="1454" w:firstLine="0"/>
              <w:rPr>
                <w:ins w:id="733" w:author="hp" w:date="2016-12-22T23:08:00Z"/>
                <w:del w:id="734" w:author="adm" w:date="2016-12-25T16:13:00Z"/>
                <w:rFonts w:asciiTheme="majorBidi" w:eastAsia="Arial" w:hAnsiTheme="majorBidi" w:cstheme="majorBidi"/>
                <w:b/>
                <w:i/>
                <w:sz w:val="22"/>
              </w:rPr>
            </w:pPr>
            <w:ins w:id="735" w:author="hp" w:date="2016-12-22T23:39:00Z">
              <w:del w:id="736" w:author="adm" w:date="2016-12-25T16:13:00Z">
                <w:r w:rsidDel="005C1380">
                  <w:rPr>
                    <w:rFonts w:asciiTheme="majorBidi" w:eastAsia="Arial" w:hAnsiTheme="majorBidi" w:cstheme="majorBidi"/>
                    <w:b/>
                    <w:i/>
                    <w:sz w:val="22"/>
                  </w:rPr>
                  <w:delText>Program graph</w:delText>
                </w:r>
              </w:del>
            </w:ins>
          </w:p>
        </w:tc>
      </w:tr>
      <w:tr w:rsidR="00AA3DA1" w:rsidDel="005C1380" w14:paraId="44B8899F" w14:textId="0A488E25" w:rsidTr="00884C49">
        <w:trPr>
          <w:ins w:id="737" w:author="hp" w:date="2016-12-22T23:08:00Z"/>
          <w:del w:id="738" w:author="adm" w:date="2016-12-25T16:13:00Z"/>
        </w:trPr>
        <w:tc>
          <w:tcPr>
            <w:tcW w:w="5190" w:type="dxa"/>
            <w:tcPrChange w:id="739" w:author="hp" w:date="2016-12-22T23:25:00Z">
              <w:tcPr>
                <w:tcW w:w="5190" w:type="dxa"/>
              </w:tcPr>
            </w:tcPrChange>
          </w:tcPr>
          <w:p w14:paraId="670CAB5F" w14:textId="32C47597" w:rsidR="00AA3DA1" w:rsidRPr="003711C1" w:rsidDel="005C1380" w:rsidRDefault="00AA3DA1">
            <w:pPr>
              <w:spacing w:after="0" w:line="22" w:lineRule="atLeast"/>
              <w:ind w:left="115" w:right="288" w:firstLine="0"/>
              <w:rPr>
                <w:ins w:id="740" w:author="hp" w:date="2016-12-22T23:09:00Z"/>
                <w:del w:id="741" w:author="adm" w:date="2016-12-25T16:13:00Z"/>
                <w:rFonts w:asciiTheme="majorBidi" w:eastAsia="Arial" w:hAnsiTheme="majorBidi" w:cstheme="majorBidi"/>
                <w:bCs/>
                <w:iCs/>
                <w:sz w:val="22"/>
                <w:rPrChange w:id="742" w:author="hp" w:date="2016-12-22T23:46:00Z">
                  <w:rPr>
                    <w:ins w:id="743" w:author="hp" w:date="2016-12-22T23:09:00Z"/>
                    <w:del w:id="744" w:author="adm" w:date="2016-12-25T16:13:00Z"/>
                    <w:rFonts w:asciiTheme="majorBidi" w:eastAsia="Arial" w:hAnsiTheme="majorBidi" w:cstheme="majorBidi"/>
                    <w:b/>
                    <w:i/>
                    <w:sz w:val="22"/>
                  </w:rPr>
                </w:rPrChange>
              </w:rPr>
              <w:pPrChange w:id="745" w:author="hp" w:date="2016-12-22T23:10:00Z">
                <w:pPr>
                  <w:spacing w:after="120" w:line="22" w:lineRule="atLeast"/>
                  <w:ind w:left="115" w:right="1454" w:firstLine="0"/>
                </w:pPr>
              </w:pPrChange>
            </w:pPr>
            <w:ins w:id="746" w:author="hp" w:date="2016-12-22T23:08:00Z">
              <w:del w:id="747" w:author="adm" w:date="2016-12-25T16:13:00Z">
                <w:r w:rsidRPr="003711C1" w:rsidDel="005C1380">
                  <w:rPr>
                    <w:rFonts w:asciiTheme="majorBidi" w:eastAsia="Arial" w:hAnsiTheme="majorBidi" w:cstheme="majorBidi"/>
                    <w:bCs/>
                    <w:iCs/>
                    <w:sz w:val="22"/>
                    <w:rPrChange w:id="748" w:author="hp" w:date="2016-12-22T23:46:00Z">
                      <w:rPr>
                        <w:rFonts w:asciiTheme="majorBidi" w:eastAsia="Arial" w:hAnsiTheme="majorBidi" w:cstheme="majorBidi"/>
                        <w:b/>
                        <w:i/>
                        <w:sz w:val="22"/>
                      </w:rPr>
                    </w:rPrChange>
                  </w:rPr>
                  <w:delText>#</w:delText>
                </w:r>
              </w:del>
            </w:ins>
            <w:ins w:id="749" w:author="hp" w:date="2016-12-22T23:09:00Z">
              <w:del w:id="750" w:author="adm" w:date="2016-12-25T16:13:00Z">
                <w:r w:rsidRPr="003711C1" w:rsidDel="005C1380">
                  <w:rPr>
                    <w:rFonts w:asciiTheme="majorBidi" w:eastAsia="Arial" w:hAnsiTheme="majorBidi" w:cstheme="majorBidi"/>
                    <w:bCs/>
                    <w:iCs/>
                    <w:sz w:val="22"/>
                    <w:rPrChange w:id="751" w:author="hp" w:date="2016-12-22T23:46:00Z">
                      <w:rPr>
                        <w:rFonts w:asciiTheme="majorBidi" w:eastAsia="Arial" w:hAnsiTheme="majorBidi" w:cstheme="majorBidi"/>
                        <w:b/>
                        <w:i/>
                        <w:sz w:val="22"/>
                      </w:rPr>
                    </w:rPrChange>
                  </w:rPr>
                  <w:delText xml:space="preserve"> define max 5;</w:delText>
                </w:r>
              </w:del>
            </w:ins>
          </w:p>
          <w:p w14:paraId="6C1744C9" w14:textId="35DFE1C5" w:rsidR="00AA3DA1" w:rsidRPr="003711C1" w:rsidDel="005C1380" w:rsidRDefault="00AA3DA1">
            <w:pPr>
              <w:spacing w:after="0" w:line="22" w:lineRule="atLeast"/>
              <w:ind w:left="115" w:right="288" w:firstLine="0"/>
              <w:rPr>
                <w:ins w:id="752" w:author="hp" w:date="2016-12-22T23:09:00Z"/>
                <w:del w:id="753" w:author="adm" w:date="2016-12-25T16:13:00Z"/>
                <w:rFonts w:asciiTheme="majorBidi" w:eastAsia="Arial" w:hAnsiTheme="majorBidi" w:cstheme="majorBidi"/>
                <w:bCs/>
                <w:iCs/>
                <w:sz w:val="22"/>
                <w:rPrChange w:id="754" w:author="hp" w:date="2016-12-22T23:46:00Z">
                  <w:rPr>
                    <w:ins w:id="755" w:author="hp" w:date="2016-12-22T23:09:00Z"/>
                    <w:del w:id="756" w:author="adm" w:date="2016-12-25T16:13:00Z"/>
                    <w:rFonts w:asciiTheme="majorBidi" w:eastAsia="Arial" w:hAnsiTheme="majorBidi" w:cstheme="majorBidi"/>
                    <w:b/>
                    <w:i/>
                    <w:sz w:val="22"/>
                  </w:rPr>
                </w:rPrChange>
              </w:rPr>
              <w:pPrChange w:id="757" w:author="hp" w:date="2016-12-22T23:10:00Z">
                <w:pPr>
                  <w:spacing w:after="120" w:line="22" w:lineRule="atLeast"/>
                  <w:ind w:left="115" w:right="1454" w:firstLine="0"/>
                </w:pPr>
              </w:pPrChange>
            </w:pPr>
            <w:ins w:id="758" w:author="hp" w:date="2016-12-22T23:09:00Z">
              <w:del w:id="759" w:author="adm" w:date="2016-12-25T16:13:00Z">
                <w:r w:rsidRPr="003711C1" w:rsidDel="005C1380">
                  <w:rPr>
                    <w:rFonts w:asciiTheme="majorBidi" w:eastAsia="Arial" w:hAnsiTheme="majorBidi" w:cstheme="majorBidi"/>
                    <w:bCs/>
                    <w:iCs/>
                    <w:sz w:val="22"/>
                    <w:rPrChange w:id="760" w:author="hp" w:date="2016-12-22T23:46:00Z">
                      <w:rPr>
                        <w:rFonts w:asciiTheme="majorBidi" w:eastAsia="Arial" w:hAnsiTheme="majorBidi" w:cstheme="majorBidi"/>
                        <w:b/>
                        <w:i/>
                        <w:sz w:val="22"/>
                      </w:rPr>
                    </w:rPrChange>
                  </w:rPr>
                  <w:delText>mtype = {start, selection, soda, beer};</w:delText>
                </w:r>
              </w:del>
            </w:ins>
          </w:p>
          <w:p w14:paraId="53B6B4BA" w14:textId="68E51A15" w:rsidR="00AA3DA1" w:rsidRPr="003711C1" w:rsidDel="005C1380" w:rsidRDefault="00AA3DA1">
            <w:pPr>
              <w:spacing w:after="0" w:line="22" w:lineRule="atLeast"/>
              <w:ind w:left="115" w:right="288" w:firstLine="0"/>
              <w:rPr>
                <w:ins w:id="761" w:author="hp" w:date="2016-12-22T23:09:00Z"/>
                <w:del w:id="762" w:author="adm" w:date="2016-12-25T16:13:00Z"/>
                <w:rFonts w:asciiTheme="majorBidi" w:eastAsia="Arial" w:hAnsiTheme="majorBidi" w:cstheme="majorBidi"/>
                <w:bCs/>
                <w:iCs/>
                <w:sz w:val="22"/>
                <w:rPrChange w:id="763" w:author="hp" w:date="2016-12-22T23:46:00Z">
                  <w:rPr>
                    <w:ins w:id="764" w:author="hp" w:date="2016-12-22T23:09:00Z"/>
                    <w:del w:id="765" w:author="adm" w:date="2016-12-25T16:13:00Z"/>
                    <w:rFonts w:asciiTheme="majorBidi" w:eastAsia="Arial" w:hAnsiTheme="majorBidi" w:cstheme="majorBidi"/>
                    <w:b/>
                    <w:i/>
                    <w:sz w:val="22"/>
                  </w:rPr>
                </w:rPrChange>
              </w:rPr>
              <w:pPrChange w:id="766" w:author="hp" w:date="2016-12-22T23:10:00Z">
                <w:pPr>
                  <w:spacing w:after="120" w:line="22" w:lineRule="atLeast"/>
                  <w:ind w:left="115" w:right="1454" w:firstLine="0"/>
                </w:pPr>
              </w:pPrChange>
            </w:pPr>
            <w:ins w:id="767" w:author="hp" w:date="2016-12-22T23:09:00Z">
              <w:del w:id="768" w:author="adm" w:date="2016-12-25T16:13:00Z">
                <w:r w:rsidRPr="003711C1" w:rsidDel="005C1380">
                  <w:rPr>
                    <w:rFonts w:asciiTheme="majorBidi" w:eastAsia="Arial" w:hAnsiTheme="majorBidi" w:cstheme="majorBidi"/>
                    <w:bCs/>
                    <w:iCs/>
                    <w:sz w:val="22"/>
                    <w:rPrChange w:id="769" w:author="hp" w:date="2016-12-22T23:46:00Z">
                      <w:rPr>
                        <w:rFonts w:asciiTheme="majorBidi" w:eastAsia="Arial" w:hAnsiTheme="majorBidi" w:cstheme="majorBidi"/>
                        <w:b/>
                        <w:i/>
                        <w:sz w:val="22"/>
                      </w:rPr>
                    </w:rPrChange>
                  </w:rPr>
                  <w:delText>byte nbeer=max;</w:delText>
                </w:r>
              </w:del>
            </w:ins>
          </w:p>
          <w:p w14:paraId="23401804" w14:textId="38267777" w:rsidR="00AA3DA1" w:rsidRPr="003711C1" w:rsidDel="005C1380" w:rsidRDefault="00AA3DA1">
            <w:pPr>
              <w:spacing w:after="0" w:line="22" w:lineRule="atLeast"/>
              <w:ind w:left="115" w:right="288" w:firstLine="0"/>
              <w:rPr>
                <w:ins w:id="770" w:author="hp" w:date="2016-12-22T23:09:00Z"/>
                <w:del w:id="771" w:author="adm" w:date="2016-12-25T16:13:00Z"/>
                <w:rFonts w:asciiTheme="majorBidi" w:eastAsia="Arial" w:hAnsiTheme="majorBidi" w:cstheme="majorBidi"/>
                <w:bCs/>
                <w:iCs/>
                <w:sz w:val="22"/>
                <w:rPrChange w:id="772" w:author="hp" w:date="2016-12-22T23:46:00Z">
                  <w:rPr>
                    <w:ins w:id="773" w:author="hp" w:date="2016-12-22T23:09:00Z"/>
                    <w:del w:id="774" w:author="adm" w:date="2016-12-25T16:13:00Z"/>
                    <w:rFonts w:asciiTheme="majorBidi" w:eastAsia="Arial" w:hAnsiTheme="majorBidi" w:cstheme="majorBidi"/>
                    <w:b/>
                    <w:i/>
                    <w:sz w:val="22"/>
                  </w:rPr>
                </w:rPrChange>
              </w:rPr>
              <w:pPrChange w:id="775" w:author="hp" w:date="2016-12-22T23:10:00Z">
                <w:pPr>
                  <w:spacing w:after="120" w:line="22" w:lineRule="atLeast"/>
                  <w:ind w:left="115" w:right="1454" w:firstLine="0"/>
                </w:pPr>
              </w:pPrChange>
            </w:pPr>
            <w:ins w:id="776" w:author="hp" w:date="2016-12-22T23:09:00Z">
              <w:del w:id="777" w:author="adm" w:date="2016-12-25T16:13:00Z">
                <w:r w:rsidRPr="003711C1" w:rsidDel="005C1380">
                  <w:rPr>
                    <w:rFonts w:asciiTheme="majorBidi" w:eastAsia="Arial" w:hAnsiTheme="majorBidi" w:cstheme="majorBidi"/>
                    <w:bCs/>
                    <w:iCs/>
                    <w:sz w:val="22"/>
                    <w:rPrChange w:id="778" w:author="hp" w:date="2016-12-22T23:46:00Z">
                      <w:rPr>
                        <w:rFonts w:asciiTheme="majorBidi" w:eastAsia="Arial" w:hAnsiTheme="majorBidi" w:cstheme="majorBidi"/>
                        <w:b/>
                        <w:i/>
                        <w:sz w:val="22"/>
                      </w:rPr>
                    </w:rPrChange>
                  </w:rPr>
                  <w:delText>byte nsoda=max;</w:delText>
                </w:r>
              </w:del>
            </w:ins>
          </w:p>
          <w:p w14:paraId="6CE62020" w14:textId="44525358" w:rsidR="00AA3DA1" w:rsidRPr="003711C1" w:rsidDel="005C1380" w:rsidRDefault="00AA3DA1">
            <w:pPr>
              <w:spacing w:after="0" w:line="22" w:lineRule="atLeast"/>
              <w:ind w:left="115" w:right="288" w:firstLine="0"/>
              <w:rPr>
                <w:ins w:id="779" w:author="hp" w:date="2016-12-22T23:09:00Z"/>
                <w:del w:id="780" w:author="adm" w:date="2016-12-25T16:13:00Z"/>
                <w:rFonts w:asciiTheme="majorBidi" w:eastAsia="Arial" w:hAnsiTheme="majorBidi" w:cstheme="majorBidi"/>
                <w:bCs/>
                <w:iCs/>
                <w:sz w:val="22"/>
                <w:rPrChange w:id="781" w:author="hp" w:date="2016-12-22T23:46:00Z">
                  <w:rPr>
                    <w:ins w:id="782" w:author="hp" w:date="2016-12-22T23:09:00Z"/>
                    <w:del w:id="783" w:author="adm" w:date="2016-12-25T16:13:00Z"/>
                    <w:rFonts w:asciiTheme="majorBidi" w:eastAsia="Arial" w:hAnsiTheme="majorBidi" w:cstheme="majorBidi"/>
                    <w:b/>
                    <w:i/>
                    <w:sz w:val="22"/>
                  </w:rPr>
                </w:rPrChange>
              </w:rPr>
              <w:pPrChange w:id="784" w:author="hp" w:date="2016-12-22T23:10:00Z">
                <w:pPr>
                  <w:spacing w:after="120" w:line="22" w:lineRule="atLeast"/>
                  <w:ind w:left="115" w:right="1454" w:firstLine="0"/>
                </w:pPr>
              </w:pPrChange>
            </w:pPr>
            <w:ins w:id="785" w:author="hp" w:date="2016-12-22T23:09:00Z">
              <w:del w:id="786" w:author="adm" w:date="2016-12-25T16:13:00Z">
                <w:r w:rsidRPr="003711C1" w:rsidDel="005C1380">
                  <w:rPr>
                    <w:rFonts w:asciiTheme="majorBidi" w:eastAsia="Arial" w:hAnsiTheme="majorBidi" w:cstheme="majorBidi"/>
                    <w:bCs/>
                    <w:iCs/>
                    <w:sz w:val="22"/>
                    <w:rPrChange w:id="787" w:author="hp" w:date="2016-12-22T23:46:00Z">
                      <w:rPr>
                        <w:rFonts w:asciiTheme="majorBidi" w:eastAsia="Arial" w:hAnsiTheme="majorBidi" w:cstheme="majorBidi"/>
                        <w:b/>
                        <w:i/>
                        <w:sz w:val="22"/>
                      </w:rPr>
                    </w:rPrChange>
                  </w:rPr>
                  <w:delText>mtype state=start;</w:delText>
                </w:r>
              </w:del>
            </w:ins>
          </w:p>
          <w:p w14:paraId="536B6130" w14:textId="2554432B" w:rsidR="00AA3DA1" w:rsidRPr="003711C1" w:rsidDel="005C1380" w:rsidRDefault="00AA3DA1">
            <w:pPr>
              <w:spacing w:after="0" w:line="22" w:lineRule="atLeast"/>
              <w:ind w:left="115" w:right="288" w:firstLine="0"/>
              <w:rPr>
                <w:ins w:id="788" w:author="hp" w:date="2016-12-22T23:09:00Z"/>
                <w:del w:id="789" w:author="adm" w:date="2016-12-25T16:13:00Z"/>
                <w:rFonts w:asciiTheme="majorBidi" w:eastAsia="Arial" w:hAnsiTheme="majorBidi" w:cstheme="majorBidi"/>
                <w:bCs/>
                <w:iCs/>
                <w:sz w:val="22"/>
                <w:rPrChange w:id="790" w:author="hp" w:date="2016-12-22T23:46:00Z">
                  <w:rPr>
                    <w:ins w:id="791" w:author="hp" w:date="2016-12-22T23:09:00Z"/>
                    <w:del w:id="792" w:author="adm" w:date="2016-12-25T16:13:00Z"/>
                    <w:rFonts w:asciiTheme="majorBidi" w:eastAsia="Arial" w:hAnsiTheme="majorBidi" w:cstheme="majorBidi"/>
                    <w:b/>
                    <w:i/>
                    <w:sz w:val="22"/>
                  </w:rPr>
                </w:rPrChange>
              </w:rPr>
              <w:pPrChange w:id="793" w:author="hp" w:date="2016-12-22T23:10:00Z">
                <w:pPr>
                  <w:spacing w:after="120" w:line="22" w:lineRule="atLeast"/>
                  <w:ind w:left="115" w:right="1454" w:firstLine="0"/>
                </w:pPr>
              </w:pPrChange>
            </w:pPr>
          </w:p>
          <w:p w14:paraId="597C4820" w14:textId="2CA18730" w:rsidR="00AA3DA1" w:rsidRPr="003711C1" w:rsidDel="005C1380" w:rsidRDefault="00AA3DA1">
            <w:pPr>
              <w:spacing w:after="0" w:line="22" w:lineRule="atLeast"/>
              <w:ind w:left="115" w:right="288" w:firstLine="0"/>
              <w:rPr>
                <w:ins w:id="794" w:author="hp" w:date="2016-12-22T23:09:00Z"/>
                <w:del w:id="795" w:author="adm" w:date="2016-12-25T16:13:00Z"/>
                <w:rFonts w:asciiTheme="majorBidi" w:eastAsia="Arial" w:hAnsiTheme="majorBidi" w:cstheme="majorBidi"/>
                <w:bCs/>
                <w:iCs/>
                <w:sz w:val="22"/>
                <w:rPrChange w:id="796" w:author="hp" w:date="2016-12-22T23:46:00Z">
                  <w:rPr>
                    <w:ins w:id="797" w:author="hp" w:date="2016-12-22T23:09:00Z"/>
                    <w:del w:id="798" w:author="adm" w:date="2016-12-25T16:13:00Z"/>
                    <w:rFonts w:asciiTheme="majorBidi" w:eastAsia="Arial" w:hAnsiTheme="majorBidi" w:cstheme="majorBidi"/>
                    <w:b/>
                    <w:i/>
                    <w:sz w:val="22"/>
                  </w:rPr>
                </w:rPrChange>
              </w:rPr>
              <w:pPrChange w:id="799" w:author="hp" w:date="2016-12-22T23:10:00Z">
                <w:pPr>
                  <w:spacing w:after="120" w:line="22" w:lineRule="atLeast"/>
                  <w:ind w:left="115" w:right="1454" w:firstLine="0"/>
                </w:pPr>
              </w:pPrChange>
            </w:pPr>
          </w:p>
          <w:p w14:paraId="0FE7DDBA" w14:textId="4BCC099D" w:rsidR="00AA3DA1" w:rsidRPr="003711C1" w:rsidDel="005C1380" w:rsidRDefault="00AA3DA1">
            <w:pPr>
              <w:spacing w:after="0" w:line="22" w:lineRule="atLeast"/>
              <w:ind w:left="115" w:right="288" w:firstLine="0"/>
              <w:rPr>
                <w:ins w:id="800" w:author="hp" w:date="2016-12-22T23:09:00Z"/>
                <w:del w:id="801" w:author="adm" w:date="2016-12-25T16:13:00Z"/>
                <w:rFonts w:asciiTheme="majorBidi" w:eastAsia="Arial" w:hAnsiTheme="majorBidi" w:cstheme="majorBidi"/>
                <w:bCs/>
                <w:iCs/>
                <w:sz w:val="22"/>
                <w:rPrChange w:id="802" w:author="hp" w:date="2016-12-22T23:46:00Z">
                  <w:rPr>
                    <w:ins w:id="803" w:author="hp" w:date="2016-12-22T23:09:00Z"/>
                    <w:del w:id="804" w:author="adm" w:date="2016-12-25T16:13:00Z"/>
                    <w:rFonts w:asciiTheme="majorBidi" w:eastAsia="Arial" w:hAnsiTheme="majorBidi" w:cstheme="majorBidi"/>
                    <w:b/>
                    <w:i/>
                    <w:sz w:val="22"/>
                  </w:rPr>
                </w:rPrChange>
              </w:rPr>
              <w:pPrChange w:id="805" w:author="hp" w:date="2016-12-22T23:10:00Z">
                <w:pPr>
                  <w:spacing w:after="120" w:line="22" w:lineRule="atLeast"/>
                  <w:ind w:left="115" w:right="1454" w:firstLine="0"/>
                </w:pPr>
              </w:pPrChange>
            </w:pPr>
            <w:ins w:id="806" w:author="hp" w:date="2016-12-22T23:09:00Z">
              <w:del w:id="807" w:author="adm" w:date="2016-12-25T16:13:00Z">
                <w:r w:rsidRPr="003711C1" w:rsidDel="005C1380">
                  <w:rPr>
                    <w:rFonts w:asciiTheme="majorBidi" w:eastAsia="Arial" w:hAnsiTheme="majorBidi" w:cstheme="majorBidi"/>
                    <w:bCs/>
                    <w:iCs/>
                    <w:sz w:val="22"/>
                    <w:rPrChange w:id="808" w:author="hp" w:date="2016-12-22T23:46:00Z">
                      <w:rPr>
                        <w:rFonts w:asciiTheme="majorBidi" w:eastAsia="Arial" w:hAnsiTheme="majorBidi" w:cstheme="majorBidi"/>
                        <w:b/>
                        <w:i/>
                        <w:sz w:val="22"/>
                      </w:rPr>
                    </w:rPrChange>
                  </w:rPr>
                  <w:delText>active proctype vm()</w:delText>
                </w:r>
                <w:r w:rsidRPr="003711C1" w:rsidDel="005C1380">
                  <w:rPr>
                    <w:rFonts w:asciiTheme="majorBidi" w:eastAsia="Arial" w:hAnsiTheme="majorBidi" w:cstheme="majorBidi"/>
                    <w:bCs/>
                    <w:iCs/>
                    <w:sz w:val="22"/>
                    <w:rPrChange w:id="809" w:author="hp" w:date="2016-12-22T23:46:00Z">
                      <w:rPr>
                        <w:rFonts w:asciiTheme="majorBidi" w:eastAsia="Arial" w:hAnsiTheme="majorBidi" w:cstheme="majorBidi"/>
                        <w:b/>
                        <w:i/>
                        <w:sz w:val="22"/>
                      </w:rPr>
                    </w:rPrChange>
                  </w:rPr>
                  <w:tab/>
                </w:r>
              </w:del>
            </w:ins>
          </w:p>
          <w:p w14:paraId="4D31E3D7" w14:textId="6D99A952" w:rsidR="00AA3DA1" w:rsidRPr="003711C1" w:rsidDel="005C1380" w:rsidRDefault="00AA3DA1">
            <w:pPr>
              <w:spacing w:after="0" w:line="22" w:lineRule="atLeast"/>
              <w:ind w:left="115" w:right="288" w:firstLine="0"/>
              <w:rPr>
                <w:ins w:id="810" w:author="hp" w:date="2016-12-22T23:09:00Z"/>
                <w:del w:id="811" w:author="adm" w:date="2016-12-25T16:13:00Z"/>
                <w:rFonts w:asciiTheme="majorBidi" w:eastAsia="Arial" w:hAnsiTheme="majorBidi" w:cstheme="majorBidi"/>
                <w:bCs/>
                <w:iCs/>
                <w:sz w:val="22"/>
                <w:rPrChange w:id="812" w:author="hp" w:date="2016-12-22T23:46:00Z">
                  <w:rPr>
                    <w:ins w:id="813" w:author="hp" w:date="2016-12-22T23:09:00Z"/>
                    <w:del w:id="814" w:author="adm" w:date="2016-12-25T16:13:00Z"/>
                    <w:rFonts w:asciiTheme="majorBidi" w:eastAsia="Arial" w:hAnsiTheme="majorBidi" w:cstheme="majorBidi"/>
                    <w:b/>
                    <w:i/>
                    <w:sz w:val="22"/>
                  </w:rPr>
                </w:rPrChange>
              </w:rPr>
              <w:pPrChange w:id="815" w:author="hp" w:date="2016-12-22T23:10:00Z">
                <w:pPr>
                  <w:spacing w:after="120" w:line="22" w:lineRule="atLeast"/>
                  <w:ind w:left="115" w:right="1454" w:firstLine="0"/>
                </w:pPr>
              </w:pPrChange>
            </w:pPr>
            <w:ins w:id="816" w:author="hp" w:date="2016-12-22T23:09:00Z">
              <w:del w:id="817" w:author="adm" w:date="2016-12-25T16:13:00Z">
                <w:r w:rsidRPr="003711C1" w:rsidDel="005C1380">
                  <w:rPr>
                    <w:rFonts w:asciiTheme="majorBidi" w:eastAsia="Arial" w:hAnsiTheme="majorBidi" w:cstheme="majorBidi"/>
                    <w:bCs/>
                    <w:iCs/>
                    <w:sz w:val="22"/>
                    <w:rPrChange w:id="818" w:author="hp" w:date="2016-12-22T23:46:00Z">
                      <w:rPr>
                        <w:rFonts w:asciiTheme="majorBidi" w:eastAsia="Arial" w:hAnsiTheme="majorBidi" w:cstheme="majorBidi"/>
                        <w:b/>
                        <w:i/>
                        <w:sz w:val="22"/>
                      </w:rPr>
                    </w:rPrChange>
                  </w:rPr>
                  <w:delText>{</w:delText>
                </w:r>
              </w:del>
            </w:ins>
          </w:p>
          <w:p w14:paraId="0DFE7C96" w14:textId="3B018E19" w:rsidR="00AA3DA1" w:rsidRPr="003711C1" w:rsidDel="005C1380" w:rsidRDefault="00AA3DA1">
            <w:pPr>
              <w:spacing w:after="0" w:line="22" w:lineRule="atLeast"/>
              <w:ind w:left="115" w:right="288" w:firstLine="0"/>
              <w:rPr>
                <w:ins w:id="819" w:author="hp" w:date="2016-12-22T23:09:00Z"/>
                <w:del w:id="820" w:author="adm" w:date="2016-12-25T16:13:00Z"/>
                <w:rFonts w:asciiTheme="majorBidi" w:eastAsia="Arial" w:hAnsiTheme="majorBidi" w:cstheme="majorBidi"/>
                <w:bCs/>
                <w:iCs/>
                <w:sz w:val="22"/>
                <w:rPrChange w:id="821" w:author="hp" w:date="2016-12-22T23:46:00Z">
                  <w:rPr>
                    <w:ins w:id="822" w:author="hp" w:date="2016-12-22T23:09:00Z"/>
                    <w:del w:id="823" w:author="adm" w:date="2016-12-25T16:13:00Z"/>
                    <w:rFonts w:asciiTheme="majorBidi" w:eastAsia="Arial" w:hAnsiTheme="majorBidi" w:cstheme="majorBidi"/>
                    <w:b/>
                    <w:i/>
                    <w:sz w:val="22"/>
                  </w:rPr>
                </w:rPrChange>
              </w:rPr>
              <w:pPrChange w:id="824" w:author="hp" w:date="2016-12-22T23:10:00Z">
                <w:pPr>
                  <w:spacing w:after="120" w:line="22" w:lineRule="atLeast"/>
                  <w:ind w:left="115" w:right="1454" w:firstLine="0"/>
                </w:pPr>
              </w:pPrChange>
            </w:pPr>
            <w:ins w:id="825" w:author="hp" w:date="2016-12-22T23:09:00Z">
              <w:del w:id="826" w:author="adm" w:date="2016-12-25T16:13:00Z">
                <w:r w:rsidRPr="003711C1" w:rsidDel="005C1380">
                  <w:rPr>
                    <w:rFonts w:asciiTheme="majorBidi" w:eastAsia="Arial" w:hAnsiTheme="majorBidi" w:cstheme="majorBidi"/>
                    <w:bCs/>
                    <w:iCs/>
                    <w:sz w:val="22"/>
                    <w:rPrChange w:id="827" w:author="hp" w:date="2016-12-22T23:46:00Z">
                      <w:rPr>
                        <w:rFonts w:asciiTheme="majorBidi" w:eastAsia="Arial" w:hAnsiTheme="majorBidi" w:cstheme="majorBidi"/>
                        <w:b/>
                        <w:i/>
                        <w:sz w:val="22"/>
                      </w:rPr>
                    </w:rPrChange>
                  </w:rPr>
                  <w:delText>nsoda=5;</w:delText>
                </w:r>
              </w:del>
            </w:ins>
          </w:p>
          <w:p w14:paraId="76FE32EC" w14:textId="45B530B8" w:rsidR="00AA3DA1" w:rsidRPr="003711C1" w:rsidDel="005C1380" w:rsidRDefault="00AA3DA1">
            <w:pPr>
              <w:spacing w:after="0" w:line="22" w:lineRule="atLeast"/>
              <w:ind w:left="115" w:right="288" w:firstLine="0"/>
              <w:rPr>
                <w:ins w:id="828" w:author="hp" w:date="2016-12-22T23:09:00Z"/>
                <w:del w:id="829" w:author="adm" w:date="2016-12-25T16:13:00Z"/>
                <w:rFonts w:asciiTheme="majorBidi" w:eastAsia="Arial" w:hAnsiTheme="majorBidi" w:cstheme="majorBidi"/>
                <w:bCs/>
                <w:iCs/>
                <w:sz w:val="22"/>
                <w:rPrChange w:id="830" w:author="hp" w:date="2016-12-22T23:46:00Z">
                  <w:rPr>
                    <w:ins w:id="831" w:author="hp" w:date="2016-12-22T23:09:00Z"/>
                    <w:del w:id="832" w:author="adm" w:date="2016-12-25T16:13:00Z"/>
                    <w:rFonts w:asciiTheme="majorBidi" w:eastAsia="Arial" w:hAnsiTheme="majorBidi" w:cstheme="majorBidi"/>
                    <w:b/>
                    <w:i/>
                    <w:sz w:val="22"/>
                  </w:rPr>
                </w:rPrChange>
              </w:rPr>
              <w:pPrChange w:id="833" w:author="hp" w:date="2016-12-22T23:10:00Z">
                <w:pPr>
                  <w:spacing w:after="120" w:line="22" w:lineRule="atLeast"/>
                  <w:ind w:left="115" w:right="1454" w:firstLine="0"/>
                </w:pPr>
              </w:pPrChange>
            </w:pPr>
            <w:ins w:id="834" w:author="hp" w:date="2016-12-22T23:09:00Z">
              <w:del w:id="835" w:author="adm" w:date="2016-12-25T16:13:00Z">
                <w:r w:rsidRPr="003711C1" w:rsidDel="005C1380">
                  <w:rPr>
                    <w:rFonts w:asciiTheme="majorBidi" w:eastAsia="Arial" w:hAnsiTheme="majorBidi" w:cstheme="majorBidi"/>
                    <w:bCs/>
                    <w:iCs/>
                    <w:sz w:val="22"/>
                    <w:rPrChange w:id="836" w:author="hp" w:date="2016-12-22T23:46:00Z">
                      <w:rPr>
                        <w:rFonts w:asciiTheme="majorBidi" w:eastAsia="Arial" w:hAnsiTheme="majorBidi" w:cstheme="majorBidi"/>
                        <w:b/>
                        <w:i/>
                        <w:sz w:val="22"/>
                      </w:rPr>
                    </w:rPrChange>
                  </w:rPr>
                  <w:delText>nbeer=5;</w:delText>
                </w:r>
              </w:del>
            </w:ins>
          </w:p>
          <w:p w14:paraId="10F47CED" w14:textId="531AE24D" w:rsidR="00AA3DA1" w:rsidRPr="003711C1" w:rsidDel="005C1380" w:rsidRDefault="00AA3DA1">
            <w:pPr>
              <w:spacing w:after="0" w:line="22" w:lineRule="atLeast"/>
              <w:ind w:left="115" w:right="288" w:firstLine="0"/>
              <w:rPr>
                <w:ins w:id="837" w:author="hp" w:date="2016-12-22T23:09:00Z"/>
                <w:del w:id="838" w:author="adm" w:date="2016-12-25T16:13:00Z"/>
                <w:rFonts w:asciiTheme="majorBidi" w:eastAsia="Arial" w:hAnsiTheme="majorBidi" w:cstheme="majorBidi"/>
                <w:bCs/>
                <w:iCs/>
                <w:sz w:val="22"/>
                <w:rPrChange w:id="839" w:author="hp" w:date="2016-12-22T23:46:00Z">
                  <w:rPr>
                    <w:ins w:id="840" w:author="hp" w:date="2016-12-22T23:09:00Z"/>
                    <w:del w:id="841" w:author="adm" w:date="2016-12-25T16:13:00Z"/>
                    <w:rFonts w:asciiTheme="majorBidi" w:eastAsia="Arial" w:hAnsiTheme="majorBidi" w:cstheme="majorBidi"/>
                    <w:b/>
                    <w:i/>
                    <w:sz w:val="22"/>
                  </w:rPr>
                </w:rPrChange>
              </w:rPr>
              <w:pPrChange w:id="842" w:author="hp" w:date="2016-12-22T23:10:00Z">
                <w:pPr>
                  <w:spacing w:after="120" w:line="22" w:lineRule="atLeast"/>
                  <w:ind w:left="115" w:right="1454" w:firstLine="0"/>
                </w:pPr>
              </w:pPrChange>
            </w:pPr>
          </w:p>
          <w:p w14:paraId="0E6946E0" w14:textId="49688D8C" w:rsidR="00AA3DA1" w:rsidRPr="003711C1" w:rsidDel="005C1380" w:rsidRDefault="00AA3DA1">
            <w:pPr>
              <w:spacing w:after="0" w:line="22" w:lineRule="atLeast"/>
              <w:ind w:left="0" w:right="720" w:firstLine="0"/>
              <w:rPr>
                <w:ins w:id="843" w:author="hp" w:date="2016-12-22T23:09:00Z"/>
                <w:del w:id="844" w:author="adm" w:date="2016-12-25T16:13:00Z"/>
                <w:rFonts w:asciiTheme="majorBidi" w:eastAsia="Arial" w:hAnsiTheme="majorBidi" w:cstheme="majorBidi"/>
                <w:bCs/>
                <w:iCs/>
                <w:sz w:val="22"/>
                <w:rPrChange w:id="845" w:author="hp" w:date="2016-12-22T23:46:00Z">
                  <w:rPr>
                    <w:ins w:id="846" w:author="hp" w:date="2016-12-22T23:09:00Z"/>
                    <w:del w:id="847" w:author="adm" w:date="2016-12-25T16:13:00Z"/>
                    <w:rFonts w:asciiTheme="majorBidi" w:eastAsia="Arial" w:hAnsiTheme="majorBidi" w:cstheme="majorBidi"/>
                    <w:b/>
                    <w:i/>
                    <w:sz w:val="22"/>
                  </w:rPr>
                </w:rPrChange>
              </w:rPr>
              <w:pPrChange w:id="848" w:author="hp" w:date="2016-12-22T23:47:00Z">
                <w:pPr>
                  <w:spacing w:after="120" w:line="22" w:lineRule="atLeast"/>
                  <w:ind w:left="115" w:right="1454" w:firstLine="0"/>
                </w:pPr>
              </w:pPrChange>
            </w:pPr>
            <w:ins w:id="849" w:author="hp" w:date="2016-12-22T23:09:00Z">
              <w:del w:id="850" w:author="adm" w:date="2016-12-25T16:13:00Z">
                <w:r w:rsidRPr="003711C1" w:rsidDel="005C1380">
                  <w:rPr>
                    <w:rFonts w:asciiTheme="majorBidi" w:eastAsia="Arial" w:hAnsiTheme="majorBidi" w:cstheme="majorBidi"/>
                    <w:bCs/>
                    <w:iCs/>
                    <w:sz w:val="22"/>
                    <w:rPrChange w:id="851" w:author="hp" w:date="2016-12-22T23:46:00Z">
                      <w:rPr>
                        <w:rFonts w:asciiTheme="majorBidi" w:eastAsia="Arial" w:hAnsiTheme="majorBidi" w:cstheme="majorBidi"/>
                        <w:b/>
                        <w:i/>
                        <w:sz w:val="22"/>
                      </w:rPr>
                    </w:rPrChange>
                  </w:rPr>
                  <w:delText>do</w:delText>
                </w:r>
              </w:del>
            </w:ins>
          </w:p>
          <w:p w14:paraId="77D0AA61" w14:textId="4B0B0B13" w:rsidR="00AA3DA1" w:rsidRPr="003711C1" w:rsidDel="005C1380" w:rsidRDefault="00AA3DA1">
            <w:pPr>
              <w:spacing w:after="0" w:line="22" w:lineRule="atLeast"/>
              <w:ind w:left="0" w:right="720" w:firstLine="0"/>
              <w:rPr>
                <w:ins w:id="852" w:author="hp" w:date="2016-12-22T23:09:00Z"/>
                <w:del w:id="853" w:author="adm" w:date="2016-12-25T16:13:00Z"/>
                <w:rFonts w:asciiTheme="majorBidi" w:eastAsia="Arial" w:hAnsiTheme="majorBidi" w:cstheme="majorBidi"/>
                <w:bCs/>
                <w:iCs/>
                <w:sz w:val="22"/>
                <w:rPrChange w:id="854" w:author="hp" w:date="2016-12-22T23:46:00Z">
                  <w:rPr>
                    <w:ins w:id="855" w:author="hp" w:date="2016-12-22T23:09:00Z"/>
                    <w:del w:id="856" w:author="adm" w:date="2016-12-25T16:13:00Z"/>
                    <w:rFonts w:asciiTheme="majorBidi" w:eastAsia="Arial" w:hAnsiTheme="majorBidi" w:cstheme="majorBidi"/>
                    <w:b/>
                    <w:i/>
                    <w:sz w:val="22"/>
                  </w:rPr>
                </w:rPrChange>
              </w:rPr>
              <w:pPrChange w:id="857" w:author="hp" w:date="2016-12-22T23:47:00Z">
                <w:pPr>
                  <w:spacing w:after="120" w:line="22" w:lineRule="atLeast"/>
                  <w:ind w:left="115" w:right="1454" w:firstLine="0"/>
                </w:pPr>
              </w:pPrChange>
            </w:pPr>
            <w:ins w:id="858" w:author="hp" w:date="2016-12-22T23:09:00Z">
              <w:del w:id="859" w:author="adm" w:date="2016-12-25T16:13:00Z">
                <w:r w:rsidRPr="003711C1" w:rsidDel="005C1380">
                  <w:rPr>
                    <w:rFonts w:asciiTheme="majorBidi" w:eastAsia="Arial" w:hAnsiTheme="majorBidi" w:cstheme="majorBidi"/>
                    <w:bCs/>
                    <w:iCs/>
                    <w:sz w:val="22"/>
                    <w:rPrChange w:id="860" w:author="hp" w:date="2016-12-22T23:46:00Z">
                      <w:rPr>
                        <w:rFonts w:asciiTheme="majorBidi" w:eastAsia="Arial" w:hAnsiTheme="majorBidi" w:cstheme="majorBidi"/>
                        <w:b/>
                        <w:i/>
                        <w:sz w:val="22"/>
                      </w:rPr>
                    </w:rPrChange>
                  </w:rPr>
                  <w:delText xml:space="preserve">:: state==start -&gt; </w:delText>
                </w:r>
              </w:del>
            </w:ins>
          </w:p>
          <w:p w14:paraId="1B25557C" w14:textId="20F21408" w:rsidR="00AA3DA1" w:rsidRPr="003711C1" w:rsidDel="005C1380" w:rsidRDefault="003711C1">
            <w:pPr>
              <w:spacing w:after="0" w:line="22" w:lineRule="atLeast"/>
              <w:ind w:left="0" w:right="720" w:firstLine="0"/>
              <w:rPr>
                <w:ins w:id="861" w:author="hp" w:date="2016-12-22T23:09:00Z"/>
                <w:del w:id="862" w:author="adm" w:date="2016-12-25T16:13:00Z"/>
                <w:rFonts w:asciiTheme="majorBidi" w:eastAsia="Arial" w:hAnsiTheme="majorBidi" w:cstheme="majorBidi"/>
                <w:bCs/>
                <w:iCs/>
                <w:sz w:val="22"/>
                <w:rPrChange w:id="863" w:author="hp" w:date="2016-12-22T23:46:00Z">
                  <w:rPr>
                    <w:ins w:id="864" w:author="hp" w:date="2016-12-22T23:09:00Z"/>
                    <w:del w:id="865" w:author="adm" w:date="2016-12-25T16:13:00Z"/>
                    <w:rFonts w:asciiTheme="majorBidi" w:eastAsia="Arial" w:hAnsiTheme="majorBidi" w:cstheme="majorBidi"/>
                    <w:b/>
                    <w:i/>
                    <w:sz w:val="22"/>
                  </w:rPr>
                </w:rPrChange>
              </w:rPr>
              <w:pPrChange w:id="866" w:author="hp" w:date="2016-12-22T23:47:00Z">
                <w:pPr>
                  <w:spacing w:after="120" w:line="22" w:lineRule="atLeast"/>
                  <w:ind w:left="115" w:right="1454" w:firstLine="0"/>
                </w:pPr>
              </w:pPrChange>
            </w:pPr>
            <w:ins w:id="867" w:author="hp" w:date="2016-12-22T23:09:00Z">
              <w:del w:id="868" w:author="adm" w:date="2016-12-25T16:13:00Z">
                <w:r w:rsidDel="005C1380">
                  <w:rPr>
                    <w:rFonts w:asciiTheme="majorBidi" w:eastAsia="Arial" w:hAnsiTheme="majorBidi" w:cstheme="majorBidi"/>
                    <w:bCs/>
                    <w:iCs/>
                    <w:sz w:val="22"/>
                  </w:rPr>
                  <w:tab/>
                  <w:delText>If</w:delText>
                </w:r>
              </w:del>
            </w:ins>
            <w:ins w:id="869" w:author="hp" w:date="2016-12-22T23:47:00Z">
              <w:del w:id="870" w:author="adm" w:date="2016-12-25T16:13:00Z">
                <w:r w:rsidDel="005C1380">
                  <w:rPr>
                    <w:rFonts w:asciiTheme="majorBidi" w:eastAsia="Arial" w:hAnsiTheme="majorBidi" w:cstheme="majorBidi"/>
                    <w:bCs/>
                    <w:iCs/>
                    <w:sz w:val="22"/>
                  </w:rPr>
                  <w:delText xml:space="preserve"> </w:delText>
                </w:r>
              </w:del>
            </w:ins>
            <w:ins w:id="871" w:author="hp" w:date="2016-12-22T23:09:00Z">
              <w:del w:id="872" w:author="adm" w:date="2016-12-25T16:13:00Z">
                <w:r w:rsidR="00AA3DA1" w:rsidRPr="003711C1" w:rsidDel="005C1380">
                  <w:rPr>
                    <w:rFonts w:asciiTheme="majorBidi" w:eastAsia="Arial" w:hAnsiTheme="majorBidi" w:cstheme="majorBidi"/>
                    <w:bCs/>
                    <w:iCs/>
                    <w:sz w:val="22"/>
                    <w:rPrChange w:id="873" w:author="hp" w:date="2016-12-22T23:46:00Z">
                      <w:rPr>
                        <w:rFonts w:asciiTheme="majorBidi" w:eastAsia="Arial" w:hAnsiTheme="majorBidi" w:cstheme="majorBidi"/>
                        <w:b/>
                        <w:i/>
                        <w:sz w:val="22"/>
                      </w:rPr>
                    </w:rPrChange>
                  </w:rPr>
                  <w:delText>::</w:delText>
                </w:r>
              </w:del>
            </w:ins>
            <w:ins w:id="874" w:author="hp" w:date="2016-12-22T23:48:00Z">
              <w:del w:id="875" w:author="adm" w:date="2016-12-25T16:13:00Z">
                <w:r w:rsidDel="005C1380">
                  <w:rPr>
                    <w:rFonts w:asciiTheme="majorBidi" w:eastAsia="Arial" w:hAnsiTheme="majorBidi" w:cstheme="majorBidi"/>
                    <w:bCs/>
                    <w:iCs/>
                    <w:sz w:val="22"/>
                  </w:rPr>
                  <w:delText xml:space="preserve"> </w:delText>
                </w:r>
              </w:del>
            </w:ins>
            <w:ins w:id="876" w:author="hp" w:date="2016-12-22T23:09:00Z">
              <w:del w:id="877" w:author="adm" w:date="2016-12-25T16:13:00Z">
                <w:r w:rsidDel="005C1380">
                  <w:rPr>
                    <w:rFonts w:asciiTheme="majorBidi" w:eastAsia="Arial" w:hAnsiTheme="majorBidi" w:cstheme="majorBidi"/>
                    <w:bCs/>
                    <w:iCs/>
                    <w:sz w:val="22"/>
                  </w:rPr>
                  <w:delText>nsoda==0</w:delText>
                </w:r>
              </w:del>
            </w:ins>
            <w:ins w:id="878" w:author="hp" w:date="2016-12-22T23:47:00Z">
              <w:del w:id="879" w:author="adm" w:date="2016-12-25T16:13:00Z">
                <w:r w:rsidDel="005C1380">
                  <w:rPr>
                    <w:rFonts w:asciiTheme="majorBidi" w:eastAsia="Arial" w:hAnsiTheme="majorBidi" w:cstheme="majorBidi"/>
                    <w:bCs/>
                    <w:iCs/>
                    <w:sz w:val="22"/>
                  </w:rPr>
                  <w:delText xml:space="preserve"> </w:delText>
                </w:r>
              </w:del>
            </w:ins>
            <w:ins w:id="880" w:author="hp" w:date="2016-12-22T23:09:00Z">
              <w:del w:id="881" w:author="adm" w:date="2016-12-25T16:13:00Z">
                <w:r w:rsidR="00AA3DA1" w:rsidRPr="003711C1" w:rsidDel="005C1380">
                  <w:rPr>
                    <w:rFonts w:asciiTheme="majorBidi" w:eastAsia="Arial" w:hAnsiTheme="majorBidi" w:cstheme="majorBidi"/>
                    <w:bCs/>
                    <w:iCs/>
                    <w:sz w:val="22"/>
                    <w:rPrChange w:id="882" w:author="hp" w:date="2016-12-22T23:46:00Z">
                      <w:rPr>
                        <w:rFonts w:asciiTheme="majorBidi" w:eastAsia="Arial" w:hAnsiTheme="majorBidi" w:cstheme="majorBidi"/>
                        <w:b/>
                        <w:i/>
                        <w:sz w:val="22"/>
                      </w:rPr>
                    </w:rPrChange>
                  </w:rPr>
                  <w:delText>&amp;&amp; nbeer==0 -&gt; atomic{nbeer=max;nsoda=max}</w:delText>
                </w:r>
              </w:del>
            </w:ins>
          </w:p>
          <w:p w14:paraId="024D2E79" w14:textId="01F7455C" w:rsidR="00AA3DA1" w:rsidRPr="003711C1" w:rsidDel="005C1380" w:rsidRDefault="00AA3DA1">
            <w:pPr>
              <w:spacing w:after="0" w:line="22" w:lineRule="atLeast"/>
              <w:ind w:left="0" w:right="720" w:firstLine="0"/>
              <w:rPr>
                <w:ins w:id="883" w:author="hp" w:date="2016-12-22T23:09:00Z"/>
                <w:del w:id="884" w:author="adm" w:date="2016-12-25T16:13:00Z"/>
                <w:rFonts w:asciiTheme="majorBidi" w:eastAsia="Arial" w:hAnsiTheme="majorBidi" w:cstheme="majorBidi"/>
                <w:bCs/>
                <w:iCs/>
                <w:sz w:val="22"/>
                <w:rPrChange w:id="885" w:author="hp" w:date="2016-12-22T23:46:00Z">
                  <w:rPr>
                    <w:ins w:id="886" w:author="hp" w:date="2016-12-22T23:09:00Z"/>
                    <w:del w:id="887" w:author="adm" w:date="2016-12-25T16:13:00Z"/>
                    <w:rFonts w:asciiTheme="majorBidi" w:eastAsia="Arial" w:hAnsiTheme="majorBidi" w:cstheme="majorBidi"/>
                    <w:b/>
                    <w:i/>
                    <w:sz w:val="22"/>
                  </w:rPr>
                </w:rPrChange>
              </w:rPr>
              <w:pPrChange w:id="888" w:author="hp" w:date="2016-12-22T23:47:00Z">
                <w:pPr>
                  <w:spacing w:after="120" w:line="22" w:lineRule="atLeast"/>
                  <w:ind w:left="115" w:right="1454" w:firstLine="0"/>
                </w:pPr>
              </w:pPrChange>
            </w:pPr>
            <w:ins w:id="889" w:author="hp" w:date="2016-12-22T23:09:00Z">
              <w:del w:id="890" w:author="adm" w:date="2016-12-25T16:13:00Z">
                <w:r w:rsidRPr="003711C1" w:rsidDel="005C1380">
                  <w:rPr>
                    <w:rFonts w:asciiTheme="majorBidi" w:eastAsia="Arial" w:hAnsiTheme="majorBidi" w:cstheme="majorBidi"/>
                    <w:bCs/>
                    <w:iCs/>
                    <w:sz w:val="22"/>
                    <w:rPrChange w:id="891" w:author="hp" w:date="2016-12-22T23:46:00Z">
                      <w:rPr>
                        <w:rFonts w:asciiTheme="majorBidi" w:eastAsia="Arial" w:hAnsiTheme="majorBidi" w:cstheme="majorBidi"/>
                        <w:b/>
                        <w:i/>
                        <w:sz w:val="22"/>
                      </w:rPr>
                    </w:rPrChange>
                  </w:rPr>
                  <w:tab/>
                  <w:delText xml:space="preserve">  ::  state=selection;</w:delText>
                </w:r>
              </w:del>
            </w:ins>
          </w:p>
          <w:p w14:paraId="65FC82D0" w14:textId="062C94B8" w:rsidR="00AA3DA1" w:rsidRPr="003711C1" w:rsidDel="005C1380" w:rsidRDefault="00AA3DA1">
            <w:pPr>
              <w:spacing w:after="0" w:line="22" w:lineRule="atLeast"/>
              <w:ind w:left="0" w:right="720" w:firstLine="0"/>
              <w:rPr>
                <w:ins w:id="892" w:author="hp" w:date="2016-12-22T23:09:00Z"/>
                <w:del w:id="893" w:author="adm" w:date="2016-12-25T16:13:00Z"/>
                <w:rFonts w:asciiTheme="majorBidi" w:eastAsia="Arial" w:hAnsiTheme="majorBidi" w:cstheme="majorBidi"/>
                <w:bCs/>
                <w:iCs/>
                <w:sz w:val="22"/>
                <w:rPrChange w:id="894" w:author="hp" w:date="2016-12-22T23:46:00Z">
                  <w:rPr>
                    <w:ins w:id="895" w:author="hp" w:date="2016-12-22T23:09:00Z"/>
                    <w:del w:id="896" w:author="adm" w:date="2016-12-25T16:13:00Z"/>
                    <w:rFonts w:asciiTheme="majorBidi" w:eastAsia="Arial" w:hAnsiTheme="majorBidi" w:cstheme="majorBidi"/>
                    <w:b/>
                    <w:i/>
                    <w:sz w:val="22"/>
                  </w:rPr>
                </w:rPrChange>
              </w:rPr>
              <w:pPrChange w:id="897" w:author="hp" w:date="2016-12-22T23:47:00Z">
                <w:pPr>
                  <w:spacing w:after="120" w:line="22" w:lineRule="atLeast"/>
                  <w:ind w:left="115" w:right="1454" w:firstLine="0"/>
                </w:pPr>
              </w:pPrChange>
            </w:pPr>
            <w:ins w:id="898" w:author="hp" w:date="2016-12-22T23:09:00Z">
              <w:del w:id="899" w:author="adm" w:date="2016-12-25T16:13:00Z">
                <w:r w:rsidRPr="003711C1" w:rsidDel="005C1380">
                  <w:rPr>
                    <w:rFonts w:asciiTheme="majorBidi" w:eastAsia="Arial" w:hAnsiTheme="majorBidi" w:cstheme="majorBidi"/>
                    <w:bCs/>
                    <w:iCs/>
                    <w:sz w:val="22"/>
                    <w:rPrChange w:id="900" w:author="hp" w:date="2016-12-22T23:46:00Z">
                      <w:rPr>
                        <w:rFonts w:asciiTheme="majorBidi" w:eastAsia="Arial" w:hAnsiTheme="majorBidi" w:cstheme="majorBidi"/>
                        <w:b/>
                        <w:i/>
                        <w:sz w:val="22"/>
                      </w:rPr>
                    </w:rPrChange>
                  </w:rPr>
                  <w:tab/>
                  <w:delText>fi</w:delText>
                </w:r>
              </w:del>
            </w:ins>
          </w:p>
          <w:p w14:paraId="233361DF" w14:textId="77521675" w:rsidR="00AA3DA1" w:rsidRPr="003711C1" w:rsidDel="005C1380" w:rsidRDefault="00AA3DA1">
            <w:pPr>
              <w:spacing w:after="0" w:line="22" w:lineRule="atLeast"/>
              <w:ind w:left="0" w:right="720" w:firstLine="0"/>
              <w:rPr>
                <w:ins w:id="901" w:author="hp" w:date="2016-12-22T23:09:00Z"/>
                <w:del w:id="902" w:author="adm" w:date="2016-12-25T16:13:00Z"/>
                <w:rFonts w:asciiTheme="majorBidi" w:eastAsia="Arial" w:hAnsiTheme="majorBidi" w:cstheme="majorBidi"/>
                <w:bCs/>
                <w:iCs/>
                <w:sz w:val="22"/>
                <w:rPrChange w:id="903" w:author="hp" w:date="2016-12-22T23:46:00Z">
                  <w:rPr>
                    <w:ins w:id="904" w:author="hp" w:date="2016-12-22T23:09:00Z"/>
                    <w:del w:id="905" w:author="adm" w:date="2016-12-25T16:13:00Z"/>
                    <w:rFonts w:asciiTheme="majorBidi" w:eastAsia="Arial" w:hAnsiTheme="majorBidi" w:cstheme="majorBidi"/>
                    <w:b/>
                    <w:i/>
                    <w:sz w:val="22"/>
                  </w:rPr>
                </w:rPrChange>
              </w:rPr>
              <w:pPrChange w:id="906" w:author="hp" w:date="2016-12-22T23:47:00Z">
                <w:pPr>
                  <w:spacing w:after="120" w:line="22" w:lineRule="atLeast"/>
                  <w:ind w:left="115" w:right="1454" w:firstLine="0"/>
                </w:pPr>
              </w:pPrChange>
            </w:pPr>
            <w:ins w:id="907" w:author="hp" w:date="2016-12-22T23:09:00Z">
              <w:del w:id="908" w:author="adm" w:date="2016-12-25T16:13:00Z">
                <w:r w:rsidRPr="003711C1" w:rsidDel="005C1380">
                  <w:rPr>
                    <w:rFonts w:asciiTheme="majorBidi" w:eastAsia="Arial" w:hAnsiTheme="majorBidi" w:cstheme="majorBidi"/>
                    <w:bCs/>
                    <w:iCs/>
                    <w:sz w:val="22"/>
                    <w:rPrChange w:id="909" w:author="hp" w:date="2016-12-22T23:46:00Z">
                      <w:rPr>
                        <w:rFonts w:asciiTheme="majorBidi" w:eastAsia="Arial" w:hAnsiTheme="majorBidi" w:cstheme="majorBidi"/>
                        <w:b/>
                        <w:i/>
                        <w:sz w:val="22"/>
                      </w:rPr>
                    </w:rPrChange>
                  </w:rPr>
                  <w:delText xml:space="preserve">:: state==selection -&gt; </w:delText>
                </w:r>
              </w:del>
            </w:ins>
          </w:p>
          <w:p w14:paraId="053E7F9B" w14:textId="23347F81" w:rsidR="00AA3DA1" w:rsidRPr="003711C1" w:rsidDel="005C1380" w:rsidRDefault="00AA3DA1">
            <w:pPr>
              <w:spacing w:after="0" w:line="22" w:lineRule="atLeast"/>
              <w:ind w:left="0" w:right="720" w:firstLine="0"/>
              <w:rPr>
                <w:ins w:id="910" w:author="hp" w:date="2016-12-22T23:09:00Z"/>
                <w:del w:id="911" w:author="adm" w:date="2016-12-25T16:13:00Z"/>
                <w:rFonts w:asciiTheme="majorBidi" w:eastAsia="Arial" w:hAnsiTheme="majorBidi" w:cstheme="majorBidi"/>
                <w:bCs/>
                <w:iCs/>
                <w:sz w:val="22"/>
                <w:rPrChange w:id="912" w:author="hp" w:date="2016-12-22T23:46:00Z">
                  <w:rPr>
                    <w:ins w:id="913" w:author="hp" w:date="2016-12-22T23:09:00Z"/>
                    <w:del w:id="914" w:author="adm" w:date="2016-12-25T16:13:00Z"/>
                    <w:rFonts w:asciiTheme="majorBidi" w:eastAsia="Arial" w:hAnsiTheme="majorBidi" w:cstheme="majorBidi"/>
                    <w:b/>
                    <w:i/>
                    <w:sz w:val="22"/>
                  </w:rPr>
                </w:rPrChange>
              </w:rPr>
              <w:pPrChange w:id="915" w:author="hp" w:date="2016-12-22T23:47:00Z">
                <w:pPr>
                  <w:spacing w:after="120" w:line="22" w:lineRule="atLeast"/>
                  <w:ind w:left="115" w:right="1454" w:firstLine="0"/>
                </w:pPr>
              </w:pPrChange>
            </w:pPr>
            <w:ins w:id="916" w:author="hp" w:date="2016-12-22T23:09:00Z">
              <w:del w:id="917" w:author="adm" w:date="2016-12-25T16:13:00Z">
                <w:r w:rsidRPr="003711C1" w:rsidDel="005C1380">
                  <w:rPr>
                    <w:rFonts w:asciiTheme="majorBidi" w:eastAsia="Arial" w:hAnsiTheme="majorBidi" w:cstheme="majorBidi"/>
                    <w:bCs/>
                    <w:iCs/>
                    <w:sz w:val="22"/>
                    <w:rPrChange w:id="918" w:author="hp" w:date="2016-12-22T23:46:00Z">
                      <w:rPr>
                        <w:rFonts w:asciiTheme="majorBidi" w:eastAsia="Arial" w:hAnsiTheme="majorBidi" w:cstheme="majorBidi"/>
                        <w:b/>
                        <w:i/>
                        <w:sz w:val="22"/>
                      </w:rPr>
                    </w:rPrChange>
                  </w:rPr>
                  <w:tab/>
                  <w:delText>if :: nsoda&gt;0 -&gt; atomic{nsoda=nsoda-1; state=soda};state=start</w:delText>
                </w:r>
              </w:del>
            </w:ins>
          </w:p>
          <w:p w14:paraId="49B21DBF" w14:textId="63623B2A" w:rsidR="00AA3DA1" w:rsidRPr="003711C1" w:rsidDel="005C1380" w:rsidRDefault="00AA3DA1">
            <w:pPr>
              <w:spacing w:after="0" w:line="22" w:lineRule="atLeast"/>
              <w:ind w:left="0" w:right="720" w:firstLine="0"/>
              <w:rPr>
                <w:ins w:id="919" w:author="hp" w:date="2016-12-22T23:09:00Z"/>
                <w:del w:id="920" w:author="adm" w:date="2016-12-25T16:13:00Z"/>
                <w:rFonts w:asciiTheme="majorBidi" w:eastAsia="Arial" w:hAnsiTheme="majorBidi" w:cstheme="majorBidi"/>
                <w:bCs/>
                <w:iCs/>
                <w:sz w:val="22"/>
                <w:rPrChange w:id="921" w:author="hp" w:date="2016-12-22T23:46:00Z">
                  <w:rPr>
                    <w:ins w:id="922" w:author="hp" w:date="2016-12-22T23:09:00Z"/>
                    <w:del w:id="923" w:author="adm" w:date="2016-12-25T16:13:00Z"/>
                    <w:rFonts w:asciiTheme="majorBidi" w:eastAsia="Arial" w:hAnsiTheme="majorBidi" w:cstheme="majorBidi"/>
                    <w:b/>
                    <w:i/>
                    <w:sz w:val="22"/>
                  </w:rPr>
                </w:rPrChange>
              </w:rPr>
              <w:pPrChange w:id="924" w:author="hp" w:date="2016-12-22T23:47:00Z">
                <w:pPr>
                  <w:spacing w:after="120" w:line="22" w:lineRule="atLeast"/>
                  <w:ind w:left="115" w:right="1454" w:firstLine="0"/>
                </w:pPr>
              </w:pPrChange>
            </w:pPr>
            <w:ins w:id="925" w:author="hp" w:date="2016-12-22T23:09:00Z">
              <w:del w:id="926" w:author="adm" w:date="2016-12-25T16:13:00Z">
                <w:r w:rsidRPr="003711C1" w:rsidDel="005C1380">
                  <w:rPr>
                    <w:rFonts w:asciiTheme="majorBidi" w:eastAsia="Arial" w:hAnsiTheme="majorBidi" w:cstheme="majorBidi"/>
                    <w:bCs/>
                    <w:iCs/>
                    <w:sz w:val="22"/>
                    <w:rPrChange w:id="927" w:author="hp" w:date="2016-12-22T23:46:00Z">
                      <w:rPr>
                        <w:rFonts w:asciiTheme="majorBidi" w:eastAsia="Arial" w:hAnsiTheme="majorBidi" w:cstheme="majorBidi"/>
                        <w:b/>
                        <w:i/>
                        <w:sz w:val="22"/>
                      </w:rPr>
                    </w:rPrChange>
                  </w:rPr>
                  <w:tab/>
                  <w:delText xml:space="preserve">   :: nbeer&gt;0 -&gt; atomic{nbeer=nbeer-1;state=beer};state=start</w:delText>
                </w:r>
              </w:del>
            </w:ins>
          </w:p>
          <w:p w14:paraId="512C0A51" w14:textId="4A84A9D3" w:rsidR="00AA3DA1" w:rsidRPr="003711C1" w:rsidDel="005C1380" w:rsidRDefault="00AA3DA1">
            <w:pPr>
              <w:spacing w:after="0" w:line="22" w:lineRule="atLeast"/>
              <w:ind w:left="0" w:right="720" w:firstLine="0"/>
              <w:rPr>
                <w:ins w:id="928" w:author="hp" w:date="2016-12-22T23:09:00Z"/>
                <w:del w:id="929" w:author="adm" w:date="2016-12-25T16:13:00Z"/>
                <w:rFonts w:asciiTheme="majorBidi" w:eastAsia="Arial" w:hAnsiTheme="majorBidi" w:cstheme="majorBidi"/>
                <w:bCs/>
                <w:iCs/>
                <w:sz w:val="22"/>
                <w:rPrChange w:id="930" w:author="hp" w:date="2016-12-22T23:46:00Z">
                  <w:rPr>
                    <w:ins w:id="931" w:author="hp" w:date="2016-12-22T23:09:00Z"/>
                    <w:del w:id="932" w:author="adm" w:date="2016-12-25T16:13:00Z"/>
                    <w:rFonts w:asciiTheme="majorBidi" w:eastAsia="Arial" w:hAnsiTheme="majorBidi" w:cstheme="majorBidi"/>
                    <w:b/>
                    <w:i/>
                    <w:sz w:val="22"/>
                  </w:rPr>
                </w:rPrChange>
              </w:rPr>
              <w:pPrChange w:id="933" w:author="hp" w:date="2016-12-22T23:47:00Z">
                <w:pPr>
                  <w:spacing w:after="120" w:line="22" w:lineRule="atLeast"/>
                  <w:ind w:left="115" w:right="1454" w:firstLine="0"/>
                </w:pPr>
              </w:pPrChange>
            </w:pPr>
            <w:ins w:id="934" w:author="hp" w:date="2016-12-22T23:09:00Z">
              <w:del w:id="935" w:author="adm" w:date="2016-12-25T16:13:00Z">
                <w:r w:rsidRPr="003711C1" w:rsidDel="005C1380">
                  <w:rPr>
                    <w:rFonts w:asciiTheme="majorBidi" w:eastAsia="Arial" w:hAnsiTheme="majorBidi" w:cstheme="majorBidi"/>
                    <w:bCs/>
                    <w:iCs/>
                    <w:sz w:val="22"/>
                    <w:rPrChange w:id="936" w:author="hp" w:date="2016-12-22T23:46:00Z">
                      <w:rPr>
                        <w:rFonts w:asciiTheme="majorBidi" w:eastAsia="Arial" w:hAnsiTheme="majorBidi" w:cstheme="majorBidi"/>
                        <w:b/>
                        <w:i/>
                        <w:sz w:val="22"/>
                      </w:rPr>
                    </w:rPrChange>
                  </w:rPr>
                  <w:tab/>
                  <w:delText xml:space="preserve">   :: nsoda==0 &amp;&amp; nbeer==0 -&gt; state=start</w:delText>
                </w:r>
              </w:del>
            </w:ins>
          </w:p>
          <w:p w14:paraId="2194AEC7" w14:textId="5E73EF3F" w:rsidR="00AA3DA1" w:rsidRPr="003711C1" w:rsidDel="005C1380" w:rsidRDefault="00AA3DA1">
            <w:pPr>
              <w:spacing w:after="0" w:line="22" w:lineRule="atLeast"/>
              <w:ind w:left="0" w:right="720" w:firstLine="0"/>
              <w:rPr>
                <w:ins w:id="937" w:author="hp" w:date="2016-12-22T23:09:00Z"/>
                <w:del w:id="938" w:author="adm" w:date="2016-12-25T16:13:00Z"/>
                <w:rFonts w:asciiTheme="majorBidi" w:eastAsia="Arial" w:hAnsiTheme="majorBidi" w:cstheme="majorBidi"/>
                <w:bCs/>
                <w:iCs/>
                <w:sz w:val="22"/>
                <w:rPrChange w:id="939" w:author="hp" w:date="2016-12-22T23:46:00Z">
                  <w:rPr>
                    <w:ins w:id="940" w:author="hp" w:date="2016-12-22T23:09:00Z"/>
                    <w:del w:id="941" w:author="adm" w:date="2016-12-25T16:13:00Z"/>
                    <w:rFonts w:asciiTheme="majorBidi" w:eastAsia="Arial" w:hAnsiTheme="majorBidi" w:cstheme="majorBidi"/>
                    <w:b/>
                    <w:i/>
                    <w:sz w:val="22"/>
                  </w:rPr>
                </w:rPrChange>
              </w:rPr>
              <w:pPrChange w:id="942" w:author="hp" w:date="2016-12-22T23:47:00Z">
                <w:pPr>
                  <w:spacing w:after="120" w:line="22" w:lineRule="atLeast"/>
                  <w:ind w:left="115" w:right="1454" w:firstLine="0"/>
                </w:pPr>
              </w:pPrChange>
            </w:pPr>
            <w:ins w:id="943" w:author="hp" w:date="2016-12-22T23:09:00Z">
              <w:del w:id="944" w:author="adm" w:date="2016-12-25T16:13:00Z">
                <w:r w:rsidRPr="003711C1" w:rsidDel="005C1380">
                  <w:rPr>
                    <w:rFonts w:asciiTheme="majorBidi" w:eastAsia="Arial" w:hAnsiTheme="majorBidi" w:cstheme="majorBidi"/>
                    <w:bCs/>
                    <w:iCs/>
                    <w:sz w:val="22"/>
                    <w:rPrChange w:id="945" w:author="hp" w:date="2016-12-22T23:46:00Z">
                      <w:rPr>
                        <w:rFonts w:asciiTheme="majorBidi" w:eastAsia="Arial" w:hAnsiTheme="majorBidi" w:cstheme="majorBidi"/>
                        <w:b/>
                        <w:i/>
                        <w:sz w:val="22"/>
                      </w:rPr>
                    </w:rPrChange>
                  </w:rPr>
                  <w:tab/>
                  <w:delText>fi</w:delText>
                </w:r>
              </w:del>
            </w:ins>
          </w:p>
          <w:p w14:paraId="6001CA9A" w14:textId="20AE3DCC" w:rsidR="00AA3DA1" w:rsidRPr="003711C1" w:rsidDel="005C1380" w:rsidRDefault="00AA3DA1">
            <w:pPr>
              <w:spacing w:after="0" w:line="22" w:lineRule="atLeast"/>
              <w:ind w:left="0" w:right="720" w:firstLine="0"/>
              <w:rPr>
                <w:ins w:id="946" w:author="hp" w:date="2016-12-22T23:09:00Z"/>
                <w:del w:id="947" w:author="adm" w:date="2016-12-25T16:13:00Z"/>
                <w:rFonts w:asciiTheme="majorBidi" w:eastAsia="Arial" w:hAnsiTheme="majorBidi" w:cstheme="majorBidi"/>
                <w:bCs/>
                <w:iCs/>
                <w:sz w:val="22"/>
                <w:rPrChange w:id="948" w:author="hp" w:date="2016-12-22T23:46:00Z">
                  <w:rPr>
                    <w:ins w:id="949" w:author="hp" w:date="2016-12-22T23:09:00Z"/>
                    <w:del w:id="950" w:author="adm" w:date="2016-12-25T16:13:00Z"/>
                    <w:rFonts w:asciiTheme="majorBidi" w:eastAsia="Arial" w:hAnsiTheme="majorBidi" w:cstheme="majorBidi"/>
                    <w:b/>
                    <w:i/>
                    <w:sz w:val="22"/>
                  </w:rPr>
                </w:rPrChange>
              </w:rPr>
              <w:pPrChange w:id="951" w:author="hp" w:date="2016-12-22T23:47:00Z">
                <w:pPr>
                  <w:spacing w:after="120" w:line="22" w:lineRule="atLeast"/>
                  <w:ind w:left="115" w:right="1454" w:firstLine="0"/>
                </w:pPr>
              </w:pPrChange>
            </w:pPr>
            <w:ins w:id="952" w:author="hp" w:date="2016-12-22T23:09:00Z">
              <w:del w:id="953" w:author="adm" w:date="2016-12-25T16:13:00Z">
                <w:r w:rsidRPr="003711C1" w:rsidDel="005C1380">
                  <w:rPr>
                    <w:rFonts w:asciiTheme="majorBidi" w:eastAsia="Arial" w:hAnsiTheme="majorBidi" w:cstheme="majorBidi"/>
                    <w:bCs/>
                    <w:iCs/>
                    <w:sz w:val="22"/>
                    <w:rPrChange w:id="954" w:author="hp" w:date="2016-12-22T23:46:00Z">
                      <w:rPr>
                        <w:rFonts w:asciiTheme="majorBidi" w:eastAsia="Arial" w:hAnsiTheme="majorBidi" w:cstheme="majorBidi"/>
                        <w:b/>
                        <w:i/>
                        <w:sz w:val="22"/>
                      </w:rPr>
                    </w:rPrChange>
                  </w:rPr>
                  <w:delText>od</w:delText>
                </w:r>
              </w:del>
            </w:ins>
          </w:p>
          <w:p w14:paraId="3FC66CA2" w14:textId="578582E4" w:rsidR="00AA3DA1" w:rsidRPr="003711C1" w:rsidDel="005C1380" w:rsidRDefault="00AA3DA1">
            <w:pPr>
              <w:spacing w:after="0" w:line="22" w:lineRule="atLeast"/>
              <w:ind w:left="115" w:right="288" w:firstLine="0"/>
              <w:rPr>
                <w:ins w:id="955" w:author="hp" w:date="2016-12-22T23:09:00Z"/>
                <w:del w:id="956" w:author="adm" w:date="2016-12-25T16:13:00Z"/>
                <w:rFonts w:asciiTheme="majorBidi" w:eastAsia="Arial" w:hAnsiTheme="majorBidi" w:cstheme="majorBidi"/>
                <w:bCs/>
                <w:iCs/>
                <w:sz w:val="22"/>
                <w:rPrChange w:id="957" w:author="hp" w:date="2016-12-22T23:46:00Z">
                  <w:rPr>
                    <w:ins w:id="958" w:author="hp" w:date="2016-12-22T23:09:00Z"/>
                    <w:del w:id="959" w:author="adm" w:date="2016-12-25T16:13:00Z"/>
                    <w:rFonts w:asciiTheme="majorBidi" w:eastAsia="Arial" w:hAnsiTheme="majorBidi" w:cstheme="majorBidi"/>
                    <w:b/>
                    <w:i/>
                    <w:sz w:val="22"/>
                  </w:rPr>
                </w:rPrChange>
              </w:rPr>
              <w:pPrChange w:id="960" w:author="hp" w:date="2016-12-22T23:10:00Z">
                <w:pPr>
                  <w:spacing w:after="120" w:line="22" w:lineRule="atLeast"/>
                  <w:ind w:left="115" w:right="1454" w:firstLine="0"/>
                </w:pPr>
              </w:pPrChange>
            </w:pPr>
            <w:ins w:id="961" w:author="hp" w:date="2016-12-22T23:09:00Z">
              <w:del w:id="962" w:author="adm" w:date="2016-12-25T16:13:00Z">
                <w:r w:rsidRPr="003711C1" w:rsidDel="005C1380">
                  <w:rPr>
                    <w:rFonts w:asciiTheme="majorBidi" w:eastAsia="Arial" w:hAnsiTheme="majorBidi" w:cstheme="majorBidi"/>
                    <w:bCs/>
                    <w:iCs/>
                    <w:sz w:val="22"/>
                    <w:rPrChange w:id="963" w:author="hp" w:date="2016-12-22T23:46:00Z">
                      <w:rPr>
                        <w:rFonts w:asciiTheme="majorBidi" w:eastAsia="Arial" w:hAnsiTheme="majorBidi" w:cstheme="majorBidi"/>
                        <w:b/>
                        <w:i/>
                        <w:sz w:val="22"/>
                      </w:rPr>
                    </w:rPrChange>
                  </w:rPr>
                  <w:delText>}</w:delText>
                </w:r>
              </w:del>
            </w:ins>
          </w:p>
          <w:p w14:paraId="701A00FE" w14:textId="205920FB" w:rsidR="00AA3DA1" w:rsidRPr="003711C1" w:rsidDel="005C1380" w:rsidRDefault="00AA3DA1">
            <w:pPr>
              <w:spacing w:after="120" w:line="22" w:lineRule="atLeast"/>
              <w:ind w:left="0" w:right="288" w:firstLine="0"/>
              <w:rPr>
                <w:ins w:id="964" w:author="hp" w:date="2016-12-22T23:08:00Z"/>
                <w:del w:id="965" w:author="adm" w:date="2016-12-25T16:13:00Z"/>
                <w:rFonts w:asciiTheme="majorBidi" w:eastAsia="Arial" w:hAnsiTheme="majorBidi" w:cstheme="majorBidi"/>
                <w:bCs/>
                <w:iCs/>
                <w:sz w:val="22"/>
                <w:rPrChange w:id="966" w:author="hp" w:date="2016-12-22T23:46:00Z">
                  <w:rPr>
                    <w:ins w:id="967" w:author="hp" w:date="2016-12-22T23:08:00Z"/>
                    <w:del w:id="968" w:author="adm" w:date="2016-12-25T16:13:00Z"/>
                    <w:rFonts w:asciiTheme="majorBidi" w:eastAsia="Arial" w:hAnsiTheme="majorBidi" w:cstheme="majorBidi"/>
                    <w:b/>
                    <w:i/>
                    <w:sz w:val="22"/>
                  </w:rPr>
                </w:rPrChange>
              </w:rPr>
              <w:pPrChange w:id="969" w:author="hp" w:date="2016-12-22T23:09:00Z">
                <w:pPr>
                  <w:spacing w:after="120" w:line="22" w:lineRule="atLeast"/>
                  <w:ind w:left="0" w:right="1454" w:firstLine="0"/>
                </w:pPr>
              </w:pPrChange>
            </w:pPr>
          </w:p>
        </w:tc>
        <w:tc>
          <w:tcPr>
            <w:tcW w:w="4860" w:type="dxa"/>
            <w:tcPrChange w:id="970" w:author="hp" w:date="2016-12-22T23:25:00Z">
              <w:tcPr>
                <w:tcW w:w="3330" w:type="dxa"/>
              </w:tcPr>
            </w:tcPrChange>
          </w:tcPr>
          <w:p w14:paraId="6CDF3655" w14:textId="0B057B30" w:rsidR="00AA3DA1" w:rsidDel="005C1380" w:rsidRDefault="00AA3DA1">
            <w:pPr>
              <w:spacing w:after="120" w:line="22" w:lineRule="atLeast"/>
              <w:ind w:left="0" w:right="0" w:firstLine="0"/>
              <w:rPr>
                <w:ins w:id="971" w:author="hp" w:date="2016-12-22T23:12:00Z"/>
                <w:del w:id="972" w:author="adm" w:date="2016-12-25T16:13:00Z"/>
                <w:rFonts w:asciiTheme="majorBidi" w:eastAsia="Arial" w:hAnsiTheme="majorBidi" w:cstheme="majorBidi"/>
                <w:b/>
                <w:i/>
                <w:noProof/>
                <w:sz w:val="22"/>
                <w:lang w:bidi="ar-SA"/>
              </w:rPr>
              <w:pPrChange w:id="973" w:author="hp" w:date="2016-12-22T23:12:00Z">
                <w:pPr>
                  <w:spacing w:after="120" w:line="22" w:lineRule="atLeast"/>
                  <w:ind w:left="0" w:right="1454" w:firstLine="0"/>
                </w:pPr>
              </w:pPrChange>
            </w:pPr>
          </w:p>
          <w:p w14:paraId="74587D90" w14:textId="6C53920A" w:rsidR="00AA3DA1" w:rsidDel="005C1380" w:rsidRDefault="00AA3DA1">
            <w:pPr>
              <w:spacing w:after="120" w:line="22" w:lineRule="atLeast"/>
              <w:ind w:left="0" w:right="0" w:firstLine="0"/>
              <w:rPr>
                <w:ins w:id="974" w:author="hp" w:date="2016-12-22T23:12:00Z"/>
                <w:del w:id="975" w:author="adm" w:date="2016-12-25T16:13:00Z"/>
                <w:rFonts w:asciiTheme="majorBidi" w:eastAsia="Arial" w:hAnsiTheme="majorBidi" w:cstheme="majorBidi"/>
                <w:b/>
                <w:i/>
                <w:noProof/>
                <w:sz w:val="22"/>
                <w:lang w:bidi="ar-SA"/>
              </w:rPr>
              <w:pPrChange w:id="976" w:author="hp" w:date="2016-12-22T23:12:00Z">
                <w:pPr>
                  <w:spacing w:after="120" w:line="22" w:lineRule="atLeast"/>
                  <w:ind w:left="0" w:right="1454" w:firstLine="0"/>
                </w:pPr>
              </w:pPrChange>
            </w:pPr>
          </w:p>
          <w:p w14:paraId="72C8E91D" w14:textId="4ECAF9F9" w:rsidR="00AA3DA1" w:rsidDel="005C1380" w:rsidRDefault="00884C49">
            <w:pPr>
              <w:spacing w:after="120" w:line="22" w:lineRule="atLeast"/>
              <w:ind w:left="0" w:right="0" w:firstLine="0"/>
              <w:rPr>
                <w:ins w:id="977" w:author="hp" w:date="2016-12-22T23:12:00Z"/>
                <w:del w:id="978" w:author="adm" w:date="2016-12-25T16:13:00Z"/>
                <w:rFonts w:asciiTheme="majorBidi" w:eastAsia="Arial" w:hAnsiTheme="majorBidi" w:cstheme="majorBidi"/>
                <w:b/>
                <w:i/>
                <w:noProof/>
                <w:sz w:val="22"/>
                <w:lang w:bidi="ar-SA"/>
              </w:rPr>
              <w:pPrChange w:id="979" w:author="hp" w:date="2016-12-22T23:12:00Z">
                <w:pPr>
                  <w:spacing w:after="120" w:line="22" w:lineRule="atLeast"/>
                  <w:ind w:left="0" w:right="1454" w:firstLine="0"/>
                </w:pPr>
              </w:pPrChange>
            </w:pPr>
            <w:ins w:id="980" w:author="hp" w:date="2016-12-22T23:29:00Z">
              <w:del w:id="981"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21888" behindDoc="0" locked="0" layoutInCell="1" allowOverlap="1" wp14:anchorId="4DA9B058" wp14:editId="0BD06ECC">
                          <wp:simplePos x="0" y="0"/>
                          <wp:positionH relativeFrom="column">
                            <wp:posOffset>1884045</wp:posOffset>
                          </wp:positionH>
                          <wp:positionV relativeFrom="paragraph">
                            <wp:posOffset>62230</wp:posOffset>
                          </wp:positionV>
                          <wp:extent cx="1066800" cy="714375"/>
                          <wp:effectExtent l="0" t="0" r="0" b="0"/>
                          <wp:wrapNone/>
                          <wp:docPr id="21" name="Rectangle: Top Corners Rounded 21"/>
                          <wp:cNvGraphicFramePr/>
                          <a:graphic xmlns:a="http://schemas.openxmlformats.org/drawingml/2006/main">
                            <a:graphicData uri="http://schemas.microsoft.com/office/word/2010/wordprocessingShape">
                              <wps:wsp>
                                <wps:cNvSpPr/>
                                <wps:spPr>
                                  <a:xfrm>
                                    <a:off x="0" y="0"/>
                                    <a:ext cx="1066800" cy="714375"/>
                                  </a:xfrm>
                                  <a:prstGeom prst="round2Same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003EB" w14:textId="4A4714B4" w:rsidR="003F0D0A" w:rsidRDefault="003F0D0A" w:rsidP="004835BD">
                                      <w:pPr>
                                        <w:spacing w:after="0"/>
                                        <w:ind w:left="0" w:right="-288" w:firstLine="0"/>
                                        <w:jc w:val="left"/>
                                      </w:pPr>
                                      <w:r>
                                        <w:t>(ns=0 &amp; nb=0)</w:t>
                                      </w:r>
                                    </w:p>
                                    <w:p w14:paraId="07FE9F5F" w14:textId="57408491" w:rsidR="003F0D0A" w:rsidRDefault="003F0D0A" w:rsidP="00884C49">
                                      <w:pPr>
                                        <w:spacing w:after="0"/>
                                        <w:ind w:left="0" w:right="-288" w:firstLine="0"/>
                                        <w:jc w:val="left"/>
                                      </w:pPr>
                                      <w:r>
                                        <w:t>{ns=max &amp; nb=max}</w:t>
                                      </w:r>
                                    </w:p>
                                    <w:p w14:paraId="23F21642" w14:textId="77777777" w:rsidR="003F0D0A" w:rsidRDefault="003F0D0A">
                                      <w:pPr>
                                        <w:spacing w:after="0"/>
                                        <w:ind w:left="0" w:right="-288" w:firstLine="0"/>
                                        <w:jc w:val="left"/>
                                        <w:pPrChange w:id="982"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B058" id="Rectangle: Top Corners Rounded 21" o:spid="_x0000_s1026" style="position:absolute;left:0;text-align:left;margin-left:148.35pt;margin-top:4.9pt;width:84pt;height:56.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6680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" adj="-11796480,,5400" path="m119065,l947735,v65758,,119065,53307,119065,119065l1066800,714375r,l,714375r,l,119065c,53307,53307,,119065,xe" filled="f" stroked="f" strokeweight="1pt">
                          <v:stroke joinstyle="miter"/>
                          <v:formulas/>
                          <v:path arrowok="t" o:connecttype="custom" o:connectlocs="119065,0;947735,0;1066800,119065;1066800,714375;1066800,714375;0,714375;0,714375;0,119065;119065,0" o:connectangles="0,0,0,0,0,0,0,0,0" textboxrect="0,0,1066800,714375"/>
                          <v:textbox>
                            <w:txbxContent>
                              <w:p w14:paraId="03A003EB" w14:textId="4A4714B4" w:rsidR="003F0D0A" w:rsidRDefault="003F0D0A" w:rsidP="004835BD">
                                <w:pPr>
                                  <w:spacing w:after="0"/>
                                  <w:ind w:left="0" w:right="-288" w:firstLine="0"/>
                                  <w:jc w:val="left"/>
                                </w:pPr>
                                <w:r>
                                  <w:t>(ns=0 &amp; nb=0)</w:t>
                                </w:r>
                              </w:p>
                              <w:p w14:paraId="07FE9F5F" w14:textId="57408491" w:rsidR="003F0D0A" w:rsidRDefault="003F0D0A" w:rsidP="00884C49">
                                <w:pPr>
                                  <w:spacing w:after="0"/>
                                  <w:ind w:left="0" w:right="-288" w:firstLine="0"/>
                                  <w:jc w:val="left"/>
                                </w:pPr>
                                <w:r>
                                  <w:t>{ns=max &amp; nb=max}</w:t>
                                </w:r>
                              </w:p>
                              <w:p w14:paraId="23F21642" w14:textId="77777777" w:rsidR="003F0D0A" w:rsidRDefault="003F0D0A">
                                <w:pPr>
                                  <w:spacing w:after="0"/>
                                  <w:ind w:left="0" w:right="-288" w:firstLine="0"/>
                                  <w:jc w:val="left"/>
                                  <w:pPrChange w:id="984" w:author="hp" w:date="2016-12-22T23:30:00Z">
                                    <w:pPr>
                                      <w:ind w:left="0"/>
                                    </w:pPr>
                                  </w:pPrChange>
                                </w:pPr>
                              </w:p>
                            </w:txbxContent>
                          </v:textbox>
                        </v:shape>
                      </w:pict>
                    </mc:Fallback>
                  </mc:AlternateContent>
                </w:r>
              </w:del>
            </w:ins>
          </w:p>
          <w:p w14:paraId="2E00F48F" w14:textId="6F2E028C" w:rsidR="00AA3DA1" w:rsidDel="005C1380" w:rsidRDefault="00884C49">
            <w:pPr>
              <w:spacing w:after="120" w:line="22" w:lineRule="atLeast"/>
              <w:ind w:left="0" w:right="0" w:firstLine="0"/>
              <w:rPr>
                <w:ins w:id="983" w:author="hp" w:date="2016-12-22T23:12:00Z"/>
                <w:del w:id="984" w:author="adm" w:date="2016-12-25T16:13:00Z"/>
                <w:rFonts w:asciiTheme="majorBidi" w:eastAsia="Arial" w:hAnsiTheme="majorBidi" w:cstheme="majorBidi"/>
                <w:b/>
                <w:i/>
                <w:noProof/>
                <w:sz w:val="22"/>
                <w:lang w:bidi="ar-SA"/>
              </w:rPr>
              <w:pPrChange w:id="985" w:author="hp" w:date="2016-12-22T23:12:00Z">
                <w:pPr>
                  <w:spacing w:after="120" w:line="22" w:lineRule="atLeast"/>
                  <w:ind w:left="0" w:right="1454" w:firstLine="0"/>
                </w:pPr>
              </w:pPrChange>
            </w:pPr>
            <w:ins w:id="986" w:author="hp" w:date="2016-12-22T23:26:00Z">
              <w:del w:id="987"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16768" behindDoc="0" locked="0" layoutInCell="1" allowOverlap="1" wp14:anchorId="2C47C004" wp14:editId="46A06BDD">
                          <wp:simplePos x="0" y="0"/>
                          <wp:positionH relativeFrom="column">
                            <wp:posOffset>25400</wp:posOffset>
                          </wp:positionH>
                          <wp:positionV relativeFrom="paragraph">
                            <wp:posOffset>193040</wp:posOffset>
                          </wp:positionV>
                          <wp:extent cx="1771650" cy="333375"/>
                          <wp:effectExtent l="0" t="0" r="0" b="9525"/>
                          <wp:wrapNone/>
                          <wp:docPr id="11" name="Rectangle: Top Corners Rounded 11"/>
                          <wp:cNvGraphicFramePr/>
                          <a:graphic xmlns:a="http://schemas.openxmlformats.org/drawingml/2006/main">
                            <a:graphicData uri="http://schemas.microsoft.com/office/word/2010/wordprocessingShape">
                              <wps:wsp>
                                <wps:cNvSpPr/>
                                <wps:spPr>
                                  <a:xfrm>
                                    <a:off x="0" y="0"/>
                                    <a:ext cx="1771650" cy="333375"/>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B6B0D" w14:textId="77777777" w:rsidR="003F0D0A" w:rsidRDefault="003F0D0A" w:rsidP="004835BD">
                                      <w:pPr>
                                        <w:spacing w:after="0"/>
                                        <w:ind w:left="-288" w:right="-288"/>
                                        <w:jc w:val="left"/>
                                      </w:pPr>
                                      <w:r>
                                        <w:t>go:{nbeer=max ,nsoda=max)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C004" id="Rectangle: Top Corners Rounded 11" o:spid="_x0000_s1027" style="position:absolute;left:0;text-align:left;margin-left:2pt;margin-top:15.2pt;width:139.5pt;height:26.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71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" adj="-11796480,,5400" path="m55564,l1716086,v30687,,55564,24877,55564,55564l1771650,333375r,l,333375r,l,55564c,24877,24877,,55564,xe" fillcolor="white [3212]" stroked="f" strokeweight="1pt">
                          <v:stroke joinstyle="miter"/>
                          <v:formulas/>
                          <v:path arrowok="t" o:connecttype="custom" o:connectlocs="55564,0;1716086,0;1771650,55564;1771650,333375;1771650,333375;0,333375;0,333375;0,55564;55564,0" o:connectangles="0,0,0,0,0,0,0,0,0" textboxrect="0,0,1771650,333375"/>
                          <v:textbox>
                            <w:txbxContent>
                              <w:p w14:paraId="29EB6B0D" w14:textId="77777777" w:rsidR="003F0D0A" w:rsidRDefault="003F0D0A" w:rsidP="004835BD">
                                <w:pPr>
                                  <w:spacing w:after="0"/>
                                  <w:ind w:left="-288" w:right="-288"/>
                                  <w:jc w:val="left"/>
                                </w:pPr>
                                <w:r>
                                  <w:t>go:{nbeer=max ,nsoda=max)</w:t>
                                </w:r>
                              </w:p>
                            </w:txbxContent>
                          </v:textbox>
                        </v:shape>
                      </w:pict>
                    </mc:Fallback>
                  </mc:AlternateContent>
                </w:r>
              </w:del>
            </w:ins>
          </w:p>
          <w:p w14:paraId="725D58B4" w14:textId="52A3CC46" w:rsidR="000C0FB8" w:rsidDel="005C1380" w:rsidRDefault="000C0FB8">
            <w:pPr>
              <w:spacing w:after="120" w:line="22" w:lineRule="atLeast"/>
              <w:ind w:left="0" w:right="0" w:firstLine="0"/>
              <w:rPr>
                <w:ins w:id="988" w:author="hp" w:date="2016-12-22T23:25:00Z"/>
                <w:del w:id="989" w:author="adm" w:date="2016-12-25T16:13:00Z"/>
                <w:rFonts w:asciiTheme="majorBidi" w:eastAsia="Arial" w:hAnsiTheme="majorBidi" w:cstheme="majorBidi"/>
                <w:b/>
                <w:i/>
                <w:noProof/>
                <w:sz w:val="22"/>
                <w:lang w:bidi="ar-SA"/>
              </w:rPr>
              <w:pPrChange w:id="990" w:author="hp" w:date="2016-12-22T23:12:00Z">
                <w:pPr>
                  <w:spacing w:after="120" w:line="22" w:lineRule="atLeast"/>
                  <w:ind w:left="0" w:right="1454" w:firstLine="0"/>
                </w:pPr>
              </w:pPrChange>
            </w:pPr>
          </w:p>
          <w:p w14:paraId="30A4FE32" w14:textId="16530737" w:rsidR="00AA3DA1" w:rsidDel="005C1380" w:rsidRDefault="00BE554F">
            <w:pPr>
              <w:spacing w:after="120" w:line="22" w:lineRule="atLeast"/>
              <w:ind w:left="0" w:right="0" w:firstLine="0"/>
              <w:rPr>
                <w:ins w:id="991" w:author="hp" w:date="2016-12-22T23:08:00Z"/>
                <w:del w:id="992" w:author="adm" w:date="2016-12-25T16:13:00Z"/>
                <w:rFonts w:asciiTheme="majorBidi" w:eastAsia="Arial" w:hAnsiTheme="majorBidi" w:cstheme="majorBidi"/>
                <w:b/>
                <w:i/>
                <w:sz w:val="22"/>
              </w:rPr>
              <w:pPrChange w:id="993" w:author="hp" w:date="2016-12-22T23:12:00Z">
                <w:pPr>
                  <w:spacing w:after="120" w:line="22" w:lineRule="atLeast"/>
                  <w:ind w:left="0" w:right="1454" w:firstLine="0"/>
                </w:pPr>
              </w:pPrChange>
            </w:pPr>
            <w:ins w:id="994" w:author="hp" w:date="2016-12-22T23:36:00Z">
              <w:del w:id="995"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22912" behindDoc="0" locked="0" layoutInCell="1" allowOverlap="1" wp14:anchorId="15F069C6" wp14:editId="78B133FF">
                          <wp:simplePos x="0" y="0"/>
                          <wp:positionH relativeFrom="margin">
                            <wp:posOffset>683579</wp:posOffset>
                          </wp:positionH>
                          <wp:positionV relativeFrom="paragraph">
                            <wp:posOffset>780097</wp:posOffset>
                          </wp:positionV>
                          <wp:extent cx="925830" cy="276225"/>
                          <wp:effectExtent l="952" t="0" r="8573" b="8572"/>
                          <wp:wrapNone/>
                          <wp:docPr id="27" name="Rectangle: Top Corners Rounded 27"/>
                          <wp:cNvGraphicFramePr/>
                          <a:graphic xmlns:a="http://schemas.openxmlformats.org/drawingml/2006/main">
                            <a:graphicData uri="http://schemas.microsoft.com/office/word/2010/wordprocessingShape">
                              <wps:wsp>
                                <wps:cNvSpPr/>
                                <wps:spPr>
                                  <a:xfrm rot="16200000">
                                    <a:off x="0" y="0"/>
                                    <a:ext cx="925830" cy="276225"/>
                                  </a:xfrm>
                                  <a:prstGeom prst="round2SameRect">
                                    <a:avLst>
                                      <a:gd name="adj1" fmla="val 50000"/>
                                      <a:gd name="adj2" fmla="val 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3A428" w14:textId="77777777" w:rsidR="003F0D0A" w:rsidRDefault="003F0D0A" w:rsidP="004835BD">
                                      <w:pPr>
                                        <w:spacing w:after="0"/>
                                        <w:ind w:left="0" w:right="-288" w:firstLine="0"/>
                                        <w:jc w:val="left"/>
                                      </w:pPr>
                                      <w:r>
                                        <w:t>(ns=0 &amp; nb=0)</w:t>
                                      </w:r>
                                    </w:p>
                                    <w:p w14:paraId="514924E1" w14:textId="77777777" w:rsidR="003F0D0A" w:rsidRDefault="003F0D0A" w:rsidP="004835BD">
                                      <w:pPr>
                                        <w:spacing w:after="0"/>
                                        <w:ind w:left="0" w:right="-288"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069C6" id="Rectangle: Top Corners Rounded 27" o:spid="_x0000_s1028" style="position:absolute;left:0;text-align:left;margin-left:53.85pt;margin-top:61.4pt;width:72.9pt;height:21.75pt;rotation:-90;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2583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" adj="-11796480,,5400" path="m138113,l787718,v76278,,138113,61835,138113,138113c925831,184150,925830,230188,925830,276225r,l,276225r,l,138113c,61835,61835,,138113,xe" fillcolor="white [3212]" stroked="f" strokeweight="1pt">
                          <v:stroke joinstyle="miter"/>
                          <v:formulas/>
                          <v:path arrowok="t" o:connecttype="custom" o:connectlocs="138113,0;787718,0;925831,138113;925830,276225;925830,276225;0,276225;0,276225;0,138113;138113,0" o:connectangles="0,0,0,0,0,0,0,0,0" textboxrect="0,0,925830,276225"/>
                          <v:textbox>
                            <w:txbxContent>
                              <w:p w14:paraId="4DE3A428" w14:textId="77777777" w:rsidR="003F0D0A" w:rsidRDefault="003F0D0A" w:rsidP="004835BD">
                                <w:pPr>
                                  <w:spacing w:after="0"/>
                                  <w:ind w:left="0" w:right="-288" w:firstLine="0"/>
                                  <w:jc w:val="left"/>
                                </w:pPr>
                                <w:r>
                                  <w:t>(ns=0 &amp; nb=0)</w:t>
                                </w:r>
                              </w:p>
                              <w:p w14:paraId="514924E1" w14:textId="77777777" w:rsidR="003F0D0A" w:rsidRDefault="003F0D0A" w:rsidP="004835BD">
                                <w:pPr>
                                  <w:spacing w:after="0"/>
                                  <w:ind w:left="0" w:right="-288" w:firstLine="0"/>
                                  <w:jc w:val="left"/>
                                </w:pPr>
                              </w:p>
                            </w:txbxContent>
                          </v:textbox>
                          <w10:wrap anchorx="margin"/>
                        </v:shape>
                      </w:pict>
                    </mc:Fallback>
                  </mc:AlternateContent>
                </w:r>
              </w:del>
            </w:ins>
            <w:ins w:id="996" w:author="hp" w:date="2016-12-22T23:26:00Z">
              <w:del w:id="997"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18816" behindDoc="0" locked="0" layoutInCell="1" allowOverlap="1" wp14:anchorId="46A1E370" wp14:editId="56194DCA">
                          <wp:simplePos x="0" y="0"/>
                          <wp:positionH relativeFrom="column">
                            <wp:posOffset>2036445</wp:posOffset>
                          </wp:positionH>
                          <wp:positionV relativeFrom="paragraph">
                            <wp:posOffset>1751965</wp:posOffset>
                          </wp:positionV>
                          <wp:extent cx="952500" cy="266700"/>
                          <wp:effectExtent l="0" t="0" r="0" b="0"/>
                          <wp:wrapNone/>
                          <wp:docPr id="22" name="Rectangle: Top Corners Rounded 22"/>
                          <wp:cNvGraphicFramePr/>
                          <a:graphic xmlns:a="http://schemas.openxmlformats.org/drawingml/2006/main">
                            <a:graphicData uri="http://schemas.microsoft.com/office/word/2010/wordprocessingShape">
                              <wps:wsp>
                                <wps:cNvSpPr/>
                                <wps:spPr>
                                  <a:xfrm>
                                    <a:off x="0" y="0"/>
                                    <a:ext cx="952500" cy="26670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BB94DE" w14:textId="5B926751" w:rsidR="003F0D0A" w:rsidRDefault="003F0D0A" w:rsidP="00884C49">
                                      <w:pPr>
                                        <w:spacing w:after="0"/>
                                        <w:ind w:left="-288" w:right="-288"/>
                                        <w:jc w:val="left"/>
                                      </w:pPr>
                                      <w:r>
                                        <w:t>(nb&gt;0){ns--}</w:t>
                                      </w:r>
                                    </w:p>
                                    <w:p w14:paraId="333ADDE2" w14:textId="3A0743AA" w:rsidR="003F0D0A" w:rsidRDefault="003F0D0A">
                                      <w:pPr>
                                        <w:spacing w:after="0"/>
                                        <w:ind w:left="-288" w:right="-288"/>
                                        <w:jc w:val="left"/>
                                        <w:pPrChange w:id="998" w:author="hp" w:date="2016-12-22T23:17: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E370" id="Rectangle: Top Corners Rounded 22" o:spid="_x0000_s1029" style="position:absolute;left:0;text-align:left;margin-left:160.35pt;margin-top:137.95pt;width:75pt;height:2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5250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" adj="-11796480,,5400" path="m44451,l908049,v24550,,44451,19901,44451,44451l952500,266700r,l,266700r,l,44451c,19901,19901,,44451,xe" fillcolor="white [3212]" stroked="f" strokeweight="1pt">
                          <v:stroke joinstyle="miter"/>
                          <v:formulas/>
                          <v:path arrowok="t" o:connecttype="custom" o:connectlocs="44451,0;908049,0;952500,44451;952500,266700;952500,266700;0,266700;0,266700;0,44451;44451,0" o:connectangles="0,0,0,0,0,0,0,0,0" textboxrect="0,0,952500,266700"/>
                          <v:textbox>
                            <w:txbxContent>
                              <w:p w14:paraId="43BB94DE" w14:textId="5B926751" w:rsidR="003F0D0A" w:rsidRDefault="003F0D0A" w:rsidP="00884C49">
                                <w:pPr>
                                  <w:spacing w:after="0"/>
                                  <w:ind w:left="-288" w:right="-288"/>
                                  <w:jc w:val="left"/>
                                </w:pPr>
                                <w:r>
                                  <w:t>(nb&gt;0){ns--}</w:t>
                                </w:r>
                              </w:p>
                              <w:p w14:paraId="333ADDE2" w14:textId="3A0743AA" w:rsidR="003F0D0A" w:rsidRDefault="003F0D0A">
                                <w:pPr>
                                  <w:spacing w:after="0"/>
                                  <w:ind w:left="-288" w:right="-288"/>
                                  <w:jc w:val="left"/>
                                  <w:pPrChange w:id="1001" w:author="hp" w:date="2016-12-22T23:17:00Z">
                                    <w:pPr>
                                      <w:ind w:left="0"/>
                                    </w:pPr>
                                  </w:pPrChange>
                                </w:pPr>
                              </w:p>
                            </w:txbxContent>
                          </v:textbox>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17792" behindDoc="0" locked="0" layoutInCell="1" allowOverlap="1" wp14:anchorId="3AD357C4" wp14:editId="563A7A8D">
                          <wp:simplePos x="0" y="0"/>
                          <wp:positionH relativeFrom="column">
                            <wp:posOffset>-1905</wp:posOffset>
                          </wp:positionH>
                          <wp:positionV relativeFrom="paragraph">
                            <wp:posOffset>1751965</wp:posOffset>
                          </wp:positionV>
                          <wp:extent cx="809625" cy="247650"/>
                          <wp:effectExtent l="0" t="0" r="9525" b="0"/>
                          <wp:wrapNone/>
                          <wp:docPr id="20" name="Rectangle: Top Corners Rounded 20"/>
                          <wp:cNvGraphicFramePr/>
                          <a:graphic xmlns:a="http://schemas.openxmlformats.org/drawingml/2006/main">
                            <a:graphicData uri="http://schemas.microsoft.com/office/word/2010/wordprocessingShape">
                              <wps:wsp>
                                <wps:cNvSpPr/>
                                <wps:spPr>
                                  <a:xfrm>
                                    <a:off x="0" y="0"/>
                                    <a:ext cx="809625" cy="24765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E6C3" w14:textId="48A279BA" w:rsidR="003F0D0A" w:rsidRDefault="003F0D0A" w:rsidP="004835BD">
                                      <w:pPr>
                                        <w:spacing w:after="0"/>
                                        <w:ind w:left="-288" w:right="-288"/>
                                        <w:jc w:val="left"/>
                                      </w:pPr>
                                      <w:r>
                                        <w:t>(ns&gt;0){ns--}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57C4" id="Rectangle: Top Corners Rounded 20" o:spid="_x0000_s1030" style="position:absolute;left:0;text-align:left;margin-left:-.15pt;margin-top:137.95pt;width:63.75pt;height:19.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96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" adj="-11796480,,5400" path="m41276,l768349,v22796,,41276,18480,41276,41276l809625,247650r,l,247650r,l,41276c,18480,18480,,41276,xe" fillcolor="white [3212]" stroked="f" strokeweight="1pt">
                          <v:stroke joinstyle="miter"/>
                          <v:formulas/>
                          <v:path arrowok="t" o:connecttype="custom" o:connectlocs="41276,0;768349,0;809625,41276;809625,247650;809625,247650;0,247650;0,247650;0,41276;41276,0" o:connectangles="0,0,0,0,0,0,0,0,0" textboxrect="0,0,809625,247650"/>
                          <v:textbox>
                            <w:txbxContent>
                              <w:p w14:paraId="3991E6C3" w14:textId="48A279BA" w:rsidR="003F0D0A" w:rsidRDefault="003F0D0A" w:rsidP="004835BD">
                                <w:pPr>
                                  <w:spacing w:after="0"/>
                                  <w:ind w:left="-288" w:right="-288"/>
                                  <w:jc w:val="left"/>
                                </w:pPr>
                                <w:r>
                                  <w:t>(ns&gt;0){ns--}</w:t>
                                </w:r>
                              </w:p>
                            </w:txbxContent>
                          </v:textbox>
                        </v:shape>
                      </w:pict>
                    </mc:Fallback>
                  </mc:AlternateContent>
                </w:r>
              </w:del>
            </w:ins>
            <w:ins w:id="999" w:author="hp" w:date="2016-12-22T23:28:00Z">
              <w:del w:id="1000"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20864" behindDoc="0" locked="0" layoutInCell="1" allowOverlap="1" wp14:anchorId="6837B177" wp14:editId="1C2F1944">
                          <wp:simplePos x="0" y="0"/>
                          <wp:positionH relativeFrom="column">
                            <wp:posOffset>1636395</wp:posOffset>
                          </wp:positionH>
                          <wp:positionV relativeFrom="paragraph">
                            <wp:posOffset>123190</wp:posOffset>
                          </wp:positionV>
                          <wp:extent cx="85725" cy="133350"/>
                          <wp:effectExtent l="0" t="0" r="809625" b="95250"/>
                          <wp:wrapNone/>
                          <wp:docPr id="26" name="Connector: Curved 26"/>
                          <wp:cNvGraphicFramePr/>
                          <a:graphic xmlns:a="http://schemas.openxmlformats.org/drawingml/2006/main">
                            <a:graphicData uri="http://schemas.microsoft.com/office/word/2010/wordprocessingShape">
                              <wps:wsp>
                                <wps:cNvCnPr/>
                                <wps:spPr>
                                  <a:xfrm>
                                    <a:off x="0" y="0"/>
                                    <a:ext cx="85725" cy="133350"/>
                                  </a:xfrm>
                                  <a:prstGeom prst="curvedConnector3">
                                    <a:avLst>
                                      <a:gd name="adj1" fmla="val 10166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9071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128.85pt;margin-top:9.7pt;width:6.75pt;height:1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" adj="219600" strokecolor="black [3200]" strokeweight=".5pt">
                          <v:stroke endarrow="block" joinstyle="miter"/>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19840" behindDoc="0" locked="0" layoutInCell="1" allowOverlap="1" wp14:anchorId="7E0C0013" wp14:editId="326177FE">
                          <wp:simplePos x="0" y="0"/>
                          <wp:positionH relativeFrom="column">
                            <wp:posOffset>1331595</wp:posOffset>
                          </wp:positionH>
                          <wp:positionV relativeFrom="paragraph">
                            <wp:posOffset>389890</wp:posOffset>
                          </wp:positionV>
                          <wp:extent cx="9525" cy="1009650"/>
                          <wp:effectExtent l="38100" t="38100" r="66675" b="19050"/>
                          <wp:wrapNone/>
                          <wp:docPr id="24" name="Straight Arrow Connector 24"/>
                          <wp:cNvGraphicFramePr/>
                          <a:graphic xmlns:a="http://schemas.openxmlformats.org/drawingml/2006/main">
                            <a:graphicData uri="http://schemas.microsoft.com/office/word/2010/wordprocessingShape">
                              <wps:wsp>
                                <wps:cNvCnPr/>
                                <wps:spPr>
                                  <a:xfrm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18110B" id="_x0000_t32" coordsize="21600,21600" o:spt="32" o:oned="t" path="m,l21600,21600e" filled="f">
                          <v:path arrowok="t" fillok="f" o:connecttype="none"/>
                          <o:lock v:ext="edit" shapetype="t"/>
                        </v:shapetype>
                        <v:shape id="Straight Arrow Connector 24" o:spid="_x0000_s1026" type="#_x0000_t32" style="position:absolute;margin-left:104.85pt;margin-top:30.7pt;width:.75pt;height:79.5pt;flip:y;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" strokecolor="black [3200]" strokeweight=".5pt">
                          <v:stroke endarrow="block" joinstyle="miter"/>
                        </v:shape>
                      </w:pict>
                    </mc:Fallback>
                  </mc:AlternateContent>
                </w:r>
              </w:del>
            </w:ins>
            <w:ins w:id="1001" w:author="hp" w:date="2016-12-22T23:08:00Z">
              <w:del w:id="1002" w:author="adm" w:date="2016-12-25T16:13:00Z">
                <w:r w:rsidR="00AA3DA1" w:rsidDel="005C1380">
                  <w:rPr>
                    <w:rFonts w:asciiTheme="majorBidi" w:eastAsia="Arial" w:hAnsiTheme="majorBidi" w:cstheme="majorBidi"/>
                    <w:b/>
                    <w:i/>
                    <w:noProof/>
                    <w:sz w:val="22"/>
                    <w:lang w:bidi="ar-SA"/>
                  </w:rPr>
                  <w:drawing>
                    <wp:inline distT="0" distB="0" distL="0" distR="0" wp14:anchorId="089879F3" wp14:editId="1D0DD0A3">
                      <wp:extent cx="28860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8824" r="14706"/>
                              <a:stretch/>
                            </pic:blipFill>
                            <pic:spPr bwMode="auto">
                              <a:xfrm>
                                <a:off x="0" y="0"/>
                                <a:ext cx="2886075" cy="1866900"/>
                              </a:xfrm>
                              <a:prstGeom prst="rect">
                                <a:avLst/>
                              </a:prstGeom>
                              <a:noFill/>
                              <a:ln>
                                <a:noFill/>
                              </a:ln>
                              <a:extLst>
                                <a:ext uri="{53640926-AAD7-44D8-BBD7-CCE9431645EC}">
                                  <a14:shadowObscured xmlns:a14="http://schemas.microsoft.com/office/drawing/2010/main"/>
                                </a:ext>
                              </a:extLst>
                            </pic:spPr>
                          </pic:pic>
                        </a:graphicData>
                      </a:graphic>
                    </wp:inline>
                  </w:drawing>
                </w:r>
              </w:del>
            </w:ins>
          </w:p>
        </w:tc>
      </w:tr>
    </w:tbl>
    <w:p w14:paraId="19A09CA5" w14:textId="1C9F216C" w:rsidR="00AA3DA1" w:rsidDel="005C1380" w:rsidRDefault="00993008" w:rsidP="000B3E65">
      <w:pPr>
        <w:spacing w:after="120" w:line="22" w:lineRule="atLeast"/>
        <w:ind w:left="115" w:right="1454" w:firstLine="0"/>
        <w:rPr>
          <w:ins w:id="1003" w:author="hp" w:date="2016-12-22T23:48:00Z"/>
          <w:del w:id="1004" w:author="adm" w:date="2016-12-25T16:14:00Z"/>
          <w:rFonts w:asciiTheme="majorBidi" w:eastAsia="Arial" w:hAnsiTheme="majorBidi" w:cstheme="majorBidi"/>
          <w:b/>
          <w:i/>
          <w:sz w:val="22"/>
        </w:rPr>
      </w:pPr>
      <w:ins w:id="1005" w:author="hp" w:date="2016-12-22T23:48:00Z">
        <w:del w:id="1006" w:author="adm" w:date="2016-12-25T16:14:00Z">
          <w:r w:rsidDel="005C1380">
            <w:rPr>
              <w:rFonts w:asciiTheme="majorBidi" w:eastAsia="Arial" w:hAnsiTheme="majorBidi" w:cstheme="majorBidi"/>
              <w:b/>
              <w:i/>
              <w:sz w:val="22"/>
            </w:rPr>
            <w:delText xml:space="preserve"> </w:delText>
          </w:r>
          <w:r w:rsidDel="005C1380">
            <w:rPr>
              <w:rFonts w:asciiTheme="majorBidi" w:eastAsia="Arial" w:hAnsiTheme="majorBidi" w:cstheme="majorBidi"/>
              <w:b/>
              <w:i/>
              <w:sz w:val="22"/>
            </w:rPr>
            <w:tab/>
          </w:r>
        </w:del>
      </w:ins>
    </w:p>
    <w:p w14:paraId="036CEA52" w14:textId="6AFC85CE" w:rsidR="00BE554F" w:rsidRPr="00993008" w:rsidDel="005C1380" w:rsidRDefault="00993008">
      <w:pPr>
        <w:spacing w:after="120" w:line="22" w:lineRule="atLeast"/>
        <w:ind w:left="115" w:right="1454" w:firstLine="0"/>
        <w:rPr>
          <w:ins w:id="1007" w:author="hp" w:date="2016-12-22T23:43:00Z"/>
          <w:del w:id="1008" w:author="adm" w:date="2016-12-25T16:14:00Z"/>
          <w:rFonts w:asciiTheme="majorBidi" w:eastAsia="Arial" w:hAnsiTheme="majorBidi" w:cstheme="majorBidi"/>
          <w:bCs/>
          <w:iCs/>
          <w:sz w:val="24"/>
          <w:szCs w:val="24"/>
          <w:rPrChange w:id="1009" w:author="hp" w:date="2016-12-22T23:55:00Z">
            <w:rPr>
              <w:ins w:id="1010" w:author="hp" w:date="2016-12-22T23:43:00Z"/>
              <w:del w:id="1011" w:author="adm" w:date="2016-12-25T16:14:00Z"/>
              <w:rFonts w:asciiTheme="majorBidi" w:eastAsia="Arial" w:hAnsiTheme="majorBidi" w:cstheme="majorBidi"/>
              <w:b/>
              <w:i/>
              <w:sz w:val="22"/>
            </w:rPr>
          </w:rPrChange>
        </w:rPr>
      </w:pPr>
      <w:ins w:id="1012" w:author="hp" w:date="2016-12-22T23:50:00Z">
        <w:del w:id="1013" w:author="adm" w:date="2016-12-25T16:14:00Z">
          <w:r w:rsidRPr="00993008" w:rsidDel="005C1380">
            <w:rPr>
              <w:rFonts w:asciiTheme="majorBidi" w:eastAsia="Arial" w:hAnsiTheme="majorBidi" w:cstheme="majorBidi"/>
              <w:bCs/>
              <w:iCs/>
              <w:sz w:val="24"/>
              <w:szCs w:val="24"/>
              <w:rPrChange w:id="1014" w:author="hp" w:date="2016-12-22T23:55:00Z">
                <w:rPr>
                  <w:rFonts w:asciiTheme="majorBidi" w:eastAsia="Arial" w:hAnsiTheme="majorBidi" w:cstheme="majorBidi"/>
                  <w:b/>
                  <w:i/>
                  <w:sz w:val="22"/>
                </w:rPr>
              </w:rPrChange>
            </w:rPr>
            <w:delText>We  verified</w:delText>
          </w:r>
        </w:del>
      </w:ins>
      <w:ins w:id="1015" w:author="hp" w:date="2016-12-22T23:51:00Z">
        <w:del w:id="1016" w:author="adm" w:date="2016-12-25T16:14:00Z">
          <w:r w:rsidRPr="00993008" w:rsidDel="005C1380">
            <w:rPr>
              <w:rFonts w:asciiTheme="majorBidi" w:eastAsia="Arial" w:hAnsiTheme="majorBidi" w:cstheme="majorBidi"/>
              <w:bCs/>
              <w:iCs/>
              <w:sz w:val="24"/>
              <w:szCs w:val="24"/>
              <w:rPrChange w:id="1017" w:author="hp" w:date="2016-12-22T23:55:00Z">
                <w:rPr>
                  <w:rFonts w:asciiTheme="majorBidi" w:eastAsia="Arial" w:hAnsiTheme="majorBidi" w:cstheme="majorBidi"/>
                  <w:b/>
                  <w:i/>
                  <w:sz w:val="22"/>
                </w:rPr>
              </w:rPrChange>
            </w:rPr>
            <w:delText xml:space="preserve"> this </w:delText>
          </w:r>
          <w:r w:rsidRPr="00993008" w:rsidDel="005C1380">
            <w:rPr>
              <w:rFonts w:asciiTheme="majorBidi" w:hAnsiTheme="majorBidi" w:cstheme="majorBidi"/>
              <w:bCs/>
              <w:iCs/>
              <w:sz w:val="24"/>
              <w:szCs w:val="24"/>
              <w:shd w:val="clear" w:color="auto" w:fill="FFFFFF"/>
              <w:lang w:bidi="ar-SA"/>
              <w:rPrChange w:id="1018" w:author="hp" w:date="2016-12-22T23:55:00Z">
                <w:rPr>
                  <w:rFonts w:asciiTheme="majorBidi" w:hAnsiTheme="majorBidi" w:cstheme="majorBidi"/>
                  <w:sz w:val="24"/>
                  <w:szCs w:val="24"/>
                  <w:shd w:val="clear" w:color="auto" w:fill="FFFFFF"/>
                  <w:lang w:bidi="ar-SA"/>
                </w:rPr>
              </w:rPrChange>
            </w:rPr>
            <w:delText xml:space="preserve">property </w:delText>
          </w:r>
          <w:r w:rsidRPr="00993008" w:rsidDel="005C1380">
            <w:rPr>
              <w:rFonts w:asciiTheme="majorBidi" w:eastAsia="Arial" w:hAnsiTheme="majorBidi" w:cstheme="majorBidi"/>
              <w:bCs/>
              <w:iCs/>
              <w:sz w:val="24"/>
              <w:szCs w:val="24"/>
              <w:rPrChange w:id="1019" w:author="hp" w:date="2016-12-22T23:55:00Z">
                <w:rPr>
                  <w:rFonts w:asciiTheme="majorBidi" w:eastAsia="Arial" w:hAnsiTheme="majorBidi" w:cstheme="majorBidi"/>
                  <w:b/>
                  <w:i/>
                  <w:sz w:val="22"/>
                </w:rPr>
              </w:rPrChange>
            </w:rPr>
            <w:delText xml:space="preserve"> “The machine is refilled infinitely many times”  by adding ltl L1 {[]&lt;&gt; (nsoda==5)&amp;&amp;(nbeer==5) } to the </w:delText>
          </w:r>
        </w:del>
      </w:ins>
      <w:ins w:id="1020" w:author="hp" w:date="2016-12-22T23:52:00Z">
        <w:del w:id="1021" w:author="adm" w:date="2016-12-25T16:14:00Z">
          <w:r w:rsidRPr="00993008" w:rsidDel="005C1380">
            <w:rPr>
              <w:rFonts w:asciiTheme="majorBidi" w:hAnsiTheme="majorBidi" w:cstheme="majorBidi"/>
              <w:bCs/>
              <w:iCs/>
              <w:sz w:val="24"/>
              <w:szCs w:val="24"/>
              <w:rPrChange w:id="1022" w:author="hp" w:date="2016-12-22T23:55:00Z">
                <w:rPr>
                  <w:rFonts w:asciiTheme="majorBidi" w:hAnsiTheme="majorBidi" w:cstheme="majorBidi"/>
                  <w:i/>
                  <w:sz w:val="22"/>
                </w:rPr>
              </w:rPrChange>
            </w:rPr>
            <w:delText>PROMELA</w:delText>
          </w:r>
          <w:r w:rsidRPr="00993008" w:rsidDel="005C1380">
            <w:rPr>
              <w:rFonts w:asciiTheme="majorBidi" w:hAnsiTheme="majorBidi" w:cstheme="majorBidi"/>
              <w:bCs/>
              <w:iCs/>
              <w:sz w:val="24"/>
              <w:szCs w:val="24"/>
            </w:rPr>
            <w:delText xml:space="preserve"> (Fig??)</w:delText>
          </w:r>
        </w:del>
      </w:ins>
    </w:p>
    <w:p w14:paraId="541C8511" w14:textId="280B5738" w:rsidR="00993008" w:rsidRPr="00993008" w:rsidDel="005C1380" w:rsidRDefault="00BE554F" w:rsidP="00993008">
      <w:pPr>
        <w:spacing w:after="120" w:line="22" w:lineRule="atLeast"/>
        <w:ind w:left="115" w:right="1454" w:firstLine="0"/>
        <w:rPr>
          <w:ins w:id="1023" w:author="hp" w:date="2016-12-22T23:54:00Z"/>
          <w:del w:id="1024" w:author="adm" w:date="2016-12-25T16:14:00Z"/>
          <w:rFonts w:asciiTheme="majorBidi" w:eastAsia="Arial" w:hAnsiTheme="majorBidi" w:cstheme="majorBidi"/>
          <w:bCs/>
          <w:iCs/>
          <w:sz w:val="24"/>
          <w:szCs w:val="24"/>
          <w:rPrChange w:id="1025" w:author="hp" w:date="2016-12-22T23:55:00Z">
            <w:rPr>
              <w:ins w:id="1026" w:author="hp" w:date="2016-12-22T23:54:00Z"/>
              <w:del w:id="1027" w:author="adm" w:date="2016-12-25T16:14:00Z"/>
              <w:rFonts w:asciiTheme="majorBidi" w:eastAsia="Arial" w:hAnsiTheme="majorBidi" w:cstheme="majorBidi"/>
              <w:b/>
              <w:i/>
              <w:sz w:val="22"/>
            </w:rPr>
          </w:rPrChange>
        </w:rPr>
      </w:pPr>
      <w:ins w:id="1028" w:author="hp" w:date="2016-12-22T23:44:00Z">
        <w:del w:id="1029" w:author="adm" w:date="2016-12-25T16:14:00Z">
          <w:r w:rsidRPr="00993008" w:rsidDel="005C1380">
            <w:rPr>
              <w:rFonts w:asciiTheme="majorBidi" w:eastAsia="Arial" w:hAnsiTheme="majorBidi" w:cstheme="majorBidi"/>
              <w:bCs/>
              <w:iCs/>
              <w:sz w:val="24"/>
              <w:szCs w:val="24"/>
              <w:rPrChange w:id="1030" w:author="hp" w:date="2016-12-22T23:55:00Z">
                <w:rPr>
                  <w:rFonts w:asciiTheme="majorBidi" w:eastAsia="Arial" w:hAnsiTheme="majorBidi" w:cstheme="majorBidi"/>
                  <w:b/>
                  <w:i/>
                  <w:sz w:val="22"/>
                </w:rPr>
              </w:rPrChange>
            </w:rPr>
            <w:delText>spin shows a</w:delText>
          </w:r>
        </w:del>
      </w:ins>
      <w:ins w:id="1031" w:author="hp" w:date="2016-12-22T23:45:00Z">
        <w:del w:id="1032" w:author="adm" w:date="2016-12-25T16:14:00Z">
          <w:r w:rsidRPr="00993008" w:rsidDel="005C1380">
            <w:rPr>
              <w:rFonts w:asciiTheme="majorBidi" w:eastAsia="Arial" w:hAnsiTheme="majorBidi" w:cstheme="majorBidi"/>
              <w:bCs/>
              <w:iCs/>
              <w:sz w:val="24"/>
              <w:szCs w:val="24"/>
              <w:rPrChange w:id="1033" w:author="hp" w:date="2016-12-22T23:55:00Z">
                <w:rPr>
                  <w:rFonts w:asciiTheme="majorBidi" w:eastAsia="Arial" w:hAnsiTheme="majorBidi" w:cstheme="majorBidi"/>
                  <w:b/>
                  <w:i/>
                  <w:sz w:val="22"/>
                </w:rPr>
              </w:rPrChange>
            </w:rPr>
            <w:delText>n</w:delText>
          </w:r>
        </w:del>
      </w:ins>
      <w:ins w:id="1034" w:author="hp" w:date="2016-12-22T23:44:00Z">
        <w:del w:id="1035" w:author="adm" w:date="2016-12-25T16:14:00Z">
          <w:r w:rsidRPr="00993008" w:rsidDel="005C1380">
            <w:rPr>
              <w:rFonts w:asciiTheme="majorBidi" w:eastAsia="Arial" w:hAnsiTheme="majorBidi" w:cstheme="majorBidi"/>
              <w:bCs/>
              <w:iCs/>
              <w:sz w:val="24"/>
              <w:szCs w:val="24"/>
              <w:rPrChange w:id="1036" w:author="hp" w:date="2016-12-22T23:55:00Z">
                <w:rPr>
                  <w:rFonts w:asciiTheme="majorBidi" w:eastAsia="Arial" w:hAnsiTheme="majorBidi" w:cstheme="majorBidi"/>
                  <w:b/>
                  <w:i/>
                  <w:sz w:val="22"/>
                </w:rPr>
              </w:rPrChange>
            </w:rPr>
            <w:delText xml:space="preserve"> error message</w:delText>
          </w:r>
        </w:del>
      </w:ins>
      <w:ins w:id="1037" w:author="hp" w:date="2016-12-22T23:43:00Z">
        <w:del w:id="1038" w:author="adm" w:date="2016-12-25T16:14:00Z">
          <w:r w:rsidRPr="00993008" w:rsidDel="005C1380">
            <w:rPr>
              <w:rFonts w:asciiTheme="majorBidi" w:eastAsia="Arial" w:hAnsiTheme="majorBidi" w:cstheme="majorBidi"/>
              <w:bCs/>
              <w:iCs/>
              <w:sz w:val="24"/>
              <w:szCs w:val="24"/>
              <w:rPrChange w:id="1039" w:author="hp" w:date="2016-12-22T23:55:00Z">
                <w:rPr>
                  <w:rFonts w:asciiTheme="majorBidi" w:eastAsia="Arial" w:hAnsiTheme="majorBidi" w:cstheme="majorBidi"/>
                  <w:b/>
                  <w:i/>
                  <w:sz w:val="22"/>
                </w:rPr>
              </w:rPrChange>
            </w:rPr>
            <w:delText xml:space="preserve"> </w:delText>
          </w:r>
        </w:del>
      </w:ins>
      <w:ins w:id="1040" w:author="hp" w:date="2016-12-22T23:53:00Z">
        <w:del w:id="1041" w:author="adm" w:date="2016-12-25T16:14:00Z">
          <w:r w:rsidR="00993008" w:rsidRPr="00993008" w:rsidDel="005C1380">
            <w:rPr>
              <w:rFonts w:asciiTheme="majorBidi" w:eastAsia="Arial" w:hAnsiTheme="majorBidi" w:cstheme="majorBidi"/>
              <w:bCs/>
              <w:iCs/>
              <w:sz w:val="24"/>
              <w:szCs w:val="24"/>
              <w:rPrChange w:id="1042" w:author="hp" w:date="2016-12-22T23:55:00Z">
                <w:rPr>
                  <w:rFonts w:asciiTheme="majorBidi" w:eastAsia="Arial" w:hAnsiTheme="majorBidi" w:cstheme="majorBidi"/>
                  <w:bCs/>
                  <w:iCs/>
                  <w:sz w:val="22"/>
                </w:rPr>
              </w:rPrChange>
            </w:rPr>
            <w:delText xml:space="preserve"> </w:delText>
          </w:r>
          <w:r w:rsidR="00993008" w:rsidRPr="00993008" w:rsidDel="005C1380">
            <w:rPr>
              <w:rFonts w:asciiTheme="majorBidi" w:hAnsiTheme="majorBidi" w:cstheme="majorBidi"/>
              <w:bCs/>
              <w:iCs/>
              <w:sz w:val="24"/>
              <w:szCs w:val="24"/>
            </w:rPr>
            <w:delText xml:space="preserve">(Fig??) </w:delText>
          </w:r>
        </w:del>
      </w:ins>
      <w:ins w:id="1043" w:author="hp" w:date="2016-12-22T23:54:00Z">
        <w:del w:id="1044" w:author="adm" w:date="2016-12-25T16:14:00Z">
          <w:r w:rsidR="00993008" w:rsidRPr="00993008" w:rsidDel="005C1380">
            <w:rPr>
              <w:rFonts w:asciiTheme="majorBidi" w:hAnsiTheme="majorBidi" w:cstheme="majorBidi"/>
              <w:bCs/>
              <w:iCs/>
              <w:sz w:val="24"/>
              <w:szCs w:val="24"/>
            </w:rPr>
            <w:delText xml:space="preserve">in order to fix this </w:delText>
          </w:r>
        </w:del>
      </w:ins>
      <w:ins w:id="1045" w:author="hp" w:date="2016-12-22T23:55:00Z">
        <w:del w:id="1046" w:author="adm" w:date="2016-12-25T16:14:00Z">
          <w:r w:rsidR="005A2CBC" w:rsidRPr="00993008" w:rsidDel="005C1380">
            <w:rPr>
              <w:rFonts w:asciiTheme="majorBidi" w:hAnsiTheme="majorBidi" w:cstheme="majorBidi"/>
              <w:bCs/>
              <w:iCs/>
              <w:sz w:val="24"/>
              <w:szCs w:val="24"/>
            </w:rPr>
            <w:delText>error</w:delText>
          </w:r>
        </w:del>
      </w:ins>
      <w:ins w:id="1047" w:author="hp" w:date="2016-12-22T23:54:00Z">
        <w:del w:id="1048" w:author="adm" w:date="2016-12-25T16:14:00Z">
          <w:r w:rsidR="00993008" w:rsidRPr="00993008" w:rsidDel="005C1380">
            <w:rPr>
              <w:rFonts w:asciiTheme="majorBidi" w:hAnsiTheme="majorBidi" w:cstheme="majorBidi"/>
              <w:bCs/>
              <w:iCs/>
              <w:sz w:val="24"/>
              <w:szCs w:val="24"/>
            </w:rPr>
            <w:delText xml:space="preserve"> we add </w:delText>
          </w:r>
        </w:del>
      </w:ins>
      <w:ins w:id="1049" w:author="hp" w:date="2016-12-22T23:55:00Z">
        <w:del w:id="1050" w:author="adm" w:date="2016-12-25T16:14:00Z">
          <w:r w:rsidR="005A2CBC" w:rsidDel="005C1380">
            <w:rPr>
              <w:rFonts w:asciiTheme="majorBidi" w:hAnsiTheme="majorBidi" w:cstheme="majorBidi"/>
              <w:bCs/>
              <w:iCs/>
              <w:sz w:val="24"/>
              <w:szCs w:val="24"/>
            </w:rPr>
            <w:delText>“</w:delText>
          </w:r>
        </w:del>
      </w:ins>
      <w:ins w:id="1051" w:author="hp" w:date="2016-12-22T23:54:00Z">
        <w:del w:id="1052" w:author="adm" w:date="2016-12-25T16:14:00Z">
          <w:r w:rsidR="00993008" w:rsidRPr="00993008" w:rsidDel="005C1380">
            <w:rPr>
              <w:rFonts w:asciiTheme="majorBidi" w:eastAsia="Arial" w:hAnsiTheme="majorBidi" w:cstheme="majorBidi"/>
              <w:bCs/>
              <w:iCs/>
              <w:sz w:val="24"/>
              <w:szCs w:val="24"/>
              <w:rPrChange w:id="1053" w:author="hp" w:date="2016-12-22T23:55:00Z">
                <w:rPr>
                  <w:rFonts w:asciiTheme="majorBidi" w:eastAsia="Arial" w:hAnsiTheme="majorBidi" w:cstheme="majorBidi"/>
                  <w:b/>
                  <w:i/>
                  <w:sz w:val="22"/>
                </w:rPr>
              </w:rPrChange>
            </w:rPr>
            <w:delText>:: nsoda&gt;0 || nbeer&gt;0 -&gt; state=selection;</w:delText>
          </w:r>
        </w:del>
      </w:ins>
      <w:ins w:id="1054" w:author="hp" w:date="2016-12-22T23:56:00Z">
        <w:del w:id="1055" w:author="adm" w:date="2016-12-25T16:14:00Z">
          <w:r w:rsidR="005A2CBC" w:rsidDel="005C1380">
            <w:rPr>
              <w:rFonts w:asciiTheme="majorBidi" w:eastAsia="Arial" w:hAnsiTheme="majorBidi" w:cstheme="majorBidi"/>
              <w:bCs/>
              <w:iCs/>
              <w:sz w:val="24"/>
              <w:szCs w:val="24"/>
            </w:rPr>
            <w:delText>”</w:delText>
          </w:r>
        </w:del>
      </w:ins>
      <w:ins w:id="1056" w:author="hp" w:date="2016-12-22T23:54:00Z">
        <w:del w:id="1057" w:author="adm" w:date="2016-12-25T16:14:00Z">
          <w:r w:rsidR="00993008" w:rsidRPr="00993008" w:rsidDel="005C1380">
            <w:rPr>
              <w:rFonts w:asciiTheme="majorBidi" w:eastAsia="Arial" w:hAnsiTheme="majorBidi" w:cstheme="majorBidi"/>
              <w:bCs/>
              <w:iCs/>
              <w:sz w:val="24"/>
              <w:szCs w:val="24"/>
              <w:rPrChange w:id="1058" w:author="hp" w:date="2016-12-22T23:55:00Z">
                <w:rPr>
                  <w:rFonts w:asciiTheme="majorBidi" w:eastAsia="Arial" w:hAnsiTheme="majorBidi" w:cstheme="majorBidi"/>
                  <w:b/>
                  <w:i/>
                  <w:sz w:val="22"/>
                </w:rPr>
              </w:rPrChange>
            </w:rPr>
            <w:delText xml:space="preserve"> (fig ??)</w:delText>
          </w:r>
        </w:del>
      </w:ins>
    </w:p>
    <w:p w14:paraId="21729DF4" w14:textId="39B53241" w:rsidR="00BE554F" w:rsidRPr="00993008" w:rsidRDefault="00BE554F" w:rsidP="000B3E65">
      <w:pPr>
        <w:spacing w:after="120" w:line="22" w:lineRule="atLeast"/>
        <w:ind w:left="115" w:right="1454" w:firstLine="0"/>
        <w:rPr>
          <w:ins w:id="1059" w:author="hp" w:date="2016-12-22T22:59:00Z"/>
          <w:rFonts w:asciiTheme="majorBidi" w:eastAsia="Arial" w:hAnsiTheme="majorBidi" w:cstheme="majorBidi"/>
          <w:bCs/>
          <w:iCs/>
          <w:sz w:val="22"/>
          <w:rPrChange w:id="1060" w:author="hp" w:date="2016-12-22T23:53:00Z">
            <w:rPr>
              <w:ins w:id="1061" w:author="hp" w:date="2016-12-22T22:59:00Z"/>
              <w:rFonts w:asciiTheme="majorBidi" w:eastAsia="Arial" w:hAnsiTheme="majorBidi" w:cstheme="majorBidi"/>
              <w:b/>
              <w:i/>
              <w:sz w:val="22"/>
            </w:rPr>
          </w:rPrChange>
        </w:rPr>
      </w:pPr>
    </w:p>
    <w:p w14:paraId="05E9F510" w14:textId="77777777" w:rsidR="0009060E" w:rsidRDefault="0009060E" w:rsidP="000B3E65">
      <w:pPr>
        <w:spacing w:after="120" w:line="22" w:lineRule="atLeast"/>
        <w:ind w:left="115" w:right="1454" w:firstLine="0"/>
        <w:rPr>
          <w:ins w:id="1062" w:author="hp" w:date="2016-12-22T22:13:00Z"/>
          <w:rFonts w:asciiTheme="majorBidi" w:eastAsia="Arial" w:hAnsiTheme="majorBidi" w:cstheme="majorBidi"/>
          <w:b/>
          <w:i/>
          <w:sz w:val="22"/>
        </w:rPr>
      </w:pPr>
    </w:p>
    <w:p w14:paraId="52B84258" w14:textId="5B5F21CF" w:rsidR="00FA692E" w:rsidDel="00391856" w:rsidRDefault="00FA692E">
      <w:pPr>
        <w:spacing w:after="120" w:line="22" w:lineRule="atLeast"/>
        <w:ind w:left="0" w:right="1454" w:firstLine="0"/>
        <w:rPr>
          <w:ins w:id="1063" w:author="Ahmad Mnasra" w:date="2016-12-22T11:36:00Z"/>
          <w:del w:id="1064" w:author="hp" w:date="2016-12-22T23:57:00Z"/>
          <w:rFonts w:asciiTheme="majorBidi" w:eastAsia="Arial" w:hAnsiTheme="majorBidi" w:cstheme="majorBidi"/>
          <w:b/>
          <w:i/>
          <w:sz w:val="22"/>
        </w:rPr>
        <w:pPrChange w:id="1065" w:author="hp" w:date="2016-12-22T23:57:00Z">
          <w:pPr>
            <w:spacing w:after="120" w:line="22" w:lineRule="atLeast"/>
            <w:ind w:left="115" w:right="1454" w:firstLine="0"/>
          </w:pPr>
        </w:pPrChange>
      </w:pPr>
    </w:p>
    <w:p w14:paraId="46677701" w14:textId="42779026" w:rsidR="000B3E65" w:rsidRDefault="000B3E65">
      <w:pPr>
        <w:spacing w:after="160" w:line="259" w:lineRule="auto"/>
        <w:ind w:left="0" w:right="0" w:firstLine="0"/>
        <w:jc w:val="left"/>
        <w:rPr>
          <w:ins w:id="1066" w:author="hp" w:date="2016-12-22T21:16:00Z"/>
          <w:rFonts w:asciiTheme="majorBidi" w:hAnsiTheme="majorBidi" w:cstheme="majorBidi"/>
          <w:color w:val="auto"/>
          <w:sz w:val="24"/>
          <w:szCs w:val="24"/>
        </w:rPr>
        <w:pPrChange w:id="1067" w:author="hp" w:date="2016-12-22T21:15:00Z">
          <w:pPr>
            <w:spacing w:after="120" w:line="22" w:lineRule="atLeast"/>
            <w:ind w:left="115" w:right="1454" w:firstLine="0"/>
          </w:pPr>
        </w:pPrChange>
      </w:pPr>
      <w:ins w:id="1068" w:author="Ahmad Mnasra" w:date="2016-12-22T10:00:00Z">
        <w:r>
          <w:rPr>
            <w:rFonts w:asciiTheme="majorBidi" w:hAnsiTheme="majorBidi" w:cstheme="majorBidi"/>
            <w:color w:val="auto"/>
            <w:sz w:val="24"/>
            <w:szCs w:val="24"/>
          </w:rPr>
          <w:br w:type="page"/>
        </w:r>
      </w:ins>
    </w:p>
    <w:p w14:paraId="7FE1EA1A" w14:textId="7A13FC1D" w:rsidR="00577C7E" w:rsidRDefault="00577C7E">
      <w:pPr>
        <w:spacing w:after="160" w:line="259" w:lineRule="auto"/>
        <w:ind w:left="0" w:right="0" w:firstLine="0"/>
        <w:jc w:val="left"/>
        <w:rPr>
          <w:ins w:id="1069" w:author="hp" w:date="2016-12-22T21:16:00Z"/>
          <w:rFonts w:asciiTheme="majorBidi" w:hAnsiTheme="majorBidi" w:cstheme="majorBidi"/>
          <w:color w:val="auto"/>
          <w:sz w:val="24"/>
          <w:szCs w:val="24"/>
        </w:rPr>
        <w:pPrChange w:id="1070" w:author="hp" w:date="2016-12-22T21:15:00Z">
          <w:pPr>
            <w:spacing w:after="120" w:line="22" w:lineRule="atLeast"/>
            <w:ind w:left="115" w:right="1454" w:firstLine="0"/>
          </w:pPr>
        </w:pPrChange>
      </w:pPr>
    </w:p>
    <w:p w14:paraId="6BBBE961" w14:textId="77777777" w:rsidR="00577C7E" w:rsidRPr="000B3E65" w:rsidRDefault="00577C7E">
      <w:pPr>
        <w:spacing w:after="160" w:line="259" w:lineRule="auto"/>
        <w:ind w:left="0" w:right="0" w:firstLine="0"/>
        <w:jc w:val="left"/>
        <w:rPr>
          <w:rFonts w:asciiTheme="majorBidi" w:hAnsiTheme="majorBidi" w:cstheme="majorBidi"/>
          <w:color w:val="auto"/>
          <w:sz w:val="24"/>
          <w:szCs w:val="24"/>
          <w:rPrChange w:id="1071" w:author="Ahmad Mnasra" w:date="2016-12-22T09:57:00Z">
            <w:rPr>
              <w:rFonts w:asciiTheme="majorBidi" w:hAnsiTheme="majorBidi" w:cstheme="majorBidi"/>
              <w:sz w:val="22"/>
            </w:rPr>
          </w:rPrChange>
        </w:rPr>
        <w:pPrChange w:id="1072" w:author="hp" w:date="2016-12-22T21:15:00Z">
          <w:pPr>
            <w:spacing w:after="120" w:line="22" w:lineRule="atLeast"/>
            <w:ind w:left="115" w:right="1454" w:firstLine="0"/>
          </w:pPr>
        </w:pPrChange>
      </w:pPr>
    </w:p>
    <w:p w14:paraId="4AD7D441" w14:textId="4D7A5E4D" w:rsidR="00B40032" w:rsidRPr="00AC1FEB" w:rsidRDefault="00B40032" w:rsidP="00982B5F">
      <w:pPr>
        <w:pStyle w:val="3"/>
        <w:spacing w:before="240" w:after="120" w:line="22" w:lineRule="atLeast"/>
        <w:ind w:left="0" w:firstLine="115"/>
        <w:rPr>
          <w:rFonts w:asciiTheme="majorBidi" w:hAnsiTheme="majorBidi" w:cstheme="majorBidi"/>
          <w:sz w:val="22"/>
        </w:rPr>
      </w:pPr>
      <w:bookmarkStart w:id="1073" w:name="_Toc470446049"/>
      <w:commentRangeStart w:id="1074"/>
      <w:r w:rsidRPr="00AC1FEB">
        <w:rPr>
          <w:rFonts w:asciiTheme="majorBidi" w:hAnsiTheme="majorBidi" w:cstheme="majorBidi"/>
          <w:sz w:val="22"/>
        </w:rPr>
        <w:t>2.2</w:t>
      </w:r>
      <w:commentRangeEnd w:id="1074"/>
      <w:r w:rsidR="009C5DD2" w:rsidRPr="00AC1FEB">
        <w:rPr>
          <w:rStyle w:val="a8"/>
          <w:rFonts w:asciiTheme="majorBidi" w:eastAsia="Times New Roman" w:hAnsiTheme="majorBidi" w:cstheme="majorBidi"/>
          <w:b w:val="0"/>
          <w:i w:val="0"/>
        </w:rPr>
        <w:commentReference w:id="1074"/>
      </w:r>
      <w:r w:rsidRPr="00AC1FEB">
        <w:rPr>
          <w:rFonts w:asciiTheme="majorBidi" w:hAnsiTheme="majorBidi" w:cstheme="majorBidi"/>
          <w:sz w:val="22"/>
        </w:rPr>
        <w:t xml:space="preserve">. </w:t>
      </w:r>
      <w:r w:rsidRPr="00982B5F">
        <w:rPr>
          <w:rFonts w:asciiTheme="majorBidi" w:hAnsiTheme="majorBidi" w:cstheme="majorBidi"/>
          <w:sz w:val="22"/>
        </w:rPr>
        <w:t>Detailed Description</w:t>
      </w:r>
      <w:bookmarkEnd w:id="1073"/>
    </w:p>
    <w:p w14:paraId="6D2AC641" w14:textId="3AB36902" w:rsidR="0026509E" w:rsidRPr="00791C18" w:rsidRDefault="0026509E" w:rsidP="001F1D5B">
      <w:pPr>
        <w:spacing w:after="120" w:line="240" w:lineRule="auto"/>
        <w:ind w:left="0" w:right="0" w:firstLine="0"/>
        <w:jc w:val="left"/>
        <w:rPr>
          <w:rFonts w:asciiTheme="majorBidi" w:hAnsiTheme="majorBidi" w:cstheme="majorBidi"/>
          <w:color w:val="auto"/>
          <w:sz w:val="22"/>
        </w:rPr>
      </w:pPr>
      <w:r w:rsidRPr="00982B5F">
        <w:rPr>
          <w:rFonts w:asciiTheme="majorBidi" w:hAnsiTheme="majorBidi" w:cstheme="majorBidi"/>
          <w:color w:val="auto"/>
          <w:sz w:val="22"/>
        </w:rPr>
        <w:t xml:space="preserve">As it was mentioned above, we will build a tool </w:t>
      </w:r>
      <w:r w:rsidRPr="00982B5F">
        <w:rPr>
          <w:rFonts w:asciiTheme="majorBidi" w:hAnsiTheme="majorBidi" w:cstheme="majorBidi"/>
          <w:color w:val="auto"/>
          <w:sz w:val="22"/>
          <w:shd w:val="clear" w:color="auto" w:fill="FFFFFF"/>
        </w:rPr>
        <w:t>that all</w:t>
      </w:r>
      <w:r w:rsidR="00CF7775" w:rsidRPr="00AC1FEB">
        <w:rPr>
          <w:rFonts w:asciiTheme="majorBidi" w:hAnsiTheme="majorBidi" w:cstheme="majorBidi"/>
          <w:color w:val="auto"/>
          <w:sz w:val="22"/>
          <w:shd w:val="clear" w:color="auto" w:fill="FFFFFF"/>
        </w:rPr>
        <w:t xml:space="preserve">ows the graphical definition of </w:t>
      </w:r>
      <w:r w:rsidRPr="00982B5F">
        <w:rPr>
          <w:rFonts w:asciiTheme="majorBidi" w:hAnsiTheme="majorBidi" w:cstheme="majorBidi"/>
          <w:color w:val="auto"/>
          <w:sz w:val="22"/>
          <w:shd w:val="clear" w:color="auto" w:fill="FFFFFF"/>
        </w:rPr>
        <w:t>specifications of cellular applications</w:t>
      </w:r>
      <w:r w:rsidR="00BF48BC" w:rsidRPr="00AC1FEB">
        <w:rPr>
          <w:rFonts w:asciiTheme="majorBidi" w:hAnsiTheme="majorBidi" w:cstheme="majorBidi"/>
          <w:color w:val="auto"/>
          <w:sz w:val="22"/>
        </w:rPr>
        <w:t>.</w:t>
      </w:r>
      <w:r w:rsidR="00BF48BC"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 xml:space="preserve">To be more </w:t>
      </w:r>
      <w:r w:rsidR="00AC1FEB" w:rsidRPr="00AC1FEB">
        <w:rPr>
          <w:rFonts w:asciiTheme="majorBidi" w:hAnsiTheme="majorBidi" w:cstheme="majorBidi"/>
          <w:color w:val="auto"/>
          <w:sz w:val="22"/>
        </w:rPr>
        <w:t>practical, we</w:t>
      </w:r>
      <w:r w:rsidRPr="00982B5F">
        <w:rPr>
          <w:rFonts w:asciiTheme="majorBidi" w:hAnsiTheme="majorBidi" w:cstheme="majorBidi"/>
          <w:color w:val="auto"/>
          <w:sz w:val="22"/>
        </w:rPr>
        <w:t xml:space="preserve"> </w:t>
      </w:r>
      <w:r w:rsidR="001F1D5B" w:rsidRPr="00982B5F">
        <w:rPr>
          <w:rFonts w:asciiTheme="majorBidi" w:hAnsiTheme="majorBidi" w:cstheme="majorBidi"/>
          <w:color w:val="auto"/>
          <w:sz w:val="22"/>
        </w:rPr>
        <w:t>implement</w:t>
      </w:r>
      <w:r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our</w:t>
      </w:r>
      <w:r w:rsidR="00BF48BC" w:rsidRPr="00982B5F">
        <w:rPr>
          <w:rFonts w:asciiTheme="majorBidi" w:hAnsiTheme="majorBidi" w:cstheme="majorBidi"/>
          <w:color w:val="auto"/>
          <w:sz w:val="22"/>
        </w:rPr>
        <w:t xml:space="preserve"> </w:t>
      </w:r>
      <w:r w:rsidRPr="00982B5F">
        <w:rPr>
          <w:rFonts w:asciiTheme="majorBidi" w:hAnsiTheme="majorBidi" w:cstheme="majorBidi"/>
          <w:color w:val="auto"/>
          <w:sz w:val="22"/>
        </w:rPr>
        <w:t xml:space="preserve">tool </w:t>
      </w:r>
      <w:r w:rsidR="00BF48BC" w:rsidRPr="00AC1FEB">
        <w:rPr>
          <w:rFonts w:asciiTheme="majorBidi" w:hAnsiTheme="majorBidi" w:cstheme="majorBidi"/>
          <w:color w:val="auto"/>
          <w:sz w:val="22"/>
        </w:rPr>
        <w:t>using a</w:t>
      </w:r>
      <w:r w:rsidRPr="00982B5F">
        <w:rPr>
          <w:rFonts w:asciiTheme="majorBidi" w:hAnsiTheme="majorBidi" w:cstheme="majorBidi"/>
          <w:color w:val="auto"/>
          <w:sz w:val="22"/>
        </w:rPr>
        <w:t xml:space="preserve"> real application for cellular phones</w:t>
      </w:r>
      <w:r w:rsidR="00961BD3" w:rsidRPr="00AC1FEB">
        <w:rPr>
          <w:rFonts w:asciiTheme="majorBidi" w:hAnsiTheme="majorBidi" w:cstheme="majorBidi"/>
          <w:color w:val="auto"/>
          <w:sz w:val="22"/>
        </w:rPr>
        <w:t>,</w:t>
      </w:r>
      <w:r w:rsidRPr="00982B5F">
        <w:rPr>
          <w:rFonts w:asciiTheme="majorBidi" w:hAnsiTheme="majorBidi" w:cstheme="majorBidi"/>
          <w:color w:val="auto"/>
          <w:sz w:val="22"/>
        </w:rPr>
        <w:t xml:space="preserve"> called “Bopo” </w:t>
      </w:r>
      <w:r w:rsidR="00CF7775" w:rsidRPr="00AC1FEB">
        <w:rPr>
          <w:rFonts w:asciiTheme="majorBidi" w:hAnsiTheme="majorBidi" w:cstheme="majorBidi"/>
          <w:color w:val="auto"/>
          <w:sz w:val="22"/>
        </w:rPr>
        <w:t>Supervised by</w:t>
      </w:r>
      <w:r w:rsidRPr="00982B5F">
        <w:rPr>
          <w:rFonts w:asciiTheme="majorBidi" w:hAnsiTheme="majorBidi" w:cstheme="majorBidi"/>
          <w:color w:val="auto"/>
          <w:sz w:val="22"/>
        </w:rPr>
        <w:t xml:space="preserve"> Dr. Elena Ravve</w:t>
      </w:r>
      <w:r w:rsidR="00961BD3" w:rsidRPr="00AC1FEB">
        <w:rPr>
          <w:rFonts w:asciiTheme="majorBidi" w:hAnsiTheme="majorBidi" w:cstheme="majorBidi"/>
          <w:color w:val="auto"/>
          <w:sz w:val="22"/>
        </w:rPr>
        <w:t>.</w:t>
      </w:r>
      <w:r w:rsidR="00961BD3" w:rsidRPr="00982B5F">
        <w:rPr>
          <w:rFonts w:asciiTheme="majorBidi" w:hAnsiTheme="majorBidi" w:cstheme="majorBidi"/>
          <w:color w:val="auto"/>
          <w:sz w:val="22"/>
        </w:rPr>
        <w:t xml:space="preserve"> </w:t>
      </w:r>
      <w:r w:rsidR="00961BD3" w:rsidRPr="00AC1FEB">
        <w:rPr>
          <w:rFonts w:asciiTheme="majorBidi" w:hAnsiTheme="majorBidi" w:cstheme="majorBidi"/>
          <w:color w:val="auto"/>
          <w:sz w:val="22"/>
        </w:rPr>
        <w:t xml:space="preserve">We take </w:t>
      </w:r>
      <w:r w:rsidR="001F1D5B">
        <w:rPr>
          <w:rFonts w:asciiTheme="majorBidi" w:hAnsiTheme="majorBidi" w:cstheme="majorBidi"/>
          <w:color w:val="auto"/>
          <w:sz w:val="22"/>
        </w:rPr>
        <w:t>its</w:t>
      </w:r>
      <w:r w:rsidR="001F1D5B" w:rsidRPr="00AC1FEB">
        <w:rPr>
          <w:rFonts w:asciiTheme="majorBidi" w:hAnsiTheme="majorBidi" w:cstheme="majorBidi"/>
          <w:color w:val="auto"/>
          <w:sz w:val="22"/>
        </w:rPr>
        <w:t xml:space="preserve"> </w:t>
      </w:r>
      <w:r w:rsidR="001F1D5B" w:rsidRPr="001F1D5B">
        <w:rPr>
          <w:rFonts w:asciiTheme="majorBidi" w:hAnsiTheme="majorBidi" w:cstheme="majorBidi"/>
          <w:color w:val="auto"/>
          <w:sz w:val="22"/>
        </w:rPr>
        <w:t>spec</w:t>
      </w:r>
      <w:r w:rsidR="00961BD3" w:rsidRPr="00AC1FEB">
        <w:rPr>
          <w:rFonts w:asciiTheme="majorBidi" w:hAnsiTheme="majorBidi" w:cstheme="majorBidi"/>
          <w:color w:val="auto"/>
          <w:sz w:val="22"/>
        </w:rPr>
        <w:t xml:space="preserve"> in </w:t>
      </w:r>
      <w:r w:rsidR="001F1D5B" w:rsidRPr="00AC1FEB">
        <w:rPr>
          <w:rFonts w:asciiTheme="majorBidi" w:hAnsiTheme="majorBidi" w:cstheme="majorBidi"/>
          <w:color w:val="auto"/>
          <w:sz w:val="22"/>
        </w:rPr>
        <w:t>order to</w:t>
      </w:r>
      <w:r w:rsidRPr="001F1D5B">
        <w:rPr>
          <w:rFonts w:asciiTheme="majorBidi" w:hAnsiTheme="majorBidi" w:cstheme="majorBidi"/>
          <w:color w:val="auto"/>
          <w:sz w:val="22"/>
        </w:rPr>
        <w:t xml:space="preserve"> </w:t>
      </w:r>
      <w:r w:rsidR="001F1D5B">
        <w:rPr>
          <w:rFonts w:asciiTheme="majorBidi" w:hAnsiTheme="majorBidi" w:cstheme="majorBidi"/>
          <w:color w:val="auto"/>
          <w:sz w:val="22"/>
        </w:rPr>
        <w:t>compose</w:t>
      </w:r>
      <w:r w:rsidR="001F1D5B" w:rsidRPr="001F1D5B">
        <w:rPr>
          <w:rFonts w:asciiTheme="majorBidi" w:hAnsiTheme="majorBidi" w:cstheme="majorBidi"/>
          <w:color w:val="auto"/>
          <w:sz w:val="22"/>
        </w:rPr>
        <w:t xml:space="preserve"> </w:t>
      </w:r>
      <w:r w:rsidR="00961BD3" w:rsidRPr="00AC1FEB">
        <w:rPr>
          <w:rFonts w:asciiTheme="majorBidi" w:hAnsiTheme="majorBidi" w:cstheme="majorBidi"/>
          <w:color w:val="auto"/>
          <w:sz w:val="22"/>
        </w:rPr>
        <w:t>it in a</w:t>
      </w:r>
      <w:r w:rsidR="00961BD3" w:rsidRPr="00791C18">
        <w:rPr>
          <w:rFonts w:asciiTheme="majorBidi" w:hAnsiTheme="majorBidi" w:cstheme="majorBidi"/>
          <w:color w:val="auto"/>
          <w:sz w:val="22"/>
        </w:rPr>
        <w:t xml:space="preserve"> </w:t>
      </w:r>
      <w:r w:rsidRPr="00791C18">
        <w:rPr>
          <w:rFonts w:asciiTheme="majorBidi" w:hAnsiTheme="majorBidi" w:cstheme="majorBidi"/>
          <w:color w:val="auto"/>
          <w:sz w:val="22"/>
        </w:rPr>
        <w:t xml:space="preserve">visual </w:t>
      </w:r>
      <w:r w:rsidR="00CF7775" w:rsidRPr="00AC1FEB">
        <w:rPr>
          <w:rFonts w:asciiTheme="majorBidi" w:hAnsiTheme="majorBidi" w:cstheme="majorBidi"/>
          <w:color w:val="auto"/>
          <w:sz w:val="22"/>
        </w:rPr>
        <w:t>form.</w:t>
      </w:r>
    </w:p>
    <w:p w14:paraId="33696BB7" w14:textId="499BB00F" w:rsidR="00EC4FD1" w:rsidRPr="00082A89" w:rsidRDefault="00B40032" w:rsidP="00791C18">
      <w:pPr>
        <w:spacing w:after="120" w:line="240" w:lineRule="auto"/>
        <w:ind w:left="0" w:right="0" w:firstLine="0"/>
        <w:jc w:val="left"/>
        <w:rPr>
          <w:rFonts w:asciiTheme="majorBidi" w:hAnsiTheme="majorBidi" w:cstheme="majorBidi"/>
          <w:color w:val="auto"/>
          <w:sz w:val="22"/>
        </w:rPr>
      </w:pPr>
      <w:r w:rsidRPr="00791C18">
        <w:rPr>
          <w:rFonts w:asciiTheme="majorBidi" w:hAnsiTheme="majorBidi" w:cstheme="majorBidi"/>
          <w:color w:val="auto"/>
          <w:sz w:val="22"/>
        </w:rPr>
        <w:t xml:space="preserve">In order to add </w:t>
      </w:r>
      <w:r w:rsidR="00EC4FD1" w:rsidRPr="00791C18">
        <w:rPr>
          <w:rFonts w:asciiTheme="majorBidi" w:hAnsiTheme="majorBidi" w:cstheme="majorBidi"/>
          <w:color w:val="auto"/>
          <w:sz w:val="22"/>
        </w:rPr>
        <w:t>a new</w:t>
      </w:r>
      <w:r w:rsidRPr="00791C18">
        <w:rPr>
          <w:rFonts w:asciiTheme="majorBidi" w:hAnsiTheme="majorBidi" w:cstheme="majorBidi"/>
          <w:color w:val="auto"/>
          <w:sz w:val="22"/>
        </w:rPr>
        <w:t xml:space="preserve"> screen to the </w:t>
      </w:r>
      <w:r w:rsidR="00791C18">
        <w:rPr>
          <w:rFonts w:asciiTheme="majorBidi" w:hAnsiTheme="majorBidi" w:cstheme="majorBidi"/>
          <w:color w:val="auto"/>
          <w:sz w:val="22"/>
        </w:rPr>
        <w:t>spec of an application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 user </w:t>
      </w:r>
      <w:r w:rsidR="00EC4FD1" w:rsidRPr="00791C18">
        <w:rPr>
          <w:rFonts w:asciiTheme="majorBidi" w:hAnsiTheme="majorBidi" w:cstheme="majorBidi"/>
          <w:color w:val="auto"/>
          <w:sz w:val="22"/>
        </w:rPr>
        <w:t>should press</w:t>
      </w:r>
      <w:r w:rsidRPr="00791C18">
        <w:rPr>
          <w:rFonts w:asciiTheme="majorBidi" w:hAnsiTheme="majorBidi" w:cstheme="majorBidi"/>
          <w:color w:val="auto"/>
          <w:sz w:val="22"/>
        </w:rPr>
        <w:t xml:space="preserve"> “add screen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then </w:t>
      </w:r>
      <w:r w:rsidR="0092392C" w:rsidRPr="00AC1FEB">
        <w:rPr>
          <w:rFonts w:asciiTheme="majorBidi" w:hAnsiTheme="majorBidi" w:cstheme="majorBidi"/>
          <w:color w:val="auto"/>
          <w:sz w:val="22"/>
        </w:rPr>
        <w:t>she/he</w:t>
      </w:r>
      <w:r w:rsidR="0092392C" w:rsidRPr="00082A89">
        <w:rPr>
          <w:rFonts w:asciiTheme="majorBidi" w:hAnsiTheme="majorBidi" w:cstheme="majorBidi"/>
          <w:color w:val="auto"/>
          <w:sz w:val="22"/>
        </w:rPr>
        <w:t xml:space="preserve"> </w:t>
      </w:r>
      <w:r w:rsidR="00EC4FD1" w:rsidRPr="00082A89">
        <w:rPr>
          <w:rFonts w:asciiTheme="majorBidi" w:hAnsiTheme="majorBidi" w:cstheme="majorBidi"/>
          <w:color w:val="auto"/>
          <w:sz w:val="22"/>
        </w:rPr>
        <w:t>sets the</w:t>
      </w:r>
      <w:r w:rsidRPr="00082A89">
        <w:rPr>
          <w:rFonts w:asciiTheme="majorBidi" w:hAnsiTheme="majorBidi" w:cstheme="majorBidi"/>
          <w:color w:val="auto"/>
          <w:sz w:val="22"/>
        </w:rPr>
        <w:t xml:space="preserve"> screen </w:t>
      </w:r>
      <w:r w:rsidR="00EC4FD1" w:rsidRPr="00082A89">
        <w:rPr>
          <w:rFonts w:asciiTheme="majorBidi" w:hAnsiTheme="majorBidi" w:cstheme="majorBidi"/>
          <w:color w:val="auto"/>
          <w:sz w:val="22"/>
        </w:rPr>
        <w:t>location,</w:t>
      </w:r>
      <w:r w:rsidRPr="00082A89">
        <w:rPr>
          <w:rFonts w:asciiTheme="majorBidi" w:hAnsiTheme="majorBidi" w:cstheme="majorBidi"/>
          <w:color w:val="auto"/>
          <w:sz w:val="22"/>
        </w:rPr>
        <w:t xml:space="preserve"> defined </w:t>
      </w:r>
      <w:r w:rsidR="00EC4FD1" w:rsidRPr="00082A89">
        <w:rPr>
          <w:rFonts w:asciiTheme="majorBidi" w:hAnsiTheme="majorBidi" w:cstheme="majorBidi"/>
          <w:color w:val="auto"/>
          <w:sz w:val="22"/>
        </w:rPr>
        <w:t>the name</w:t>
      </w:r>
      <w:r w:rsidRPr="00082A89">
        <w:rPr>
          <w:rFonts w:asciiTheme="majorBidi" w:hAnsiTheme="majorBidi" w:cstheme="majorBidi"/>
          <w:color w:val="auto"/>
          <w:sz w:val="22"/>
        </w:rPr>
        <w:t xml:space="preserve"> and </w:t>
      </w:r>
      <w:r w:rsidR="00EC4FD1" w:rsidRPr="00082A89">
        <w:rPr>
          <w:rFonts w:asciiTheme="majorBidi" w:hAnsiTheme="majorBidi" w:cstheme="majorBidi"/>
          <w:color w:val="auto"/>
          <w:sz w:val="22"/>
        </w:rPr>
        <w:t>the description</w:t>
      </w:r>
      <w:r w:rsidRPr="00082A89">
        <w:rPr>
          <w:rFonts w:asciiTheme="majorBidi" w:hAnsiTheme="majorBidi" w:cstheme="majorBidi"/>
          <w:color w:val="auto"/>
          <w:sz w:val="22"/>
        </w:rPr>
        <w:t xml:space="preserve"> </w:t>
      </w:r>
      <w:r w:rsidR="00D77776">
        <w:rPr>
          <w:rFonts w:asciiTheme="majorBidi" w:hAnsiTheme="majorBidi" w:cstheme="majorBidi"/>
          <w:color w:val="auto"/>
          <w:sz w:val="22"/>
        </w:rPr>
        <w:t xml:space="preserve">and </w:t>
      </w:r>
      <w:r w:rsidRPr="00082A89">
        <w:rPr>
          <w:rFonts w:asciiTheme="majorBidi" w:hAnsiTheme="majorBidi" w:cstheme="majorBidi"/>
          <w:color w:val="auto"/>
          <w:sz w:val="22"/>
        </w:rPr>
        <w:t xml:space="preserve">then </w:t>
      </w:r>
      <w:r w:rsidR="00EC4FD1" w:rsidRPr="00082A89">
        <w:rPr>
          <w:rFonts w:asciiTheme="majorBidi" w:hAnsiTheme="majorBidi" w:cstheme="majorBidi"/>
          <w:color w:val="auto"/>
          <w:sz w:val="22"/>
        </w:rPr>
        <w:t>presses “save</w:t>
      </w:r>
      <w:r w:rsidRPr="00082A89">
        <w:rPr>
          <w:rFonts w:asciiTheme="majorBidi" w:hAnsiTheme="majorBidi" w:cstheme="majorBidi"/>
          <w:color w:val="auto"/>
          <w:sz w:val="22"/>
        </w:rPr>
        <w:t>”</w:t>
      </w:r>
      <w:r w:rsidR="00EC4FD1" w:rsidRPr="00082A89">
        <w:rPr>
          <w:rFonts w:asciiTheme="majorBidi" w:hAnsiTheme="majorBidi" w:cstheme="majorBidi"/>
          <w:color w:val="auto"/>
          <w:sz w:val="22"/>
        </w:rPr>
        <w:t>.</w:t>
      </w:r>
    </w:p>
    <w:p w14:paraId="2613B068" w14:textId="096B8073" w:rsidR="00EC4FD1" w:rsidRPr="00082A89" w:rsidRDefault="00CF7775" w:rsidP="00082A89">
      <w:pPr>
        <w:spacing w:after="120" w:line="240" w:lineRule="auto"/>
        <w:ind w:left="0" w:right="0" w:firstLine="0"/>
        <w:jc w:val="left"/>
        <w:rPr>
          <w:rFonts w:asciiTheme="majorBidi" w:hAnsiTheme="majorBidi" w:cstheme="majorBidi"/>
          <w:sz w:val="22"/>
        </w:rPr>
      </w:pPr>
      <w:r w:rsidRPr="00AC1FEB">
        <w:rPr>
          <w:rFonts w:asciiTheme="majorBidi" w:hAnsiTheme="majorBidi" w:cstheme="majorBidi"/>
          <w:sz w:val="22"/>
        </w:rPr>
        <w:t>The user</w:t>
      </w:r>
      <w:r w:rsidR="00B40032" w:rsidRPr="00082A89">
        <w:rPr>
          <w:rFonts w:asciiTheme="majorBidi" w:hAnsiTheme="majorBidi" w:cstheme="majorBidi"/>
          <w:sz w:val="22"/>
        </w:rPr>
        <w:t xml:space="preserve"> should press on </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 xml:space="preserve"> </w:t>
      </w:r>
      <w:r w:rsidR="00B40032" w:rsidRPr="00082A89">
        <w:rPr>
          <w:rFonts w:asciiTheme="majorBidi" w:hAnsiTheme="majorBidi" w:cstheme="majorBidi"/>
          <w:sz w:val="22"/>
        </w:rPr>
        <w:t>button to choose</w:t>
      </w:r>
      <w:r w:rsidR="00556809" w:rsidRPr="00082A89">
        <w:rPr>
          <w:rFonts w:asciiTheme="majorBidi" w:hAnsiTheme="majorBidi" w:cstheme="majorBidi"/>
          <w:sz w:val="22"/>
        </w:rPr>
        <w:t xml:space="preserve"> an</w:t>
      </w:r>
      <w:r w:rsidR="00B40032" w:rsidRPr="00082A89">
        <w:rPr>
          <w:rFonts w:asciiTheme="majorBidi" w:hAnsiTheme="majorBidi" w:cstheme="majorBidi"/>
          <w:sz w:val="22"/>
        </w:rPr>
        <w:t xml:space="preserve"> element type from</w:t>
      </w:r>
      <w:r w:rsidR="00556809" w:rsidRPr="00082A89">
        <w:rPr>
          <w:rFonts w:asciiTheme="majorBidi" w:hAnsiTheme="majorBidi" w:cstheme="majorBidi"/>
          <w:sz w:val="22"/>
        </w:rPr>
        <w:t xml:space="preserve"> the menu bar,</w:t>
      </w:r>
      <w:r w:rsidR="00B40032" w:rsidRPr="00082A89">
        <w:rPr>
          <w:rFonts w:asciiTheme="majorBidi" w:hAnsiTheme="majorBidi" w:cstheme="majorBidi"/>
          <w:sz w:val="22"/>
        </w:rPr>
        <w:t xml:space="preserve"> this way we can </w:t>
      </w:r>
      <w:r w:rsidR="00EC4FD1" w:rsidRPr="00082A89">
        <w:rPr>
          <w:rFonts w:asciiTheme="majorBidi" w:hAnsiTheme="majorBidi" w:cstheme="majorBidi"/>
          <w:sz w:val="22"/>
        </w:rPr>
        <w:t>represent the</w:t>
      </w:r>
      <w:r w:rsidR="00B40032" w:rsidRPr="00082A89">
        <w:rPr>
          <w:rFonts w:asciiTheme="majorBidi" w:hAnsiTheme="majorBidi" w:cstheme="majorBidi"/>
          <w:sz w:val="22"/>
        </w:rPr>
        <w:t xml:space="preserve"> specs </w:t>
      </w:r>
      <w:r w:rsidR="00EC4FD1" w:rsidRPr="00082A89">
        <w:rPr>
          <w:rFonts w:asciiTheme="majorBidi" w:hAnsiTheme="majorBidi" w:cstheme="majorBidi"/>
          <w:sz w:val="22"/>
        </w:rPr>
        <w:t>types of</w:t>
      </w:r>
      <w:r w:rsidR="00B40032" w:rsidRPr="00082A89">
        <w:rPr>
          <w:rFonts w:asciiTheme="majorBidi" w:hAnsiTheme="majorBidi" w:cstheme="majorBidi"/>
          <w:sz w:val="22"/>
        </w:rPr>
        <w:t xml:space="preserve"> screens</w:t>
      </w:r>
    </w:p>
    <w:tbl>
      <w:tblPr>
        <w:tblStyle w:val="af"/>
        <w:tblW w:w="0" w:type="auto"/>
        <w:tblLook w:val="04A0" w:firstRow="1" w:lastRow="0" w:firstColumn="1" w:lastColumn="0" w:noHBand="0" w:noVBand="1"/>
      </w:tblPr>
      <w:tblGrid>
        <w:gridCol w:w="3299"/>
        <w:gridCol w:w="2584"/>
        <w:gridCol w:w="3171"/>
      </w:tblGrid>
      <w:tr w:rsidR="00BB6B38" w:rsidRPr="00AC1FEB" w14:paraId="053DF398" w14:textId="77777777" w:rsidTr="00BB6B38">
        <w:tc>
          <w:tcPr>
            <w:tcW w:w="3365" w:type="dxa"/>
          </w:tcPr>
          <w:commentRangeStart w:id="1075"/>
          <w:p w14:paraId="6211DAF5" w14:textId="5B216156"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39C91D39">
                <v:shape id="_x0000_i1030" type="#_x0000_t75" style="width:171.75pt;height:175.5pt" o:ole="">
                  <v:imagedata r:id="rId27" o:title=""/>
                </v:shape>
                <o:OLEObject Type="Embed" ProgID="PBrush" ShapeID="_x0000_i1030" DrawAspect="Content" ObjectID="_1544803021" r:id="rId28"/>
              </w:object>
            </w:r>
            <w:commentRangeEnd w:id="1075"/>
            <w:r w:rsidR="004871BB">
              <w:rPr>
                <w:rStyle w:val="a8"/>
              </w:rPr>
              <w:commentReference w:id="1075"/>
            </w:r>
          </w:p>
        </w:tc>
        <w:tc>
          <w:tcPr>
            <w:tcW w:w="3366" w:type="dxa"/>
          </w:tcPr>
          <w:p w14:paraId="6209DABE" w14:textId="0434CB33"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2610" w:dyaOrig="3630" w14:anchorId="552C46C2">
                <v:shape id="_x0000_i1031" type="#_x0000_t75" style="width:130.5pt;height:175.5pt" o:ole="">
                  <v:imagedata r:id="rId29" o:title=""/>
                </v:shape>
                <o:OLEObject Type="Embed" ProgID="PBrush" ShapeID="_x0000_i1031" DrawAspect="Content" ObjectID="_1544803022" r:id="rId30"/>
              </w:object>
            </w:r>
          </w:p>
        </w:tc>
        <w:tc>
          <w:tcPr>
            <w:tcW w:w="3366" w:type="dxa"/>
          </w:tcPr>
          <w:p w14:paraId="2F19A0E3" w14:textId="1EADAA45" w:rsidR="00BB6B38" w:rsidRPr="00AC1FEB" w:rsidRDefault="00BB6B38"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7BB2E9A7">
                <v:shape id="_x0000_i1032" type="#_x0000_t75" style="width:164.25pt;height:184.5pt" o:ole="">
                  <v:imagedata r:id="rId31" o:title=""/>
                </v:shape>
                <o:OLEObject Type="Embed" ProgID="PBrush" ShapeID="_x0000_i1032" DrawAspect="Content" ObjectID="_1544803023" r:id="rId32"/>
              </w:object>
            </w:r>
          </w:p>
        </w:tc>
      </w:tr>
      <w:tr w:rsidR="00BB6B38" w:rsidRPr="00AC1FEB" w14:paraId="662A009C" w14:textId="77777777" w:rsidTr="00BB6B38">
        <w:tc>
          <w:tcPr>
            <w:tcW w:w="3365" w:type="dxa"/>
          </w:tcPr>
          <w:p w14:paraId="34B6BA81" w14:textId="73ABED53"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w:t>
            </w:r>
          </w:p>
        </w:tc>
        <w:tc>
          <w:tcPr>
            <w:tcW w:w="3366" w:type="dxa"/>
          </w:tcPr>
          <w:p w14:paraId="611DA7C0" w14:textId="277E7D3E"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1.1:</w:t>
            </w:r>
          </w:p>
        </w:tc>
        <w:tc>
          <w:tcPr>
            <w:tcW w:w="3366" w:type="dxa"/>
          </w:tcPr>
          <w:p w14:paraId="49B95621" w14:textId="68B3754A"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1.2:</w:t>
            </w:r>
          </w:p>
        </w:tc>
      </w:tr>
    </w:tbl>
    <w:p w14:paraId="02AF7EFF" w14:textId="77777777" w:rsidR="00BB6B38" w:rsidRPr="00AC1FEB" w:rsidRDefault="00BB6B38" w:rsidP="00B40032">
      <w:pPr>
        <w:spacing w:after="120" w:line="240" w:lineRule="auto"/>
        <w:ind w:left="0" w:right="120" w:firstLine="0"/>
        <w:jc w:val="left"/>
        <w:rPr>
          <w:rFonts w:asciiTheme="majorBidi" w:hAnsiTheme="majorBidi" w:cstheme="majorBidi"/>
          <w:sz w:val="22"/>
        </w:rPr>
      </w:pPr>
    </w:p>
    <w:p w14:paraId="0C585306" w14:textId="682D8864" w:rsidR="00560C36" w:rsidRPr="00AC1FEB" w:rsidDel="0042507A" w:rsidRDefault="00560C36" w:rsidP="00B40032">
      <w:pPr>
        <w:spacing w:after="120" w:line="240" w:lineRule="auto"/>
        <w:ind w:left="0" w:right="120" w:firstLine="0"/>
        <w:jc w:val="left"/>
        <w:rPr>
          <w:del w:id="1076" w:author="adm" w:date="2016-12-20T15:11:00Z"/>
          <w:rFonts w:asciiTheme="majorBidi" w:hAnsiTheme="majorBidi" w:cstheme="majorBidi"/>
          <w:color w:val="auto"/>
          <w:sz w:val="24"/>
          <w:szCs w:val="24"/>
        </w:rPr>
      </w:pPr>
    </w:p>
    <w:p w14:paraId="4B6FD766" w14:textId="77777777" w:rsidR="00560C36" w:rsidRPr="00AC1FEB" w:rsidDel="0042507A" w:rsidRDefault="00560C36" w:rsidP="00B40032">
      <w:pPr>
        <w:spacing w:after="120" w:line="240" w:lineRule="auto"/>
        <w:ind w:left="0" w:right="120" w:firstLine="0"/>
        <w:jc w:val="left"/>
        <w:rPr>
          <w:del w:id="1077" w:author="adm" w:date="2016-12-20T15:11:00Z"/>
          <w:rFonts w:asciiTheme="majorBidi" w:hAnsiTheme="majorBidi" w:cstheme="majorBidi"/>
          <w:color w:val="auto"/>
          <w:sz w:val="24"/>
          <w:szCs w:val="24"/>
        </w:rPr>
      </w:pPr>
    </w:p>
    <w:p w14:paraId="62447128" w14:textId="08C8F640" w:rsidR="00560C36" w:rsidRPr="00AC1FEB" w:rsidDel="0042507A" w:rsidRDefault="00560C36" w:rsidP="00B40032">
      <w:pPr>
        <w:spacing w:after="120" w:line="240" w:lineRule="auto"/>
        <w:ind w:left="0" w:right="120" w:firstLine="0"/>
        <w:jc w:val="left"/>
        <w:rPr>
          <w:del w:id="1078" w:author="adm" w:date="2016-12-20T15:08:00Z"/>
          <w:rFonts w:asciiTheme="majorBidi" w:hAnsiTheme="majorBidi" w:cstheme="majorBidi"/>
          <w:color w:val="auto"/>
          <w:sz w:val="24"/>
          <w:szCs w:val="24"/>
        </w:rPr>
      </w:pPr>
    </w:p>
    <w:p w14:paraId="16433D0F" w14:textId="2C9A93CD" w:rsidR="00560C36" w:rsidRPr="00AC1FEB" w:rsidDel="0042507A" w:rsidRDefault="00560C36" w:rsidP="00B40032">
      <w:pPr>
        <w:spacing w:after="120" w:line="240" w:lineRule="auto"/>
        <w:ind w:left="0" w:right="120" w:firstLine="0"/>
        <w:jc w:val="left"/>
        <w:rPr>
          <w:del w:id="1079" w:author="adm" w:date="2016-12-20T15:08:00Z"/>
          <w:rFonts w:asciiTheme="majorBidi" w:hAnsiTheme="majorBidi" w:cstheme="majorBidi"/>
          <w:color w:val="auto"/>
          <w:sz w:val="24"/>
          <w:szCs w:val="24"/>
        </w:rPr>
      </w:pPr>
    </w:p>
    <w:p w14:paraId="7D4B2B58" w14:textId="5704F867" w:rsidR="00560C36" w:rsidRPr="00AC1FEB" w:rsidDel="0042507A" w:rsidRDefault="00560C36" w:rsidP="00B40032">
      <w:pPr>
        <w:spacing w:after="120" w:line="240" w:lineRule="auto"/>
        <w:ind w:left="0" w:right="120" w:firstLine="0"/>
        <w:jc w:val="left"/>
        <w:rPr>
          <w:del w:id="1080" w:author="adm" w:date="2016-12-20T15:08:00Z"/>
          <w:rFonts w:asciiTheme="majorBidi" w:hAnsiTheme="majorBidi" w:cstheme="majorBidi"/>
          <w:color w:val="auto"/>
          <w:sz w:val="24"/>
          <w:szCs w:val="24"/>
        </w:rPr>
      </w:pPr>
    </w:p>
    <w:p w14:paraId="01DB13F0" w14:textId="204A4287" w:rsidR="00560C36" w:rsidRPr="00AC1FEB" w:rsidDel="0042507A" w:rsidRDefault="00560C36" w:rsidP="00B40032">
      <w:pPr>
        <w:spacing w:after="120" w:line="240" w:lineRule="auto"/>
        <w:ind w:left="0" w:right="120" w:firstLine="0"/>
        <w:jc w:val="left"/>
        <w:rPr>
          <w:del w:id="1081" w:author="adm" w:date="2016-12-20T15:08:00Z"/>
          <w:rFonts w:asciiTheme="majorBidi" w:hAnsiTheme="majorBidi" w:cstheme="majorBidi"/>
          <w:color w:val="auto"/>
          <w:sz w:val="24"/>
          <w:szCs w:val="24"/>
        </w:rPr>
      </w:pPr>
    </w:p>
    <w:p w14:paraId="1380F803" w14:textId="7E6F3FAC" w:rsidR="00CF7775" w:rsidRPr="00AC1FEB" w:rsidDel="0042507A" w:rsidRDefault="00CF7775" w:rsidP="00B40032">
      <w:pPr>
        <w:spacing w:after="120" w:line="240" w:lineRule="auto"/>
        <w:ind w:left="0" w:right="120" w:firstLine="0"/>
        <w:jc w:val="left"/>
        <w:rPr>
          <w:del w:id="1082" w:author="adm" w:date="2016-12-20T15:08:00Z"/>
          <w:rFonts w:asciiTheme="majorBidi" w:hAnsiTheme="majorBidi" w:cstheme="majorBidi"/>
          <w:color w:val="auto"/>
          <w:sz w:val="24"/>
          <w:szCs w:val="24"/>
        </w:rPr>
      </w:pPr>
    </w:p>
    <w:p w14:paraId="1F7397A5" w14:textId="4BF121B2" w:rsidR="00CF7775" w:rsidRPr="00AC1FEB" w:rsidDel="0042507A" w:rsidRDefault="00CF7775" w:rsidP="00B40032">
      <w:pPr>
        <w:spacing w:after="120" w:line="240" w:lineRule="auto"/>
        <w:ind w:left="0" w:right="120" w:firstLine="0"/>
        <w:jc w:val="left"/>
        <w:rPr>
          <w:del w:id="1083" w:author="adm" w:date="2016-12-20T15:08:00Z"/>
          <w:rFonts w:asciiTheme="majorBidi" w:hAnsiTheme="majorBidi" w:cstheme="majorBidi"/>
          <w:color w:val="auto"/>
          <w:sz w:val="24"/>
          <w:szCs w:val="24"/>
        </w:rPr>
      </w:pPr>
    </w:p>
    <w:p w14:paraId="4CCF636A" w14:textId="2F9B53F4" w:rsidR="00CF7775" w:rsidRDefault="00CF7775" w:rsidP="00B40032">
      <w:pPr>
        <w:spacing w:after="120" w:line="240" w:lineRule="auto"/>
        <w:ind w:left="0" w:right="120" w:firstLine="0"/>
        <w:jc w:val="left"/>
        <w:rPr>
          <w:rFonts w:asciiTheme="majorBidi" w:hAnsiTheme="majorBidi" w:cstheme="majorBidi"/>
          <w:color w:val="auto"/>
          <w:sz w:val="24"/>
          <w:szCs w:val="24"/>
        </w:rPr>
      </w:pPr>
    </w:p>
    <w:p w14:paraId="74F07DB2" w14:textId="367963CD"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F678E6" w14:textId="2219B51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F45532D" w14:textId="727F4736"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7DBD2B6" w14:textId="7DA0B34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9099FE2" w14:textId="0902523B"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196193" w14:textId="0E982F0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F5144D5" w14:textId="5132F5D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2B0E84D6" w14:textId="1820FCE3"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4924284" w14:textId="5C45D86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E8C1F83" w14:textId="1D28DC31"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3941818" w14:textId="36C98CE4"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D2EDCB2" w14:textId="1067650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9A7482" w14:textId="77777777"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CE19AB" w14:textId="0C094CA8" w:rsidR="00877972" w:rsidRPr="00AC1FEB" w:rsidDel="0042507A" w:rsidRDefault="00877972" w:rsidP="00B40032">
      <w:pPr>
        <w:spacing w:after="120" w:line="240" w:lineRule="auto"/>
        <w:ind w:left="0" w:right="120" w:firstLine="0"/>
        <w:jc w:val="left"/>
        <w:rPr>
          <w:del w:id="1084" w:author="adm" w:date="2016-12-20T15:08:00Z"/>
          <w:rFonts w:asciiTheme="majorBidi" w:hAnsiTheme="majorBidi" w:cstheme="majorBidi"/>
          <w:color w:val="auto"/>
          <w:sz w:val="24"/>
          <w:szCs w:val="24"/>
        </w:rPr>
      </w:pPr>
    </w:p>
    <w:p w14:paraId="08159045" w14:textId="77777777" w:rsidR="0042507A" w:rsidRPr="00AC1FEB" w:rsidDel="0042507A" w:rsidRDefault="0042507A" w:rsidP="00B40032">
      <w:pPr>
        <w:spacing w:after="120" w:line="240" w:lineRule="auto"/>
        <w:ind w:left="0" w:right="120" w:firstLine="0"/>
        <w:jc w:val="left"/>
        <w:rPr>
          <w:del w:id="1085" w:author="adm" w:date="2016-12-20T15:11:00Z"/>
          <w:rFonts w:asciiTheme="majorBidi" w:hAnsiTheme="majorBidi" w:cstheme="majorBidi"/>
          <w:color w:val="auto"/>
          <w:sz w:val="24"/>
          <w:szCs w:val="24"/>
        </w:rPr>
      </w:pPr>
    </w:p>
    <w:p w14:paraId="67B01267" w14:textId="5B01845B" w:rsidR="00CF7775" w:rsidRPr="00AC1FEB" w:rsidDel="0042507A" w:rsidRDefault="00CF7775" w:rsidP="00B40032">
      <w:pPr>
        <w:spacing w:after="120" w:line="240" w:lineRule="auto"/>
        <w:ind w:left="0" w:right="120" w:firstLine="0"/>
        <w:jc w:val="left"/>
        <w:rPr>
          <w:del w:id="1086" w:author="adm" w:date="2016-12-20T15:11:00Z"/>
          <w:rFonts w:asciiTheme="majorBidi" w:hAnsiTheme="majorBidi" w:cstheme="majorBidi"/>
          <w:color w:val="auto"/>
          <w:sz w:val="24"/>
          <w:szCs w:val="24"/>
        </w:rPr>
      </w:pPr>
    </w:p>
    <w:p w14:paraId="3559FED4" w14:textId="17CE2744" w:rsidR="00B40032" w:rsidRPr="00AC1FEB" w:rsidRDefault="00B623A8" w:rsidP="00184C94">
      <w:pPr>
        <w:spacing w:after="120" w:line="240" w:lineRule="auto"/>
        <w:ind w:left="0" w:right="120" w:firstLine="0"/>
        <w:jc w:val="left"/>
        <w:rPr>
          <w:rFonts w:asciiTheme="majorBidi" w:hAnsiTheme="majorBidi" w:cstheme="majorBidi"/>
          <w:color w:val="auto"/>
          <w:sz w:val="24"/>
          <w:szCs w:val="24"/>
        </w:rPr>
      </w:pPr>
      <w:r w:rsidRPr="00CC21F3">
        <w:rPr>
          <w:rFonts w:asciiTheme="majorBidi" w:hAnsiTheme="majorBidi" w:cstheme="majorBidi"/>
          <w:color w:val="auto"/>
          <w:sz w:val="22"/>
        </w:rPr>
        <w:t>the menu bar include</w:t>
      </w:r>
      <w:r w:rsidR="00184C94">
        <w:rPr>
          <w:rFonts w:asciiTheme="majorBidi" w:hAnsiTheme="majorBidi" w:cstheme="majorBidi"/>
          <w:color w:val="auto"/>
          <w:sz w:val="22"/>
        </w:rPr>
        <w:t>s</w:t>
      </w:r>
      <w:r w:rsidRPr="00CC21F3">
        <w:rPr>
          <w:rFonts w:asciiTheme="majorBidi" w:hAnsiTheme="majorBidi" w:cstheme="majorBidi"/>
          <w:color w:val="auto"/>
          <w:sz w:val="22"/>
        </w:rPr>
        <w:t xml:space="preserve"> </w:t>
      </w:r>
      <w:r w:rsidR="00184C94">
        <w:rPr>
          <w:rFonts w:asciiTheme="majorBidi" w:hAnsiTheme="majorBidi" w:cstheme="majorBidi"/>
          <w:color w:val="auto"/>
          <w:sz w:val="22"/>
        </w:rPr>
        <w:t>the following</w:t>
      </w:r>
      <w:r w:rsidR="00184C94" w:rsidRPr="00CC21F3">
        <w:rPr>
          <w:rFonts w:asciiTheme="majorBidi" w:hAnsiTheme="majorBidi" w:cstheme="majorBidi"/>
          <w:color w:val="auto"/>
          <w:sz w:val="22"/>
        </w:rPr>
        <w:t xml:space="preserve"> </w:t>
      </w:r>
      <w:r w:rsidRPr="00CC21F3">
        <w:rPr>
          <w:rFonts w:asciiTheme="majorBidi" w:hAnsiTheme="majorBidi" w:cstheme="majorBidi"/>
          <w:color w:val="auto"/>
          <w:sz w:val="22"/>
        </w:rPr>
        <w:t>options:</w:t>
      </w:r>
    </w:p>
    <w:p w14:paraId="275D7F98" w14:textId="6AC02EAD" w:rsidR="002B2C36" w:rsidRPr="00AC1FEB" w:rsidRDefault="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activate or deactivate some features, in this  element type  we specified a field for name(the element name) and a list for default values.</w:t>
      </w:r>
    </w:p>
    <w:p w14:paraId="69CB97E2" w14:textId="791EEB12" w:rsidR="00AC1FEB" w:rsidRDefault="00AC1FEB" w:rsidP="00AC1FEB">
      <w:pPr>
        <w:spacing w:after="0" w:line="240" w:lineRule="auto"/>
        <w:ind w:left="360" w:right="120" w:firstLine="0"/>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6B8A7E15" w14:textId="4C3A632D"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af"/>
        <w:tblpPr w:leftFromText="180" w:rightFromText="180" w:vertAnchor="text" w:horzAnchor="margin" w:tblpY="49"/>
        <w:tblW w:w="0" w:type="auto"/>
        <w:tblLook w:val="04A0" w:firstRow="1" w:lastRow="0" w:firstColumn="1" w:lastColumn="0" w:noHBand="0" w:noVBand="1"/>
      </w:tblPr>
      <w:tblGrid>
        <w:gridCol w:w="4572"/>
        <w:gridCol w:w="4348"/>
      </w:tblGrid>
      <w:tr w:rsidR="00877972" w14:paraId="19326817" w14:textId="77777777" w:rsidTr="00877972">
        <w:tc>
          <w:tcPr>
            <w:tcW w:w="4572" w:type="dxa"/>
          </w:tcPr>
          <w:p w14:paraId="12260120" w14:textId="20D7EC5F" w:rsidR="00877972" w:rsidRDefault="00662770" w:rsidP="00877972">
            <w:pPr>
              <w:spacing w:after="0" w:line="240" w:lineRule="auto"/>
              <w:ind w:left="0" w:right="120" w:firstLine="0"/>
              <w:jc w:val="left"/>
              <w:textAlignment w:val="baseline"/>
              <w:rPr>
                <w:rFonts w:asciiTheme="majorBidi" w:hAnsiTheme="majorBidi" w:cstheme="majorBidi"/>
                <w:b/>
                <w:bCs/>
                <w:color w:val="auto"/>
                <w:sz w:val="22"/>
              </w:rPr>
            </w:pPr>
            <w:r w:rsidRPr="00AC1FEB">
              <w:rPr>
                <w:rFonts w:asciiTheme="majorBidi" w:hAnsiTheme="majorBidi" w:cstheme="majorBidi"/>
              </w:rPr>
              <w:object w:dxaOrig="5610" w:dyaOrig="4785" w14:anchorId="677223E5">
                <v:shape id="_x0000_i1033" type="#_x0000_t75" style="width:163.5pt;height:179.25pt" o:ole="">
                  <v:imagedata r:id="rId33" o:title=""/>
                </v:shape>
                <o:OLEObject Type="Embed" ProgID="PBrush" ShapeID="_x0000_i1033" DrawAspect="Content" ObjectID="_1544803024" r:id="rId34"/>
              </w:object>
            </w:r>
          </w:p>
        </w:tc>
        <w:tc>
          <w:tcPr>
            <w:tcW w:w="4348" w:type="dxa"/>
          </w:tcPr>
          <w:p w14:paraId="5705EBC2" w14:textId="1BA36BFA" w:rsidR="00877972" w:rsidRDefault="00877972" w:rsidP="00877972">
            <w:pPr>
              <w:spacing w:after="0" w:line="240" w:lineRule="auto"/>
              <w:ind w:left="0" w:right="120" w:firstLine="0"/>
              <w:jc w:val="left"/>
              <w:textAlignment w:val="baseline"/>
              <w:rPr>
                <w:rFonts w:asciiTheme="majorBidi" w:hAnsiTheme="majorBidi" w:cstheme="majorBidi"/>
                <w:b/>
                <w:bCs/>
                <w:color w:val="auto"/>
                <w:sz w:val="22"/>
              </w:rPr>
            </w:pPr>
          </w:p>
        </w:tc>
      </w:tr>
      <w:tr w:rsidR="00877972" w14:paraId="713B4A0B" w14:textId="77777777" w:rsidTr="00877972">
        <w:tc>
          <w:tcPr>
            <w:tcW w:w="4572" w:type="dxa"/>
          </w:tcPr>
          <w:p w14:paraId="3DD00270" w14:textId="70E1EC5B" w:rsidR="00877972" w:rsidRDefault="00B41FDE"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New element design</w:t>
            </w:r>
          </w:p>
        </w:tc>
        <w:tc>
          <w:tcPr>
            <w:tcW w:w="4348" w:type="dxa"/>
          </w:tcPr>
          <w:p w14:paraId="6FFA527C" w14:textId="3EEA278E" w:rsidR="00877972" w:rsidRDefault="00B41FDE" w:rsidP="00877972">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New GUI design</w:t>
            </w:r>
          </w:p>
        </w:tc>
      </w:tr>
    </w:tbl>
    <w:p w14:paraId="76FB9122" w14:textId="437A445C"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af"/>
        <w:tblpPr w:leftFromText="180" w:rightFromText="180" w:vertAnchor="text" w:horzAnchor="margin" w:tblpY="49"/>
        <w:tblW w:w="0" w:type="auto"/>
        <w:tblLook w:val="04A0" w:firstRow="1" w:lastRow="0" w:firstColumn="1" w:lastColumn="0" w:noHBand="0" w:noVBand="1"/>
      </w:tblPr>
      <w:tblGrid>
        <w:gridCol w:w="3794"/>
        <w:gridCol w:w="5126"/>
      </w:tblGrid>
      <w:tr w:rsidR="00877972" w14:paraId="0B78B013" w14:textId="77777777" w:rsidTr="00095B1A">
        <w:tc>
          <w:tcPr>
            <w:tcW w:w="3794" w:type="dxa"/>
          </w:tcPr>
          <w:p w14:paraId="75E7B600" w14:textId="6E6442F9" w:rsidR="00877972" w:rsidRDefault="00877972" w:rsidP="003208A1">
            <w:pPr>
              <w:spacing w:after="0" w:line="240" w:lineRule="auto"/>
              <w:ind w:left="0" w:right="120" w:firstLine="0"/>
              <w:jc w:val="left"/>
              <w:textAlignment w:val="baseline"/>
              <w:rPr>
                <w:rFonts w:asciiTheme="majorBidi" w:hAnsiTheme="majorBidi" w:cstheme="majorBidi"/>
              </w:rPr>
            </w:pPr>
          </w:p>
          <w:p w14:paraId="4AF25316" w14:textId="176A4199"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51584" behindDoc="0" locked="0" layoutInCell="1" allowOverlap="1" wp14:anchorId="1F554893" wp14:editId="7A98B794">
                      <wp:simplePos x="0" y="0"/>
                      <wp:positionH relativeFrom="column">
                        <wp:posOffset>913130</wp:posOffset>
                      </wp:positionH>
                      <wp:positionV relativeFrom="paragraph">
                        <wp:posOffset>36195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4B7304A2" w14:textId="77777777" w:rsidR="00662770" w:rsidRDefault="00662770" w:rsidP="00662770">
                                  <w:pPr>
                                    <w:spacing w:line="360" w:lineRule="auto"/>
                                    <w:ind w:left="0" w:right="0" w:firstLine="0"/>
                                    <w:jc w:val="left"/>
                                  </w:pPr>
                                  <w:r>
                                    <w:t>Go:(ack=off)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54893" id="_x0000_t202" coordsize="21600,21600" o:spt="202" path="m,l,21600r21600,l21600,xe">
                      <v:stroke joinstyle="miter"/>
                      <v:path gradientshapeok="t" o:connecttype="rect"/>
                    </v:shapetype>
                    <v:shape id="Text Box 16" o:spid="_x0000_s1031" type="#_x0000_t202" style="position:absolute;margin-left:71.9pt;margin-top:2.85pt;width:77.25pt;height:20.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" fillcolor="white [3201]" strokecolor="white [3212]" strokeweight=".5pt">
                      <v:textbox>
                        <w:txbxContent>
                          <w:p w14:paraId="4B7304A2" w14:textId="77777777" w:rsidR="00662770" w:rsidRDefault="00662770" w:rsidP="00662770">
                            <w:pPr>
                              <w:spacing w:line="360" w:lineRule="auto"/>
                              <w:ind w:left="0" w:right="0" w:firstLine="0"/>
                              <w:jc w:val="left"/>
                            </w:pPr>
                            <w:r>
                              <w:t>Go:(ack=off)</w:t>
                            </w:r>
                          </w:p>
                        </w:txbxContent>
                      </v:textbox>
                    </v:shape>
                  </w:pict>
                </mc:Fallback>
              </mc:AlternateContent>
            </w:r>
          </w:p>
          <w:p w14:paraId="198EEFFD" w14:textId="34CC74DE"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41344" behindDoc="0" locked="0" layoutInCell="1" allowOverlap="1" wp14:anchorId="40B0E7F9" wp14:editId="484A6130">
                      <wp:simplePos x="0" y="0"/>
                      <wp:positionH relativeFrom="column">
                        <wp:posOffset>899795</wp:posOffset>
                      </wp:positionH>
                      <wp:positionV relativeFrom="paragraph">
                        <wp:posOffset>129539</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4435A" id="Straight Arrow Connector 15" o:spid="_x0000_s1026" type="#_x0000_t32" style="position:absolute;margin-left:70.85pt;margin-top:10.2pt;width:12pt;height:1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Ereu0r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710B1203" w14:textId="3C7C8994" w:rsidR="00877972" w:rsidRDefault="00662770"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37248" behindDoc="0" locked="0" layoutInCell="1" allowOverlap="1" wp14:anchorId="5CFD074E" wp14:editId="54E9875D">
                      <wp:simplePos x="0" y="0"/>
                      <wp:positionH relativeFrom="column">
                        <wp:posOffset>852170</wp:posOffset>
                      </wp:positionH>
                      <wp:positionV relativeFrom="paragraph">
                        <wp:posOffset>107315</wp:posOffset>
                      </wp:positionV>
                      <wp:extent cx="9429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E8EB845" w14:textId="25F58C92" w:rsidR="00662770" w:rsidRDefault="00662770" w:rsidP="00662770">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D074E" id="Oval 14" o:spid="_x0000_s1032" style="position:absolute;margin-left:67.1pt;margin-top:8.45pt;width:74.2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BBG9Tp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E8EB845" w14:textId="25F58C92" w:rsidR="00662770" w:rsidRDefault="00662770" w:rsidP="00662770">
                            <w:pPr>
                              <w:spacing w:after="0" w:line="240" w:lineRule="auto"/>
                              <w:ind w:left="0" w:right="0" w:firstLine="0"/>
                              <w:jc w:val="left"/>
                            </w:pPr>
                            <w:r>
                              <w:t>Screen1</w:t>
                            </w:r>
                          </w:p>
                        </w:txbxContent>
                      </v:textbox>
                    </v:oval>
                  </w:pict>
                </mc:Fallback>
              </mc:AlternateContent>
            </w:r>
          </w:p>
          <w:p w14:paraId="031D12FE" w14:textId="7B0C5956" w:rsidR="00877972" w:rsidRDefault="0014592F"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57728" behindDoc="0" locked="0" layoutInCell="1" allowOverlap="1" wp14:anchorId="610A19A9" wp14:editId="6DA6B343">
                      <wp:simplePos x="0" y="0"/>
                      <wp:positionH relativeFrom="column">
                        <wp:posOffset>890270</wp:posOffset>
                      </wp:positionH>
                      <wp:positionV relativeFrom="paragraph">
                        <wp:posOffset>142240</wp:posOffset>
                      </wp:positionV>
                      <wp:extent cx="314325" cy="133350"/>
                      <wp:effectExtent l="400050" t="0" r="0" b="95250"/>
                      <wp:wrapNone/>
                      <wp:docPr id="23" name="Curved Connector 23"/>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FB753" id="Curved Connector 23" o:spid="_x0000_s1026" type="#_x0000_t38" style="position:absolute;margin-left:70.1pt;margin-top:11.2pt;width:24.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" adj="-27164" strokecolor="black [3200]" strokeweight=".5pt">
                      <v:stroke endarrow="block" joinstyle="miter"/>
                    </v:shape>
                  </w:pict>
                </mc:Fallback>
              </mc:AlternateContent>
            </w:r>
            <w:r w:rsidR="00662770">
              <w:rPr>
                <w:rFonts w:asciiTheme="majorBidi" w:hAnsiTheme="majorBidi" w:cstheme="majorBidi"/>
                <w:noProof/>
                <w:lang w:bidi="ar-SA"/>
              </w:rPr>
              <mc:AlternateContent>
                <mc:Choice Requires="wps">
                  <w:drawing>
                    <wp:anchor distT="0" distB="0" distL="114300" distR="114300" simplePos="0" relativeHeight="251646464" behindDoc="0" locked="0" layoutInCell="1" allowOverlap="1" wp14:anchorId="34397086" wp14:editId="3151AE50">
                      <wp:simplePos x="0" y="0"/>
                      <wp:positionH relativeFrom="column">
                        <wp:posOffset>1537970</wp:posOffset>
                      </wp:positionH>
                      <wp:positionV relativeFrom="paragraph">
                        <wp:posOffset>123190</wp:posOffset>
                      </wp:positionV>
                      <wp:extent cx="266700" cy="142875"/>
                      <wp:effectExtent l="38100" t="0" r="381000" b="85725"/>
                      <wp:wrapNone/>
                      <wp:docPr id="17" name="Curved Connector 17"/>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D81C3" id="Curved Connector 17" o:spid="_x0000_s1026" type="#_x0000_t38" style="position:absolute;margin-left:121.1pt;margin-top:9.7pt;width:21pt;height:11.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" adj="-30086" strokecolor="black [3200]" strokeweight=".5pt">
                      <v:stroke endarrow="block" joinstyle="miter"/>
                    </v:shape>
                  </w:pict>
                </mc:Fallback>
              </mc:AlternateContent>
            </w:r>
          </w:p>
          <w:p w14:paraId="0AB8C774" w14:textId="60EB9E29" w:rsidR="00877972" w:rsidRDefault="00877972" w:rsidP="003208A1">
            <w:pPr>
              <w:spacing w:after="0" w:line="240" w:lineRule="auto"/>
              <w:ind w:left="0" w:right="120" w:firstLine="0"/>
              <w:jc w:val="left"/>
              <w:textAlignment w:val="baseline"/>
              <w:rPr>
                <w:rFonts w:asciiTheme="majorBidi" w:hAnsiTheme="majorBidi" w:cstheme="majorBidi"/>
              </w:rPr>
            </w:pPr>
          </w:p>
          <w:p w14:paraId="5C245C1A" w14:textId="4A1F6568" w:rsidR="00877972" w:rsidRDefault="00095B1A" w:rsidP="003208A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67968" behindDoc="0" locked="0" layoutInCell="1" allowOverlap="1" wp14:anchorId="775A816E" wp14:editId="25C2F827">
                      <wp:simplePos x="0" y="0"/>
                      <wp:positionH relativeFrom="column">
                        <wp:posOffset>1513205</wp:posOffset>
                      </wp:positionH>
                      <wp:positionV relativeFrom="paragraph">
                        <wp:posOffset>17145</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09CDE1B" w14:textId="77777777" w:rsidR="0014592F" w:rsidRDefault="0014592F" w:rsidP="0014592F">
                                  <w:pPr>
                                    <w:spacing w:line="360" w:lineRule="auto"/>
                                    <w:ind w:left="0" w:right="0" w:firstLine="0"/>
                                    <w:jc w:val="left"/>
                                  </w:pPr>
                                  <w:r>
                                    <w:t>(ack=off)</w:t>
                                  </w:r>
                                </w:p>
                                <w:p w14:paraId="1D0150E8" w14:textId="77777777" w:rsidR="0014592F" w:rsidRDefault="0014592F" w:rsidP="0014592F">
                                  <w:pPr>
                                    <w:spacing w:line="360" w:lineRule="auto"/>
                                    <w:ind w:left="0" w:right="0" w:firstLine="0"/>
                                    <w:jc w:val="left"/>
                                  </w:pPr>
                                  <w:r>
                                    <w:t>{ack=on}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816E" id="Text Box 19" o:spid="_x0000_s1033" type="#_x0000_t202" style="position:absolute;margin-left:119.15pt;margin-top:1.35pt;width:58.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" fillcolor="white [3201]" strokecolor="white [3212]" strokeweight=".5pt">
                      <v:textbox>
                        <w:txbxContent>
                          <w:p w14:paraId="009CDE1B" w14:textId="77777777" w:rsidR="0014592F" w:rsidRDefault="0014592F" w:rsidP="0014592F">
                            <w:pPr>
                              <w:spacing w:line="360" w:lineRule="auto"/>
                              <w:ind w:left="0" w:right="0" w:firstLine="0"/>
                              <w:jc w:val="left"/>
                            </w:pPr>
                            <w:r>
                              <w:t>(ack=off)</w:t>
                            </w:r>
                          </w:p>
                          <w:p w14:paraId="1D0150E8" w14:textId="77777777" w:rsidR="0014592F" w:rsidRDefault="0014592F" w:rsidP="0014592F">
                            <w:pPr>
                              <w:spacing w:line="360" w:lineRule="auto"/>
                              <w:ind w:left="0" w:right="0" w:firstLine="0"/>
                              <w:jc w:val="left"/>
                            </w:pPr>
                            <w:r>
                              <w:t>{ack=on}</w:t>
                            </w:r>
                          </w:p>
                        </w:txbxContent>
                      </v:textbox>
                    </v:shape>
                  </w:pict>
                </mc:Fallback>
              </mc:AlternateContent>
            </w:r>
            <w:r w:rsidR="0014592F">
              <w:rPr>
                <w:rFonts w:asciiTheme="majorBidi" w:hAnsiTheme="majorBidi" w:cstheme="majorBidi"/>
                <w:noProof/>
                <w:lang w:bidi="ar-SA"/>
              </w:rPr>
              <mc:AlternateContent>
                <mc:Choice Requires="wps">
                  <w:drawing>
                    <wp:anchor distT="0" distB="0" distL="114300" distR="114300" simplePos="0" relativeHeight="251674112" behindDoc="0" locked="0" layoutInCell="1" allowOverlap="1" wp14:anchorId="4E2E6FB6" wp14:editId="0106B6E0">
                      <wp:simplePos x="0" y="0"/>
                      <wp:positionH relativeFrom="column">
                        <wp:posOffset>274955</wp:posOffset>
                      </wp:positionH>
                      <wp:positionV relativeFrom="paragraph">
                        <wp:posOffset>23495</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1B01AB1E" w14:textId="21A0AFDE" w:rsidR="0014592F" w:rsidRDefault="0014592F" w:rsidP="0014592F">
                                  <w:pPr>
                                    <w:spacing w:line="360" w:lineRule="auto"/>
                                    <w:ind w:left="0" w:right="0" w:firstLine="0"/>
                                    <w:jc w:val="left"/>
                                  </w:pPr>
                                  <w:r>
                                    <w:t>(ack=on)</w:t>
                                  </w:r>
                                </w:p>
                                <w:p w14:paraId="2A0E6801" w14:textId="04065D1A" w:rsidR="0014592F" w:rsidRDefault="0014592F" w:rsidP="0014592F">
                                  <w:pPr>
                                    <w:spacing w:line="360" w:lineRule="auto"/>
                                    <w:ind w:left="0" w:right="0" w:firstLine="0"/>
                                    <w:jc w:val="left"/>
                                  </w:pPr>
                                  <w:r>
                                    <w:t>{ack=off}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6FB6" id="Text Box 25" o:spid="_x0000_s1034" type="#_x0000_t202" style="position:absolute;margin-left:21.65pt;margin-top:1.85pt;width:58.5pt;height: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" fillcolor="white [3201]" strokecolor="white [3212]" strokeweight=".5pt">
                      <v:textbox>
                        <w:txbxContent>
                          <w:p w14:paraId="1B01AB1E" w14:textId="21A0AFDE" w:rsidR="0014592F" w:rsidRDefault="0014592F" w:rsidP="0014592F">
                            <w:pPr>
                              <w:spacing w:line="360" w:lineRule="auto"/>
                              <w:ind w:left="0" w:right="0" w:firstLine="0"/>
                              <w:jc w:val="left"/>
                            </w:pPr>
                            <w:r>
                              <w:t>(</w:t>
                            </w:r>
                            <w:r>
                              <w:t>ack=on</w:t>
                            </w:r>
                            <w:r>
                              <w:t>)</w:t>
                            </w:r>
                          </w:p>
                          <w:p w14:paraId="2A0E6801" w14:textId="04065D1A" w:rsidR="0014592F" w:rsidRDefault="0014592F" w:rsidP="0014592F">
                            <w:pPr>
                              <w:spacing w:line="360" w:lineRule="auto"/>
                              <w:ind w:left="0" w:right="0" w:firstLine="0"/>
                              <w:jc w:val="left"/>
                            </w:pPr>
                            <w:r>
                              <w:t>{</w:t>
                            </w:r>
                            <w:r>
                              <w:t>ack=off</w:t>
                            </w:r>
                            <w:r>
                              <w:t>}</w:t>
                            </w:r>
                          </w:p>
                        </w:txbxContent>
                      </v:textbox>
                    </v:shape>
                  </w:pict>
                </mc:Fallback>
              </mc:AlternateContent>
            </w:r>
          </w:p>
          <w:p w14:paraId="7A5EA078" w14:textId="27D06981" w:rsidR="00877972" w:rsidRDefault="00877972" w:rsidP="003208A1">
            <w:pPr>
              <w:spacing w:after="0" w:line="240" w:lineRule="auto"/>
              <w:ind w:left="0" w:right="120" w:firstLine="0"/>
              <w:jc w:val="left"/>
              <w:textAlignment w:val="baseline"/>
              <w:rPr>
                <w:rFonts w:asciiTheme="majorBidi" w:hAnsiTheme="majorBidi" w:cstheme="majorBidi"/>
              </w:rPr>
            </w:pPr>
          </w:p>
          <w:p w14:paraId="3DE67298" w14:textId="11803E5B" w:rsidR="00877972" w:rsidRDefault="00877972" w:rsidP="003208A1">
            <w:pPr>
              <w:spacing w:after="0" w:line="240" w:lineRule="auto"/>
              <w:ind w:left="0" w:right="120" w:firstLine="0"/>
              <w:jc w:val="left"/>
              <w:textAlignment w:val="baseline"/>
              <w:rPr>
                <w:rFonts w:asciiTheme="majorBidi" w:hAnsiTheme="majorBidi" w:cstheme="majorBidi"/>
              </w:rPr>
            </w:pPr>
          </w:p>
          <w:p w14:paraId="0FB15FA9" w14:textId="77777777" w:rsidR="00877972" w:rsidRDefault="00877972" w:rsidP="003208A1">
            <w:pPr>
              <w:spacing w:after="0" w:line="240" w:lineRule="auto"/>
              <w:ind w:left="0" w:right="120" w:firstLine="0"/>
              <w:jc w:val="left"/>
              <w:textAlignment w:val="baseline"/>
              <w:rPr>
                <w:rFonts w:asciiTheme="majorBidi" w:hAnsiTheme="majorBidi" w:cstheme="majorBidi"/>
              </w:rPr>
            </w:pPr>
          </w:p>
          <w:p w14:paraId="3D0B9545" w14:textId="1AD59B3E"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Pr>
          <w:p w14:paraId="2E0F93CB"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#define max 5;</w:t>
            </w:r>
          </w:p>
          <w:p w14:paraId="26A5A8C4" w14:textId="58233A5B"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 {</w:t>
            </w:r>
            <w:r>
              <w:rPr>
                <w:rFonts w:asciiTheme="majorBidi" w:hAnsiTheme="majorBidi" w:cstheme="majorBidi"/>
                <w:b/>
                <w:bCs/>
                <w:color w:val="auto"/>
                <w:sz w:val="22"/>
              </w:rPr>
              <w:t>Screen1</w:t>
            </w:r>
            <w:r w:rsidR="009A4EC2">
              <w:rPr>
                <w:rFonts w:asciiTheme="majorBidi" w:hAnsiTheme="majorBidi" w:cstheme="majorBidi"/>
                <w:b/>
                <w:bCs/>
                <w:color w:val="auto"/>
                <w:sz w:val="22"/>
              </w:rPr>
              <w:t>,OFF,ON</w:t>
            </w:r>
            <w:r w:rsidRPr="00095B1A">
              <w:rPr>
                <w:rFonts w:asciiTheme="majorBidi" w:hAnsiTheme="majorBidi" w:cstheme="majorBidi"/>
                <w:b/>
                <w:bCs/>
                <w:color w:val="auto"/>
                <w:sz w:val="22"/>
              </w:rPr>
              <w:t>};</w:t>
            </w:r>
          </w:p>
          <w:p w14:paraId="520A6AB7" w14:textId="5BBA1A64" w:rsidR="00095B1A" w:rsidRPr="00095B1A" w:rsidRDefault="00294ED7" w:rsidP="009A4EC2">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xml:space="preserve">mtype </w:t>
            </w:r>
            <w:r w:rsidR="00095B1A">
              <w:rPr>
                <w:rFonts w:asciiTheme="majorBidi" w:hAnsiTheme="majorBidi" w:cstheme="majorBidi"/>
                <w:b/>
                <w:bCs/>
                <w:color w:val="auto"/>
                <w:sz w:val="22"/>
              </w:rPr>
              <w:t>ack=</w:t>
            </w:r>
            <w:r w:rsidR="009A4EC2">
              <w:rPr>
                <w:rFonts w:asciiTheme="majorBidi" w:hAnsiTheme="majorBidi" w:cstheme="majorBidi"/>
                <w:b/>
                <w:bCs/>
                <w:color w:val="auto"/>
                <w:sz w:val="22"/>
              </w:rPr>
              <w:t>OFF</w:t>
            </w:r>
            <w:r w:rsidR="00095B1A">
              <w:rPr>
                <w:rFonts w:asciiTheme="majorBidi" w:hAnsiTheme="majorBidi" w:cstheme="majorBidi"/>
                <w:b/>
                <w:bCs/>
                <w:color w:val="auto"/>
                <w:sz w:val="22"/>
              </w:rPr>
              <w:t>;</w:t>
            </w:r>
          </w:p>
          <w:p w14:paraId="1E2554AF" w14:textId="43D91BCE"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state=</w:t>
            </w:r>
            <w:r>
              <w:rPr>
                <w:rFonts w:asciiTheme="majorBidi" w:hAnsiTheme="majorBidi" w:cstheme="majorBidi"/>
                <w:b/>
                <w:bCs/>
                <w:color w:val="auto"/>
                <w:sz w:val="22"/>
              </w:rPr>
              <w:t xml:space="preserve">  Screen1</w:t>
            </w:r>
            <w:r w:rsidRPr="00095B1A">
              <w:rPr>
                <w:rFonts w:asciiTheme="majorBidi" w:hAnsiTheme="majorBidi" w:cstheme="majorBidi"/>
                <w:b/>
                <w:bCs/>
                <w:color w:val="auto"/>
                <w:sz w:val="22"/>
              </w:rPr>
              <w:t>;</w:t>
            </w:r>
          </w:p>
          <w:p w14:paraId="2D7BCA70" w14:textId="77777777"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p>
          <w:p w14:paraId="5618B77C" w14:textId="2289DE6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active proctype vm()</w:t>
            </w:r>
            <w:r w:rsidRPr="00095B1A">
              <w:rPr>
                <w:rFonts w:asciiTheme="majorBidi" w:hAnsiTheme="majorBidi" w:cstheme="majorBidi"/>
                <w:b/>
                <w:bCs/>
                <w:color w:val="auto"/>
                <w:sz w:val="22"/>
              </w:rPr>
              <w:tab/>
            </w:r>
          </w:p>
          <w:p w14:paraId="0D43E219"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p w14:paraId="0C692606"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do</w:t>
            </w:r>
          </w:p>
          <w:p w14:paraId="38E45F1D" w14:textId="63F4985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state==</w:t>
            </w:r>
            <w:r>
              <w:rPr>
                <w:rFonts w:asciiTheme="majorBidi" w:hAnsiTheme="majorBidi" w:cstheme="majorBidi"/>
                <w:b/>
                <w:bCs/>
                <w:color w:val="auto"/>
                <w:sz w:val="22"/>
              </w:rPr>
              <w:t xml:space="preserve"> Screen1</w:t>
            </w:r>
            <w:r w:rsidRPr="00095B1A">
              <w:rPr>
                <w:rFonts w:asciiTheme="majorBidi" w:hAnsiTheme="majorBidi" w:cstheme="majorBidi"/>
                <w:b/>
                <w:bCs/>
                <w:color w:val="auto"/>
                <w:sz w:val="22"/>
              </w:rPr>
              <w:t xml:space="preserve">-&gt; </w:t>
            </w:r>
          </w:p>
          <w:p w14:paraId="2C21B873" w14:textId="3A6168C7" w:rsidR="00095B1A" w:rsidRPr="00095B1A" w:rsidRDefault="00294ED7"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095B1A" w:rsidRPr="00095B1A">
              <w:rPr>
                <w:rFonts w:asciiTheme="majorBidi" w:hAnsiTheme="majorBidi" w:cstheme="majorBidi"/>
                <w:b/>
                <w:bCs/>
                <w:color w:val="auto"/>
                <w:sz w:val="22"/>
              </w:rPr>
              <w:t xml:space="preserve"> :: atomic{</w:t>
            </w:r>
            <w:r>
              <w:rPr>
                <w:rFonts w:asciiTheme="majorBidi" w:hAnsiTheme="majorBidi" w:cstheme="majorBidi"/>
                <w:b/>
                <w:bCs/>
                <w:color w:val="auto"/>
                <w:sz w:val="22"/>
              </w:rPr>
              <w:t xml:space="preserve"> ack</w:t>
            </w:r>
            <w:r w:rsidRPr="00095B1A">
              <w:rPr>
                <w:rFonts w:asciiTheme="majorBidi" w:hAnsiTheme="majorBidi" w:cstheme="majorBidi"/>
                <w:b/>
                <w:bCs/>
                <w:color w:val="auto"/>
                <w:sz w:val="22"/>
              </w:rPr>
              <w:t xml:space="preserve"> </w:t>
            </w:r>
            <w:r>
              <w:rPr>
                <w:rFonts w:asciiTheme="majorBidi" w:hAnsiTheme="majorBidi" w:cstheme="majorBidi"/>
                <w:b/>
                <w:bCs/>
                <w:color w:val="auto"/>
                <w:sz w:val="22"/>
              </w:rPr>
              <w:t>=ON</w:t>
            </w:r>
            <w:r w:rsidR="00095B1A" w:rsidRPr="00095B1A">
              <w:rPr>
                <w:rFonts w:asciiTheme="majorBidi" w:hAnsiTheme="majorBidi" w:cstheme="majorBidi"/>
                <w:b/>
                <w:bCs/>
                <w:color w:val="auto"/>
                <w:sz w:val="22"/>
              </w:rPr>
              <w:t>}</w:t>
            </w:r>
          </w:p>
          <w:p w14:paraId="507A84A1" w14:textId="77777777" w:rsidR="00B41FDE" w:rsidRDefault="00B41FDE"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294ED7">
              <w:rPr>
                <w:rFonts w:asciiTheme="majorBidi" w:hAnsiTheme="majorBidi" w:cstheme="majorBidi"/>
                <w:b/>
                <w:bCs/>
                <w:color w:val="auto"/>
                <w:sz w:val="22"/>
              </w:rPr>
              <w:t xml:space="preserve"> </w:t>
            </w:r>
            <w:r w:rsidR="00294ED7" w:rsidRPr="00095B1A">
              <w:rPr>
                <w:rFonts w:asciiTheme="majorBidi" w:hAnsiTheme="majorBidi" w:cstheme="majorBidi"/>
                <w:b/>
                <w:bCs/>
                <w:color w:val="auto"/>
                <w:sz w:val="22"/>
              </w:rPr>
              <w:t>:: atomic{</w:t>
            </w:r>
            <w:r w:rsidR="00294ED7">
              <w:rPr>
                <w:rFonts w:asciiTheme="majorBidi" w:hAnsiTheme="majorBidi" w:cstheme="majorBidi"/>
                <w:b/>
                <w:bCs/>
                <w:color w:val="auto"/>
                <w:sz w:val="22"/>
              </w:rPr>
              <w:t xml:space="preserve"> ack</w:t>
            </w:r>
            <w:r w:rsidR="00294ED7" w:rsidRPr="00095B1A">
              <w:rPr>
                <w:rFonts w:asciiTheme="majorBidi" w:hAnsiTheme="majorBidi" w:cstheme="majorBidi"/>
                <w:b/>
                <w:bCs/>
                <w:color w:val="auto"/>
                <w:sz w:val="22"/>
              </w:rPr>
              <w:t xml:space="preserve"> </w:t>
            </w:r>
            <w:r w:rsidR="00294ED7">
              <w:rPr>
                <w:rFonts w:asciiTheme="majorBidi" w:hAnsiTheme="majorBidi" w:cstheme="majorBidi"/>
                <w:b/>
                <w:bCs/>
                <w:color w:val="auto"/>
                <w:sz w:val="22"/>
              </w:rPr>
              <w:t>=OFF</w:t>
            </w:r>
            <w:r w:rsidR="00294ED7" w:rsidRPr="00095B1A">
              <w:rPr>
                <w:rFonts w:asciiTheme="majorBidi" w:hAnsiTheme="majorBidi" w:cstheme="majorBidi"/>
                <w:b/>
                <w:bCs/>
                <w:color w:val="auto"/>
                <w:sz w:val="22"/>
              </w:rPr>
              <w:t>}</w:t>
            </w:r>
          </w:p>
          <w:p w14:paraId="3587A383" w14:textId="44AD8956" w:rsidR="00095B1A" w:rsidRPr="00095B1A" w:rsidRDefault="00095B1A" w:rsidP="00B41FDE">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od</w:t>
            </w:r>
          </w:p>
          <w:p w14:paraId="006A5CD9" w14:textId="2F98A40B" w:rsidR="00877972"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tc>
      </w:tr>
      <w:tr w:rsidR="00877972" w14:paraId="7889951F" w14:textId="77777777" w:rsidTr="00095B1A">
        <w:tc>
          <w:tcPr>
            <w:tcW w:w="3794" w:type="dxa"/>
          </w:tcPr>
          <w:p w14:paraId="30078812" w14:textId="77777777"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Pr>
          <w:p w14:paraId="2BFBDE3D" w14:textId="77777777" w:rsidR="00877972" w:rsidRDefault="00877972" w:rsidP="003208A1">
            <w:pPr>
              <w:spacing w:after="0" w:line="240" w:lineRule="auto"/>
              <w:ind w:left="0" w:right="120" w:firstLine="0"/>
              <w:jc w:val="left"/>
              <w:textAlignment w:val="baseline"/>
              <w:rPr>
                <w:rFonts w:asciiTheme="majorBidi" w:hAnsiTheme="majorBidi" w:cstheme="majorBidi"/>
                <w:b/>
                <w:bCs/>
                <w:color w:val="auto"/>
                <w:sz w:val="22"/>
              </w:rPr>
            </w:pPr>
          </w:p>
        </w:tc>
      </w:tr>
    </w:tbl>
    <w:p w14:paraId="4AC9C075" w14:textId="4CE6B6F2"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A054246" w14:textId="304DCB0E"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3373AF74" w14:textId="775BA24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16D81AC" w14:textId="34365514"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236AA5BA" w14:textId="1C159249"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0299BDBC" w14:textId="7777777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20EE292" w14:textId="2248097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09F621C" w14:textId="28EA5866"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14E1C0E" w14:textId="171E93AE"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0B142586" w14:textId="2E33CB5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140C0EEA" w14:textId="77777777" w:rsidR="00877972" w:rsidRPr="00CC21F3" w:rsidRDefault="00877972" w:rsidP="00AC1FEB">
      <w:pPr>
        <w:spacing w:after="0" w:line="240" w:lineRule="auto"/>
        <w:ind w:left="360" w:right="120" w:firstLine="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3216"/>
      </w:tblGrid>
      <w:tr w:rsidR="000E194D" w:rsidRPr="00AC1FEB" w14:paraId="0B390848" w14:textId="77777777" w:rsidTr="00CC21F3">
        <w:tc>
          <w:tcPr>
            <w:tcW w:w="3216" w:type="dxa"/>
          </w:tcPr>
          <w:p w14:paraId="706FC72D" w14:textId="27261782" w:rsidR="000E194D" w:rsidRPr="00AC1FEB" w:rsidRDefault="000E194D" w:rsidP="000E194D">
            <w:pPr>
              <w:spacing w:after="0" w:line="240" w:lineRule="auto"/>
              <w:ind w:left="0" w:right="120" w:firstLine="0"/>
              <w:jc w:val="left"/>
              <w:textAlignment w:val="baseline"/>
              <w:rPr>
                <w:rFonts w:asciiTheme="majorBidi" w:hAnsiTheme="majorBidi" w:cstheme="majorBidi"/>
                <w:color w:val="0000FF"/>
                <w:sz w:val="22"/>
              </w:rPr>
            </w:pPr>
          </w:p>
        </w:tc>
      </w:tr>
      <w:tr w:rsidR="000E194D" w:rsidRPr="00AC1FEB" w14:paraId="5035DD2E" w14:textId="77777777" w:rsidTr="00CC21F3">
        <w:trPr>
          <w:trHeight w:val="70"/>
        </w:trPr>
        <w:tc>
          <w:tcPr>
            <w:tcW w:w="3216" w:type="dxa"/>
          </w:tcPr>
          <w:p w14:paraId="25FF5A3F" w14:textId="6F37CD6B" w:rsidR="000E194D" w:rsidRPr="00AC1FEB" w:rsidRDefault="000E194D" w:rsidP="00CC21F3">
            <w:pPr>
              <w:spacing w:after="0" w:line="240" w:lineRule="auto"/>
              <w:ind w:left="0" w:right="120" w:firstLine="0"/>
              <w:jc w:val="center"/>
              <w:textAlignment w:val="baseline"/>
              <w:rPr>
                <w:rFonts w:asciiTheme="majorBidi" w:hAnsiTheme="majorBidi" w:cstheme="majorBidi"/>
                <w:color w:val="0000FF"/>
                <w:sz w:val="22"/>
              </w:rPr>
            </w:pPr>
            <w:r w:rsidRPr="00CC21F3">
              <w:rPr>
                <w:rFonts w:asciiTheme="majorBidi" w:hAnsiTheme="majorBidi" w:cstheme="majorBidi"/>
                <w:color w:val="auto"/>
              </w:rPr>
              <w:t>Fig. 1:</w:t>
            </w:r>
          </w:p>
        </w:tc>
      </w:tr>
    </w:tbl>
    <w:p w14:paraId="2A5A9AD9" w14:textId="186175E4" w:rsidR="00AC1FEB" w:rsidRDefault="00AC1FEB" w:rsidP="00CC21F3">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B</w:t>
      </w:r>
      <w:r w:rsidR="001B35DE" w:rsidRPr="001B35DE">
        <w:rPr>
          <w:rFonts w:asciiTheme="majorBidi" w:hAnsiTheme="majorBidi" w:cstheme="majorBidi"/>
          <w:b/>
          <w:bCs/>
          <w:color w:val="auto"/>
          <w:sz w:val="22"/>
        </w:rPr>
        <w:t>ack-end</w:t>
      </w:r>
      <w:r w:rsidRPr="001B35DE">
        <w:rPr>
          <w:rFonts w:asciiTheme="majorBidi" w:hAnsiTheme="majorBidi" w:cstheme="majorBidi"/>
          <w:b/>
          <w:bCs/>
          <w:color w:val="auto"/>
          <w:sz w:val="22"/>
        </w:rPr>
        <w:t xml:space="preserve">: </w:t>
      </w:r>
    </w:p>
    <w:p w14:paraId="6DF46047" w14:textId="4FFE8675"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commentRangeStart w:id="1087"/>
      <w:r>
        <w:rPr>
          <w:rFonts w:asciiTheme="majorBidi" w:hAnsiTheme="majorBidi" w:cstheme="majorBidi"/>
          <w:b/>
          <w:bCs/>
          <w:color w:val="auto"/>
          <w:sz w:val="22"/>
        </w:rPr>
        <w:t xml:space="preserve">If &lt; Screen, defaultval=OFF &gt; </w:t>
      </w:r>
    </w:p>
    <w:p w14:paraId="38608133" w14:textId="0E6FD02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commentRangeEnd w:id="1087"/>
      <w:r w:rsidR="0091611E">
        <w:rPr>
          <w:rStyle w:val="a8"/>
        </w:rPr>
        <w:commentReference w:id="1087"/>
      </w:r>
    </w:p>
    <w:p w14:paraId="7684C599" w14:textId="4A714D2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1A418F54" w14:textId="6118AC7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0054A42A" w14:textId="447B48D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4A2A99DA" w14:textId="40F4D55C"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&lt;Screen, ON &gt;</w:t>
      </w:r>
    </w:p>
    <w:p w14:paraId="3BDCF9DF"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0D4CE86"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6BC950C6" w14:textId="585CADCF" w:rsidR="00AC1FEB" w:rsidRPr="00AC1FEB" w:rsidRDefault="00AC1FEB" w:rsidP="001B35DE">
      <w:pPr>
        <w:spacing w:after="0" w:line="240" w:lineRule="auto"/>
        <w:ind w:left="0" w:right="120" w:firstLine="0"/>
        <w:jc w:val="left"/>
        <w:textAlignment w:val="baseline"/>
        <w:rPr>
          <w:rFonts w:asciiTheme="majorBidi" w:hAnsiTheme="majorBidi" w:cstheme="majorBidi"/>
          <w:color w:val="0000FF"/>
          <w:sz w:val="22"/>
        </w:rPr>
      </w:pPr>
    </w:p>
    <w:p w14:paraId="0206A69A" w14:textId="77777777" w:rsidR="002B2C36" w:rsidRPr="00CC21F3" w:rsidRDefault="002B2C36" w:rsidP="00CC21F3">
      <w:pPr>
        <w:spacing w:after="0" w:line="240" w:lineRule="auto"/>
        <w:ind w:left="720" w:right="120" w:firstLine="0"/>
        <w:jc w:val="left"/>
        <w:textAlignment w:val="baseline"/>
        <w:rPr>
          <w:rFonts w:asciiTheme="majorBidi" w:hAnsiTheme="majorBidi" w:cstheme="majorBidi"/>
          <w:color w:val="auto"/>
          <w:sz w:val="22"/>
        </w:rPr>
      </w:pPr>
    </w:p>
    <w:p w14:paraId="6EDD648C" w14:textId="74A08ADB" w:rsidR="00B40032" w:rsidRPr="00294ED7" w:rsidRDefault="00CF7775"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List</w:t>
      </w:r>
      <w:r w:rsidRPr="00AC1FEB">
        <w:rPr>
          <w:rFonts w:asciiTheme="majorBidi" w:hAnsiTheme="majorBidi" w:cstheme="majorBidi"/>
          <w:color w:val="auto"/>
          <w:sz w:val="22"/>
        </w:rPr>
        <w:t>:</w:t>
      </w:r>
      <w:r w:rsidR="00B40032" w:rsidRPr="00CC21F3">
        <w:rPr>
          <w:rFonts w:asciiTheme="majorBidi" w:hAnsiTheme="majorBidi" w:cstheme="majorBidi"/>
          <w:color w:val="auto"/>
          <w:sz w:val="22"/>
        </w:rPr>
        <w:t xml:space="preserve"> if the user knows the parameters </w:t>
      </w:r>
      <w:r w:rsidR="005E7477" w:rsidRPr="00AC1FEB">
        <w:rPr>
          <w:rFonts w:asciiTheme="majorBidi" w:hAnsiTheme="majorBidi" w:cstheme="majorBidi"/>
          <w:color w:val="auto"/>
          <w:sz w:val="22"/>
        </w:rPr>
        <w:t>she/he</w:t>
      </w:r>
      <w:r w:rsidR="005E7477" w:rsidRPr="00CC21F3">
        <w:rPr>
          <w:rFonts w:asciiTheme="majorBidi" w:hAnsiTheme="majorBidi" w:cstheme="majorBidi"/>
          <w:color w:val="auto"/>
          <w:sz w:val="22"/>
        </w:rPr>
        <w:t xml:space="preserve"> </w:t>
      </w:r>
      <w:r w:rsidR="00B40032" w:rsidRPr="00CC21F3">
        <w:rPr>
          <w:rFonts w:asciiTheme="majorBidi" w:hAnsiTheme="majorBidi" w:cstheme="majorBidi"/>
          <w:color w:val="auto"/>
          <w:sz w:val="22"/>
        </w:rPr>
        <w:t xml:space="preserve">can add them as a </w:t>
      </w:r>
      <w:r w:rsidRPr="00AC1FEB">
        <w:rPr>
          <w:rFonts w:asciiTheme="majorBidi" w:hAnsiTheme="majorBidi" w:cstheme="majorBidi"/>
          <w:color w:val="auto"/>
          <w:sz w:val="22"/>
        </w:rPr>
        <w:t>list, so</w:t>
      </w:r>
      <w:r w:rsidR="00B40032" w:rsidRPr="00CC21F3">
        <w:rPr>
          <w:rFonts w:asciiTheme="majorBidi" w:hAnsiTheme="majorBidi" w:cstheme="majorBidi"/>
          <w:color w:val="auto"/>
          <w:sz w:val="22"/>
        </w:rPr>
        <w:t xml:space="preserve"> we specified a</w:t>
      </w:r>
      <w:r w:rsidR="00B40032" w:rsidRPr="00CC21F3">
        <w:rPr>
          <w:rFonts w:asciiTheme="majorBidi" w:hAnsiTheme="majorBidi" w:cstheme="majorBidi"/>
          <w:color w:val="auto"/>
          <w:sz w:val="22"/>
          <w:shd w:val="clear" w:color="auto" w:fill="FFFFFF"/>
        </w:rPr>
        <w:t xml:space="preserve"> field for </w:t>
      </w:r>
      <w:r w:rsidRPr="00AC1FEB">
        <w:rPr>
          <w:rFonts w:asciiTheme="majorBidi" w:hAnsiTheme="majorBidi" w:cstheme="majorBidi"/>
          <w:color w:val="auto"/>
          <w:sz w:val="22"/>
          <w:shd w:val="clear" w:color="auto" w:fill="FFFFFF"/>
        </w:rPr>
        <w:t>name,</w:t>
      </w:r>
      <w:r w:rsidR="00B40032" w:rsidRPr="00CC21F3">
        <w:rPr>
          <w:rFonts w:asciiTheme="majorBidi" w:hAnsiTheme="majorBidi" w:cstheme="majorBidi"/>
          <w:color w:val="auto"/>
          <w:sz w:val="22"/>
          <w:shd w:val="clear" w:color="auto" w:fill="FFFFFF"/>
        </w:rPr>
        <w:t xml:space="preserve"> values and a list for default values.</w:t>
      </w:r>
    </w:p>
    <w:p w14:paraId="4DFBE8AC" w14:textId="0B835D68" w:rsidR="00294ED7" w:rsidRDefault="00294ED7" w:rsidP="00294ED7">
      <w:pPr>
        <w:spacing w:after="0" w:line="240" w:lineRule="auto"/>
        <w:ind w:right="120"/>
        <w:jc w:val="left"/>
        <w:textAlignment w:val="baseline"/>
        <w:rPr>
          <w:rFonts w:asciiTheme="majorBidi" w:hAnsiTheme="majorBidi" w:cstheme="majorBidi"/>
          <w:color w:val="auto"/>
          <w:sz w:val="22"/>
        </w:rPr>
      </w:pPr>
    </w:p>
    <w:p w14:paraId="49A3055E" w14:textId="77777777" w:rsidR="00294ED7" w:rsidRPr="00CC21F3" w:rsidRDefault="00294ED7" w:rsidP="00294ED7">
      <w:pPr>
        <w:spacing w:after="0" w:line="240" w:lineRule="auto"/>
        <w:ind w:right="12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4522"/>
        <w:gridCol w:w="3812"/>
      </w:tblGrid>
      <w:tr w:rsidR="00294ED7" w:rsidRPr="00AC1FEB" w14:paraId="6FD13E5C" w14:textId="0D3A077A" w:rsidTr="00294ED7">
        <w:tc>
          <w:tcPr>
            <w:tcW w:w="4522" w:type="dxa"/>
          </w:tcPr>
          <w:p w14:paraId="5AAB11A8" w14:textId="29F4B594" w:rsidR="00294ED7" w:rsidRPr="00AC1FEB" w:rsidRDefault="00294ED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14FB482D">
                <v:shape id="_x0000_i1034" type="#_x0000_t75" style="width:209.25pt;height:204.75pt" o:ole="">
                  <v:imagedata r:id="rId35" o:title=""/>
                </v:shape>
                <o:OLEObject Type="Embed" ProgID="PBrush" ShapeID="_x0000_i1034" DrawAspect="Content" ObjectID="_1544803025" r:id="rId36"/>
              </w:object>
            </w:r>
          </w:p>
        </w:tc>
        <w:tc>
          <w:tcPr>
            <w:tcW w:w="4038" w:type="dxa"/>
          </w:tcPr>
          <w:p w14:paraId="063D9197" w14:textId="77777777" w:rsidR="00294ED7" w:rsidRPr="00AC1FEB" w:rsidRDefault="00294ED7" w:rsidP="00346481">
            <w:pPr>
              <w:spacing w:after="0" w:line="240" w:lineRule="auto"/>
              <w:ind w:left="0" w:right="120" w:firstLine="0"/>
              <w:jc w:val="left"/>
              <w:textAlignment w:val="baseline"/>
              <w:rPr>
                <w:rFonts w:asciiTheme="majorBidi" w:hAnsiTheme="majorBidi" w:cstheme="majorBidi"/>
              </w:rPr>
            </w:pPr>
          </w:p>
        </w:tc>
      </w:tr>
      <w:tr w:rsidR="00B41FDE" w:rsidRPr="00AC1FEB" w14:paraId="7144D2CE" w14:textId="0306FF2A" w:rsidTr="00B41FDE">
        <w:trPr>
          <w:trHeight w:val="273"/>
        </w:trPr>
        <w:tc>
          <w:tcPr>
            <w:tcW w:w="4522" w:type="dxa"/>
          </w:tcPr>
          <w:p w14:paraId="49523194" w14:textId="30E90A44" w:rsidR="00B41FDE" w:rsidRPr="00224031" w:rsidRDefault="00B41FDE" w:rsidP="00B41FDE">
            <w:pPr>
              <w:spacing w:after="0" w:line="240" w:lineRule="auto"/>
              <w:ind w:left="0" w:right="120" w:firstLine="0"/>
              <w:jc w:val="center"/>
              <w:textAlignment w:val="baseline"/>
              <w:rPr>
                <w:rFonts w:asciiTheme="majorBidi" w:hAnsiTheme="majorBidi" w:cstheme="majorBidi"/>
                <w:color w:val="0000FF"/>
                <w:szCs w:val="20"/>
              </w:rPr>
            </w:pPr>
            <w:r>
              <w:rPr>
                <w:rFonts w:asciiTheme="majorBidi" w:hAnsiTheme="majorBidi" w:cstheme="majorBidi"/>
                <w:b/>
                <w:bCs/>
                <w:color w:val="auto"/>
                <w:sz w:val="22"/>
              </w:rPr>
              <w:t>New element design</w:t>
            </w:r>
          </w:p>
        </w:tc>
        <w:tc>
          <w:tcPr>
            <w:tcW w:w="4038" w:type="dxa"/>
          </w:tcPr>
          <w:p w14:paraId="3E778F4D" w14:textId="329A1B40" w:rsidR="00B41FDE" w:rsidRPr="00224031" w:rsidRDefault="00B41FDE" w:rsidP="00B41FDE">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p>
        </w:tc>
      </w:tr>
    </w:tbl>
    <w:p w14:paraId="1C4444B4" w14:textId="77777777" w:rsidR="000E194D" w:rsidRPr="00AC1FEB" w:rsidRDefault="000E194D" w:rsidP="00224031">
      <w:pPr>
        <w:spacing w:after="0" w:line="240" w:lineRule="auto"/>
        <w:ind w:left="0" w:right="120" w:firstLine="0"/>
        <w:jc w:val="left"/>
        <w:textAlignment w:val="baseline"/>
        <w:rPr>
          <w:rFonts w:asciiTheme="majorBidi" w:hAnsiTheme="majorBidi" w:cstheme="majorBidi"/>
          <w:color w:val="0000FF"/>
          <w:sz w:val="22"/>
        </w:rPr>
      </w:pPr>
    </w:p>
    <w:p w14:paraId="13B0C259" w14:textId="0F891169" w:rsidR="00CF7775" w:rsidRDefault="00CF7775" w:rsidP="00224031">
      <w:pPr>
        <w:spacing w:after="0" w:line="240" w:lineRule="auto"/>
        <w:ind w:left="360" w:right="120" w:firstLine="0"/>
        <w:jc w:val="left"/>
        <w:textAlignment w:val="baseline"/>
        <w:rPr>
          <w:rFonts w:asciiTheme="majorBidi" w:hAnsiTheme="majorBidi" w:cstheme="majorBidi"/>
          <w:color w:val="0000FF"/>
          <w:sz w:val="22"/>
        </w:rPr>
      </w:pPr>
    </w:p>
    <w:tbl>
      <w:tblPr>
        <w:tblStyle w:val="af"/>
        <w:tblW w:w="0" w:type="auto"/>
        <w:tblInd w:w="108" w:type="dxa"/>
        <w:tblLook w:val="04A0" w:firstRow="1" w:lastRow="0" w:firstColumn="1" w:lastColumn="0" w:noHBand="0" w:noVBand="1"/>
      </w:tblPr>
      <w:tblGrid>
        <w:gridCol w:w="4678"/>
        <w:gridCol w:w="4268"/>
      </w:tblGrid>
      <w:tr w:rsidR="00294ED7" w:rsidRPr="00AC1FEB" w14:paraId="7467A70D" w14:textId="77777777" w:rsidTr="00E13EDF">
        <w:tc>
          <w:tcPr>
            <w:tcW w:w="4820" w:type="dxa"/>
          </w:tcPr>
          <w:p w14:paraId="4BA09B15"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6B6A4D3B"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86400" behindDoc="0" locked="0" layoutInCell="1" allowOverlap="1" wp14:anchorId="3E163023" wp14:editId="5F34B5E7">
                      <wp:simplePos x="0" y="0"/>
                      <wp:positionH relativeFrom="column">
                        <wp:posOffset>909320</wp:posOffset>
                      </wp:positionH>
                      <wp:positionV relativeFrom="paragraph">
                        <wp:posOffset>31750</wp:posOffset>
                      </wp:positionV>
                      <wp:extent cx="1266825" cy="2571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BD18509" w14:textId="3B673CFE" w:rsidR="00294ED7" w:rsidRDefault="00294ED7" w:rsidP="00294ED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3023" id="Text Box 28" o:spid="_x0000_s1035" type="#_x0000_t202" style="position:absolute;margin-left:71.6pt;margin-top:2.5pt;width:99.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" fillcolor="white [3201]" strokecolor="white [3212]" strokeweight=".5pt">
                      <v:textbox>
                        <w:txbxContent>
                          <w:p w14:paraId="3BD18509" w14:textId="3B673CFE" w:rsidR="00294ED7" w:rsidRDefault="00294ED7" w:rsidP="00294ED7">
                            <w:pPr>
                              <w:spacing w:line="360" w:lineRule="auto"/>
                              <w:ind w:left="0" w:right="0" w:firstLine="0"/>
                              <w:jc w:val="left"/>
                            </w:pPr>
                            <w:r>
                              <w:t>Go:(</w:t>
                            </w:r>
                            <w:r>
                              <w:t>category=study</w:t>
                            </w:r>
                            <w:r>
                              <w:t>)</w:t>
                            </w:r>
                          </w:p>
                        </w:txbxContent>
                      </v:textbox>
                    </v:shape>
                  </w:pict>
                </mc:Fallback>
              </mc:AlternateContent>
            </w:r>
          </w:p>
          <w:p w14:paraId="6821B56F"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80256" behindDoc="0" locked="0" layoutInCell="1" allowOverlap="1" wp14:anchorId="11A4BB50" wp14:editId="77B2A155">
                      <wp:simplePos x="0" y="0"/>
                      <wp:positionH relativeFrom="column">
                        <wp:posOffset>899795</wp:posOffset>
                      </wp:positionH>
                      <wp:positionV relativeFrom="paragraph">
                        <wp:posOffset>129539</wp:posOffset>
                      </wp:positionV>
                      <wp:extent cx="15240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DDFDC" id="Straight Arrow Connector 29" o:spid="_x0000_s1026" type="#_x0000_t32" style="position:absolute;margin-left:70.85pt;margin-top:10.2pt;width:12pt;height:1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Cemdh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703A5DD4"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77184" behindDoc="0" locked="0" layoutInCell="1" allowOverlap="1" wp14:anchorId="1AE43FB4" wp14:editId="416C9FC0">
                      <wp:simplePos x="0" y="0"/>
                      <wp:positionH relativeFrom="column">
                        <wp:posOffset>852170</wp:posOffset>
                      </wp:positionH>
                      <wp:positionV relativeFrom="paragraph">
                        <wp:posOffset>107315</wp:posOffset>
                      </wp:positionV>
                      <wp:extent cx="942975" cy="323850"/>
                      <wp:effectExtent l="0" t="0" r="28575" b="19050"/>
                      <wp:wrapNone/>
                      <wp:docPr id="30" name="Oval 3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D1930DC" w14:textId="77777777" w:rsidR="00294ED7" w:rsidRDefault="00294ED7" w:rsidP="00294ED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43FB4" id="Oval 30" o:spid="_x0000_s1036" style="position:absolute;margin-left:67.1pt;margin-top:8.45pt;width:74.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B7Uitl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D1930DC" w14:textId="77777777" w:rsidR="00294ED7" w:rsidRDefault="00294ED7" w:rsidP="00294ED7">
                            <w:pPr>
                              <w:spacing w:after="0" w:line="240" w:lineRule="auto"/>
                              <w:ind w:left="0" w:right="0" w:firstLine="0"/>
                              <w:jc w:val="left"/>
                            </w:pPr>
                            <w:r>
                              <w:t>Screen1</w:t>
                            </w:r>
                          </w:p>
                        </w:txbxContent>
                      </v:textbox>
                    </v:oval>
                  </w:pict>
                </mc:Fallback>
              </mc:AlternateContent>
            </w:r>
          </w:p>
          <w:p w14:paraId="0A2E8D8C"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89472" behindDoc="0" locked="0" layoutInCell="1" allowOverlap="1" wp14:anchorId="7F396DE6" wp14:editId="593A18FF">
                      <wp:simplePos x="0" y="0"/>
                      <wp:positionH relativeFrom="column">
                        <wp:posOffset>890270</wp:posOffset>
                      </wp:positionH>
                      <wp:positionV relativeFrom="paragraph">
                        <wp:posOffset>142240</wp:posOffset>
                      </wp:positionV>
                      <wp:extent cx="314325" cy="133350"/>
                      <wp:effectExtent l="400050" t="0" r="0" b="95250"/>
                      <wp:wrapNone/>
                      <wp:docPr id="3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11636" id="Curved Connector 31" o:spid="_x0000_s1026" type="#_x0000_t38" style="position:absolute;margin-left:70.1pt;margin-top:11.2pt;width:24.75pt;height:1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683328" behindDoc="0" locked="0" layoutInCell="1" allowOverlap="1" wp14:anchorId="24DDE600" wp14:editId="6FCD4F09">
                      <wp:simplePos x="0" y="0"/>
                      <wp:positionH relativeFrom="column">
                        <wp:posOffset>1537970</wp:posOffset>
                      </wp:positionH>
                      <wp:positionV relativeFrom="paragraph">
                        <wp:posOffset>123190</wp:posOffset>
                      </wp:positionV>
                      <wp:extent cx="266700" cy="142875"/>
                      <wp:effectExtent l="38100" t="0" r="381000" b="85725"/>
                      <wp:wrapNone/>
                      <wp:docPr id="32"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FF85A" id="Curved Connector 32" o:spid="_x0000_s1026" type="#_x0000_t38" style="position:absolute;margin-left:121.1pt;margin-top:9.7pt;width:21pt;height:11.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OJ6Yo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36F8ED55" w14:textId="0FD0A1E0" w:rsidR="00294ED7" w:rsidRDefault="00E13EDF"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98688" behindDoc="0" locked="0" layoutInCell="1" allowOverlap="1" wp14:anchorId="64DC678D" wp14:editId="24AE0DB9">
                      <wp:simplePos x="0" y="0"/>
                      <wp:positionH relativeFrom="column">
                        <wp:posOffset>-62230</wp:posOffset>
                      </wp:positionH>
                      <wp:positionV relativeFrom="paragraph">
                        <wp:posOffset>171450</wp:posOffset>
                      </wp:positionV>
                      <wp:extent cx="158115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01184920" w14:textId="71C95835" w:rsidR="00294ED7" w:rsidRDefault="00294ED7" w:rsidP="00294ED7">
                                  <w:pPr>
                                    <w:spacing w:line="360" w:lineRule="auto"/>
                                    <w:ind w:left="0" w:right="0" w:firstLine="0"/>
                                    <w:jc w:val="left"/>
                                  </w:pPr>
                                  <w:r>
                                    <w:t>{category =study}</w:t>
                                  </w:r>
                                </w:p>
                                <w:p w14:paraId="3F06868D" w14:textId="5467FB9B" w:rsidR="00294ED7" w:rsidRDefault="00294ED7" w:rsidP="00294ED7">
                                  <w:pPr>
                                    <w:spacing w:line="360" w:lineRule="auto"/>
                                    <w:ind w:left="0" w:right="0" w:firstLine="0"/>
                                    <w:jc w:val="left"/>
                                  </w:pPr>
                                  <w:r>
                                    <w:t>{category =eat and drink}</w:t>
                                  </w:r>
                                </w:p>
                                <w:p w14:paraId="009FAA72" w14:textId="66C1A2B6" w:rsidR="00294ED7" w:rsidRDefault="00294ED7" w:rsidP="00294ED7">
                                  <w:pPr>
                                    <w:spacing w:line="360" w:lineRule="auto"/>
                                    <w:ind w:left="0" w:right="0" w:firstLine="0"/>
                                    <w:jc w:val="left"/>
                                  </w:pPr>
                                  <w:r>
                                    <w:t>{category =concerts}</w:t>
                                  </w:r>
                                </w:p>
                                <w:p w14:paraId="2D8C1468" w14:textId="77777777" w:rsidR="00294ED7" w:rsidRDefault="00294ED7" w:rsidP="00294ED7">
                                  <w:pPr>
                                    <w:spacing w:line="360" w:lineRule="auto"/>
                                    <w:ind w:left="0" w:right="0" w:firstLine="0"/>
                                    <w:jc w:val="left"/>
                                  </w:pPr>
                                </w:p>
                                <w:p w14:paraId="7F262727" w14:textId="77777777" w:rsidR="00294ED7" w:rsidRDefault="00294ED7"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78D" id="Text Box 34" o:spid="_x0000_s1037" type="#_x0000_t202" style="position:absolute;margin-left:-4.9pt;margin-top:13.5pt;width:124.5pt;height:54.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" fillcolor="white [3201]" strokecolor="white [3212]" strokeweight=".5pt">
                      <v:textbox>
                        <w:txbxContent>
                          <w:p w14:paraId="01184920" w14:textId="71C95835" w:rsidR="00294ED7" w:rsidRDefault="00294ED7" w:rsidP="00294ED7">
                            <w:pPr>
                              <w:spacing w:line="360" w:lineRule="auto"/>
                              <w:ind w:left="0" w:right="0" w:firstLine="0"/>
                              <w:jc w:val="left"/>
                            </w:pPr>
                            <w:r>
                              <w:t>{category</w:t>
                            </w:r>
                            <w:r>
                              <w:t xml:space="preserve"> </w:t>
                            </w:r>
                            <w:r>
                              <w:t>=</w:t>
                            </w:r>
                            <w:r>
                              <w:t>study</w:t>
                            </w:r>
                            <w:r>
                              <w:t>}</w:t>
                            </w:r>
                          </w:p>
                          <w:p w14:paraId="3F06868D" w14:textId="5467FB9B" w:rsidR="00294ED7" w:rsidRDefault="00294ED7" w:rsidP="00294ED7">
                            <w:pPr>
                              <w:spacing w:line="360" w:lineRule="auto"/>
                              <w:ind w:left="0" w:right="0" w:firstLine="0"/>
                              <w:jc w:val="left"/>
                            </w:pPr>
                            <w:r>
                              <w:t>{category =eat</w:t>
                            </w:r>
                            <w:r>
                              <w:t xml:space="preserve"> and drink</w:t>
                            </w:r>
                            <w:r>
                              <w:t>}</w:t>
                            </w:r>
                          </w:p>
                          <w:p w14:paraId="009FAA72" w14:textId="66C1A2B6" w:rsidR="00294ED7" w:rsidRDefault="00294ED7" w:rsidP="00294ED7">
                            <w:pPr>
                              <w:spacing w:line="360" w:lineRule="auto"/>
                              <w:ind w:left="0" w:right="0" w:firstLine="0"/>
                              <w:jc w:val="left"/>
                            </w:pPr>
                            <w:r>
                              <w:t>{category =</w:t>
                            </w:r>
                            <w:r>
                              <w:t>concerts</w:t>
                            </w:r>
                            <w:r>
                              <w:t>}</w:t>
                            </w:r>
                          </w:p>
                          <w:p w14:paraId="2D8C1468" w14:textId="77777777" w:rsidR="00294ED7" w:rsidRDefault="00294ED7" w:rsidP="00294ED7">
                            <w:pPr>
                              <w:spacing w:line="360" w:lineRule="auto"/>
                              <w:ind w:left="0" w:right="0" w:firstLine="0"/>
                              <w:jc w:val="left"/>
                            </w:pPr>
                          </w:p>
                          <w:p w14:paraId="7F262727" w14:textId="77777777" w:rsidR="00294ED7" w:rsidRDefault="00294ED7" w:rsidP="00294ED7">
                            <w:pPr>
                              <w:spacing w:line="360" w:lineRule="auto"/>
                              <w:ind w:left="0" w:right="0" w:firstLine="0"/>
                              <w:jc w:val="left"/>
                            </w:pPr>
                          </w:p>
                        </w:txbxContent>
                      </v:textbox>
                    </v:shape>
                  </w:pict>
                </mc:Fallback>
              </mc:AlternateContent>
            </w:r>
          </w:p>
          <w:p w14:paraId="06B59592" w14:textId="70693985"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693568" behindDoc="0" locked="0" layoutInCell="1" allowOverlap="1" wp14:anchorId="325DFF96" wp14:editId="33AE68E9">
                      <wp:simplePos x="0" y="0"/>
                      <wp:positionH relativeFrom="column">
                        <wp:posOffset>1383665</wp:posOffset>
                      </wp:positionH>
                      <wp:positionV relativeFrom="paragraph">
                        <wp:posOffset>15875</wp:posOffset>
                      </wp:positionV>
                      <wp:extent cx="1552575" cy="514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6C0D569E" w14:textId="77777777" w:rsidR="00E13EDF" w:rsidRDefault="00E13EDF" w:rsidP="00E13EDF">
                                  <w:pPr>
                                    <w:spacing w:line="360" w:lineRule="auto"/>
                                    <w:ind w:left="0" w:right="0" w:firstLine="0"/>
                                    <w:jc w:val="left"/>
                                  </w:pPr>
                                  <w:r>
                                    <w:t>{category =sports}</w:t>
                                  </w:r>
                                </w:p>
                                <w:p w14:paraId="56C0C9E2" w14:textId="0D51F907" w:rsidR="00E13EDF" w:rsidRDefault="00E13EDF" w:rsidP="00E13EDF">
                                  <w:pPr>
                                    <w:spacing w:line="360" w:lineRule="auto"/>
                                    <w:ind w:left="0" w:right="0" w:firstLine="0"/>
                                    <w:jc w:val="left"/>
                                  </w:pPr>
                                  <w:r>
                                    <w:t>{{</w:t>
                                  </w:r>
                                  <w:r w:rsidRPr="00294ED7">
                                    <w:t>category</w:t>
                                  </w:r>
                                  <w:r>
                                    <w:t xml:space="preserve"> =conventions}</w:t>
                                  </w:r>
                                </w:p>
                                <w:p w14:paraId="0990BB6F" w14:textId="1E1A2515" w:rsidR="00294ED7" w:rsidRDefault="00294ED7"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FF96" id="Text Box 33" o:spid="_x0000_s1038" type="#_x0000_t202" style="position:absolute;margin-left:108.95pt;margin-top:1.25pt;width:122.2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" fillcolor="white [3201]" strokecolor="white [3212]" strokeweight=".5pt">
                      <v:textbox>
                        <w:txbxContent>
                          <w:p w14:paraId="6C0D569E" w14:textId="77777777" w:rsidR="00E13EDF" w:rsidRDefault="00E13EDF" w:rsidP="00E13EDF">
                            <w:pPr>
                              <w:spacing w:line="360" w:lineRule="auto"/>
                              <w:ind w:left="0" w:right="0" w:firstLine="0"/>
                              <w:jc w:val="left"/>
                            </w:pPr>
                            <w:r>
                              <w:t>{category =sports}</w:t>
                            </w:r>
                          </w:p>
                          <w:p w14:paraId="56C0C9E2" w14:textId="0D51F907" w:rsidR="00E13EDF" w:rsidRDefault="00E13EDF" w:rsidP="00E13EDF">
                            <w:pPr>
                              <w:spacing w:line="360" w:lineRule="auto"/>
                              <w:ind w:left="0" w:right="0" w:firstLine="0"/>
                              <w:jc w:val="left"/>
                            </w:pPr>
                            <w:r>
                              <w:t>{{</w:t>
                            </w:r>
                            <w:r w:rsidRPr="00294ED7">
                              <w:t>category</w:t>
                            </w:r>
                            <w:r>
                              <w:t xml:space="preserve"> =conventions}</w:t>
                            </w:r>
                          </w:p>
                          <w:p w14:paraId="0990BB6F" w14:textId="1E1A2515" w:rsidR="00294ED7" w:rsidRDefault="00294ED7" w:rsidP="00294ED7">
                            <w:pPr>
                              <w:spacing w:line="360" w:lineRule="auto"/>
                              <w:ind w:left="0" w:right="0" w:firstLine="0"/>
                              <w:jc w:val="left"/>
                            </w:pPr>
                          </w:p>
                        </w:txbxContent>
                      </v:textbox>
                    </v:shape>
                  </w:pict>
                </mc:Fallback>
              </mc:AlternateContent>
            </w:r>
          </w:p>
          <w:p w14:paraId="7F37C4A6" w14:textId="77777777" w:rsidR="00294ED7" w:rsidRDefault="00294ED7" w:rsidP="00E13EDF">
            <w:pPr>
              <w:spacing w:after="0" w:line="240" w:lineRule="auto"/>
              <w:ind w:left="0" w:right="0" w:firstLine="0"/>
              <w:jc w:val="left"/>
              <w:textAlignment w:val="baseline"/>
              <w:rPr>
                <w:rFonts w:asciiTheme="majorBidi" w:hAnsiTheme="majorBidi" w:cstheme="majorBidi"/>
              </w:rPr>
            </w:pPr>
          </w:p>
          <w:p w14:paraId="19800081"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5EA0136D"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7AAAFD23" w14:textId="32DA0512" w:rsidR="00294ED7" w:rsidRPr="00AC1FEB" w:rsidRDefault="00294ED7" w:rsidP="003208A1">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04DE124F" w14:textId="025B12CB" w:rsidR="00E13EDF" w:rsidRPr="00E13EDF" w:rsidRDefault="00E13EDF" w:rsidP="00E13EDF">
            <w:pPr>
              <w:spacing w:after="0" w:line="240" w:lineRule="auto"/>
              <w:ind w:left="0" w:right="120" w:firstLine="0"/>
              <w:jc w:val="left"/>
              <w:textAlignment w:val="baseline"/>
              <w:rPr>
                <w:rFonts w:asciiTheme="majorBidi" w:hAnsiTheme="majorBidi" w:cstheme="majorBidi"/>
              </w:rPr>
            </w:pPr>
          </w:p>
          <w:p w14:paraId="56710809" w14:textId="4C080125" w:rsid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conventions, screen1</w:t>
            </w:r>
            <w:r w:rsidRPr="00E13EDF">
              <w:rPr>
                <w:rFonts w:asciiTheme="majorBidi" w:hAnsiTheme="majorBidi" w:cstheme="majorBidi"/>
              </w:rPr>
              <w:t>};</w:t>
            </w:r>
          </w:p>
          <w:p w14:paraId="5A0E6A5A" w14:textId="59BD4BCD"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41BC57D2" w14:textId="02C90391"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7181F79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5AF1C914" w14:textId="7BA37C26"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8BBEFD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2CEDC4D5" w14:textId="7628FE7A"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study</w:t>
            </w:r>
            <w:r w:rsidRPr="00E13EDF">
              <w:rPr>
                <w:rFonts w:asciiTheme="majorBidi" w:hAnsiTheme="majorBidi" w:cstheme="majorBidi"/>
              </w:rPr>
              <w:t xml:space="preserve"> -&gt; </w:t>
            </w:r>
          </w:p>
          <w:p w14:paraId="38A4E729" w14:textId="76566DC3"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1C838197" w14:textId="62914F64" w:rsidR="00E13EDF" w:rsidRDefault="00E13EDF" w:rsidP="00E13EDF">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464AC77" w14:textId="1ECF70DA"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7927FA27" w14:textId="647DA91D"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29F1C88" w14:textId="445B8E71"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2F1C6571" w14:textId="19A922D3"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745FDE" w14:textId="77777777" w:rsidR="00E13EDF" w:rsidRPr="00E13EDF" w:rsidRDefault="00E13EDF" w:rsidP="00E13EDF">
            <w:pPr>
              <w:spacing w:after="0" w:line="240" w:lineRule="auto"/>
              <w:ind w:left="720" w:right="120" w:firstLine="0"/>
              <w:jc w:val="left"/>
              <w:textAlignment w:val="baseline"/>
              <w:rPr>
                <w:rFonts w:asciiTheme="majorBidi" w:hAnsiTheme="majorBidi" w:cstheme="majorBidi"/>
              </w:rPr>
            </w:pPr>
          </w:p>
          <w:p w14:paraId="3D166B71"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2024A652"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CBE1CE8" w14:textId="77777777" w:rsidR="00294ED7" w:rsidRPr="00AC1FEB" w:rsidRDefault="00294ED7" w:rsidP="003208A1">
            <w:pPr>
              <w:spacing w:after="0" w:line="240" w:lineRule="auto"/>
              <w:ind w:left="0" w:right="120" w:firstLine="0"/>
              <w:jc w:val="left"/>
              <w:textAlignment w:val="baseline"/>
              <w:rPr>
                <w:rFonts w:asciiTheme="majorBidi" w:hAnsiTheme="majorBidi" w:cstheme="majorBidi"/>
              </w:rPr>
            </w:pPr>
          </w:p>
        </w:tc>
      </w:tr>
      <w:tr w:rsidR="00294ED7" w:rsidRPr="00AC1FEB" w14:paraId="362C870E" w14:textId="77777777" w:rsidTr="00E13EDF">
        <w:tc>
          <w:tcPr>
            <w:tcW w:w="4820" w:type="dxa"/>
          </w:tcPr>
          <w:p w14:paraId="47809575" w14:textId="77777777" w:rsidR="00294ED7" w:rsidRPr="00224031" w:rsidRDefault="00294ED7" w:rsidP="003208A1">
            <w:pPr>
              <w:spacing w:after="0" w:line="240" w:lineRule="auto"/>
              <w:ind w:left="0" w:right="120" w:firstLine="0"/>
              <w:jc w:val="center"/>
              <w:textAlignment w:val="baseline"/>
              <w:rPr>
                <w:rFonts w:asciiTheme="majorBidi" w:hAnsiTheme="majorBidi" w:cstheme="majorBidi"/>
                <w:color w:val="0000FF"/>
                <w:szCs w:val="20"/>
              </w:rPr>
            </w:pPr>
            <w:commentRangeStart w:id="1088"/>
            <w:r w:rsidRPr="00224031">
              <w:rPr>
                <w:rFonts w:asciiTheme="majorBidi" w:hAnsiTheme="majorBidi" w:cstheme="majorBidi"/>
                <w:color w:val="auto"/>
                <w:szCs w:val="20"/>
              </w:rPr>
              <w:t>Fig 2:</w:t>
            </w:r>
            <w:commentRangeEnd w:id="1088"/>
            <w:r>
              <w:rPr>
                <w:rStyle w:val="a8"/>
              </w:rPr>
              <w:commentReference w:id="1088"/>
            </w:r>
          </w:p>
        </w:tc>
        <w:tc>
          <w:tcPr>
            <w:tcW w:w="4352" w:type="dxa"/>
          </w:tcPr>
          <w:p w14:paraId="2AF28D89" w14:textId="77777777" w:rsidR="00294ED7" w:rsidRPr="00224031" w:rsidRDefault="00294ED7" w:rsidP="003208A1">
            <w:pPr>
              <w:spacing w:after="0" w:line="240" w:lineRule="auto"/>
              <w:ind w:left="0" w:right="120" w:firstLine="0"/>
              <w:jc w:val="center"/>
              <w:textAlignment w:val="baseline"/>
              <w:rPr>
                <w:rFonts w:asciiTheme="majorBidi" w:hAnsiTheme="majorBidi" w:cstheme="majorBidi"/>
                <w:color w:val="auto"/>
                <w:szCs w:val="20"/>
              </w:rPr>
            </w:pPr>
          </w:p>
        </w:tc>
      </w:tr>
    </w:tbl>
    <w:p w14:paraId="186D9F3F" w14:textId="77777777" w:rsidR="00294ED7" w:rsidRPr="00AC1FEB" w:rsidRDefault="00294ED7" w:rsidP="00224031">
      <w:pPr>
        <w:spacing w:after="0" w:line="240" w:lineRule="auto"/>
        <w:ind w:left="360" w:right="120" w:firstLine="0"/>
        <w:jc w:val="left"/>
        <w:textAlignment w:val="baseline"/>
        <w:rPr>
          <w:rFonts w:asciiTheme="majorBidi" w:hAnsiTheme="majorBidi" w:cstheme="majorBidi"/>
          <w:color w:val="0000FF"/>
          <w:sz w:val="22"/>
        </w:rPr>
      </w:pPr>
    </w:p>
    <w:p w14:paraId="1C59E195" w14:textId="77777777" w:rsidR="00CF7775" w:rsidRPr="00AC1FEB" w:rsidRDefault="00CF7775" w:rsidP="00224031">
      <w:pPr>
        <w:spacing w:after="0" w:line="240" w:lineRule="auto"/>
        <w:ind w:left="360" w:right="120" w:firstLine="0"/>
        <w:jc w:val="left"/>
        <w:textAlignment w:val="baseline"/>
        <w:rPr>
          <w:rFonts w:asciiTheme="majorBidi" w:hAnsiTheme="majorBidi" w:cstheme="majorBidi"/>
          <w:color w:val="0000FF"/>
          <w:sz w:val="22"/>
        </w:rPr>
      </w:pPr>
    </w:p>
    <w:p w14:paraId="03016D76" w14:textId="77777777" w:rsidR="00CF7775" w:rsidRPr="00AC1FEB" w:rsidRDefault="00CF7775" w:rsidP="00224031">
      <w:pPr>
        <w:spacing w:after="0" w:line="240" w:lineRule="auto"/>
        <w:ind w:right="120"/>
        <w:jc w:val="left"/>
        <w:textAlignment w:val="baseline"/>
        <w:rPr>
          <w:rFonts w:asciiTheme="majorBidi" w:hAnsiTheme="majorBidi" w:cstheme="majorBidi"/>
          <w:color w:val="0000FF"/>
          <w:sz w:val="22"/>
        </w:rPr>
      </w:pPr>
    </w:p>
    <w:p w14:paraId="0D9337F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03577349" w14:textId="1349B43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defaultval=val &gt; </w:t>
      </w:r>
    </w:p>
    <w:p w14:paraId="52E2F48A" w14:textId="1242D3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5733308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0</w:t>
      </w:r>
    </w:p>
    <w:p w14:paraId="61D870B2"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442B4529" w14:textId="035244B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If SelectedVal = 1</w:t>
      </w:r>
    </w:p>
    <w:p w14:paraId="4B09173A" w14:textId="0F343DF3"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1A673C4" w14:textId="67683B6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29B3FAE0" w14:textId="77834CE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6580F386" w14:textId="45682F5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1F0B37EB" w14:textId="01C5EEE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1A2BAEB3" w14:textId="3334B438"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07F28A6F" w14:textId="3895DF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4B9ED31"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5C0F263" w14:textId="19AEEE3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SelectedVal = N-1</w:t>
      </w:r>
    </w:p>
    <w:p w14:paraId="761F88DE" w14:textId="569AB36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p>
    <w:p w14:paraId="7A44BDB3" w14:textId="49BB6924" w:rsidR="00CF7775" w:rsidRDefault="00CF7775" w:rsidP="001B35DE">
      <w:pPr>
        <w:spacing w:after="0" w:line="240" w:lineRule="auto"/>
        <w:ind w:left="360" w:right="120" w:firstLine="0"/>
        <w:jc w:val="left"/>
        <w:textAlignment w:val="baseline"/>
        <w:rPr>
          <w:rFonts w:asciiTheme="majorBidi" w:hAnsiTheme="majorBidi" w:cstheme="majorBidi"/>
          <w:color w:val="0000FF"/>
          <w:sz w:val="22"/>
        </w:rPr>
      </w:pPr>
    </w:p>
    <w:p w14:paraId="35BD6C29" w14:textId="77777777" w:rsidR="001B35DE" w:rsidRPr="00AC1FEB" w:rsidRDefault="001B35DE" w:rsidP="00224031">
      <w:pPr>
        <w:spacing w:after="0" w:line="240" w:lineRule="auto"/>
        <w:ind w:left="360" w:right="120" w:firstLine="0"/>
        <w:jc w:val="left"/>
        <w:textAlignment w:val="baseline"/>
        <w:rPr>
          <w:rFonts w:asciiTheme="majorBidi" w:hAnsiTheme="majorBidi" w:cstheme="majorBidi"/>
          <w:color w:val="0000FF"/>
          <w:sz w:val="22"/>
        </w:rPr>
      </w:pPr>
    </w:p>
    <w:p w14:paraId="3E675116" w14:textId="65D6BE05" w:rsidR="00B40032" w:rsidRPr="00224031" w:rsidRDefault="00B40032"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6D0C77F7" w14:textId="77777777" w:rsidR="000E194D" w:rsidRPr="00AC1FEB" w:rsidRDefault="000E194D" w:rsidP="00224031">
      <w:pPr>
        <w:spacing w:after="0" w:line="240" w:lineRule="auto"/>
        <w:ind w:left="720" w:right="120" w:firstLine="0"/>
        <w:jc w:val="left"/>
        <w:textAlignment w:val="baseline"/>
        <w:rPr>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908"/>
        <w:gridCol w:w="4151"/>
      </w:tblGrid>
      <w:tr w:rsidR="007144D0" w:rsidRPr="00AC1FEB" w14:paraId="7EA6642F" w14:textId="6B04AD58" w:rsidTr="00E30B91">
        <w:trPr>
          <w:trHeight w:val="4166"/>
        </w:trPr>
        <w:tc>
          <w:tcPr>
            <w:tcW w:w="4911" w:type="dxa"/>
          </w:tcPr>
          <w:p w14:paraId="3593B57E" w14:textId="6A246050" w:rsidR="007144D0" w:rsidRPr="00AC1FEB" w:rsidRDefault="007144D0"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58961FC">
                <v:shape id="_x0000_i1035" type="#_x0000_t75" style="width:228pt;height:178.5pt" o:ole="">
                  <v:imagedata r:id="rId37" o:title=""/>
                </v:shape>
                <o:OLEObject Type="Embed" ProgID="PBrush" ShapeID="_x0000_i1035" DrawAspect="Content" ObjectID="_1544803026" r:id="rId38"/>
              </w:object>
            </w:r>
          </w:p>
        </w:tc>
        <w:tc>
          <w:tcPr>
            <w:tcW w:w="4331" w:type="dxa"/>
          </w:tcPr>
          <w:p w14:paraId="374D9BD8" w14:textId="77777777" w:rsidR="007144D0" w:rsidRDefault="007144D0" w:rsidP="00346481">
            <w:pPr>
              <w:spacing w:after="0" w:line="240" w:lineRule="auto"/>
              <w:ind w:left="0" w:right="120" w:firstLine="0"/>
              <w:jc w:val="left"/>
              <w:textAlignment w:val="baseline"/>
              <w:rPr>
                <w:noProof/>
              </w:rPr>
            </w:pPr>
          </w:p>
          <w:p w14:paraId="2D7B07D3" w14:textId="6D35781B" w:rsidR="007144D0" w:rsidRPr="00AC1FEB" w:rsidRDefault="007144D0" w:rsidP="00346481">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7144D0" w:rsidRPr="00AC1FEB" w14:paraId="4D0474C9" w14:textId="63E7F10F" w:rsidTr="00C010D2">
        <w:trPr>
          <w:trHeight w:val="70"/>
        </w:trPr>
        <w:tc>
          <w:tcPr>
            <w:tcW w:w="4911" w:type="dxa"/>
          </w:tcPr>
          <w:p w14:paraId="505E4EDE" w14:textId="75EE3AD9" w:rsidR="007144D0" w:rsidRPr="00224031" w:rsidRDefault="007144D0"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5417AA42" w14:textId="3FBED420" w:rsidR="007144D0" w:rsidRPr="00990EA7" w:rsidRDefault="007144D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4D5EEF00" w14:textId="77777777" w:rsidR="00C010D2" w:rsidRDefault="00C010D2" w:rsidP="00C010D2">
      <w:pPr>
        <w:spacing w:after="0" w:line="240" w:lineRule="auto"/>
        <w:ind w:left="720" w:right="120" w:firstLine="0"/>
        <w:jc w:val="left"/>
        <w:textAlignment w:val="baseline"/>
        <w:rPr>
          <w:rFonts w:asciiTheme="majorBidi" w:hAnsiTheme="majorBidi" w:cstheme="majorBidi"/>
          <w:noProof/>
          <w:color w:val="0000FF"/>
          <w:sz w:val="22"/>
        </w:rPr>
      </w:pPr>
    </w:p>
    <w:p w14:paraId="44B9C602"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E30B91" w14:paraId="56E6E84A" w14:textId="77777777" w:rsidTr="00E30B91">
        <w:trPr>
          <w:trHeight w:val="3251"/>
        </w:trPr>
        <w:tc>
          <w:tcPr>
            <w:tcW w:w="5023" w:type="dxa"/>
          </w:tcPr>
          <w:p w14:paraId="220E442B"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1859F892" w14:textId="3AB28D97" w:rsidR="00E30B91" w:rsidRDefault="00E30B91" w:rsidP="00E30B91">
            <w:pPr>
              <w:spacing w:after="0" w:line="240" w:lineRule="auto"/>
              <w:ind w:left="0" w:right="120" w:firstLine="0"/>
              <w:jc w:val="left"/>
              <w:textAlignment w:val="baseline"/>
              <w:rPr>
                <w:rFonts w:asciiTheme="majorBidi" w:hAnsiTheme="majorBidi" w:cstheme="majorBidi"/>
              </w:rPr>
            </w:pPr>
          </w:p>
          <w:p w14:paraId="4EA1AF70" w14:textId="19B8461C"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01760" behindDoc="0" locked="0" layoutInCell="1" allowOverlap="1" wp14:anchorId="02721DF6" wp14:editId="6BBD60CA">
                      <wp:simplePos x="0" y="0"/>
                      <wp:positionH relativeFrom="column">
                        <wp:posOffset>899795</wp:posOffset>
                      </wp:positionH>
                      <wp:positionV relativeFrom="paragraph">
                        <wp:posOffset>129539</wp:posOffset>
                      </wp:positionV>
                      <wp:extent cx="152400" cy="1809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B540D" id="Straight Arrow Connector 36" o:spid="_x0000_s1026" type="#_x0000_t32" style="position:absolute;margin-left:70.85pt;margin-top:10.2pt;width:12pt;height:1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zr/M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BD43095" w14:textId="77676D4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06880" behindDoc="0" locked="0" layoutInCell="1" allowOverlap="1" wp14:anchorId="1EB41B29" wp14:editId="55469A20">
                      <wp:simplePos x="0" y="0"/>
                      <wp:positionH relativeFrom="column">
                        <wp:posOffset>908050</wp:posOffset>
                      </wp:positionH>
                      <wp:positionV relativeFrom="paragraph">
                        <wp:posOffset>112395</wp:posOffset>
                      </wp:positionV>
                      <wp:extent cx="942975" cy="323850"/>
                      <wp:effectExtent l="0" t="0" r="28575" b="19050"/>
                      <wp:wrapNone/>
                      <wp:docPr id="37" name="Oval 37"/>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ECEB8B5" w14:textId="77777777" w:rsidR="00E30B91" w:rsidRDefault="00E30B91" w:rsidP="00E30B91">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41B29" id="Oval 37" o:spid="_x0000_s1039" style="position:absolute;margin-left:71.5pt;margin-top:8.85pt;width:74.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" fillcolor="white [3201]" strokecolor="black [3200]" strokeweight="1pt">
                      <v:stroke joinstyle="miter"/>
                      <v:textbox>
                        <w:txbxContent>
                          <w:p w14:paraId="3ECEB8B5" w14:textId="77777777" w:rsidR="00E30B91" w:rsidRDefault="00E30B91" w:rsidP="00E30B91">
                            <w:pPr>
                              <w:spacing w:after="0" w:line="240" w:lineRule="auto"/>
                              <w:ind w:left="0" w:right="0" w:firstLine="0"/>
                              <w:jc w:val="left"/>
                            </w:pPr>
                            <w:r>
                              <w:t>Screen1</w:t>
                            </w:r>
                          </w:p>
                        </w:txbxContent>
                      </v:textbox>
                    </v:oval>
                  </w:pict>
                </mc:Fallback>
              </mc:AlternateContent>
            </w:r>
          </w:p>
          <w:p w14:paraId="06589641" w14:textId="5280911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09952" behindDoc="0" locked="0" layoutInCell="1" allowOverlap="1" wp14:anchorId="44E85BBC" wp14:editId="343CA16F">
                      <wp:simplePos x="0" y="0"/>
                      <wp:positionH relativeFrom="column">
                        <wp:posOffset>904240</wp:posOffset>
                      </wp:positionH>
                      <wp:positionV relativeFrom="paragraph">
                        <wp:posOffset>113030</wp:posOffset>
                      </wp:positionV>
                      <wp:extent cx="38100" cy="752475"/>
                      <wp:effectExtent l="266700" t="0" r="19050" b="85725"/>
                      <wp:wrapNone/>
                      <wp:docPr id="43"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C18D8" id="Curved Connector 43" o:spid="_x0000_s1026" type="#_x0000_t38" style="position:absolute;margin-left:71.2pt;margin-top:8.9pt;width:3pt;height:59.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mQyY1+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F88F217" w14:textId="2E07C654" w:rsidR="00E30B91" w:rsidRDefault="00E30B91" w:rsidP="00E30B91">
            <w:pPr>
              <w:spacing w:after="0" w:line="240" w:lineRule="auto"/>
              <w:ind w:left="0" w:right="120" w:firstLine="0"/>
              <w:jc w:val="left"/>
              <w:textAlignment w:val="baseline"/>
              <w:rPr>
                <w:rFonts w:asciiTheme="majorBidi" w:hAnsiTheme="majorBidi" w:cstheme="majorBidi"/>
              </w:rPr>
            </w:pPr>
          </w:p>
          <w:p w14:paraId="13BC11DB" w14:textId="487CB263" w:rsidR="00E30B91" w:rsidRDefault="00E30B91" w:rsidP="00E30B91">
            <w:pPr>
              <w:spacing w:after="0" w:line="240" w:lineRule="auto"/>
              <w:ind w:left="0" w:right="120" w:firstLine="0"/>
              <w:jc w:val="left"/>
              <w:textAlignment w:val="baseline"/>
              <w:rPr>
                <w:rFonts w:asciiTheme="majorBidi" w:hAnsiTheme="majorBidi" w:cstheme="majorBidi"/>
              </w:rPr>
            </w:pPr>
          </w:p>
          <w:p w14:paraId="3105CC8F" w14:textId="7122E017" w:rsidR="00E30B91" w:rsidRDefault="00E30B91" w:rsidP="00E30B91">
            <w:pPr>
              <w:spacing w:after="0" w:line="240" w:lineRule="auto"/>
              <w:ind w:left="0" w:right="120" w:firstLine="0"/>
              <w:jc w:val="left"/>
              <w:textAlignment w:val="baseline"/>
              <w:rPr>
                <w:rFonts w:asciiTheme="majorBidi" w:hAnsiTheme="majorBidi" w:cstheme="majorBidi"/>
              </w:rPr>
            </w:pPr>
          </w:p>
          <w:p w14:paraId="46856729" w14:textId="14E574DE"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08928" behindDoc="0" locked="0" layoutInCell="1" allowOverlap="1" wp14:anchorId="51ED5184" wp14:editId="3375C42E">
                      <wp:simplePos x="0" y="0"/>
                      <wp:positionH relativeFrom="column">
                        <wp:posOffset>946150</wp:posOffset>
                      </wp:positionH>
                      <wp:positionV relativeFrom="paragraph">
                        <wp:posOffset>104140</wp:posOffset>
                      </wp:positionV>
                      <wp:extent cx="942975" cy="323850"/>
                      <wp:effectExtent l="0" t="0" r="28575" b="19050"/>
                      <wp:wrapNone/>
                      <wp:docPr id="42" name="Oval 42"/>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15BFBB5" w14:textId="4FB102CB" w:rsidR="00E30B91" w:rsidRDefault="00E30B91" w:rsidP="00E30B91">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D5184" id="Oval 42" o:spid="_x0000_s1040" style="position:absolute;margin-left:74.5pt;margin-top:8.2pt;width:74.25pt;height: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" fillcolor="white [3201]" strokecolor="black [3200]" strokeweight="1pt">
                      <v:stroke joinstyle="miter"/>
                      <v:textbox>
                        <w:txbxContent>
                          <w:p w14:paraId="315BFBB5" w14:textId="4FB102CB" w:rsidR="00E30B91" w:rsidRDefault="00E30B91" w:rsidP="00E30B91">
                            <w:pPr>
                              <w:spacing w:after="0" w:line="240" w:lineRule="auto"/>
                              <w:ind w:left="0" w:right="0" w:firstLine="0"/>
                              <w:jc w:val="left"/>
                            </w:pPr>
                            <w:r>
                              <w:t>S</w:t>
                            </w:r>
                            <w:r>
                              <w:t>creen2</w:t>
                            </w:r>
                          </w:p>
                        </w:txbxContent>
                      </v:textbox>
                    </v:oval>
                  </w:pict>
                </mc:Fallback>
              </mc:AlternateContent>
            </w:r>
          </w:p>
          <w:p w14:paraId="06D3683D"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7752A58D"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7C6830DB" w14:textId="387F321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r>
              <w:rPr>
                <w:rFonts w:asciiTheme="majorBidi" w:hAnsiTheme="majorBidi" w:cstheme="majorBidi"/>
                <w:color w:val="0000FF"/>
                <w:sz w:val="22"/>
              </w:rPr>
              <w:t>cond1</w:t>
            </w:r>
            <w:r w:rsidRPr="00156065">
              <w:rPr>
                <w:rFonts w:asciiTheme="majorBidi" w:hAnsiTheme="majorBidi" w:cstheme="majorBidi"/>
                <w:color w:val="0000FF"/>
                <w:sz w:val="22"/>
              </w:rPr>
              <w:t>};</w:t>
            </w:r>
          </w:p>
          <w:p w14:paraId="7DD703E6" w14:textId="783B6B9A" w:rsid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1A9BE956" w14:textId="597D6C5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p>
          <w:p w14:paraId="14E27201" w14:textId="28D4ACAA"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p>
          <w:p w14:paraId="4E3C5752"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0890CE0A" w14:textId="2779A414" w:rsidR="00156065" w:rsidRPr="00156065" w:rsidRDefault="00156065" w:rsidP="00F074BA">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363D049D"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4C3C4328"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sidR="00F074BA">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309B69B5"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sidR="00F074BA">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ADD8E6A" w14:textId="3510BCFF" w:rsidR="00156065" w:rsidRDefault="00882C32" w:rsidP="00882C32">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00156065" w:rsidRPr="00156065">
              <w:rPr>
                <w:rFonts w:asciiTheme="majorBidi" w:hAnsiTheme="majorBidi" w:cstheme="majorBidi"/>
                <w:color w:val="0000FF"/>
                <w:sz w:val="22"/>
              </w:rPr>
              <w:t>atomic{</w:t>
            </w:r>
            <w:r w:rsidRPr="00156065">
              <w:rPr>
                <w:rFonts w:asciiTheme="majorBidi" w:hAnsiTheme="majorBidi" w:cstheme="majorBidi"/>
                <w:color w:val="0000FF"/>
                <w:sz w:val="22"/>
              </w:rPr>
              <w:t xml:space="preserve"> state==</w:t>
            </w:r>
            <w:r>
              <w:rPr>
                <w:rFonts w:asciiTheme="majorBidi" w:hAnsiTheme="majorBidi" w:cstheme="majorBidi"/>
                <w:color w:val="0000FF"/>
                <w:sz w:val="22"/>
              </w:rPr>
              <w:t xml:space="preserve"> screen2</w:t>
            </w:r>
            <w:r w:rsidR="00156065" w:rsidRPr="00156065">
              <w:rPr>
                <w:rFonts w:asciiTheme="majorBidi" w:hAnsiTheme="majorBidi" w:cstheme="majorBidi"/>
                <w:color w:val="0000FF"/>
                <w:sz w:val="22"/>
              </w:rPr>
              <w:t>}</w:t>
            </w:r>
          </w:p>
          <w:p w14:paraId="5E2F5967" w14:textId="73A553B6"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2889599E" w14:textId="52D919E6" w:rsidR="00FC323A" w:rsidRPr="00156065" w:rsidRDefault="00FC323A" w:rsidP="00F0423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4DE26B14" w14:textId="01189B02"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0232C4FF" w14:textId="37B0FA9A"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70BC1F3C" w14:textId="77777777" w:rsidR="00882C32" w:rsidRPr="00156065"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47E8BEF4"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38A617AC" w14:textId="46F26970" w:rsidR="00E30B91"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E30B91" w14:paraId="40BA68CB" w14:textId="77777777" w:rsidTr="00E30B91">
        <w:trPr>
          <w:trHeight w:val="132"/>
        </w:trPr>
        <w:tc>
          <w:tcPr>
            <w:tcW w:w="5023" w:type="dxa"/>
          </w:tcPr>
          <w:p w14:paraId="736A51AC" w14:textId="3EFF1093" w:rsidR="00E30B91" w:rsidRDefault="00882C32" w:rsidP="00E30B91">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lastRenderedPageBreak/>
              <w:t xml:space="preserve">  </w:t>
            </w:r>
          </w:p>
        </w:tc>
        <w:tc>
          <w:tcPr>
            <w:tcW w:w="4280" w:type="dxa"/>
          </w:tcPr>
          <w:p w14:paraId="50CC17D0"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r>
    </w:tbl>
    <w:p w14:paraId="145A5211"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164593A3"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5960B2B0"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411AA843" w14:textId="77777777" w:rsidR="00B41FDE" w:rsidRDefault="00B41FDE" w:rsidP="00C010D2">
      <w:pPr>
        <w:spacing w:after="0" w:line="240" w:lineRule="auto"/>
        <w:ind w:left="720" w:right="120" w:firstLine="0"/>
        <w:jc w:val="right"/>
        <w:textAlignment w:val="baseline"/>
        <w:rPr>
          <w:rFonts w:asciiTheme="majorBidi" w:hAnsiTheme="majorBidi" w:cstheme="majorBidi"/>
          <w:noProof/>
          <w:color w:val="0000FF"/>
          <w:sz w:val="22"/>
        </w:rPr>
      </w:pPr>
    </w:p>
    <w:p w14:paraId="0BB1352E" w14:textId="77777777" w:rsidR="00B41FDE" w:rsidRDefault="0091611E" w:rsidP="00C010D2">
      <w:pPr>
        <w:spacing w:after="0" w:line="240" w:lineRule="auto"/>
        <w:ind w:left="720" w:right="120" w:firstLine="0"/>
        <w:jc w:val="right"/>
        <w:textAlignment w:val="baseline"/>
        <w:rPr>
          <w:rFonts w:asciiTheme="majorBidi" w:hAnsiTheme="majorBidi" w:cstheme="majorBidi"/>
          <w:color w:val="0000FF"/>
          <w:sz w:val="22"/>
        </w:rPr>
      </w:pPr>
      <w:r>
        <w:rPr>
          <w:rStyle w:val="a8"/>
        </w:rPr>
        <w:commentReference w:id="1089"/>
      </w:r>
    </w:p>
    <w:p w14:paraId="71A24CF8" w14:textId="5E0F4AB0" w:rsidR="002B2C36" w:rsidRDefault="002B2C36" w:rsidP="00C010D2">
      <w:pPr>
        <w:spacing w:after="0" w:line="240" w:lineRule="auto"/>
        <w:ind w:left="720" w:right="120" w:firstLine="0"/>
        <w:jc w:val="right"/>
        <w:textAlignment w:val="baseline"/>
        <w:rPr>
          <w:rFonts w:asciiTheme="majorBidi" w:hAnsiTheme="majorBidi" w:cstheme="majorBidi"/>
          <w:color w:val="0000FF"/>
          <w:sz w:val="22"/>
        </w:rPr>
      </w:pPr>
    </w:p>
    <w:p w14:paraId="70EEEF82" w14:textId="4B855E57" w:rsidR="00C010D2" w:rsidRDefault="00C010D2" w:rsidP="00224031">
      <w:pPr>
        <w:spacing w:after="0" w:line="240" w:lineRule="auto"/>
        <w:ind w:left="720" w:right="120" w:firstLine="0"/>
        <w:jc w:val="left"/>
        <w:textAlignment w:val="baseline"/>
        <w:rPr>
          <w:rFonts w:asciiTheme="majorBidi" w:hAnsiTheme="majorBidi" w:cstheme="majorBidi"/>
          <w:color w:val="0000FF"/>
          <w:sz w:val="22"/>
        </w:rPr>
      </w:pPr>
    </w:p>
    <w:p w14:paraId="56810088" w14:textId="7C705057"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BC708F2" w14:textId="32AFD3E6"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1E60F972" w14:textId="22C9BF33"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0B8DC46" w14:textId="0EBFDB65"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15076EC" w14:textId="074772D9"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5B0D956B" w14:textId="682A483B"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921F765" w14:textId="6C99FE29"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6AB86C85" w14:textId="29941D1C"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322D9670" w14:textId="7B5B0EAE"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6F4F2404" w14:textId="32EF1477"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18F0E79C" w14:textId="4EDF87CB" w:rsidR="00B41FDE"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7069621E" w14:textId="77777777" w:rsidR="00B41FDE" w:rsidRPr="00AC1FEB"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2ADD0072" w14:textId="45DCCF45" w:rsidR="001D71E4" w:rsidRPr="00224031" w:rsidRDefault="00B40032" w:rsidP="00224031">
      <w:pPr>
        <w:numPr>
          <w:ilvl w:val="0"/>
          <w:numId w:val="30"/>
        </w:numPr>
        <w:spacing w:after="12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defined/</w:t>
      </w:r>
      <w:r w:rsidR="00CF7775" w:rsidRPr="00224031">
        <w:rPr>
          <w:rFonts w:asciiTheme="majorBidi" w:hAnsiTheme="majorBidi" w:cstheme="majorBidi"/>
          <w:b/>
          <w:bCs/>
          <w:color w:val="auto"/>
          <w:sz w:val="22"/>
        </w:rPr>
        <w:t>undefined:</w:t>
      </w:r>
      <w:r w:rsidR="00CF7775" w:rsidRPr="00224031">
        <w:rPr>
          <w:rFonts w:asciiTheme="majorBidi" w:hAnsiTheme="majorBidi" w:cstheme="majorBidi"/>
          <w:color w:val="auto"/>
          <w:sz w:val="22"/>
        </w:rPr>
        <w:t xml:space="preserve"> some</w:t>
      </w:r>
      <w:r w:rsidRPr="00224031">
        <w:rPr>
          <w:rFonts w:asciiTheme="majorBidi" w:hAnsiTheme="majorBidi" w:cstheme="majorBidi"/>
          <w:color w:val="auto"/>
          <w:sz w:val="22"/>
        </w:rPr>
        <w:t xml:space="preserve"> elements </w:t>
      </w:r>
      <w:r w:rsidR="00B623A8" w:rsidRPr="00224031">
        <w:rPr>
          <w:rFonts w:asciiTheme="majorBidi" w:hAnsiTheme="majorBidi" w:cstheme="majorBidi"/>
          <w:color w:val="auto"/>
          <w:sz w:val="22"/>
        </w:rPr>
        <w:t xml:space="preserve">such as a </w:t>
      </w:r>
      <w:r w:rsidR="00CF7775" w:rsidRPr="00AC1FEB">
        <w:rPr>
          <w:rFonts w:asciiTheme="majorBidi" w:hAnsiTheme="majorBidi" w:cstheme="majorBidi"/>
          <w:color w:val="auto"/>
          <w:sz w:val="22"/>
        </w:rPr>
        <w:t>Name, Location,</w:t>
      </w:r>
      <w:r w:rsidR="00B623A8" w:rsidRPr="00224031">
        <w:rPr>
          <w:rFonts w:asciiTheme="majorBidi" w:hAnsiTheme="majorBidi" w:cstheme="majorBidi"/>
          <w:color w:val="auto"/>
          <w:sz w:val="22"/>
        </w:rPr>
        <w:t xml:space="preserve"> can get</w:t>
      </w:r>
      <w:r w:rsidRPr="00224031">
        <w:rPr>
          <w:rFonts w:asciiTheme="majorBidi" w:hAnsiTheme="majorBidi" w:cstheme="majorBidi"/>
          <w:color w:val="auto"/>
          <w:sz w:val="22"/>
        </w:rPr>
        <w:t xml:space="preserve"> </w:t>
      </w:r>
      <w:r w:rsidRPr="00224031">
        <w:rPr>
          <w:rFonts w:asciiTheme="majorBidi" w:hAnsiTheme="majorBidi" w:cstheme="majorBidi"/>
          <w:color w:val="auto"/>
          <w:szCs w:val="20"/>
          <w:shd w:val="clear" w:color="auto" w:fill="FFFFFF"/>
        </w:rPr>
        <w:t xml:space="preserve">a lot </w:t>
      </w:r>
      <w:r w:rsidR="00272AC3" w:rsidRPr="00AC1FEB">
        <w:rPr>
          <w:rFonts w:asciiTheme="majorBidi" w:hAnsiTheme="majorBidi" w:cstheme="majorBidi"/>
          <w:color w:val="auto"/>
          <w:szCs w:val="20"/>
          <w:shd w:val="clear" w:color="auto" w:fill="FFFFFF"/>
        </w:rPr>
        <w:t>of varied</w:t>
      </w:r>
      <w:r w:rsidR="000D7821" w:rsidRPr="00224031">
        <w:rPr>
          <w:rFonts w:asciiTheme="majorBidi" w:hAnsiTheme="majorBidi" w:cstheme="majorBidi"/>
          <w:color w:val="auto"/>
          <w:szCs w:val="20"/>
          <w:shd w:val="clear" w:color="auto" w:fill="FFFFFF"/>
        </w:rPr>
        <w:t xml:space="preserve"> </w:t>
      </w:r>
      <w:r w:rsidRPr="00224031">
        <w:rPr>
          <w:rFonts w:asciiTheme="majorBidi" w:hAnsiTheme="majorBidi" w:cstheme="majorBidi"/>
          <w:color w:val="auto"/>
          <w:szCs w:val="20"/>
          <w:shd w:val="clear" w:color="auto" w:fill="FFFFFF"/>
        </w:rPr>
        <w:t xml:space="preserve">values so we defined   this </w:t>
      </w:r>
      <w:r w:rsidR="00272AC3" w:rsidRPr="00AC1FEB">
        <w:rPr>
          <w:rFonts w:asciiTheme="majorBidi" w:hAnsiTheme="majorBidi" w:cstheme="majorBidi"/>
          <w:color w:val="auto"/>
          <w:szCs w:val="20"/>
          <w:shd w:val="clear" w:color="auto" w:fill="FFFFFF"/>
        </w:rPr>
        <w:t>type.</w:t>
      </w:r>
    </w:p>
    <w:p w14:paraId="42094125" w14:textId="3D0E25F2" w:rsidR="00B40032" w:rsidRPr="00224031" w:rsidRDefault="00A50806" w:rsidP="00224031">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1090"/>
      <w:r w:rsidR="00272AC3" w:rsidRPr="00AC1FEB">
        <w:rPr>
          <w:rFonts w:asciiTheme="majorBidi" w:hAnsiTheme="majorBidi" w:cstheme="majorBidi"/>
          <w:color w:val="auto"/>
          <w:szCs w:val="20"/>
          <w:shd w:val="clear" w:color="auto" w:fill="FFFFFF"/>
        </w:rPr>
        <w:t>e</w:t>
      </w:r>
      <w:commentRangeEnd w:id="1090"/>
      <w:r w:rsidR="0091611E">
        <w:rPr>
          <w:rStyle w:val="a8"/>
        </w:rPr>
        <w:commentReference w:id="1090"/>
      </w:r>
      <w:r w:rsidR="00272AC3" w:rsidRPr="00AC1FEB">
        <w:rPr>
          <w:rFonts w:asciiTheme="majorBidi" w:hAnsiTheme="majorBidi" w:cstheme="majorBidi"/>
          <w:color w:val="auto"/>
          <w:szCs w:val="20"/>
          <w:shd w:val="clear" w:color="auto" w:fill="FFFFFF"/>
        </w:rPr>
        <w:t xml:space="preserve"> </w:t>
      </w:r>
      <w:r w:rsidR="00272AC3" w:rsidRPr="00AC1FEB">
        <w:rPr>
          <w:rFonts w:asciiTheme="majorBidi" w:hAnsiTheme="majorBidi" w:cstheme="majorBidi"/>
          <w:color w:val="auto"/>
          <w:sz w:val="22"/>
        </w:rPr>
        <w:t>specified</w:t>
      </w:r>
      <w:r w:rsidR="00B40032" w:rsidRPr="00224031">
        <w:rPr>
          <w:rFonts w:asciiTheme="majorBidi" w:hAnsiTheme="majorBidi" w:cstheme="majorBidi"/>
          <w:color w:val="auto"/>
          <w:sz w:val="22"/>
          <w:shd w:val="clear" w:color="auto" w:fill="FFFFFF"/>
        </w:rPr>
        <w:t xml:space="preserve"> a field </w:t>
      </w:r>
      <w:r w:rsidR="00272AC3" w:rsidRPr="00AC1FEB">
        <w:rPr>
          <w:rFonts w:asciiTheme="majorBidi" w:hAnsiTheme="majorBidi" w:cstheme="majorBidi"/>
          <w:color w:val="auto"/>
          <w:sz w:val="22"/>
          <w:shd w:val="clear" w:color="auto" w:fill="FFFFFF"/>
        </w:rPr>
        <w:t xml:space="preserve">for </w:t>
      </w:r>
      <w:r w:rsidR="00272AC3" w:rsidRPr="00AC1FEB">
        <w:rPr>
          <w:rFonts w:asciiTheme="majorBidi" w:hAnsiTheme="majorBidi" w:cstheme="majorBidi"/>
          <w:color w:val="auto"/>
          <w:sz w:val="22"/>
        </w:rPr>
        <w:t>name</w:t>
      </w:r>
      <w:r w:rsidR="00B40032" w:rsidRPr="00224031">
        <w:rPr>
          <w:rFonts w:asciiTheme="majorBidi" w:hAnsiTheme="majorBidi" w:cstheme="majorBidi"/>
          <w:color w:val="auto"/>
          <w:sz w:val="22"/>
        </w:rPr>
        <w:t xml:space="preserve"> and a list for default values.</w:t>
      </w:r>
    </w:p>
    <w:tbl>
      <w:tblPr>
        <w:tblStyle w:val="af"/>
        <w:tblW w:w="0" w:type="auto"/>
        <w:tblInd w:w="-5" w:type="dxa"/>
        <w:tblLook w:val="04A0" w:firstRow="1" w:lastRow="0" w:firstColumn="1" w:lastColumn="0" w:noHBand="0" w:noVBand="1"/>
      </w:tblPr>
      <w:tblGrid>
        <w:gridCol w:w="5273"/>
        <w:gridCol w:w="3786"/>
      </w:tblGrid>
      <w:tr w:rsidR="00460B77" w:rsidRPr="00AC1FEB" w14:paraId="7DD34F6C" w14:textId="4D4DDAC8" w:rsidTr="00460B77">
        <w:tc>
          <w:tcPr>
            <w:tcW w:w="4962" w:type="dxa"/>
          </w:tcPr>
          <w:p w14:paraId="64787FFF" w14:textId="66B2BC9B" w:rsidR="00460B77" w:rsidRPr="00AC1FEB" w:rsidRDefault="00460B7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784D7E05">
                <v:shape id="_x0000_i1036" type="#_x0000_t75" style="width:246.75pt;height:231.75pt" o:ole="">
                  <v:imagedata r:id="rId40" o:title=""/>
                </v:shape>
                <o:OLEObject Type="Embed" ProgID="PBrush" ShapeID="_x0000_i1036" DrawAspect="Content" ObjectID="_1544803027" r:id="rId41"/>
              </w:object>
            </w:r>
          </w:p>
        </w:tc>
        <w:tc>
          <w:tcPr>
            <w:tcW w:w="4252" w:type="dxa"/>
          </w:tcPr>
          <w:p w14:paraId="3ECF0FF6" w14:textId="3402FD9E" w:rsidR="00460B77" w:rsidRPr="00AC1FEB" w:rsidRDefault="00460B77" w:rsidP="00346481">
            <w:pPr>
              <w:spacing w:after="0" w:line="240" w:lineRule="auto"/>
              <w:ind w:left="0" w:right="120" w:firstLine="0"/>
              <w:jc w:val="left"/>
              <w:textAlignment w:val="baseline"/>
              <w:rPr>
                <w:rFonts w:asciiTheme="majorBidi" w:hAnsiTheme="majorBidi" w:cstheme="majorBidi"/>
              </w:rPr>
            </w:pPr>
            <w:r>
              <w:object w:dxaOrig="3015" w:dyaOrig="3765" w14:anchorId="62A6CC93">
                <v:shape id="_x0000_i1037" type="#_x0000_t75" style="width:169.5pt;height:227.25pt" o:ole="">
                  <v:imagedata r:id="rId42" o:title=""/>
                </v:shape>
                <o:OLEObject Type="Embed" ProgID="PBrush" ShapeID="_x0000_i1037" DrawAspect="Content" ObjectID="_1544803028" r:id="rId43"/>
              </w:object>
            </w:r>
          </w:p>
        </w:tc>
      </w:tr>
      <w:tr w:rsidR="00460B77" w:rsidRPr="00AC1FEB" w14:paraId="044752F6" w14:textId="28A41A06" w:rsidTr="00460B77">
        <w:tc>
          <w:tcPr>
            <w:tcW w:w="4962" w:type="dxa"/>
          </w:tcPr>
          <w:p w14:paraId="2E9AD0C1" w14:textId="6A18575F" w:rsidR="00460B77" w:rsidRPr="00224031" w:rsidRDefault="00460B77"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3A8720DC" w14:textId="77777777" w:rsidR="00460B77" w:rsidRPr="00990EA7" w:rsidRDefault="00460B77">
            <w:pPr>
              <w:spacing w:after="0" w:line="240" w:lineRule="auto"/>
              <w:ind w:left="0" w:right="120" w:firstLine="0"/>
              <w:jc w:val="center"/>
              <w:textAlignment w:val="baseline"/>
              <w:rPr>
                <w:rFonts w:asciiTheme="majorBidi" w:hAnsiTheme="majorBidi" w:cstheme="majorBidi"/>
                <w:color w:val="auto"/>
                <w:szCs w:val="20"/>
              </w:rPr>
            </w:pPr>
          </w:p>
        </w:tc>
      </w:tr>
    </w:tbl>
    <w:p w14:paraId="6657B02B" w14:textId="77777777" w:rsidR="00460B77" w:rsidRDefault="00460B77" w:rsidP="00224031">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0AF91CC8" w14:textId="6FC7101D" w:rsidR="00272AC3" w:rsidRPr="00AC1FEB" w:rsidRDefault="00460B77" w:rsidP="00224031">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0C93D65C" w14:textId="0DFFDA0D" w:rsidR="00272AC3" w:rsidRPr="00AC1FEB" w:rsidRDefault="00272AC3" w:rsidP="00224031">
      <w:pPr>
        <w:rPr>
          <w:rFonts w:asciiTheme="majorBidi" w:hAnsiTheme="majorBidi" w:cstheme="majorBidi"/>
        </w:rPr>
      </w:pPr>
    </w:p>
    <w:p w14:paraId="6FC2A2DF" w14:textId="5A5FF306" w:rsidR="00272AC3" w:rsidRDefault="00272AC3" w:rsidP="007144D0">
      <w:pPr>
        <w:rPr>
          <w:rFonts w:asciiTheme="majorBidi" w:hAnsiTheme="majorBidi" w:cstheme="majorBidi"/>
        </w:rPr>
      </w:pPr>
    </w:p>
    <w:p w14:paraId="2DFB213F" w14:textId="303F666A" w:rsidR="007144D0" w:rsidRDefault="007144D0" w:rsidP="007144D0">
      <w:pPr>
        <w:rPr>
          <w:rFonts w:asciiTheme="majorBidi" w:hAnsiTheme="majorBidi" w:cstheme="majorBidi"/>
        </w:rPr>
      </w:pPr>
    </w:p>
    <w:p w14:paraId="0B48B24C" w14:textId="039429DC" w:rsidR="007144D0" w:rsidRDefault="007144D0" w:rsidP="007144D0">
      <w:pPr>
        <w:rPr>
          <w:rFonts w:asciiTheme="majorBidi" w:hAnsiTheme="majorBidi" w:cstheme="majorBidi"/>
        </w:rPr>
      </w:pPr>
    </w:p>
    <w:p w14:paraId="66169185" w14:textId="0B6C519B" w:rsidR="007144D0" w:rsidRDefault="007144D0" w:rsidP="007144D0">
      <w:pPr>
        <w:rPr>
          <w:rFonts w:asciiTheme="majorBidi" w:hAnsiTheme="majorBidi" w:cstheme="majorBidi"/>
        </w:rPr>
      </w:pPr>
    </w:p>
    <w:p w14:paraId="55836BDE" w14:textId="1FFC26A8" w:rsidR="007144D0" w:rsidRDefault="007144D0" w:rsidP="007144D0">
      <w:pPr>
        <w:rPr>
          <w:rFonts w:asciiTheme="majorBidi" w:hAnsiTheme="majorBidi" w:cstheme="majorBidi"/>
        </w:rPr>
      </w:pPr>
    </w:p>
    <w:p w14:paraId="2763C48A" w14:textId="010C669C" w:rsidR="007144D0" w:rsidRDefault="007144D0" w:rsidP="007144D0">
      <w:pPr>
        <w:rPr>
          <w:rFonts w:asciiTheme="majorBidi" w:hAnsiTheme="majorBidi" w:cstheme="majorBidi"/>
        </w:rPr>
      </w:pPr>
    </w:p>
    <w:p w14:paraId="53C92944" w14:textId="34101B3A" w:rsidR="007144D0" w:rsidRDefault="007144D0" w:rsidP="007144D0">
      <w:pPr>
        <w:rPr>
          <w:rFonts w:asciiTheme="majorBidi" w:hAnsiTheme="majorBidi" w:cstheme="majorBidi"/>
        </w:rPr>
      </w:pPr>
    </w:p>
    <w:p w14:paraId="68F161B3" w14:textId="099C7AAA" w:rsidR="007144D0" w:rsidRDefault="007144D0" w:rsidP="007144D0">
      <w:pPr>
        <w:rPr>
          <w:rFonts w:asciiTheme="majorBidi" w:hAnsiTheme="majorBidi" w:cstheme="majorBidi"/>
        </w:rPr>
      </w:pPr>
    </w:p>
    <w:p w14:paraId="531A8839" w14:textId="668F1FEF" w:rsidR="007144D0" w:rsidRDefault="007144D0" w:rsidP="007144D0">
      <w:pPr>
        <w:rPr>
          <w:rFonts w:asciiTheme="majorBidi" w:hAnsiTheme="majorBidi" w:cstheme="majorBidi"/>
        </w:rPr>
      </w:pPr>
    </w:p>
    <w:p w14:paraId="2D7A7FEC" w14:textId="332DBED5" w:rsidR="007144D0" w:rsidRDefault="007144D0" w:rsidP="007144D0">
      <w:pPr>
        <w:rPr>
          <w:rFonts w:asciiTheme="majorBidi" w:hAnsiTheme="majorBidi" w:cstheme="majorBidi"/>
        </w:rPr>
      </w:pPr>
    </w:p>
    <w:p w14:paraId="7CFEC884" w14:textId="2FF8BFDE" w:rsidR="0042507A" w:rsidRDefault="0042507A" w:rsidP="007144D0">
      <w:pPr>
        <w:rPr>
          <w:rFonts w:asciiTheme="majorBidi" w:hAnsiTheme="majorBidi" w:cstheme="majorBidi"/>
        </w:rPr>
      </w:pPr>
    </w:p>
    <w:p w14:paraId="74E580BC" w14:textId="189C9E6E" w:rsidR="0042507A" w:rsidRDefault="0042507A" w:rsidP="007144D0">
      <w:pPr>
        <w:rPr>
          <w:rFonts w:asciiTheme="majorBidi" w:hAnsiTheme="majorBidi" w:cstheme="majorBidi"/>
        </w:rPr>
      </w:pPr>
    </w:p>
    <w:p w14:paraId="4B76B20F" w14:textId="6A54C81C" w:rsidR="0042507A" w:rsidRDefault="0042507A" w:rsidP="007144D0">
      <w:pPr>
        <w:rPr>
          <w:rFonts w:asciiTheme="majorBidi" w:hAnsiTheme="majorBidi" w:cstheme="majorBidi"/>
        </w:rPr>
      </w:pPr>
    </w:p>
    <w:p w14:paraId="518DBB21" w14:textId="4AFCC8EB" w:rsidR="0042507A" w:rsidRDefault="0042507A" w:rsidP="007144D0">
      <w:pPr>
        <w:rPr>
          <w:rFonts w:asciiTheme="majorBidi" w:hAnsiTheme="majorBidi" w:cstheme="majorBidi"/>
        </w:rPr>
      </w:pPr>
    </w:p>
    <w:p w14:paraId="5EB4C2CD" w14:textId="09D3D992" w:rsidR="0042507A" w:rsidRDefault="0042507A" w:rsidP="007144D0">
      <w:pPr>
        <w:rPr>
          <w:rFonts w:asciiTheme="majorBidi" w:hAnsiTheme="majorBidi" w:cstheme="majorBidi"/>
        </w:rPr>
      </w:pPr>
    </w:p>
    <w:tbl>
      <w:tblPr>
        <w:tblStyle w:val="af"/>
        <w:tblW w:w="0" w:type="auto"/>
        <w:tblInd w:w="120" w:type="dxa"/>
        <w:tblLook w:val="04A0" w:firstRow="1" w:lastRow="0" w:firstColumn="1" w:lastColumn="0" w:noHBand="0" w:noVBand="1"/>
      </w:tblPr>
      <w:tblGrid>
        <w:gridCol w:w="4468"/>
        <w:gridCol w:w="4466"/>
      </w:tblGrid>
      <w:tr w:rsidR="00255F4D" w14:paraId="3FA20D8B" w14:textId="77777777" w:rsidTr="00255F4D">
        <w:tc>
          <w:tcPr>
            <w:tcW w:w="4468" w:type="dxa"/>
          </w:tcPr>
          <w:p w14:paraId="0822A331"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33DB3C0F"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22240" behindDoc="0" locked="0" layoutInCell="1" allowOverlap="1" wp14:anchorId="0E0F8EA3" wp14:editId="51DFD2C8">
                      <wp:simplePos x="0" y="0"/>
                      <wp:positionH relativeFrom="column">
                        <wp:posOffset>342265</wp:posOffset>
                      </wp:positionH>
                      <wp:positionV relativeFrom="paragraph">
                        <wp:posOffset>32385</wp:posOffset>
                      </wp:positionV>
                      <wp:extent cx="1905000" cy="2571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354B6028" w14:textId="11697872" w:rsidR="00255F4D" w:rsidRDefault="00255F4D" w:rsidP="00255F4D">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8EA3" id="Text Box 44" o:spid="_x0000_s1041" type="#_x0000_t202" style="position:absolute;margin-left:26.95pt;margin-top:2.55pt;width:150pt;height:20.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" fillcolor="white [3201]" strokecolor="white [3212]" strokeweight=".5pt">
                      <v:textbox>
                        <w:txbxContent>
                          <w:p w14:paraId="354B6028" w14:textId="11697872" w:rsidR="00255F4D" w:rsidRDefault="00255F4D" w:rsidP="00255F4D">
                            <w:pPr>
                              <w:spacing w:line="360" w:lineRule="auto"/>
                              <w:ind w:left="0" w:right="0" w:firstLine="0"/>
                              <w:jc w:val="left"/>
                            </w:pPr>
                            <w:r>
                              <w:t>Go:(</w:t>
                            </w:r>
                            <w:r>
                              <w:t>description=undefined</w:t>
                            </w:r>
                            <w:r>
                              <w:t>)</w:t>
                            </w:r>
                          </w:p>
                        </w:txbxContent>
                      </v:textbox>
                    </v:shape>
                  </w:pict>
                </mc:Fallback>
              </mc:AlternateContent>
            </w:r>
          </w:p>
          <w:p w14:paraId="7C9BDA32"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20192" behindDoc="0" locked="0" layoutInCell="1" allowOverlap="1" wp14:anchorId="74701EF3" wp14:editId="0C604B63">
                      <wp:simplePos x="0" y="0"/>
                      <wp:positionH relativeFrom="column">
                        <wp:posOffset>899795</wp:posOffset>
                      </wp:positionH>
                      <wp:positionV relativeFrom="paragraph">
                        <wp:posOffset>129539</wp:posOffset>
                      </wp:positionV>
                      <wp:extent cx="152400" cy="18097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E06FB" id="Straight Arrow Connector 45" o:spid="_x0000_s1026" type="#_x0000_t32" style="position:absolute;margin-left:70.85pt;margin-top:10.2pt;width:12pt;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NV9hHD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020EACB3"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19168" behindDoc="0" locked="0" layoutInCell="1" allowOverlap="1" wp14:anchorId="6538D939" wp14:editId="50F24BC1">
                      <wp:simplePos x="0" y="0"/>
                      <wp:positionH relativeFrom="column">
                        <wp:posOffset>852170</wp:posOffset>
                      </wp:positionH>
                      <wp:positionV relativeFrom="paragraph">
                        <wp:posOffset>107315</wp:posOffset>
                      </wp:positionV>
                      <wp:extent cx="942975" cy="3238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7B49C33" w14:textId="77777777" w:rsidR="00255F4D" w:rsidRDefault="00255F4D" w:rsidP="00255F4D">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8D939" id="Oval 46" o:spid="_x0000_s1042" style="position:absolute;margin-left:67.1pt;margin-top:8.45pt;width:74.25pt;height: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11nd72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27B49C33" w14:textId="77777777" w:rsidR="00255F4D" w:rsidRDefault="00255F4D" w:rsidP="00255F4D">
                            <w:pPr>
                              <w:spacing w:after="0" w:line="240" w:lineRule="auto"/>
                              <w:ind w:left="0" w:right="0" w:firstLine="0"/>
                              <w:jc w:val="left"/>
                            </w:pPr>
                            <w:r>
                              <w:t>Screen1</w:t>
                            </w:r>
                          </w:p>
                        </w:txbxContent>
                      </v:textbox>
                    </v:oval>
                  </w:pict>
                </mc:Fallback>
              </mc:AlternateContent>
            </w:r>
          </w:p>
          <w:p w14:paraId="0803FE50" w14:textId="54EDCC32"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21216" behindDoc="0" locked="0" layoutInCell="1" allowOverlap="1" wp14:anchorId="47B1DC9B" wp14:editId="41BF7461">
                      <wp:simplePos x="0" y="0"/>
                      <wp:positionH relativeFrom="column">
                        <wp:posOffset>1537970</wp:posOffset>
                      </wp:positionH>
                      <wp:positionV relativeFrom="paragraph">
                        <wp:posOffset>123190</wp:posOffset>
                      </wp:positionV>
                      <wp:extent cx="266700" cy="142875"/>
                      <wp:effectExtent l="38100" t="0" r="381000" b="85725"/>
                      <wp:wrapNone/>
                      <wp:docPr id="48"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4E4A6" id="Curved Connector 48" o:spid="_x0000_s1026" type="#_x0000_t38" style="position:absolute;margin-left:121.1pt;margin-top:9.7pt;width:21pt;height:11.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W7Q9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C3FE7C8" w14:textId="7C605B74" w:rsidR="00255F4D" w:rsidRDefault="00255F4D" w:rsidP="00255F4D">
            <w:pPr>
              <w:spacing w:after="0" w:line="240" w:lineRule="auto"/>
              <w:ind w:left="0" w:right="120" w:firstLine="0"/>
              <w:jc w:val="left"/>
              <w:textAlignment w:val="baseline"/>
              <w:rPr>
                <w:rFonts w:asciiTheme="majorBidi" w:hAnsiTheme="majorBidi" w:cstheme="majorBidi"/>
              </w:rPr>
            </w:pPr>
          </w:p>
          <w:p w14:paraId="5AABAE46" w14:textId="366D3FCD"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23264" behindDoc="0" locked="0" layoutInCell="1" allowOverlap="1" wp14:anchorId="12178DE2" wp14:editId="358716D5">
                      <wp:simplePos x="0" y="0"/>
                      <wp:positionH relativeFrom="column">
                        <wp:posOffset>637540</wp:posOffset>
                      </wp:positionH>
                      <wp:positionV relativeFrom="paragraph">
                        <wp:posOffset>35560</wp:posOffset>
                      </wp:positionV>
                      <wp:extent cx="1628775" cy="3143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614CEB93" w14:textId="542BF2BC" w:rsidR="00255F4D" w:rsidRDefault="005E18DC" w:rsidP="00255F4D">
                                  <w:pPr>
                                    <w:spacing w:line="360" w:lineRule="auto"/>
                                    <w:ind w:left="0" w:right="0" w:firstLine="0"/>
                                    <w:jc w:val="left"/>
                                  </w:pPr>
                                  <w:r>
                                    <w:t>{</w:t>
                                  </w:r>
                                  <w:r w:rsidRPr="00255F4D">
                                    <w:t>description</w:t>
                                  </w:r>
                                  <w:r w:rsidR="00255F4D">
                                    <w:t>=</w:t>
                                  </w:r>
                                  <w:r w:rsidR="00255F4D" w:rsidRPr="00255F4D">
                                    <w:t xml:space="preserve"> </w:t>
                                  </w:r>
                                  <w:r w:rsidR="00255F4D">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8DE2" id="Text Box 50" o:spid="_x0000_s1043" type="#_x0000_t202" style="position:absolute;margin-left:50.2pt;margin-top:2.8pt;width:128.25pt;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" fillcolor="white [3201]" strokecolor="white [3212]" strokeweight=".5pt">
                      <v:textbox>
                        <w:txbxContent>
                          <w:p w14:paraId="614CEB93" w14:textId="542BF2BC" w:rsidR="00255F4D" w:rsidRDefault="005E18DC" w:rsidP="00255F4D">
                            <w:pPr>
                              <w:spacing w:line="360" w:lineRule="auto"/>
                              <w:ind w:left="0" w:right="0" w:firstLine="0"/>
                              <w:jc w:val="left"/>
                            </w:pPr>
                            <w:r>
                              <w:t>{</w:t>
                            </w:r>
                            <w:r w:rsidRPr="00255F4D">
                              <w:t>description</w:t>
                            </w:r>
                            <w:r w:rsidR="00255F4D">
                              <w:t>=</w:t>
                            </w:r>
                            <w:r w:rsidR="00255F4D" w:rsidRPr="00255F4D">
                              <w:t xml:space="preserve"> </w:t>
                            </w:r>
                            <w:r w:rsidR="00255F4D">
                              <w:t>defined</w:t>
                            </w:r>
                            <w:r w:rsidR="00255F4D">
                              <w:t xml:space="preserve"> </w:t>
                            </w:r>
                            <w:r w:rsidR="00255F4D">
                              <w:t>}</w:t>
                            </w:r>
                          </w:p>
                        </w:txbxContent>
                      </v:textbox>
                    </v:shape>
                  </w:pict>
                </mc:Fallback>
              </mc:AlternateContent>
            </w:r>
          </w:p>
          <w:p w14:paraId="0749A117"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2EB5AF7F"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0B1A6133"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4D733316" w14:textId="77777777" w:rsidR="00255F4D" w:rsidRDefault="00255F4D" w:rsidP="00255F4D">
            <w:pPr>
              <w:ind w:left="0" w:firstLine="0"/>
              <w:rPr>
                <w:rFonts w:asciiTheme="majorBidi" w:hAnsiTheme="majorBidi" w:cstheme="majorBidi"/>
              </w:rPr>
            </w:pPr>
          </w:p>
        </w:tc>
        <w:tc>
          <w:tcPr>
            <w:tcW w:w="4466" w:type="dxa"/>
          </w:tcPr>
          <w:p w14:paraId="70FACA85"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p>
          <w:p w14:paraId="60383565" w14:textId="0A086F24" w:rsidR="00255F4D"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7653EE1" w14:textId="747397A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sidR="006D6243">
              <w:rPr>
                <w:rFonts w:asciiTheme="majorBidi" w:hAnsiTheme="majorBidi" w:cstheme="majorBidi"/>
              </w:rPr>
              <w:t xml:space="preserve"> screen1</w:t>
            </w:r>
            <w:r w:rsidRPr="00E13EDF">
              <w:rPr>
                <w:rFonts w:asciiTheme="majorBidi" w:hAnsiTheme="majorBidi" w:cstheme="majorBidi"/>
              </w:rPr>
              <w:t>;</w:t>
            </w:r>
          </w:p>
          <w:p w14:paraId="322A19C0" w14:textId="7054F45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sidR="006D6243">
              <w:t>description</w:t>
            </w:r>
            <w:r w:rsidR="006D6243" w:rsidRPr="00E13EDF">
              <w:rPr>
                <w:rFonts w:asciiTheme="majorBidi" w:hAnsiTheme="majorBidi" w:cstheme="majorBidi"/>
              </w:rPr>
              <w:t xml:space="preserve"> </w:t>
            </w:r>
            <w:r w:rsidRPr="00E13EDF">
              <w:rPr>
                <w:rFonts w:asciiTheme="majorBidi" w:hAnsiTheme="majorBidi" w:cstheme="majorBidi"/>
              </w:rPr>
              <w:t>=</w:t>
            </w:r>
            <w:r w:rsidR="006D6243">
              <w:t xml:space="preserve"> undefined</w:t>
            </w:r>
            <w:r w:rsidRPr="00E13EDF">
              <w:rPr>
                <w:rFonts w:asciiTheme="majorBidi" w:hAnsiTheme="majorBidi" w:cstheme="majorBidi"/>
              </w:rPr>
              <w:t>;</w:t>
            </w:r>
          </w:p>
          <w:p w14:paraId="142AB6B1"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45AF52E8"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20C675E"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60E6803A" w14:textId="422671DE"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r w:rsidR="006D6243">
              <w:rPr>
                <w:rFonts w:asciiTheme="majorBidi" w:hAnsiTheme="majorBidi" w:cstheme="majorBidi"/>
              </w:rPr>
              <w:t>screen1</w:t>
            </w:r>
            <w:r w:rsidRPr="00E13EDF">
              <w:rPr>
                <w:rFonts w:asciiTheme="majorBidi" w:hAnsiTheme="majorBidi" w:cstheme="majorBidi"/>
              </w:rPr>
              <w:t xml:space="preserve">-&gt; </w:t>
            </w:r>
          </w:p>
          <w:p w14:paraId="1FD86DF2" w14:textId="2DA61639" w:rsidR="00255F4D" w:rsidRPr="00E13EDF" w:rsidRDefault="00255F4D" w:rsidP="006D6243">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rsidR="006D6243">
              <w:t>description</w:t>
            </w:r>
            <w:r w:rsidR="006D6243" w:rsidRPr="00E13EDF">
              <w:rPr>
                <w:rFonts w:asciiTheme="majorBidi" w:hAnsiTheme="majorBidi" w:cstheme="majorBidi"/>
              </w:rPr>
              <w:t xml:space="preserve"> </w:t>
            </w:r>
            <w:r w:rsidR="006D6243">
              <w:rPr>
                <w:rFonts w:asciiTheme="majorBidi" w:hAnsiTheme="majorBidi" w:cstheme="majorBidi"/>
              </w:rPr>
              <w:t>=</w:t>
            </w:r>
            <w:r w:rsidR="006D6243">
              <w:t xml:space="preserve"> defined</w:t>
            </w:r>
            <w:r w:rsidR="006D6243">
              <w:rPr>
                <w:rFonts w:asciiTheme="majorBidi" w:hAnsiTheme="majorBidi" w:cstheme="majorBidi"/>
              </w:rPr>
              <w:t xml:space="preserve"> </w:t>
            </w:r>
            <w:r w:rsidRPr="00E13EDF">
              <w:rPr>
                <w:rFonts w:asciiTheme="majorBidi" w:hAnsiTheme="majorBidi" w:cstheme="majorBidi"/>
              </w:rPr>
              <w:t>}</w:t>
            </w:r>
          </w:p>
          <w:p w14:paraId="4CFE970F"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5DF5F27D"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577BB380" w14:textId="77777777" w:rsidR="00255F4D" w:rsidRDefault="00255F4D" w:rsidP="00255F4D">
            <w:pPr>
              <w:ind w:left="0" w:firstLine="0"/>
              <w:rPr>
                <w:rFonts w:asciiTheme="majorBidi" w:hAnsiTheme="majorBidi" w:cstheme="majorBidi"/>
              </w:rPr>
            </w:pPr>
          </w:p>
        </w:tc>
      </w:tr>
      <w:tr w:rsidR="00255F4D" w14:paraId="19E0FB70" w14:textId="77777777" w:rsidTr="00255F4D">
        <w:tc>
          <w:tcPr>
            <w:tcW w:w="4468" w:type="dxa"/>
          </w:tcPr>
          <w:p w14:paraId="46EE5162" w14:textId="77777777" w:rsidR="00255F4D" w:rsidRDefault="00255F4D" w:rsidP="00255F4D">
            <w:pPr>
              <w:ind w:left="0" w:firstLine="0"/>
              <w:rPr>
                <w:rFonts w:asciiTheme="majorBidi" w:hAnsiTheme="majorBidi" w:cstheme="majorBidi"/>
              </w:rPr>
            </w:pPr>
          </w:p>
        </w:tc>
        <w:tc>
          <w:tcPr>
            <w:tcW w:w="4466" w:type="dxa"/>
          </w:tcPr>
          <w:p w14:paraId="3FB4E5CF" w14:textId="77777777" w:rsidR="00255F4D" w:rsidRDefault="00255F4D" w:rsidP="00255F4D">
            <w:pPr>
              <w:ind w:left="0" w:firstLine="0"/>
              <w:rPr>
                <w:rFonts w:asciiTheme="majorBidi" w:hAnsiTheme="majorBidi" w:cstheme="majorBidi"/>
              </w:rPr>
            </w:pPr>
          </w:p>
        </w:tc>
      </w:tr>
    </w:tbl>
    <w:p w14:paraId="1F4E5FED" w14:textId="507C4392" w:rsidR="0042507A" w:rsidRDefault="0042507A" w:rsidP="007144D0">
      <w:pPr>
        <w:rPr>
          <w:rFonts w:asciiTheme="majorBidi" w:hAnsiTheme="majorBidi" w:cstheme="majorBidi"/>
        </w:rPr>
      </w:pPr>
    </w:p>
    <w:p w14:paraId="4A3927C2" w14:textId="77777777" w:rsidR="0042507A" w:rsidRDefault="0042507A" w:rsidP="007144D0">
      <w:pPr>
        <w:rPr>
          <w:rFonts w:asciiTheme="majorBidi" w:hAnsiTheme="majorBidi" w:cstheme="majorBidi"/>
        </w:rPr>
      </w:pPr>
    </w:p>
    <w:p w14:paraId="0AE0CD04" w14:textId="034DD74C" w:rsidR="007144D0" w:rsidRDefault="007144D0" w:rsidP="007144D0">
      <w:pPr>
        <w:rPr>
          <w:rFonts w:asciiTheme="majorBidi" w:hAnsiTheme="majorBidi" w:cstheme="majorBidi"/>
        </w:rPr>
      </w:pPr>
    </w:p>
    <w:p w14:paraId="5C492F3D" w14:textId="0D9492A8" w:rsidR="007144D0" w:rsidRDefault="007144D0" w:rsidP="007144D0">
      <w:pPr>
        <w:rPr>
          <w:rFonts w:asciiTheme="majorBidi" w:hAnsiTheme="majorBidi" w:cstheme="majorBidi"/>
        </w:rPr>
      </w:pPr>
    </w:p>
    <w:p w14:paraId="17CB00C3" w14:textId="1F92DA92" w:rsidR="007144D0" w:rsidRDefault="007144D0" w:rsidP="007144D0">
      <w:pPr>
        <w:rPr>
          <w:rFonts w:asciiTheme="majorBidi" w:hAnsiTheme="majorBidi" w:cstheme="majorBidi"/>
        </w:rPr>
      </w:pPr>
    </w:p>
    <w:p w14:paraId="5B92216D" w14:textId="2C7D39DA" w:rsidR="00560ACB" w:rsidRPr="00AC1FEB" w:rsidRDefault="00D37170" w:rsidP="00224031">
      <w:pPr>
        <w:pStyle w:val="3"/>
        <w:numPr>
          <w:ilvl w:val="2"/>
          <w:numId w:val="29"/>
        </w:numPr>
        <w:spacing w:before="240" w:after="120" w:line="22" w:lineRule="atLeast"/>
        <w:rPr>
          <w:rFonts w:asciiTheme="majorBidi" w:hAnsiTheme="majorBidi" w:cstheme="majorBidi"/>
          <w:iCs/>
          <w:sz w:val="24"/>
          <w:szCs w:val="24"/>
        </w:rPr>
      </w:pPr>
      <w:bookmarkStart w:id="1091" w:name="_Toc470169603"/>
      <w:bookmarkStart w:id="1092" w:name="_Toc470446050"/>
      <w:bookmarkStart w:id="1093" w:name="_Toc470169604"/>
      <w:bookmarkStart w:id="1094" w:name="_Toc470446051"/>
      <w:bookmarkStart w:id="1095" w:name="_Toc470446052"/>
      <w:bookmarkEnd w:id="1091"/>
      <w:bookmarkEnd w:id="1092"/>
      <w:bookmarkEnd w:id="1093"/>
      <w:bookmarkEnd w:id="1094"/>
      <w:r w:rsidRPr="00AC1FEB">
        <w:rPr>
          <w:rFonts w:asciiTheme="majorBidi" w:hAnsiTheme="majorBidi" w:cstheme="majorBidi"/>
          <w:sz w:val="24"/>
          <w:szCs w:val="24"/>
        </w:rPr>
        <w:t>Re-producing the</w:t>
      </w:r>
      <w:r w:rsidRPr="00224031">
        <w:rPr>
          <w:rFonts w:asciiTheme="majorBidi" w:hAnsiTheme="majorBidi" w:cstheme="majorBidi"/>
          <w:sz w:val="24"/>
          <w:szCs w:val="24"/>
        </w:rPr>
        <w:t xml:space="preserve"> </w:t>
      </w:r>
      <w:r w:rsidR="00BB6B38" w:rsidRPr="00224031">
        <w:rPr>
          <w:rFonts w:asciiTheme="majorBidi" w:hAnsiTheme="majorBidi" w:cstheme="majorBidi"/>
          <w:iCs/>
          <w:sz w:val="24"/>
          <w:szCs w:val="24"/>
        </w:rPr>
        <w:t>spec</w:t>
      </w:r>
      <w:r w:rsidR="00AC1FEB" w:rsidRPr="00AC1FEB">
        <w:rPr>
          <w:rFonts w:asciiTheme="majorBidi" w:hAnsiTheme="majorBidi" w:cstheme="majorBidi"/>
          <w:iCs/>
          <w:sz w:val="24"/>
          <w:szCs w:val="24"/>
          <w:rtl/>
          <w:lang w:bidi="ar-SA"/>
        </w:rPr>
        <w:t xml:space="preserve"> </w:t>
      </w:r>
      <w:r w:rsidR="00BB6B38" w:rsidRPr="00224031">
        <w:rPr>
          <w:rFonts w:asciiTheme="majorBidi" w:hAnsiTheme="majorBidi" w:cstheme="majorBidi"/>
          <w:iCs/>
          <w:sz w:val="24"/>
          <w:szCs w:val="24"/>
        </w:rPr>
        <w:t xml:space="preserve">of </w:t>
      </w:r>
      <w:r w:rsidR="00AC1FEB" w:rsidRPr="00AC1FEB">
        <w:rPr>
          <w:rFonts w:asciiTheme="majorBidi" w:hAnsiTheme="majorBidi" w:cstheme="majorBidi"/>
          <w:iCs/>
          <w:sz w:val="24"/>
          <w:szCs w:val="24"/>
          <w:rtl/>
          <w:lang w:bidi="ar-SA"/>
        </w:rPr>
        <w:t>"</w:t>
      </w:r>
      <w:r w:rsidR="00224031" w:rsidRPr="00224031">
        <w:rPr>
          <w:rFonts w:asciiTheme="majorBidi" w:hAnsiTheme="majorBidi" w:cstheme="majorBidi"/>
          <w:iCs/>
          <w:sz w:val="24"/>
          <w:szCs w:val="24"/>
        </w:rPr>
        <w:t>Bo</w:t>
      </w:r>
      <w:r w:rsidR="00224031">
        <w:rPr>
          <w:rFonts w:asciiTheme="majorBidi" w:hAnsiTheme="majorBidi" w:cstheme="majorBidi"/>
          <w:iCs/>
          <w:sz w:val="24"/>
          <w:szCs w:val="24"/>
        </w:rPr>
        <w:t>P</w:t>
      </w:r>
      <w:r w:rsidR="00224031" w:rsidRPr="00224031">
        <w:rPr>
          <w:rFonts w:asciiTheme="majorBidi" w:hAnsiTheme="majorBidi" w:cstheme="majorBidi"/>
          <w:iCs/>
          <w:sz w:val="24"/>
          <w:szCs w:val="24"/>
        </w:rPr>
        <w:t>o</w:t>
      </w:r>
      <w:r w:rsidR="00AC1FEB" w:rsidRPr="00AC1FEB">
        <w:rPr>
          <w:rFonts w:asciiTheme="majorBidi" w:hAnsiTheme="majorBidi" w:cstheme="majorBidi"/>
          <w:iCs/>
          <w:sz w:val="24"/>
          <w:szCs w:val="24"/>
          <w:rtl/>
          <w:lang w:bidi="ar-SA"/>
        </w:rPr>
        <w:t>"</w:t>
      </w:r>
      <w:bookmarkEnd w:id="1095"/>
    </w:p>
    <w:p w14:paraId="53099290" w14:textId="77777777" w:rsidR="00272AC3" w:rsidRPr="00E91790" w:rsidRDefault="00272AC3" w:rsidP="00E91790">
      <w:pPr>
        <w:rPr>
          <w:rFonts w:asciiTheme="majorBidi" w:hAnsiTheme="majorBidi" w:cstheme="majorBidi"/>
        </w:rPr>
      </w:pPr>
    </w:p>
    <w:p w14:paraId="55336577" w14:textId="4CDBCC57" w:rsidR="002E1607" w:rsidRPr="00E91790" w:rsidRDefault="00272AC3" w:rsidP="00E91790">
      <w:pPr>
        <w:pStyle w:val="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r>
      <w:bookmarkStart w:id="1096" w:name="_Toc470446053"/>
      <w:r w:rsidRPr="00AC1FEB">
        <w:rPr>
          <w:rFonts w:asciiTheme="majorBidi" w:hAnsiTheme="majorBidi" w:cstheme="majorBidi"/>
          <w:sz w:val="22"/>
        </w:rPr>
        <w:t>Main activity</w:t>
      </w:r>
      <w:bookmarkEnd w:id="1096"/>
    </w:p>
    <w:p w14:paraId="0C9BC3EA" w14:textId="77777777" w:rsidR="00560ACB" w:rsidRPr="00AC1FEB" w:rsidRDefault="00560ACB" w:rsidP="00E9179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07DEC669"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86E4C51"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0A726C50"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B1E4F8"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5DA9E8DD" w14:textId="4BE53A59" w:rsidR="00B40032" w:rsidRPr="00AC1FEB" w:rsidRDefault="00B40032" w:rsidP="00E9179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00560ACB" w:rsidRPr="00AC1FEB">
        <w:rPr>
          <w:rFonts w:asciiTheme="majorBidi" w:hAnsiTheme="majorBidi" w:cstheme="majorBidi"/>
          <w:i/>
          <w:iCs/>
          <w:color w:val="auto"/>
          <w:sz w:val="24"/>
          <w:szCs w:val="24"/>
        </w:rPr>
        <w:t>"</w:t>
      </w:r>
    </w:p>
    <w:tbl>
      <w:tblPr>
        <w:tblStyle w:val="af"/>
        <w:tblW w:w="0" w:type="auto"/>
        <w:tblInd w:w="2280" w:type="dxa"/>
        <w:tblLook w:val="04A0" w:firstRow="1" w:lastRow="0" w:firstColumn="1" w:lastColumn="0" w:noHBand="0" w:noVBand="1"/>
      </w:tblPr>
      <w:tblGrid>
        <w:gridCol w:w="2886"/>
      </w:tblGrid>
      <w:tr w:rsidR="002B2C36" w:rsidRPr="00AC1FEB" w14:paraId="6343252D" w14:textId="77777777" w:rsidTr="00E91790">
        <w:tc>
          <w:tcPr>
            <w:tcW w:w="2618" w:type="dxa"/>
          </w:tcPr>
          <w:p w14:paraId="095D81A4" w14:textId="4895D877" w:rsidR="002B2C36" w:rsidRPr="00AC1FEB" w:rsidRDefault="00BB6B38" w:rsidP="00B40032">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5D6712A6">
                <v:shape id="_x0000_i1038" type="#_x0000_t75" style="width:127.5pt;height:214.5pt" o:ole="">
                  <v:imagedata r:id="rId44" o:title=""/>
                </v:shape>
                <o:OLEObject Type="Embed" ProgID="PBrush" ShapeID="_x0000_i1038" DrawAspect="Content" ObjectID="_1544803029" r:id="rId45"/>
              </w:object>
            </w:r>
          </w:p>
        </w:tc>
      </w:tr>
      <w:tr w:rsidR="002B2C36" w:rsidRPr="00AC1FEB" w14:paraId="79BC6639" w14:textId="77777777" w:rsidTr="00E91790">
        <w:tc>
          <w:tcPr>
            <w:tcW w:w="2618" w:type="dxa"/>
          </w:tcPr>
          <w:p w14:paraId="21F61CD2" w14:textId="14F66A2F" w:rsidR="002B2C36" w:rsidRPr="00AC1FEB" w:rsidRDefault="000E194D" w:rsidP="00E9179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lastRenderedPageBreak/>
              <w:t>Fig. 2:</w:t>
            </w:r>
          </w:p>
        </w:tc>
      </w:tr>
    </w:tbl>
    <w:p w14:paraId="60F14F46" w14:textId="77777777" w:rsidR="002B2C36" w:rsidRPr="00AC1FEB" w:rsidRDefault="002B2C36" w:rsidP="00B40032">
      <w:pPr>
        <w:spacing w:after="120" w:line="240" w:lineRule="auto"/>
        <w:ind w:left="0" w:right="120" w:firstLine="0"/>
        <w:jc w:val="left"/>
        <w:rPr>
          <w:rFonts w:asciiTheme="majorBidi" w:hAnsiTheme="majorBidi" w:cstheme="majorBidi"/>
          <w:color w:val="auto"/>
          <w:sz w:val="24"/>
          <w:szCs w:val="24"/>
        </w:rPr>
      </w:pPr>
    </w:p>
    <w:p w14:paraId="728CF917" w14:textId="5038194D" w:rsidR="00B40032" w:rsidRPr="00AC1FEB" w:rsidRDefault="001D71E4">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t>
      </w:r>
      <w:r w:rsidR="004827B3" w:rsidRPr="00AC1FEB">
        <w:rPr>
          <w:rFonts w:asciiTheme="majorBidi" w:hAnsiTheme="majorBidi" w:cstheme="majorBidi"/>
          <w:color w:val="212121"/>
          <w:sz w:val="22"/>
          <w:shd w:val="clear" w:color="auto" w:fill="FFFFFF"/>
        </w:rPr>
        <w:t>was mentioned above in</w:t>
      </w:r>
      <w:r w:rsidR="00B40032" w:rsidRPr="00AC1FEB">
        <w:rPr>
          <w:rFonts w:asciiTheme="majorBidi" w:hAnsiTheme="majorBidi" w:cstheme="majorBidi"/>
          <w:color w:val="212121"/>
          <w:sz w:val="22"/>
          <w:shd w:val="clear" w:color="auto" w:fill="FFFFFF"/>
        </w:rPr>
        <w:t xml:space="preserve"> the</w:t>
      </w:r>
      <w:r w:rsidR="004827B3" w:rsidRPr="00AC1FEB">
        <w:rPr>
          <w:rFonts w:asciiTheme="majorBidi" w:hAnsiTheme="majorBidi" w:cstheme="majorBidi"/>
          <w:color w:val="212121"/>
          <w:sz w:val="22"/>
          <w:shd w:val="clear" w:color="auto" w:fill="FFFFFF"/>
        </w:rPr>
        <w:t xml:space="preserve"> </w:t>
      </w:r>
      <w:r w:rsidR="004827B3" w:rsidRPr="00AC1FEB">
        <w:rPr>
          <w:rFonts w:asciiTheme="majorBidi" w:hAnsiTheme="majorBidi" w:cstheme="majorBidi"/>
          <w:b/>
          <w:bCs/>
          <w:i/>
          <w:iCs/>
          <w:sz w:val="22"/>
        </w:rPr>
        <w:t>Main Activity</w:t>
      </w:r>
      <w:r w:rsidR="00B40032" w:rsidRPr="00AC1FEB">
        <w:rPr>
          <w:rFonts w:asciiTheme="majorBidi" w:hAnsiTheme="majorBidi" w:cstheme="majorBidi"/>
          <w:color w:val="212121"/>
          <w:sz w:val="22"/>
          <w:shd w:val="clear" w:color="auto" w:fill="FFFFFF"/>
        </w:rPr>
        <w:t xml:space="preserve"> spec of</w:t>
      </w:r>
      <w:r w:rsidR="004827B3" w:rsidRPr="00AC1FEB">
        <w:rPr>
          <w:rFonts w:asciiTheme="majorBidi" w:hAnsiTheme="majorBidi" w:cstheme="majorBidi"/>
          <w:sz w:val="22"/>
        </w:rPr>
        <w:t xml:space="preserve"> </w:t>
      </w:r>
      <w:r w:rsidR="00B40032" w:rsidRPr="00AC1FEB">
        <w:rPr>
          <w:rFonts w:asciiTheme="majorBidi" w:hAnsiTheme="majorBidi" w:cstheme="majorBidi"/>
          <w:sz w:val="22"/>
        </w:rPr>
        <w:t xml:space="preserve">we should add three elements </w:t>
      </w:r>
      <w:r w:rsidR="004827B3" w:rsidRPr="00AC1FEB">
        <w:rPr>
          <w:rFonts w:asciiTheme="majorBidi" w:hAnsiTheme="majorBidi" w:cstheme="majorBidi"/>
          <w:color w:val="212121"/>
          <w:sz w:val="22"/>
          <w:shd w:val="clear" w:color="auto" w:fill="FFFFFF"/>
        </w:rPr>
        <w:t>as follow</w:t>
      </w:r>
      <w:r w:rsidR="00B40032" w:rsidRPr="00AC1FEB">
        <w:rPr>
          <w:rFonts w:asciiTheme="majorBidi" w:hAnsiTheme="majorBidi" w:cstheme="majorBidi"/>
          <w:color w:val="212121"/>
          <w:sz w:val="22"/>
          <w:shd w:val="clear" w:color="auto" w:fill="FFFFFF"/>
        </w:rPr>
        <w:t>:</w:t>
      </w:r>
    </w:p>
    <w:p w14:paraId="253CE337"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2BE57233"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1C5AD15E"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631EB786"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C73683F" w14:textId="0CCBC4A6" w:rsidR="00B40032" w:rsidRPr="00AC1FEB" w:rsidRDefault="00006188" w:rsidP="00B40032">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w:t>
      </w:r>
      <w:r w:rsidR="00B40032" w:rsidRPr="00AC1FEB">
        <w:rPr>
          <w:rFonts w:asciiTheme="majorBidi" w:hAnsiTheme="majorBidi" w:cstheme="majorBidi"/>
          <w:sz w:val="22"/>
        </w:rPr>
        <w:t xml:space="preserve">ser press on </w:t>
      </w:r>
      <w:r w:rsidR="002B2C36" w:rsidRPr="00AC1FEB">
        <w:rPr>
          <w:rFonts w:asciiTheme="majorBidi" w:hAnsiTheme="majorBidi" w:cstheme="majorBidi"/>
          <w:b/>
          <w:bCs/>
          <w:i/>
          <w:iCs/>
          <w:sz w:val="22"/>
        </w:rPr>
        <w:t>"</w:t>
      </w:r>
      <w:r w:rsidR="00B40032" w:rsidRPr="00AC1FEB">
        <w:rPr>
          <w:rFonts w:asciiTheme="majorBidi" w:hAnsiTheme="majorBidi" w:cstheme="majorBidi"/>
          <w:b/>
          <w:bCs/>
          <w:i/>
          <w:iCs/>
          <w:sz w:val="22"/>
        </w:rPr>
        <w:t>add screen</w:t>
      </w:r>
      <w:r w:rsidR="002B2C36" w:rsidRPr="00AC1FEB">
        <w:rPr>
          <w:rFonts w:asciiTheme="majorBidi" w:hAnsiTheme="majorBidi" w:cstheme="majorBidi"/>
          <w:b/>
          <w:bCs/>
          <w:i/>
          <w:i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to add three </w:t>
      </w:r>
      <w:r w:rsidR="002E1607" w:rsidRPr="00AC1FEB">
        <w:rPr>
          <w:rFonts w:asciiTheme="majorBidi" w:hAnsiTheme="majorBidi" w:cstheme="majorBidi"/>
          <w:sz w:val="22"/>
        </w:rPr>
        <w:t>screens: Create</w:t>
      </w:r>
      <w:r w:rsidR="00B40032" w:rsidRPr="00AC1FEB">
        <w:rPr>
          <w:rFonts w:asciiTheme="majorBidi" w:hAnsiTheme="majorBidi" w:cstheme="majorBidi"/>
          <w:sz w:val="22"/>
        </w:rPr>
        <w:t xml:space="preserve"> New Event, Show my events and Notification.</w:t>
      </w:r>
    </w:p>
    <w:p w14:paraId="6273072F" w14:textId="2CB1736D" w:rsidR="00B40032" w:rsidRPr="00AC1FEB" w:rsidRDefault="00006188">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an element  by press</w:t>
      </w:r>
      <w:r w:rsidRPr="00AC1FEB">
        <w:rPr>
          <w:rFonts w:asciiTheme="majorBidi" w:hAnsiTheme="majorBidi" w:cstheme="majorBidi"/>
          <w:sz w:val="22"/>
        </w:rPr>
        <w:t>ing</w:t>
      </w:r>
      <w:r w:rsidR="00B40032" w:rsidRPr="00AC1FEB">
        <w:rPr>
          <w:rFonts w:asciiTheme="majorBidi" w:hAnsiTheme="majorBidi" w:cstheme="majorBidi"/>
          <w:sz w:val="22"/>
        </w:rPr>
        <w:t xml:space="preserve">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346481" w:rsidRPr="00AC1FEB">
        <w:rPr>
          <w:rFonts w:asciiTheme="majorBidi" w:hAnsiTheme="majorBidi" w:cstheme="majorBidi"/>
          <w:sz w:val="22"/>
        </w:rPr>
        <w:t>button and choosing a</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E91790">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346481" w:rsidRPr="00AC1FEB">
        <w:rPr>
          <w:rFonts w:asciiTheme="majorBidi" w:hAnsiTheme="majorBidi" w:cstheme="majorBidi"/>
          <w:sz w:val="22"/>
        </w:rPr>
        <w:t>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71E78F28" w14:textId="77777777" w:rsidR="00B40032" w:rsidRPr="00AC1FEB" w:rsidRDefault="00B40032" w:rsidP="00B40032">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9FB465B" w14:textId="104B4366" w:rsidR="002B2C36" w:rsidRPr="00AC1FEB" w:rsidRDefault="00B40032" w:rsidP="00E9179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w:t>
      </w:r>
      <w:r w:rsidR="00587B86" w:rsidRPr="00AC1FEB">
        <w:rPr>
          <w:rFonts w:asciiTheme="majorBidi" w:hAnsiTheme="majorBidi" w:cstheme="majorBidi"/>
          <w:sz w:val="22"/>
        </w:rPr>
        <w:t>: "Create New Event" screen</w:t>
      </w:r>
    </w:p>
    <w:p w14:paraId="5473AA15" w14:textId="418FE002" w:rsidR="00B40032" w:rsidRPr="00AC1FEB" w:rsidRDefault="00B40032" w:rsidP="00B40032">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user</w:t>
      </w:r>
      <w:r w:rsidR="00A50BB9" w:rsidRPr="00AC1FEB">
        <w:rPr>
          <w:rFonts w:asciiTheme="majorBidi" w:hAnsiTheme="majorBidi" w:cstheme="majorBidi"/>
          <w:sz w:val="22"/>
        </w:rPr>
        <w:t xml:space="preserve"> then</w:t>
      </w:r>
      <w:r w:rsidRPr="00AC1FEB">
        <w:rPr>
          <w:rFonts w:asciiTheme="majorBidi" w:hAnsiTheme="majorBidi" w:cstheme="majorBidi"/>
          <w:sz w:val="22"/>
        </w:rPr>
        <w:t xml:space="preserve"> add</w:t>
      </w:r>
      <w:r w:rsidR="00C72805" w:rsidRPr="00AC1FEB">
        <w:rPr>
          <w:rFonts w:asciiTheme="majorBidi" w:hAnsiTheme="majorBidi" w:cstheme="majorBidi"/>
          <w:sz w:val="22"/>
        </w:rPr>
        <w:t>s</w:t>
      </w:r>
      <w:r w:rsidR="00346481" w:rsidRPr="00AC1FEB">
        <w:rPr>
          <w:rFonts w:asciiTheme="majorBidi" w:hAnsiTheme="majorBidi" w:cstheme="majorBidi"/>
          <w:sz w:val="22"/>
        </w:rPr>
        <w:t xml:space="preserve"> the</w:t>
      </w:r>
      <w:r w:rsidRPr="00AC1FEB">
        <w:rPr>
          <w:rFonts w:asciiTheme="majorBidi" w:hAnsiTheme="majorBidi" w:cstheme="majorBidi"/>
          <w:sz w:val="22"/>
        </w:rPr>
        <w:t xml:space="preserv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450BF98"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8D30D7F"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3B9B4E7"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670E419" w14:textId="230C3388" w:rsidR="00560C36" w:rsidRDefault="00560C36" w:rsidP="00B40032">
      <w:pPr>
        <w:spacing w:line="240" w:lineRule="auto"/>
        <w:ind w:left="0" w:right="120" w:firstLine="0"/>
        <w:jc w:val="left"/>
        <w:rPr>
          <w:rFonts w:asciiTheme="majorBidi" w:hAnsiTheme="majorBidi" w:cstheme="majorBidi"/>
          <w:color w:val="auto"/>
          <w:sz w:val="24"/>
          <w:szCs w:val="24"/>
        </w:rPr>
      </w:pPr>
    </w:p>
    <w:p w14:paraId="2621A2ED" w14:textId="77777777" w:rsidR="00AC1FEB" w:rsidRPr="00AC1FEB" w:rsidRDefault="00AC1FEB" w:rsidP="00B40032">
      <w:pPr>
        <w:spacing w:line="240" w:lineRule="auto"/>
        <w:ind w:left="0" w:right="120" w:firstLine="0"/>
        <w:jc w:val="left"/>
        <w:rPr>
          <w:rFonts w:asciiTheme="majorBidi" w:hAnsiTheme="majorBidi" w:cstheme="majorBidi"/>
          <w:color w:val="auto"/>
          <w:sz w:val="24"/>
          <w:szCs w:val="24"/>
        </w:rPr>
      </w:pPr>
    </w:p>
    <w:p w14:paraId="32DA3B42" w14:textId="6222A981" w:rsidR="00560C36" w:rsidRPr="00AC1FEB" w:rsidRDefault="00560C36" w:rsidP="00B40032">
      <w:pPr>
        <w:spacing w:line="240" w:lineRule="auto"/>
        <w:ind w:left="0" w:right="120" w:firstLine="0"/>
        <w:jc w:val="left"/>
        <w:rPr>
          <w:rFonts w:asciiTheme="majorBidi" w:hAnsiTheme="majorBidi" w:cstheme="majorBidi"/>
          <w:color w:val="auto"/>
          <w:sz w:val="24"/>
          <w:szCs w:val="24"/>
        </w:rPr>
      </w:pPr>
    </w:p>
    <w:p w14:paraId="3B387AC1" w14:textId="77777777" w:rsidR="002E1607" w:rsidRPr="00AC1FEB" w:rsidRDefault="002E1607" w:rsidP="002E1607">
      <w:pPr>
        <w:pStyle w:val="3"/>
        <w:numPr>
          <w:ilvl w:val="3"/>
          <w:numId w:val="49"/>
        </w:numPr>
        <w:spacing w:before="240" w:after="120" w:line="22" w:lineRule="atLeast"/>
        <w:rPr>
          <w:rFonts w:asciiTheme="majorBidi" w:hAnsiTheme="majorBidi" w:cstheme="majorBidi"/>
          <w:iCs/>
          <w:sz w:val="24"/>
          <w:szCs w:val="24"/>
        </w:rPr>
      </w:pPr>
      <w:bookmarkStart w:id="1097" w:name="_Toc470446054"/>
      <w:r w:rsidRPr="00AC1FEB">
        <w:rPr>
          <w:rFonts w:asciiTheme="majorBidi" w:hAnsiTheme="majorBidi" w:cstheme="majorBidi"/>
          <w:iCs/>
          <w:sz w:val="24"/>
          <w:szCs w:val="24"/>
        </w:rPr>
        <w:t>Create New Event activity:</w:t>
      </w:r>
      <w:bookmarkEnd w:id="1097"/>
    </w:p>
    <w:p w14:paraId="66D41E7A" w14:textId="6DDE4808" w:rsidR="00C72805" w:rsidRPr="00AC1FEB" w:rsidRDefault="00C72805" w:rsidP="00B40032">
      <w:pPr>
        <w:spacing w:line="240" w:lineRule="auto"/>
        <w:ind w:left="0" w:right="120" w:firstLine="0"/>
        <w:jc w:val="left"/>
        <w:rPr>
          <w:rFonts w:asciiTheme="majorBidi" w:hAnsiTheme="majorBidi" w:cstheme="majorBidi"/>
          <w:color w:val="auto"/>
          <w:sz w:val="24"/>
          <w:szCs w:val="24"/>
        </w:rPr>
      </w:pPr>
    </w:p>
    <w:p w14:paraId="7DA7FB29" w14:textId="2A45078B" w:rsidR="00B40032" w:rsidRPr="00AC1FEB" w:rsidRDefault="00560ACB"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w:t>
      </w:r>
      <w:r w:rsidR="00B40032" w:rsidRPr="00AC1FEB">
        <w:rPr>
          <w:rFonts w:asciiTheme="majorBidi" w:hAnsiTheme="majorBidi" w:cstheme="majorBidi"/>
          <w:i/>
          <w:iCs/>
          <w:sz w:val="22"/>
        </w:rPr>
        <w:t>Moderator + participant:</w:t>
      </w:r>
    </w:p>
    <w:p w14:paraId="305B60F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CA47E96"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0D990E9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43D0B4DB"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8B709C7"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60FEF76D"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3066EC29"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777EB96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539AD24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75828473" w14:textId="055B4F0D"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r w:rsidR="00AC1FEB" w:rsidRPr="00AC1FEB">
        <w:rPr>
          <w:rFonts w:asciiTheme="majorBidi" w:hAnsiTheme="majorBidi" w:cstheme="majorBidi"/>
          <w:i/>
          <w:iCs/>
          <w:sz w:val="22"/>
        </w:rPr>
        <w:t>”</w:t>
      </w:r>
    </w:p>
    <w:p w14:paraId="2B201DA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0A1D41B2" w14:textId="5B212D85"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0042507A"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1F6DF07B" w14:textId="22DC328A"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57AF559B" w14:textId="2DCD13EA" w:rsidR="00B40032" w:rsidRPr="00E91790" w:rsidRDefault="0042507A"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00B40032"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00B40032" w:rsidRPr="00E91790">
        <w:rPr>
          <w:rFonts w:asciiTheme="majorBidi" w:hAnsiTheme="majorBidi" w:cstheme="majorBidi"/>
          <w:color w:val="auto"/>
          <w:sz w:val="22"/>
        </w:rPr>
        <w:t xml:space="preserve"> defined/undefined</w:t>
      </w:r>
    </w:p>
    <w:p w14:paraId="7C73FA9D" w14:textId="2F81D080"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8625B0A" w14:textId="222885D5"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04B47CE" w14:textId="07A31339"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30E7404" w14:textId="77777777"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7C85908C" w14:textId="16253931" w:rsidR="00B40032" w:rsidRPr="00E91790" w:rsidRDefault="00B40032" w:rsidP="00B40032">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2B07358F" w14:textId="2D0FCB38" w:rsidR="00B40032" w:rsidRPr="00E91790" w:rsidRDefault="00B40032" w:rsidP="00B40032">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8EB9486" w14:textId="75991670"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0AD8D34" w14:textId="51F3E295" w:rsidR="00B40032" w:rsidRPr="00AC1FEB" w:rsidRDefault="00B40032" w:rsidP="00B40032">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“Input: Category, title, description, date and time, Ack is needed (yes/no</w:t>
      </w:r>
      <w:r w:rsidR="0042507A" w:rsidRPr="00AC1FEB">
        <w:rPr>
          <w:rFonts w:asciiTheme="majorBidi" w:hAnsiTheme="majorBidi" w:cstheme="majorBidi"/>
          <w:i/>
          <w:iCs/>
          <w:color w:val="434343"/>
          <w:sz w:val="22"/>
        </w:rPr>
        <w:t>), more</w:t>
      </w:r>
      <w:r w:rsidRPr="00AC1FEB">
        <w:rPr>
          <w:rFonts w:asciiTheme="majorBidi" w:hAnsiTheme="majorBidi" w:cstheme="majorBidi"/>
          <w:i/>
          <w:iCs/>
          <w:color w:val="434343"/>
          <w:sz w:val="22"/>
        </w:rPr>
        <w:t xml:space="preserve"> details (optional), maximum number of participants (optional), save the event.” </w:t>
      </w:r>
    </w:p>
    <w:p w14:paraId="2D0EEA65" w14:textId="401E0A46" w:rsidR="00B40032" w:rsidRPr="00AC1FEB" w:rsidRDefault="00C72805">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lastRenderedPageBreak/>
        <w:t xml:space="preserve">The </w:t>
      </w:r>
      <w:r w:rsidR="00DC663B" w:rsidRPr="00AC1FEB">
        <w:rPr>
          <w:rFonts w:asciiTheme="majorBidi" w:hAnsiTheme="majorBidi" w:cstheme="majorBidi"/>
          <w:sz w:val="22"/>
        </w:rPr>
        <w:t xml:space="preserve">user </w:t>
      </w:r>
      <w:r w:rsidR="00B40032" w:rsidRPr="00AC1FEB">
        <w:rPr>
          <w:rFonts w:asciiTheme="majorBidi" w:hAnsiTheme="majorBidi" w:cstheme="majorBidi"/>
          <w:sz w:val="22"/>
        </w:rPr>
        <w:t>add</w:t>
      </w:r>
      <w:r w:rsidR="00DC663B" w:rsidRPr="00AC1FEB">
        <w:rPr>
          <w:rFonts w:asciiTheme="majorBidi" w:hAnsiTheme="majorBidi" w:cstheme="majorBidi"/>
          <w:sz w:val="22"/>
        </w:rPr>
        <w:t>s</w:t>
      </w:r>
      <w:r w:rsidR="00B40032" w:rsidRPr="00AC1FEB">
        <w:rPr>
          <w:rFonts w:asciiTheme="majorBidi" w:hAnsiTheme="majorBidi" w:cstheme="majorBidi"/>
          <w:sz w:val="22"/>
        </w:rPr>
        <w:t xml:space="preserve"> </w:t>
      </w:r>
      <w:r w:rsidR="00DC663B" w:rsidRPr="00AC1FEB">
        <w:rPr>
          <w:rFonts w:asciiTheme="majorBidi" w:hAnsiTheme="majorBidi" w:cstheme="majorBidi"/>
          <w:sz w:val="22"/>
        </w:rPr>
        <w:t xml:space="preserve">a </w:t>
      </w:r>
      <w:r w:rsidR="00B40032" w:rsidRPr="00AC1FEB">
        <w:rPr>
          <w:rFonts w:asciiTheme="majorBidi" w:hAnsiTheme="majorBidi" w:cstheme="majorBidi"/>
          <w:sz w:val="22"/>
        </w:rPr>
        <w:t xml:space="preserve">Category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w:t>
      </w:r>
      <w:r w:rsidR="00B40032" w:rsidRPr="00AC1FEB">
        <w:rPr>
          <w:rFonts w:asciiTheme="majorBidi" w:hAnsiTheme="majorBidi" w:cstheme="majorBidi"/>
          <w:b/>
          <w:bCs/>
          <w:sz w:val="22"/>
        </w:rPr>
        <w:t>screen</w:t>
      </w:r>
      <w:r w:rsidR="00B40032" w:rsidRPr="00AC1FEB">
        <w:rPr>
          <w:rFonts w:asciiTheme="majorBidi" w:hAnsiTheme="majorBidi" w:cstheme="majorBidi"/>
          <w:sz w:val="22"/>
        </w:rPr>
        <w:t xml:space="preserve"> and</w:t>
      </w:r>
      <w:r w:rsidR="00DC663B" w:rsidRPr="00AC1FEB">
        <w:rPr>
          <w:rFonts w:asciiTheme="majorBidi" w:hAnsiTheme="majorBidi" w:cstheme="majorBidi"/>
          <w:sz w:val="22"/>
        </w:rPr>
        <w:t xml:space="preserve"> </w:t>
      </w:r>
      <w:r w:rsidR="00B40032" w:rsidRPr="00AC1FEB">
        <w:rPr>
          <w:rFonts w:asciiTheme="majorBidi" w:hAnsiTheme="majorBidi" w:cstheme="majorBidi"/>
          <w:sz w:val="22"/>
        </w:rPr>
        <w:t xml:space="preserve"> choose</w:t>
      </w:r>
      <w:r w:rsidR="00DC663B" w:rsidRPr="00AC1FEB">
        <w:rPr>
          <w:rFonts w:asciiTheme="majorBidi" w:hAnsiTheme="majorBidi" w:cstheme="majorBidi"/>
          <w:sz w:val="22"/>
        </w:rPr>
        <w:t xml:space="preserve">s a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i/>
          <w:iCs/>
          <w:sz w:val="22"/>
        </w:rPr>
        <w:t xml:space="preserve">List”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DC663B" w:rsidRPr="00AC1FEB">
        <w:rPr>
          <w:rFonts w:asciiTheme="majorBidi" w:hAnsiTheme="majorBidi" w:cstheme="majorBidi"/>
          <w:sz w:val="22"/>
        </w:rPr>
        <w:t>defines 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3042EAC0" w14:textId="77777777"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12349B39" w14:textId="4C8B0BAF"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00704D00" w:rsidRPr="00AC1FEB">
        <w:rPr>
          <w:rFonts w:asciiTheme="majorBidi" w:hAnsiTheme="majorBidi" w:cstheme="majorBidi"/>
          <w:sz w:val="22"/>
        </w:rPr>
        <w:t> the user</w:t>
      </w:r>
      <w:r w:rsidRPr="00AC1FEB">
        <w:rPr>
          <w:rFonts w:asciiTheme="majorBidi" w:hAnsiTheme="majorBidi" w:cstheme="majorBidi"/>
          <w:sz w:val="22"/>
        </w:rPr>
        <w:t xml:space="preserve"> define</w:t>
      </w:r>
      <w:r w:rsidR="00704D00" w:rsidRPr="00AC1FEB">
        <w:rPr>
          <w:rFonts w:asciiTheme="majorBidi" w:hAnsiTheme="majorBidi" w:cstheme="majorBidi"/>
          <w:sz w:val="22"/>
        </w:rPr>
        <w:t>s the</w:t>
      </w:r>
      <w:r w:rsidRPr="00AC1FEB">
        <w:rPr>
          <w:rFonts w:asciiTheme="majorBidi" w:hAnsiTheme="majorBidi" w:cstheme="majorBidi"/>
          <w:sz w:val="22"/>
        </w:rPr>
        <w:t xml:space="preserve"> values that will </w:t>
      </w:r>
      <w:r w:rsidR="00704D00" w:rsidRPr="00AC1FEB">
        <w:rPr>
          <w:rFonts w:asciiTheme="majorBidi" w:hAnsiTheme="majorBidi" w:cstheme="majorBidi"/>
          <w:sz w:val="22"/>
        </w:rPr>
        <w:t xml:space="preserve">be </w:t>
      </w:r>
      <w:r w:rsidRPr="00AC1FEB">
        <w:rPr>
          <w:rFonts w:asciiTheme="majorBidi" w:hAnsiTheme="majorBidi" w:cstheme="majorBidi"/>
          <w:sz w:val="22"/>
        </w:rPr>
        <w:t xml:space="preserve">in this list such as : Study, eat and drink ,concerts, sports and convernation . </w:t>
      </w:r>
    </w:p>
    <w:p w14:paraId="07339A86" w14:textId="026604AB"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27799A" w:rsidRPr="00AC1FEB">
        <w:rPr>
          <w:rFonts w:asciiTheme="majorBidi" w:hAnsiTheme="majorBidi" w:cstheme="majorBidi"/>
          <w:sz w:val="22"/>
        </w:rPr>
        <w:t xml:space="preserve">the </w:t>
      </w:r>
      <w:r w:rsidRPr="00AC1FEB">
        <w:rPr>
          <w:rFonts w:asciiTheme="majorBidi" w:hAnsiTheme="majorBidi" w:cstheme="majorBidi"/>
          <w:sz w:val="22"/>
        </w:rPr>
        <w:t xml:space="preserve">user chooses default value from this list such as </w:t>
      </w:r>
      <w:r w:rsidRPr="00AC1FEB">
        <w:rPr>
          <w:rFonts w:asciiTheme="majorBidi" w:hAnsiTheme="majorBidi" w:cstheme="majorBidi"/>
          <w:b/>
          <w:bCs/>
          <w:i/>
          <w:iCs/>
          <w:sz w:val="22"/>
        </w:rPr>
        <w:t>“study”.</w:t>
      </w:r>
    </w:p>
    <w:p w14:paraId="61BBBEB9"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7A90BA5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1D48799D" w14:textId="5FE762B8" w:rsidR="00B40032" w:rsidRPr="00AC1FEB" w:rsidRDefault="00CA54D3" w:rsidP="00B40032">
      <w:pPr>
        <w:numPr>
          <w:ilvl w:val="0"/>
          <w:numId w:val="41"/>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w:t>
      </w:r>
      <w:r w:rsidR="00B40032" w:rsidRPr="00AC1FEB">
        <w:rPr>
          <w:rFonts w:asciiTheme="majorBidi" w:hAnsiTheme="majorBidi" w:cstheme="majorBidi"/>
          <w:sz w:val="22"/>
        </w:rPr>
        <w:t>add</w:t>
      </w:r>
      <w:r w:rsidRPr="00AC1FEB">
        <w:rPr>
          <w:rFonts w:asciiTheme="majorBidi" w:hAnsiTheme="majorBidi" w:cstheme="majorBidi"/>
          <w:sz w:val="22"/>
        </w:rPr>
        <w:t>s elements</w:t>
      </w:r>
      <w:r w:rsidR="00B40032" w:rsidRPr="00AC1FEB">
        <w:rPr>
          <w:rFonts w:asciiTheme="majorBidi" w:hAnsiTheme="majorBidi" w:cstheme="majorBidi"/>
          <w:sz w:val="22"/>
        </w:rPr>
        <w:t xml:space="preserve"> title, description, date and time by pressing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and choose</w:t>
      </w:r>
      <w:r w:rsidRPr="00AC1FEB">
        <w:rPr>
          <w:rFonts w:asciiTheme="majorBidi" w:hAnsiTheme="majorBidi" w:cstheme="majorBidi"/>
          <w:sz w:val="22"/>
        </w:rPr>
        <w:t xml:space="preserve">s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“defined/undefined”.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for elements as following: </w:t>
      </w:r>
    </w:p>
    <w:p w14:paraId="006E3AE7" w14:textId="262F2D8F" w:rsidR="00B40032" w:rsidRPr="00AC1FEB" w:rsidRDefault="00CA54D3"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00B40032" w:rsidRPr="00AC1FEB">
        <w:rPr>
          <w:rFonts w:asciiTheme="majorBidi" w:hAnsiTheme="majorBidi" w:cstheme="majorBidi"/>
          <w:b/>
          <w:bCs/>
          <w:sz w:val="22"/>
        </w:rPr>
        <w:t xml:space="preserve">: </w:t>
      </w:r>
      <w:r w:rsidRPr="00AC1FEB">
        <w:rPr>
          <w:rFonts w:asciiTheme="majorBidi" w:hAnsiTheme="majorBidi" w:cstheme="majorBidi"/>
          <w:sz w:val="22"/>
        </w:rPr>
        <w:t xml:space="preserve">the </w:t>
      </w:r>
      <w:r w:rsidR="00B40032" w:rsidRPr="00AC1FEB">
        <w:rPr>
          <w:rFonts w:asciiTheme="majorBidi" w:hAnsiTheme="majorBidi" w:cstheme="majorBidi"/>
          <w:sz w:val="22"/>
        </w:rPr>
        <w:t xml:space="preserve">user enters a name such as a </w:t>
      </w:r>
      <w:r w:rsidR="00B40032" w:rsidRPr="00AC1FEB">
        <w:rPr>
          <w:rFonts w:asciiTheme="majorBidi" w:hAnsiTheme="majorBidi" w:cstheme="majorBidi"/>
          <w:b/>
          <w:bCs/>
          <w:i/>
          <w:iCs/>
          <w:sz w:val="22"/>
        </w:rPr>
        <w:t xml:space="preserve">title </w:t>
      </w:r>
      <w:r w:rsidR="00B40032" w:rsidRPr="00AC1FEB">
        <w:rPr>
          <w:rFonts w:asciiTheme="majorBidi" w:hAnsiTheme="majorBidi" w:cstheme="majorBidi"/>
          <w:sz w:val="22"/>
        </w:rPr>
        <w:t>.</w:t>
      </w:r>
    </w:p>
    <w:p w14:paraId="1FD6729B" w14:textId="6EC264CC" w:rsidR="00B40032" w:rsidRPr="00AC1FEB" w:rsidRDefault="00B40032"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CA54D3" w:rsidRPr="00AC1FEB">
        <w:rPr>
          <w:rFonts w:asciiTheme="majorBidi" w:hAnsiTheme="majorBidi" w:cstheme="majorBidi"/>
          <w:sz w:val="22"/>
        </w:rPr>
        <w:t xml:space="preserve"> a</w:t>
      </w:r>
      <w:r w:rsidRPr="00AC1FEB">
        <w:rPr>
          <w:rFonts w:asciiTheme="majorBidi" w:hAnsiTheme="majorBidi" w:cstheme="majorBidi"/>
          <w:sz w:val="22"/>
        </w:rPr>
        <w:t xml:space="preserve">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0F7711E"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FBB2B7B" w14:textId="1888B285" w:rsidR="00B40032" w:rsidRPr="00AC1FEB" w:rsidRDefault="00CA54D3">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“Ack” element by pressing</w:t>
      </w:r>
      <w:r w:rsidRPr="00AC1FEB">
        <w:rPr>
          <w:rFonts w:asciiTheme="majorBidi" w:hAnsiTheme="majorBidi" w:cstheme="majorBidi"/>
          <w:sz w:val="22"/>
        </w:rPr>
        <w:t xml:space="preserve"> on</w:t>
      </w:r>
      <w:r w:rsidR="00B40032" w:rsidRPr="00AC1FEB">
        <w:rPr>
          <w:rFonts w:asciiTheme="majorBidi" w:hAnsiTheme="majorBidi" w:cstheme="majorBidi"/>
          <w:sz w:val="22"/>
        </w:rPr>
        <w:t xml:space="preserve"> </w:t>
      </w:r>
      <w:r w:rsidRPr="00AC1FEB">
        <w:rPr>
          <w:rFonts w:asciiTheme="majorBidi" w:hAnsiTheme="majorBidi" w:cstheme="majorBidi"/>
          <w:b/>
          <w:bCs/>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w:t>
      </w:r>
      <w:r w:rsidR="004835BD" w:rsidRPr="00AC1FEB">
        <w:rPr>
          <w:rFonts w:asciiTheme="majorBidi" w:hAnsiTheme="majorBidi" w:cstheme="majorBidi"/>
          <w:sz w:val="22"/>
        </w:rPr>
        <w:t xml:space="preserve">in </w:t>
      </w:r>
      <w:r w:rsidR="004835BD" w:rsidRPr="00AC1FEB">
        <w:rPr>
          <w:rFonts w:asciiTheme="majorBidi" w:hAnsiTheme="majorBidi" w:cstheme="majorBidi"/>
          <w:color w:val="212121"/>
          <w:sz w:val="22"/>
          <w:shd w:val="clear" w:color="auto" w:fill="FFFFFF"/>
        </w:rPr>
        <w:t>Create</w:t>
      </w:r>
      <w:r w:rsidR="00B40032" w:rsidRPr="00AC1FEB">
        <w:rPr>
          <w:rFonts w:asciiTheme="majorBidi" w:hAnsiTheme="majorBidi" w:cstheme="majorBidi"/>
          <w:b/>
          <w:bCs/>
          <w:i/>
          <w:iCs/>
          <w:sz w:val="22"/>
        </w:rPr>
        <w:t xml:space="preserve"> New Event activity </w:t>
      </w:r>
      <w:r w:rsidR="00B40032"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choosing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“on/off”.</w:t>
      </w:r>
      <w:r w:rsidR="00B40032" w:rsidRPr="00AC1FEB">
        <w:rPr>
          <w:rFonts w:asciiTheme="majorBidi" w:hAnsiTheme="majorBidi" w:cstheme="majorBidi"/>
          <w:sz w:val="22"/>
        </w:rPr>
        <w:t xml:space="preserve">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defines for</w:t>
      </w:r>
      <w:r w:rsidRPr="00AC1FEB">
        <w:rPr>
          <w:rFonts w:asciiTheme="majorBidi" w:hAnsiTheme="majorBidi" w:cstheme="majorBidi"/>
          <w:sz w:val="22"/>
        </w:rPr>
        <w:t xml:space="preserve"> </w:t>
      </w:r>
      <w:r w:rsidR="002178D6" w:rsidRPr="00AC1FEB">
        <w:rPr>
          <w:rFonts w:asciiTheme="majorBidi" w:hAnsiTheme="majorBidi" w:cstheme="majorBidi"/>
          <w:sz w:val="22"/>
        </w:rPr>
        <w:t xml:space="preserve"> elements the following:</w:t>
      </w:r>
    </w:p>
    <w:p w14:paraId="3A7FE9E2" w14:textId="0EFE3125" w:rsidR="00B40032" w:rsidRPr="00AC1FEB" w:rsidRDefault="007256C6" w:rsidP="00B40032">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w:t>
      </w:r>
      <w:r w:rsidR="00B40032" w:rsidRPr="00AC1FEB">
        <w:rPr>
          <w:rFonts w:asciiTheme="majorBidi" w:hAnsiTheme="majorBidi" w:cstheme="majorBidi"/>
          <w:b/>
          <w:bCs/>
          <w:sz w:val="22"/>
        </w:rPr>
        <w:t xml:space="preserve">name of element: </w:t>
      </w:r>
      <w:r w:rsidR="00B40032" w:rsidRPr="00AC1FEB">
        <w:rPr>
          <w:rFonts w:asciiTheme="majorBidi" w:hAnsiTheme="majorBidi" w:cstheme="majorBidi"/>
          <w:sz w:val="22"/>
        </w:rPr>
        <w:t xml:space="preserve">ACK . </w:t>
      </w:r>
    </w:p>
    <w:p w14:paraId="583C68C7" w14:textId="35D9BE5A" w:rsidR="00B40032" w:rsidRPr="00AC1FEB" w:rsidRDefault="00B40032" w:rsidP="00B40032">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7256C6" w:rsidRPr="00AC1FEB">
        <w:rPr>
          <w:rFonts w:asciiTheme="majorBidi" w:hAnsiTheme="majorBidi" w:cstheme="majorBidi"/>
          <w:sz w:val="22"/>
        </w:rPr>
        <w:t xml:space="preserve"> the</w:t>
      </w:r>
      <w:r w:rsidRPr="00AC1FEB">
        <w:rPr>
          <w:rFonts w:asciiTheme="majorBidi" w:hAnsiTheme="majorBidi" w:cstheme="majorBidi"/>
          <w:sz w:val="22"/>
        </w:rPr>
        <w:t xml:space="preserve"> default value such as an “off”</w:t>
      </w:r>
    </w:p>
    <w:p w14:paraId="208C86CB"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4A1BCDD2"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27B3D459"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p>
    <w:p w14:paraId="38E612C1" w14:textId="094F15BC" w:rsidR="00B40032" w:rsidRPr="00AC1FEB" w:rsidRDefault="00CA54D3">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The user</w:t>
      </w:r>
      <w:r w:rsidR="00B40032" w:rsidRPr="00AC1FEB">
        <w:rPr>
          <w:rFonts w:asciiTheme="majorBidi" w:hAnsiTheme="majorBidi" w:cstheme="majorBidi"/>
          <w:sz w:val="22"/>
        </w:rPr>
        <w:t xml:space="preserve"> adds a save </w:t>
      </w:r>
      <w:r w:rsidR="004835BD" w:rsidRPr="00AC1FEB">
        <w:rPr>
          <w:rFonts w:asciiTheme="majorBidi" w:hAnsiTheme="majorBidi" w:cstheme="majorBidi"/>
          <w:sz w:val="22"/>
        </w:rPr>
        <w:t>element by</w:t>
      </w:r>
      <w:r w:rsidR="00B40032" w:rsidRPr="00AC1FEB">
        <w:rPr>
          <w:rFonts w:asciiTheme="majorBidi" w:hAnsiTheme="majorBidi" w:cstheme="majorBidi"/>
          <w:sz w:val="22"/>
        </w:rPr>
        <w:t xml:space="preserve">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 xml:space="preserve">and choose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7256C6" w:rsidRPr="00AC1FEB">
        <w:rPr>
          <w:rFonts w:asciiTheme="majorBidi" w:hAnsiTheme="majorBidi" w:cstheme="majorBidi"/>
          <w:sz w:val="22"/>
        </w:rPr>
        <w:t xml:space="preserve"> the </w:t>
      </w:r>
      <w:r w:rsidR="00B40032" w:rsidRPr="00AC1FEB">
        <w:rPr>
          <w:rFonts w:asciiTheme="majorBidi" w:hAnsiTheme="majorBidi" w:cstheme="majorBidi"/>
          <w:sz w:val="22"/>
        </w:rPr>
        <w:t xml:space="preserve"> following: </w:t>
      </w:r>
    </w:p>
    <w:p w14:paraId="6D6A4755" w14:textId="77777777"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13F8430" w14:textId="6A2125B3"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1CBEE61A"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06D06B5C" w14:textId="21C230CE" w:rsidR="00B40032" w:rsidRPr="00AC1FEB" w:rsidRDefault="00B40032" w:rsidP="004835BD">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w:t>
      </w:r>
      <w:r w:rsidR="00F93BE8" w:rsidRPr="00AC1FEB">
        <w:rPr>
          <w:rFonts w:asciiTheme="majorBidi" w:hAnsiTheme="majorBidi" w:cstheme="majorBidi"/>
          <w:i/>
          <w:iCs/>
          <w:color w:val="434343"/>
          <w:sz w:val="22"/>
        </w:rPr>
        <w:t>appear. Otherwise</w:t>
      </w:r>
      <w:r w:rsidRPr="00AC1FEB">
        <w:rPr>
          <w:rFonts w:asciiTheme="majorBidi" w:hAnsiTheme="majorBidi" w:cstheme="majorBidi"/>
          <w:i/>
          <w:iCs/>
          <w:color w:val="434343"/>
          <w:sz w:val="22"/>
        </w:rPr>
        <w:t xml:space="preserve">, if the maximum number of participants is less than one, an error message will appear. </w:t>
      </w:r>
    </w:p>
    <w:p w14:paraId="13981334" w14:textId="4306DC31" w:rsidR="00F93BE8" w:rsidRPr="00AC1FEB" w:rsidRDefault="00F93BE8" w:rsidP="004835BD">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w:t>
      </w:r>
      <w:r w:rsidR="007256C6" w:rsidRPr="00AC1FEB">
        <w:rPr>
          <w:rFonts w:asciiTheme="majorBidi" w:hAnsiTheme="majorBidi" w:cstheme="majorBidi"/>
          <w:color w:val="auto"/>
          <w:sz w:val="24"/>
          <w:szCs w:val="24"/>
        </w:rPr>
        <w:t xml:space="preserve">option the </w:t>
      </w:r>
      <w:r w:rsidRPr="00AC1FEB">
        <w:rPr>
          <w:rFonts w:asciiTheme="majorBidi" w:hAnsiTheme="majorBidi" w:cstheme="majorBidi"/>
          <w:color w:val="auto"/>
          <w:sz w:val="24"/>
          <w:szCs w:val="24"/>
        </w:rPr>
        <w:t xml:space="preserv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w:t>
      </w:r>
      <w:r w:rsidR="007256C6" w:rsidRPr="00AC1FEB">
        <w:rPr>
          <w:rFonts w:asciiTheme="majorBidi" w:hAnsiTheme="majorBidi" w:cstheme="majorBidi"/>
          <w:color w:val="auto"/>
          <w:sz w:val="24"/>
          <w:szCs w:val="24"/>
        </w:rPr>
        <w:t>greater</w:t>
      </w:r>
      <w:r w:rsidRPr="00AC1FEB">
        <w:rPr>
          <w:rFonts w:asciiTheme="majorBidi" w:hAnsiTheme="majorBidi" w:cstheme="majorBidi"/>
          <w:color w:val="auto"/>
          <w:sz w:val="24"/>
          <w:szCs w:val="24"/>
        </w:rPr>
        <w:t xml:space="preserve"> than  1 , and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 xml:space="preserve">marks the </w:t>
      </w:r>
      <w:r w:rsidR="00CD4103" w:rsidRPr="00AC1FEB">
        <w:rPr>
          <w:rFonts w:asciiTheme="majorBidi" w:hAnsiTheme="majorBidi" w:cstheme="majorBidi"/>
          <w:color w:val="auto"/>
          <w:sz w:val="24"/>
          <w:szCs w:val="24"/>
        </w:rPr>
        <w:t>necessary</w:t>
      </w:r>
      <w:r w:rsidRPr="00AC1FEB">
        <w:rPr>
          <w:rFonts w:asciiTheme="majorBidi" w:hAnsiTheme="majorBidi" w:cstheme="majorBidi"/>
          <w:color w:val="auto"/>
          <w:sz w:val="24"/>
          <w:szCs w:val="24"/>
        </w:rPr>
        <w:t xml:space="preserve"> field;</w:t>
      </w:r>
    </w:p>
    <w:p w14:paraId="2FC03DC7" w14:textId="36E192AC" w:rsidR="00F93BE8" w:rsidRPr="004835BD" w:rsidRDefault="00F93BE8" w:rsidP="004835BD">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04B36BDC" w14:textId="0C58FD75" w:rsidR="00B40032" w:rsidRPr="00AC1FEB" w:rsidRDefault="00F93BE8" w:rsidP="00B40032">
      <w:pPr>
        <w:spacing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 </w:t>
      </w:r>
    </w:p>
    <w:p w14:paraId="723D9CAD"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40B09D2C"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528A726E"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2454D0D0" w14:textId="77777777" w:rsidR="00B40032" w:rsidRPr="00AC1FEB" w:rsidRDefault="00B40032" w:rsidP="00B40032">
      <w:pPr>
        <w:spacing w:line="240" w:lineRule="auto"/>
        <w:ind w:right="1460" w:firstLine="0"/>
        <w:jc w:val="left"/>
        <w:rPr>
          <w:rFonts w:asciiTheme="majorBidi" w:hAnsiTheme="majorBidi" w:cstheme="majorBidi"/>
          <w:color w:val="auto"/>
          <w:sz w:val="24"/>
          <w:szCs w:val="24"/>
        </w:rPr>
      </w:pPr>
    </w:p>
    <w:p w14:paraId="64DB6FC9" w14:textId="77777777" w:rsidR="00B40032" w:rsidRPr="00AC1FEB" w:rsidRDefault="00B40032" w:rsidP="00B40032">
      <w:pPr>
        <w:spacing w:after="0" w:line="240" w:lineRule="auto"/>
        <w:ind w:left="0" w:right="0" w:firstLine="0"/>
        <w:jc w:val="left"/>
        <w:rPr>
          <w:rFonts w:asciiTheme="majorBidi" w:hAnsiTheme="majorBidi" w:cstheme="majorBidi"/>
          <w:color w:val="auto"/>
          <w:sz w:val="24"/>
          <w:szCs w:val="24"/>
        </w:rPr>
      </w:pPr>
    </w:p>
    <w:p w14:paraId="2D27B14D" w14:textId="77777777" w:rsidR="00B40032" w:rsidRPr="00AC1FEB" w:rsidRDefault="00B40032" w:rsidP="005F67F8">
      <w:pPr>
        <w:spacing w:after="120" w:line="22" w:lineRule="atLeast"/>
        <w:ind w:left="115" w:right="1454" w:firstLine="0"/>
        <w:rPr>
          <w:rFonts w:asciiTheme="majorBidi" w:hAnsiTheme="majorBidi" w:cstheme="majorBidi"/>
          <w:sz w:val="22"/>
        </w:rPr>
      </w:pPr>
      <w:bookmarkStart w:id="1098" w:name="_GoBack"/>
      <w:bookmarkEnd w:id="1098"/>
    </w:p>
    <w:sectPr w:rsidR="00B40032" w:rsidRPr="00AC1FEB" w:rsidSect="003F0D0A">
      <w:footerReference w:type="even" r:id="rId46"/>
      <w:footerReference w:type="default" r:id="rId47"/>
      <w:footerReference w:type="first" r:id="rId48"/>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K23.06" w:date="2016-12-15T17:21:00Z" w:initials="K23.06">
    <w:p w14:paraId="4249E30A" w14:textId="04765708" w:rsidR="003F0D0A" w:rsidRDefault="003F0D0A">
      <w:pPr>
        <w:pStyle w:val="a9"/>
      </w:pPr>
      <w:r>
        <w:rPr>
          <w:rStyle w:val="a8"/>
        </w:rPr>
        <w:annotationRef/>
      </w:r>
      <w:r>
        <w:t>english</w:t>
      </w:r>
    </w:p>
  </w:comment>
  <w:comment w:id="10" w:author="K23.06" w:date="2016-12-15T17:24:00Z" w:initials="K23.06">
    <w:p w14:paraId="3C14797A" w14:textId="6B00BB74" w:rsidR="003F0D0A" w:rsidRDefault="003F0D0A">
      <w:pPr>
        <w:pStyle w:val="a9"/>
      </w:pPr>
      <w:r>
        <w:rPr>
          <w:rStyle w:val="a8"/>
        </w:rPr>
        <w:annotationRef/>
      </w:r>
      <w:r>
        <w:t>variables in text has to be in italic font. Please check again in all the book</w:t>
      </w:r>
    </w:p>
  </w:comment>
  <w:comment w:id="12" w:author="K23.06" w:date="2016-12-15T17:25:00Z" w:initials="K23.06">
    <w:p w14:paraId="1624467B" w14:textId="7B32288F" w:rsidR="003F0D0A" w:rsidRDefault="003F0D0A">
      <w:pPr>
        <w:pStyle w:val="a9"/>
      </w:pPr>
      <w:r>
        <w:rPr>
          <w:rStyle w:val="a8"/>
        </w:rPr>
        <w:annotationRef/>
      </w:r>
      <w:r>
        <w:t>what is it?</w:t>
      </w:r>
    </w:p>
  </w:comment>
  <w:comment w:id="14" w:author="K23.06" w:date="2016-12-27T13:56:00Z" w:initials="K23.06">
    <w:p w14:paraId="0CE186AF" w14:textId="54E2C498" w:rsidR="003F0D0A" w:rsidRDefault="003F0D0A">
      <w:pPr>
        <w:pStyle w:val="a9"/>
      </w:pPr>
      <w:r>
        <w:rPr>
          <w:rStyle w:val="a8"/>
        </w:rPr>
        <w:annotationRef/>
      </w:r>
      <w:r>
        <w:t>?</w:t>
      </w:r>
    </w:p>
  </w:comment>
  <w:comment w:id="15" w:author="K23.06" w:date="2016-12-15T17:28:00Z" w:initials="K23.06">
    <w:p w14:paraId="74A088CC" w14:textId="77777777" w:rsidR="003F0D0A" w:rsidRDefault="003F0D0A" w:rsidP="005906AE">
      <w:pPr>
        <w:pStyle w:val="a9"/>
      </w:pPr>
      <w:r>
        <w:rPr>
          <w:rStyle w:val="a8"/>
        </w:rPr>
        <w:annotationRef/>
      </w:r>
      <w:r>
        <w:t>?</w:t>
      </w:r>
    </w:p>
  </w:comment>
  <w:comment w:id="17" w:author="K23.06" w:date="2016-12-27T13:59:00Z" w:initials="K23.06">
    <w:p w14:paraId="56003602" w14:textId="5AA9DF71" w:rsidR="003F0D0A" w:rsidRDefault="003F0D0A">
      <w:pPr>
        <w:pStyle w:val="a9"/>
      </w:pPr>
      <w:r>
        <w:rPr>
          <w:rStyle w:val="a8"/>
        </w:rPr>
        <w:annotationRef/>
      </w:r>
      <w:r>
        <w:t>order spaces in the text</w:t>
      </w:r>
    </w:p>
  </w:comment>
  <w:comment w:id="18" w:author="K23.06" w:date="2016-12-15T17:29:00Z" w:initials="K23.06">
    <w:p w14:paraId="69585129" w14:textId="77777777" w:rsidR="003F0D0A" w:rsidRDefault="003F0D0A" w:rsidP="005906AE">
      <w:pPr>
        <w:pStyle w:val="a9"/>
      </w:pPr>
      <w:r>
        <w:rPr>
          <w:rStyle w:val="a8"/>
        </w:rPr>
        <w:annotationRef/>
      </w:r>
      <w:r>
        <w:t>indexes</w:t>
      </w:r>
    </w:p>
  </w:comment>
  <w:comment w:id="21" w:author="K23.06" w:date="2016-12-27T14:00:00Z" w:initials="K23.06">
    <w:p w14:paraId="0A6FA0EC" w14:textId="1AB5C0B2" w:rsidR="003F0D0A" w:rsidRDefault="003F0D0A">
      <w:pPr>
        <w:pStyle w:val="a9"/>
      </w:pPr>
      <w:r>
        <w:rPr>
          <w:rStyle w:val="a8"/>
        </w:rPr>
        <w:annotationRef/>
      </w:r>
      <w:r>
        <w:t>italic</w:t>
      </w:r>
    </w:p>
  </w:comment>
  <w:comment w:id="23" w:author="K23.06" w:date="2016-12-15T17:31:00Z" w:initials="K23.06">
    <w:p w14:paraId="2CB06044" w14:textId="4A6ED2A5" w:rsidR="003F0D0A" w:rsidRDefault="003F0D0A">
      <w:pPr>
        <w:pStyle w:val="a9"/>
      </w:pPr>
      <w:r>
        <w:rPr>
          <w:rStyle w:val="a8"/>
        </w:rPr>
        <w:annotationRef/>
      </w:r>
      <w:r>
        <w:t>english</w:t>
      </w:r>
    </w:p>
  </w:comment>
  <w:comment w:id="537" w:author="אלנה רווה" w:date="2016-12-27T11:31:00Z" w:initials="אר">
    <w:p w14:paraId="17734A89" w14:textId="4919F0BC" w:rsidR="003F0D0A" w:rsidRDefault="003F0D0A">
      <w:pPr>
        <w:pStyle w:val="a9"/>
      </w:pPr>
      <w:r>
        <w:rPr>
          <w:rStyle w:val="a8"/>
        </w:rPr>
        <w:annotationRef/>
      </w:r>
      <w:r>
        <w:t xml:space="preserve">Each figure must be titled and numbered. If a figure is not original then the source must be provided </w:t>
      </w:r>
    </w:p>
  </w:comment>
  <w:comment w:id="1074" w:author="K23.06" w:date="2016-12-15T17:36:00Z" w:initials="K23.06">
    <w:p w14:paraId="6F2F869F" w14:textId="6257FEB9" w:rsidR="003F0D0A" w:rsidRDefault="003F0D0A">
      <w:pPr>
        <w:pStyle w:val="a9"/>
      </w:pPr>
      <w:r>
        <w:rPr>
          <w:rStyle w:val="a8"/>
        </w:rPr>
        <w:annotationRef/>
      </w:r>
      <w:r>
        <w:t>section 3; also check fonts in this section</w:t>
      </w:r>
    </w:p>
  </w:comment>
  <w:comment w:id="1075" w:author="אלנה רווה" w:date="2016-12-27T11:32:00Z" w:initials="אר">
    <w:p w14:paraId="54E5D285" w14:textId="398F8C7B" w:rsidR="003F0D0A" w:rsidRDefault="003F0D0A" w:rsidP="00B53E06">
      <w:pPr>
        <w:pStyle w:val="a9"/>
      </w:pPr>
      <w:r>
        <w:rPr>
          <w:rStyle w:val="a8"/>
        </w:rPr>
        <w:annotationRef/>
      </w:r>
      <w:r>
        <w:t>All figures must be titled</w:t>
      </w:r>
    </w:p>
  </w:comment>
  <w:comment w:id="1087" w:author="K23.06" w:date="2016-12-27T12:12:00Z" w:initials="K23.06">
    <w:p w14:paraId="174FF6C5" w14:textId="1D2D5F16" w:rsidR="003F0D0A" w:rsidRDefault="003F0D0A">
      <w:pPr>
        <w:pStyle w:val="a9"/>
      </w:pPr>
      <w:r>
        <w:rPr>
          <w:rStyle w:val="a8"/>
        </w:rPr>
        <w:annotationRef/>
      </w:r>
      <w:r>
        <w:t>?</w:t>
      </w:r>
    </w:p>
  </w:comment>
  <w:comment w:id="1088" w:author="אלנה רווה" w:date="2016-12-27T11:34:00Z" w:initials="אר">
    <w:p w14:paraId="6545E619" w14:textId="77777777" w:rsidR="00294ED7" w:rsidRDefault="00294ED7" w:rsidP="00294ED7">
      <w:pPr>
        <w:pStyle w:val="a9"/>
      </w:pPr>
      <w:r>
        <w:rPr>
          <w:rStyle w:val="a8"/>
        </w:rPr>
        <w:annotationRef/>
      </w:r>
      <w:r>
        <w:t>Any figure must be titled</w:t>
      </w:r>
    </w:p>
  </w:comment>
  <w:comment w:id="1089" w:author="K23.06" w:date="2016-12-27T12:13:00Z" w:initials="K23.06">
    <w:p w14:paraId="70934783" w14:textId="62AF3F75" w:rsidR="003F0D0A" w:rsidRDefault="003F0D0A">
      <w:pPr>
        <w:pStyle w:val="a9"/>
      </w:pPr>
      <w:r>
        <w:rPr>
          <w:rStyle w:val="a8"/>
        </w:rPr>
        <w:annotationRef/>
      </w:r>
      <w:r>
        <w:t>?</w:t>
      </w:r>
    </w:p>
  </w:comment>
  <w:comment w:id="1090" w:author="K23.06" w:date="2016-12-27T12:14:00Z" w:initials="K23.06">
    <w:p w14:paraId="78226509" w14:textId="20EFEECC" w:rsidR="003F0D0A" w:rsidRDefault="003F0D0A">
      <w:pPr>
        <w:pStyle w:val="a9"/>
      </w:pPr>
      <w:r>
        <w:rPr>
          <w:rStyle w:val="a8"/>
        </w:rPr>
        <w:annotationRef/>
      </w:r>
      <w:r>
        <w:t>Capital letter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49E30A" w15:done="0"/>
  <w15:commentEx w15:paraId="3C14797A" w15:done="0"/>
  <w15:commentEx w15:paraId="1624467B" w15:done="0"/>
  <w15:commentEx w15:paraId="0CE186AF" w15:done="0"/>
  <w15:commentEx w15:paraId="74A088CC" w15:done="0"/>
  <w15:commentEx w15:paraId="56003602" w15:done="0"/>
  <w15:commentEx w15:paraId="69585129" w15:done="0"/>
  <w15:commentEx w15:paraId="0A6FA0EC" w15:done="0"/>
  <w15:commentEx w15:paraId="2CB06044" w15:done="0"/>
  <w15:commentEx w15:paraId="17734A89" w15:done="0"/>
  <w15:commentEx w15:paraId="6F2F869F" w15:done="0"/>
  <w15:commentEx w15:paraId="54E5D285" w15:done="0"/>
  <w15:commentEx w15:paraId="174FF6C5" w15:done="0"/>
  <w15:commentEx w15:paraId="6545E619" w15:done="0"/>
  <w15:commentEx w15:paraId="70934783" w15:done="0"/>
  <w15:commentEx w15:paraId="7822650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382B20" w14:textId="77777777" w:rsidR="006B6350" w:rsidRDefault="006B6350">
      <w:pPr>
        <w:spacing w:after="0" w:line="240" w:lineRule="auto"/>
      </w:pPr>
      <w:r>
        <w:separator/>
      </w:r>
    </w:p>
  </w:endnote>
  <w:endnote w:type="continuationSeparator" w:id="0">
    <w:p w14:paraId="1B4FD1F2" w14:textId="77777777" w:rsidR="006B6350" w:rsidRDefault="006B6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mbx10">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3F0D0A" w:rsidRDefault="003F0D0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3F0D0A" w:rsidRDefault="003F0D0A">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53FF0C5E" w:rsidR="003F0D0A" w:rsidRDefault="003F0D0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A50806" w:rsidRPr="00A50806">
      <w:rPr>
        <w:noProof/>
        <w:sz w:val="24"/>
      </w:rPr>
      <w:t>20</w:t>
    </w:r>
    <w:r>
      <w:rPr>
        <w:sz w:val="24"/>
      </w:rPr>
      <w:fldChar w:fldCharType="end"/>
    </w:r>
  </w:p>
  <w:p w14:paraId="4C729787" w14:textId="77777777" w:rsidR="003F0D0A" w:rsidRDefault="003F0D0A">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3F0D0A" w:rsidRDefault="003F0D0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F42B5" w14:textId="77777777" w:rsidR="006B6350" w:rsidRDefault="006B6350">
      <w:pPr>
        <w:spacing w:after="0" w:line="240" w:lineRule="auto"/>
      </w:pPr>
      <w:r>
        <w:separator/>
      </w:r>
    </w:p>
  </w:footnote>
  <w:footnote w:type="continuationSeparator" w:id="0">
    <w:p w14:paraId="7CB4AD23" w14:textId="77777777" w:rsidR="006B6350" w:rsidRDefault="006B6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28"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3"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6"/>
  </w:num>
  <w:num w:numId="2">
    <w:abstractNumId w:val="3"/>
  </w:num>
  <w:num w:numId="3">
    <w:abstractNumId w:val="4"/>
  </w:num>
  <w:num w:numId="4">
    <w:abstractNumId w:val="18"/>
  </w:num>
  <w:num w:numId="5">
    <w:abstractNumId w:val="31"/>
  </w:num>
  <w:num w:numId="6">
    <w:abstractNumId w:val="5"/>
  </w:num>
  <w:num w:numId="7">
    <w:abstractNumId w:val="2"/>
  </w:num>
  <w:num w:numId="8">
    <w:abstractNumId w:val="39"/>
  </w:num>
  <w:num w:numId="9">
    <w:abstractNumId w:val="17"/>
  </w:num>
  <w:num w:numId="10">
    <w:abstractNumId w:val="1"/>
  </w:num>
  <w:num w:numId="11">
    <w:abstractNumId w:val="10"/>
  </w:num>
  <w:num w:numId="12">
    <w:abstractNumId w:val="9"/>
  </w:num>
  <w:num w:numId="13">
    <w:abstractNumId w:val="19"/>
  </w:num>
  <w:num w:numId="14">
    <w:abstractNumId w:val="28"/>
  </w:num>
  <w:num w:numId="15">
    <w:abstractNumId w:val="21"/>
  </w:num>
  <w:num w:numId="16">
    <w:abstractNumId w:val="29"/>
  </w:num>
  <w:num w:numId="17">
    <w:abstractNumId w:val="42"/>
  </w:num>
  <w:num w:numId="18">
    <w:abstractNumId w:val="26"/>
  </w:num>
  <w:num w:numId="19">
    <w:abstractNumId w:val="20"/>
  </w:num>
  <w:num w:numId="20">
    <w:abstractNumId w:val="16"/>
  </w:num>
  <w:num w:numId="21">
    <w:abstractNumId w:val="13"/>
  </w:num>
  <w:num w:numId="22">
    <w:abstractNumId w:val="33"/>
  </w:num>
  <w:num w:numId="23">
    <w:abstractNumId w:val="14"/>
  </w:num>
  <w:num w:numId="24">
    <w:abstractNumId w:val="41"/>
  </w:num>
  <w:num w:numId="25">
    <w:abstractNumId w:val="25"/>
  </w:num>
  <w:num w:numId="26">
    <w:abstractNumId w:val="35"/>
  </w:num>
  <w:num w:numId="27">
    <w:abstractNumId w:val="30"/>
  </w:num>
  <w:num w:numId="28">
    <w:abstractNumId w:val="12"/>
  </w:num>
  <w:num w:numId="29">
    <w:abstractNumId w:val="32"/>
  </w:num>
  <w:num w:numId="30">
    <w:abstractNumId w:val="8"/>
  </w:num>
  <w:num w:numId="31">
    <w:abstractNumId w:val="38"/>
  </w:num>
  <w:num w:numId="32">
    <w:abstractNumId w:val="24"/>
  </w:num>
  <w:num w:numId="33">
    <w:abstractNumId w:val="24"/>
    <w:lvlOverride w:ilvl="1">
      <w:lvl w:ilvl="1">
        <w:numFmt w:val="lowerLetter"/>
        <w:lvlText w:val="%2."/>
        <w:lvlJc w:val="left"/>
      </w:lvl>
    </w:lvlOverride>
  </w:num>
  <w:num w:numId="34">
    <w:abstractNumId w:val="6"/>
    <w:lvlOverride w:ilvl="0">
      <w:lvl w:ilvl="0">
        <w:numFmt w:val="decimal"/>
        <w:lvlText w:val="%1."/>
        <w:lvlJc w:val="left"/>
      </w:lvl>
    </w:lvlOverride>
  </w:num>
  <w:num w:numId="35">
    <w:abstractNumId w:val="6"/>
    <w:lvlOverride w:ilvl="0">
      <w:lvl w:ilvl="0">
        <w:numFmt w:val="decimal"/>
        <w:lvlText w:val="%1."/>
        <w:lvlJc w:val="left"/>
      </w:lvl>
    </w:lvlOverride>
  </w:num>
  <w:num w:numId="36">
    <w:abstractNumId w:val="6"/>
    <w:lvlOverride w:ilvl="0">
      <w:lvl w:ilvl="0">
        <w:numFmt w:val="decimal"/>
        <w:lvlText w:val="%1."/>
        <w:lvlJc w:val="left"/>
      </w:lvl>
    </w:lvlOverride>
    <w:lvlOverride w:ilvl="1">
      <w:lvl w:ilvl="1">
        <w:numFmt w:val="lowerLetter"/>
        <w:lvlText w:val="%2."/>
        <w:lvlJc w:val="left"/>
      </w:lvl>
    </w:lvlOverride>
  </w:num>
  <w:num w:numId="37">
    <w:abstractNumId w:val="34"/>
  </w:num>
  <w:num w:numId="38">
    <w:abstractNumId w:val="7"/>
  </w:num>
  <w:num w:numId="39">
    <w:abstractNumId w:val="15"/>
  </w:num>
  <w:num w:numId="40">
    <w:abstractNumId w:val="15"/>
    <w:lvlOverride w:ilvl="1">
      <w:lvl w:ilvl="1">
        <w:numFmt w:val="lowerLetter"/>
        <w:lvlText w:val="%2."/>
        <w:lvlJc w:val="left"/>
      </w:lvl>
    </w:lvlOverride>
  </w:num>
  <w:num w:numId="41">
    <w:abstractNumId w:val="40"/>
    <w:lvlOverride w:ilvl="0">
      <w:lvl w:ilvl="0">
        <w:numFmt w:val="decimal"/>
        <w:lvlText w:val="%1."/>
        <w:lvlJc w:val="left"/>
      </w:lvl>
    </w:lvlOverride>
  </w:num>
  <w:num w:numId="42">
    <w:abstractNumId w:val="40"/>
    <w:lvlOverride w:ilvl="0">
      <w:lvl w:ilvl="0">
        <w:numFmt w:val="decimal"/>
        <w:lvlText w:val="%1."/>
        <w:lvlJc w:val="left"/>
      </w:lvl>
    </w:lvlOverride>
    <w:lvlOverride w:ilvl="1">
      <w:lvl w:ilvl="1">
        <w:numFmt w:val="lowerLetter"/>
        <w:lvlText w:val="%2."/>
        <w:lvlJc w:val="left"/>
      </w:lvl>
    </w:lvlOverride>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lvlOverride w:ilvl="1">
      <w:lvl w:ilvl="1">
        <w:numFmt w:val="lowerLetter"/>
        <w:lvlText w:val="%2."/>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lvlOverride w:ilvl="1">
      <w:lvl w:ilvl="1">
        <w:numFmt w:val="lowerLetter"/>
        <w:lvlText w:val="%2."/>
        <w:lvlJc w:val="left"/>
      </w:lvl>
    </w:lvlOverride>
  </w:num>
  <w:num w:numId="47">
    <w:abstractNumId w:val="22"/>
  </w:num>
  <w:num w:numId="48">
    <w:abstractNumId w:val="27"/>
  </w:num>
  <w:num w:numId="49">
    <w:abstractNumId w:val="0"/>
  </w:num>
  <w:num w:numId="50">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
    <w15:presenceInfo w15:providerId="None" w15:userId="adm"/>
  </w15:person>
  <w15:person w15:author="hp">
    <w15:presenceInfo w15:providerId="None" w15:userId="hp"/>
  </w15:person>
  <w15:person w15:author="Ahmad Mnasra">
    <w15:presenceInfo w15:providerId="Windows Live" w15:userId="bba9152a397f7a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qQUA2fH7AywAAAA="/>
  </w:docVars>
  <w:rsids>
    <w:rsidRoot w:val="00B66735"/>
    <w:rsid w:val="0000541B"/>
    <w:rsid w:val="00006188"/>
    <w:rsid w:val="000164A3"/>
    <w:rsid w:val="00036734"/>
    <w:rsid w:val="00046EB9"/>
    <w:rsid w:val="00047688"/>
    <w:rsid w:val="00047E99"/>
    <w:rsid w:val="00054274"/>
    <w:rsid w:val="00057275"/>
    <w:rsid w:val="00061B36"/>
    <w:rsid w:val="000806F0"/>
    <w:rsid w:val="00082A89"/>
    <w:rsid w:val="0009060E"/>
    <w:rsid w:val="00095B1A"/>
    <w:rsid w:val="000B37EF"/>
    <w:rsid w:val="000B3E65"/>
    <w:rsid w:val="000C0FB8"/>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71E4"/>
    <w:rsid w:val="001F1D5B"/>
    <w:rsid w:val="001F79A6"/>
    <w:rsid w:val="00205D4D"/>
    <w:rsid w:val="00206689"/>
    <w:rsid w:val="00211D71"/>
    <w:rsid w:val="00217258"/>
    <w:rsid w:val="002178D6"/>
    <w:rsid w:val="00224031"/>
    <w:rsid w:val="00245F87"/>
    <w:rsid w:val="00255F4D"/>
    <w:rsid w:val="002603B0"/>
    <w:rsid w:val="00264EC9"/>
    <w:rsid w:val="0026509E"/>
    <w:rsid w:val="00271825"/>
    <w:rsid w:val="00272AC3"/>
    <w:rsid w:val="00274E7D"/>
    <w:rsid w:val="00277531"/>
    <w:rsid w:val="0027799A"/>
    <w:rsid w:val="00277EE4"/>
    <w:rsid w:val="00294ED7"/>
    <w:rsid w:val="002A6265"/>
    <w:rsid w:val="002B2C36"/>
    <w:rsid w:val="002B59A3"/>
    <w:rsid w:val="002C4623"/>
    <w:rsid w:val="002E1607"/>
    <w:rsid w:val="002F0445"/>
    <w:rsid w:val="002F48B1"/>
    <w:rsid w:val="003019D4"/>
    <w:rsid w:val="00302818"/>
    <w:rsid w:val="003235F1"/>
    <w:rsid w:val="00346126"/>
    <w:rsid w:val="00346481"/>
    <w:rsid w:val="00346C86"/>
    <w:rsid w:val="00352849"/>
    <w:rsid w:val="00357A3E"/>
    <w:rsid w:val="003711C1"/>
    <w:rsid w:val="00391856"/>
    <w:rsid w:val="00396AB7"/>
    <w:rsid w:val="003A4CEA"/>
    <w:rsid w:val="003C412F"/>
    <w:rsid w:val="003D36FF"/>
    <w:rsid w:val="003F0D0A"/>
    <w:rsid w:val="003F3565"/>
    <w:rsid w:val="0040149E"/>
    <w:rsid w:val="0042507A"/>
    <w:rsid w:val="00440E61"/>
    <w:rsid w:val="0044336A"/>
    <w:rsid w:val="00443A79"/>
    <w:rsid w:val="00451D4C"/>
    <w:rsid w:val="00453F35"/>
    <w:rsid w:val="00454661"/>
    <w:rsid w:val="00455203"/>
    <w:rsid w:val="00460B77"/>
    <w:rsid w:val="004625E3"/>
    <w:rsid w:val="0047136F"/>
    <w:rsid w:val="004827B3"/>
    <w:rsid w:val="004835BD"/>
    <w:rsid w:val="004871BB"/>
    <w:rsid w:val="00487897"/>
    <w:rsid w:val="004902ED"/>
    <w:rsid w:val="004A40EF"/>
    <w:rsid w:val="004B67C0"/>
    <w:rsid w:val="004C69BF"/>
    <w:rsid w:val="004E27B6"/>
    <w:rsid w:val="005012BA"/>
    <w:rsid w:val="00505F27"/>
    <w:rsid w:val="00526FE8"/>
    <w:rsid w:val="00547BEA"/>
    <w:rsid w:val="00556809"/>
    <w:rsid w:val="00560ACB"/>
    <w:rsid w:val="00560C36"/>
    <w:rsid w:val="00562149"/>
    <w:rsid w:val="00565660"/>
    <w:rsid w:val="00577C7E"/>
    <w:rsid w:val="00587B86"/>
    <w:rsid w:val="005906AE"/>
    <w:rsid w:val="005A2CBC"/>
    <w:rsid w:val="005B7018"/>
    <w:rsid w:val="005C1380"/>
    <w:rsid w:val="005C47F2"/>
    <w:rsid w:val="005E18DC"/>
    <w:rsid w:val="005E7477"/>
    <w:rsid w:val="005F324E"/>
    <w:rsid w:val="005F67F8"/>
    <w:rsid w:val="005F7136"/>
    <w:rsid w:val="0060089B"/>
    <w:rsid w:val="006051AE"/>
    <w:rsid w:val="00610873"/>
    <w:rsid w:val="00614E82"/>
    <w:rsid w:val="00614EF0"/>
    <w:rsid w:val="006150A9"/>
    <w:rsid w:val="006227C4"/>
    <w:rsid w:val="0064466B"/>
    <w:rsid w:val="006539AC"/>
    <w:rsid w:val="00662731"/>
    <w:rsid w:val="00662770"/>
    <w:rsid w:val="0066487C"/>
    <w:rsid w:val="00674828"/>
    <w:rsid w:val="006800C2"/>
    <w:rsid w:val="00685AB3"/>
    <w:rsid w:val="00690259"/>
    <w:rsid w:val="006A78B1"/>
    <w:rsid w:val="006B2890"/>
    <w:rsid w:val="006B6350"/>
    <w:rsid w:val="006B732E"/>
    <w:rsid w:val="006D6243"/>
    <w:rsid w:val="006F185C"/>
    <w:rsid w:val="006F1CBF"/>
    <w:rsid w:val="006F1D19"/>
    <w:rsid w:val="00704D00"/>
    <w:rsid w:val="007144D0"/>
    <w:rsid w:val="00715772"/>
    <w:rsid w:val="007256C6"/>
    <w:rsid w:val="00730371"/>
    <w:rsid w:val="00745915"/>
    <w:rsid w:val="00755FCE"/>
    <w:rsid w:val="007600D0"/>
    <w:rsid w:val="00767BBF"/>
    <w:rsid w:val="007707F4"/>
    <w:rsid w:val="00772FBF"/>
    <w:rsid w:val="0077706E"/>
    <w:rsid w:val="00791C18"/>
    <w:rsid w:val="00796611"/>
    <w:rsid w:val="007B3A32"/>
    <w:rsid w:val="007E4D66"/>
    <w:rsid w:val="0081626C"/>
    <w:rsid w:val="0082386A"/>
    <w:rsid w:val="008262B2"/>
    <w:rsid w:val="00831B63"/>
    <w:rsid w:val="008573B2"/>
    <w:rsid w:val="00860C35"/>
    <w:rsid w:val="00863DD3"/>
    <w:rsid w:val="00873FDE"/>
    <w:rsid w:val="00875262"/>
    <w:rsid w:val="00877582"/>
    <w:rsid w:val="00877972"/>
    <w:rsid w:val="00882C32"/>
    <w:rsid w:val="00884C49"/>
    <w:rsid w:val="008B03F6"/>
    <w:rsid w:val="008B34A0"/>
    <w:rsid w:val="008D1CE1"/>
    <w:rsid w:val="008D2861"/>
    <w:rsid w:val="008F3F1D"/>
    <w:rsid w:val="008F632E"/>
    <w:rsid w:val="008F6924"/>
    <w:rsid w:val="00903190"/>
    <w:rsid w:val="009059C5"/>
    <w:rsid w:val="0091611E"/>
    <w:rsid w:val="0092392C"/>
    <w:rsid w:val="00935BF6"/>
    <w:rsid w:val="0095119F"/>
    <w:rsid w:val="00953FDE"/>
    <w:rsid w:val="0095506D"/>
    <w:rsid w:val="00961BD3"/>
    <w:rsid w:val="0096468B"/>
    <w:rsid w:val="00982B5F"/>
    <w:rsid w:val="00990699"/>
    <w:rsid w:val="00990EA7"/>
    <w:rsid w:val="00993008"/>
    <w:rsid w:val="00995813"/>
    <w:rsid w:val="009A4EC2"/>
    <w:rsid w:val="009C5131"/>
    <w:rsid w:val="009C5DD2"/>
    <w:rsid w:val="009E102B"/>
    <w:rsid w:val="009F106F"/>
    <w:rsid w:val="009F348C"/>
    <w:rsid w:val="00A139E9"/>
    <w:rsid w:val="00A3554A"/>
    <w:rsid w:val="00A46CAF"/>
    <w:rsid w:val="00A50806"/>
    <w:rsid w:val="00A50BB9"/>
    <w:rsid w:val="00A50DFF"/>
    <w:rsid w:val="00A56B68"/>
    <w:rsid w:val="00A619F3"/>
    <w:rsid w:val="00A735AE"/>
    <w:rsid w:val="00A7501F"/>
    <w:rsid w:val="00A876FB"/>
    <w:rsid w:val="00A8773E"/>
    <w:rsid w:val="00AA3DA1"/>
    <w:rsid w:val="00AC1FEB"/>
    <w:rsid w:val="00AC724D"/>
    <w:rsid w:val="00AD6D24"/>
    <w:rsid w:val="00AE03C8"/>
    <w:rsid w:val="00AE433C"/>
    <w:rsid w:val="00AF5697"/>
    <w:rsid w:val="00AF6A59"/>
    <w:rsid w:val="00B14302"/>
    <w:rsid w:val="00B26B6A"/>
    <w:rsid w:val="00B40032"/>
    <w:rsid w:val="00B41FDE"/>
    <w:rsid w:val="00B42950"/>
    <w:rsid w:val="00B51214"/>
    <w:rsid w:val="00B53E06"/>
    <w:rsid w:val="00B550AB"/>
    <w:rsid w:val="00B56BAD"/>
    <w:rsid w:val="00B62200"/>
    <w:rsid w:val="00B623A8"/>
    <w:rsid w:val="00B6371B"/>
    <w:rsid w:val="00B6383B"/>
    <w:rsid w:val="00B66735"/>
    <w:rsid w:val="00B820E9"/>
    <w:rsid w:val="00B85D23"/>
    <w:rsid w:val="00B949D7"/>
    <w:rsid w:val="00BA34B2"/>
    <w:rsid w:val="00BA5515"/>
    <w:rsid w:val="00BB6B38"/>
    <w:rsid w:val="00BB71D4"/>
    <w:rsid w:val="00BD2F1A"/>
    <w:rsid w:val="00BD36EB"/>
    <w:rsid w:val="00BD3FB1"/>
    <w:rsid w:val="00BE554F"/>
    <w:rsid w:val="00BE5715"/>
    <w:rsid w:val="00BE6BC8"/>
    <w:rsid w:val="00BF48BC"/>
    <w:rsid w:val="00C010D2"/>
    <w:rsid w:val="00C015A4"/>
    <w:rsid w:val="00C0461E"/>
    <w:rsid w:val="00C14F97"/>
    <w:rsid w:val="00C1797A"/>
    <w:rsid w:val="00C22FE1"/>
    <w:rsid w:val="00C2681A"/>
    <w:rsid w:val="00C405E9"/>
    <w:rsid w:val="00C42570"/>
    <w:rsid w:val="00C62C42"/>
    <w:rsid w:val="00C639CC"/>
    <w:rsid w:val="00C72805"/>
    <w:rsid w:val="00C76573"/>
    <w:rsid w:val="00CA54D3"/>
    <w:rsid w:val="00CA5B91"/>
    <w:rsid w:val="00CC21F3"/>
    <w:rsid w:val="00CD4103"/>
    <w:rsid w:val="00CF519F"/>
    <w:rsid w:val="00CF6F20"/>
    <w:rsid w:val="00CF7775"/>
    <w:rsid w:val="00D14F73"/>
    <w:rsid w:val="00D35674"/>
    <w:rsid w:val="00D37170"/>
    <w:rsid w:val="00D42569"/>
    <w:rsid w:val="00D47C62"/>
    <w:rsid w:val="00D51A7E"/>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5298"/>
    <w:rsid w:val="00E91790"/>
    <w:rsid w:val="00EA1683"/>
    <w:rsid w:val="00EA2B2B"/>
    <w:rsid w:val="00EC4FD1"/>
    <w:rsid w:val="00EC73C8"/>
    <w:rsid w:val="00EF02B3"/>
    <w:rsid w:val="00EF2A06"/>
    <w:rsid w:val="00F04234"/>
    <w:rsid w:val="00F074BA"/>
    <w:rsid w:val="00F121A2"/>
    <w:rsid w:val="00F16D19"/>
    <w:rsid w:val="00F23F15"/>
    <w:rsid w:val="00F245F0"/>
    <w:rsid w:val="00F42029"/>
    <w:rsid w:val="00F87E8E"/>
    <w:rsid w:val="00F91BD3"/>
    <w:rsid w:val="00F93BE8"/>
    <w:rsid w:val="00FA692E"/>
    <w:rsid w:val="00FB301B"/>
    <w:rsid w:val="00FB6ECD"/>
    <w:rsid w:val="00FC323A"/>
    <w:rsid w:val="00FC5138"/>
    <w:rsid w:val="00FD2F44"/>
    <w:rsid w:val="00FD7AF6"/>
    <w:rsid w:val="00FE03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789CD96A-FA8B-4261-ABEA-05FC1665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3"/>
      <w:ind w:left="490" w:hanging="10"/>
      <w:outlineLvl w:val="0"/>
    </w:pPr>
    <w:rPr>
      <w:rFonts w:ascii="Arial" w:eastAsia="Arial" w:hAnsi="Arial" w:cs="Arial"/>
      <w:b/>
      <w:color w:val="000000"/>
      <w:sz w:val="20"/>
    </w:rPr>
  </w:style>
  <w:style w:type="paragraph" w:styleId="2">
    <w:name w:val="heading 2"/>
    <w:next w:val="a"/>
    <w:link w:val="20"/>
    <w:uiPriority w:val="9"/>
    <w:unhideWhenUsed/>
    <w:qFormat/>
    <w:pPr>
      <w:keepNext/>
      <w:keepLines/>
      <w:spacing w:after="0"/>
      <w:ind w:left="13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spacing w:after="13"/>
      <w:ind w:left="490" w:hanging="10"/>
      <w:outlineLvl w:val="2"/>
    </w:pPr>
    <w:rPr>
      <w:rFonts w:ascii="Arial" w:eastAsia="Arial" w:hAnsi="Arial" w:cs="Arial"/>
      <w:b/>
      <w:i/>
      <w:color w:val="000000"/>
      <w:sz w:val="20"/>
    </w:rPr>
  </w:style>
  <w:style w:type="paragraph" w:styleId="4">
    <w:name w:val="heading 4"/>
    <w:next w:val="a"/>
    <w:link w:val="40"/>
    <w:uiPriority w:val="9"/>
    <w:unhideWhenUsed/>
    <w:qFormat/>
    <w:pPr>
      <w:keepNext/>
      <w:keepLines/>
      <w:spacing w:after="23"/>
      <w:ind w:left="490" w:hanging="10"/>
      <w:outlineLvl w:val="3"/>
    </w:pPr>
    <w:rPr>
      <w:rFonts w:ascii="Arial" w:eastAsia="Arial" w:hAnsi="Arial" w:cs="Arial"/>
      <w:b/>
      <w:color w:val="000000"/>
      <w:sz w:val="20"/>
    </w:rPr>
  </w:style>
  <w:style w:type="paragraph" w:styleId="5">
    <w:name w:val="heading 5"/>
    <w:next w:val="a"/>
    <w:link w:val="50"/>
    <w:uiPriority w:val="9"/>
    <w:unhideWhenUsed/>
    <w:qFormat/>
    <w:pPr>
      <w:keepNext/>
      <w:keepLines/>
      <w:spacing w:after="13"/>
      <w:ind w:left="490" w:hanging="10"/>
      <w:outlineLvl w:val="4"/>
    </w:pPr>
    <w:rPr>
      <w:rFonts w:ascii="Arial" w:eastAsia="Arial" w:hAnsi="Arial" w:cs="Arial"/>
      <w:b/>
      <w:i/>
      <w:color w:val="000000"/>
      <w:sz w:val="20"/>
    </w:rPr>
  </w:style>
  <w:style w:type="paragraph" w:styleId="6">
    <w:name w:val="heading 6"/>
    <w:next w:val="a"/>
    <w:link w:val="60"/>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Arial" w:eastAsia="Arial" w:hAnsi="Arial" w:cs="Arial"/>
      <w:b/>
      <w:color w:val="000000"/>
      <w:sz w:val="24"/>
    </w:rPr>
  </w:style>
  <w:style w:type="character" w:customStyle="1" w:styleId="40">
    <w:name w:val="כותרת 4 תו"/>
    <w:link w:val="4"/>
    <w:rPr>
      <w:rFonts w:ascii="Arial" w:eastAsia="Arial" w:hAnsi="Arial" w:cs="Arial"/>
      <w:b/>
      <w:color w:val="000000"/>
      <w:sz w:val="20"/>
    </w:rPr>
  </w:style>
  <w:style w:type="character" w:customStyle="1" w:styleId="50">
    <w:name w:val="כותרת 5 תו"/>
    <w:link w:val="5"/>
    <w:rPr>
      <w:rFonts w:ascii="Arial" w:eastAsia="Arial" w:hAnsi="Arial" w:cs="Arial"/>
      <w:b/>
      <w:i/>
      <w:color w:val="000000"/>
      <w:sz w:val="20"/>
    </w:rPr>
  </w:style>
  <w:style w:type="character" w:customStyle="1" w:styleId="60">
    <w:name w:val="כותרת 6 תו"/>
    <w:link w:val="6"/>
    <w:rPr>
      <w:rFonts w:ascii="Arial" w:eastAsia="Arial" w:hAnsi="Arial" w:cs="Arial"/>
      <w:b/>
      <w:i/>
      <w:color w:val="000000"/>
      <w:sz w:val="20"/>
    </w:rPr>
  </w:style>
  <w:style w:type="character" w:customStyle="1" w:styleId="10">
    <w:name w:val="כותרת 1 תו"/>
    <w:link w:val="1"/>
    <w:rPr>
      <w:rFonts w:ascii="Arial" w:eastAsia="Arial" w:hAnsi="Arial" w:cs="Arial"/>
      <w:b/>
      <w:color w:val="000000"/>
      <w:sz w:val="20"/>
    </w:rPr>
  </w:style>
  <w:style w:type="character" w:customStyle="1" w:styleId="30">
    <w:name w:val="כותרת 3 תו"/>
    <w:link w:val="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a0"/>
    <w:rsid w:val="00162997"/>
  </w:style>
  <w:style w:type="character" w:customStyle="1" w:styleId="il">
    <w:name w:val="il"/>
    <w:basedOn w:val="a0"/>
    <w:rsid w:val="00162997"/>
  </w:style>
  <w:style w:type="paragraph" w:styleId="a4">
    <w:name w:val="header"/>
    <w:basedOn w:val="a"/>
    <w:link w:val="a5"/>
    <w:uiPriority w:val="99"/>
    <w:unhideWhenUsed/>
    <w:rsid w:val="00772FBF"/>
    <w:pPr>
      <w:tabs>
        <w:tab w:val="center" w:pos="4153"/>
        <w:tab w:val="right" w:pos="8306"/>
      </w:tabs>
      <w:spacing w:after="0" w:line="240" w:lineRule="auto"/>
    </w:pPr>
  </w:style>
  <w:style w:type="character" w:customStyle="1" w:styleId="a5">
    <w:name w:val="כותרת עליונה תו"/>
    <w:basedOn w:val="a0"/>
    <w:link w:val="a4"/>
    <w:uiPriority w:val="99"/>
    <w:rsid w:val="00772FBF"/>
    <w:rPr>
      <w:rFonts w:ascii="Times New Roman" w:eastAsia="Times New Roman" w:hAnsi="Times New Roman" w:cs="Times New Roman"/>
      <w:color w:val="000000"/>
      <w:sz w:val="20"/>
    </w:rPr>
  </w:style>
  <w:style w:type="paragraph" w:styleId="NormalWeb">
    <w:name w:val="Normal (Web)"/>
    <w:basedOn w:val="a"/>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a6">
    <w:name w:val="Balloon Text"/>
    <w:basedOn w:val="a"/>
    <w:link w:val="a7"/>
    <w:uiPriority w:val="99"/>
    <w:semiHidden/>
    <w:unhideWhenUsed/>
    <w:rsid w:val="00451D4C"/>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451D4C"/>
    <w:rPr>
      <w:rFonts w:ascii="Segoe UI" w:eastAsia="Times New Roman" w:hAnsi="Segoe UI" w:cs="Segoe UI"/>
      <w:color w:val="000000"/>
      <w:sz w:val="18"/>
      <w:szCs w:val="18"/>
    </w:rPr>
  </w:style>
  <w:style w:type="character" w:styleId="a8">
    <w:name w:val="annotation reference"/>
    <w:basedOn w:val="a0"/>
    <w:uiPriority w:val="99"/>
    <w:semiHidden/>
    <w:unhideWhenUsed/>
    <w:rsid w:val="00C42570"/>
    <w:rPr>
      <w:sz w:val="16"/>
      <w:szCs w:val="16"/>
    </w:rPr>
  </w:style>
  <w:style w:type="paragraph" w:styleId="a9">
    <w:name w:val="annotation text"/>
    <w:basedOn w:val="a"/>
    <w:link w:val="aa"/>
    <w:uiPriority w:val="99"/>
    <w:semiHidden/>
    <w:unhideWhenUsed/>
    <w:rsid w:val="00C42570"/>
    <w:pPr>
      <w:spacing w:line="240" w:lineRule="auto"/>
    </w:pPr>
    <w:rPr>
      <w:szCs w:val="20"/>
    </w:rPr>
  </w:style>
  <w:style w:type="character" w:customStyle="1" w:styleId="aa">
    <w:name w:val="טקסט הערה תו"/>
    <w:basedOn w:val="a0"/>
    <w:link w:val="a9"/>
    <w:uiPriority w:val="99"/>
    <w:semiHidden/>
    <w:rsid w:val="00C42570"/>
    <w:rPr>
      <w:rFonts w:ascii="Times New Roman" w:eastAsia="Times New Roman" w:hAnsi="Times New Roman" w:cs="Times New Roman"/>
      <w:color w:val="000000"/>
      <w:sz w:val="20"/>
      <w:szCs w:val="20"/>
    </w:rPr>
  </w:style>
  <w:style w:type="paragraph" w:styleId="ab">
    <w:name w:val="annotation subject"/>
    <w:basedOn w:val="a9"/>
    <w:next w:val="a9"/>
    <w:link w:val="ac"/>
    <w:uiPriority w:val="99"/>
    <w:semiHidden/>
    <w:unhideWhenUsed/>
    <w:rsid w:val="00C42570"/>
    <w:rPr>
      <w:b/>
      <w:bCs/>
    </w:rPr>
  </w:style>
  <w:style w:type="character" w:customStyle="1" w:styleId="ac">
    <w:name w:val="נושא הערה תו"/>
    <w:basedOn w:val="aa"/>
    <w:link w:val="ab"/>
    <w:uiPriority w:val="99"/>
    <w:semiHidden/>
    <w:rsid w:val="00C42570"/>
    <w:rPr>
      <w:rFonts w:ascii="Times New Roman" w:eastAsia="Times New Roman" w:hAnsi="Times New Roman" w:cs="Times New Roman"/>
      <w:b/>
      <w:bCs/>
      <w:color w:val="000000"/>
      <w:sz w:val="20"/>
      <w:szCs w:val="20"/>
    </w:rPr>
  </w:style>
  <w:style w:type="character" w:styleId="ad">
    <w:name w:val="Placeholder Text"/>
    <w:basedOn w:val="a0"/>
    <w:uiPriority w:val="99"/>
    <w:semiHidden/>
    <w:rsid w:val="003A4CEA"/>
    <w:rPr>
      <w:color w:val="808080"/>
    </w:rPr>
  </w:style>
  <w:style w:type="paragraph" w:styleId="HTML">
    <w:name w:val="HTML Preformatted"/>
    <w:basedOn w:val="a"/>
    <w:link w:val="HTML0"/>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0">
    <w:name w:val="HTML מעוצב מראש תו"/>
    <w:basedOn w:val="a0"/>
    <w:link w:val="HTML"/>
    <w:uiPriority w:val="99"/>
    <w:rsid w:val="00211D71"/>
    <w:rPr>
      <w:rFonts w:ascii="Courier New" w:eastAsia="Times New Roman" w:hAnsi="Courier New" w:cs="Courier New"/>
      <w:sz w:val="20"/>
      <w:szCs w:val="20"/>
    </w:rPr>
  </w:style>
  <w:style w:type="paragraph" w:styleId="ae">
    <w:name w:val="List Paragraph"/>
    <w:basedOn w:val="a"/>
    <w:uiPriority w:val="34"/>
    <w:qFormat/>
    <w:rsid w:val="00211D71"/>
    <w:pPr>
      <w:ind w:left="720"/>
      <w:contextualSpacing/>
    </w:pPr>
  </w:style>
  <w:style w:type="table" w:styleId="af">
    <w:name w:val="Table Grid"/>
    <w:basedOn w:val="a1"/>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af1">
    <w:name w:val="Emphasis"/>
    <w:basedOn w:val="a0"/>
    <w:uiPriority w:val="20"/>
    <w:qFormat/>
    <w:rsid w:val="00BB71D4"/>
    <w:rPr>
      <w:i/>
      <w:iCs/>
    </w:rPr>
  </w:style>
  <w:style w:type="character" w:styleId="HTML1">
    <w:name w:val="HTML Typewriter"/>
    <w:basedOn w:val="a0"/>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a1"/>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a1"/>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a1"/>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1893448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26227462">
          <w:marLeft w:val="0"/>
          <w:marRight w:val="120"/>
          <w:marTop w:val="0"/>
          <w:marBottom w:val="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ople.cs.ksu.edu/~dwyer/SPINDOC/mtype.html" TargetMode="Externa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oleObject" Target="embeddings/oleObject9.bin"/><Relationship Id="rId42" Type="http://schemas.openxmlformats.org/officeDocument/2006/relationships/image" Target="media/image17.png"/><Relationship Id="rId47" Type="http://schemas.openxmlformats.org/officeDocument/2006/relationships/footer" Target="foot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oleObject" Target="embeddings/oleObject11.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eople.cs.ksu.edu/~dwyer/SPINDOC/arrays.html" TargetMode="External"/><Relationship Id="rId20" Type="http://schemas.openxmlformats.org/officeDocument/2006/relationships/oleObject" Target="embeddings/oleObject2.bin"/><Relationship Id="rId29" Type="http://schemas.openxmlformats.org/officeDocument/2006/relationships/image" Target="media/image10.png"/><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oleObject" Target="embeddings/oleObject8.bin"/><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hyperlink" Target="http://people.cs.ksu.edu/~dwyer/SPINDOC/chan.html"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eople.cs.ksu.edu/~dwyer/SPINDOC/typedef.html"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oleObject" Target="embeddings/oleObject7.bin"/><Relationship Id="rId35" Type="http://schemas.openxmlformats.org/officeDocument/2006/relationships/image" Target="media/image13.png"/><Relationship Id="rId43" Type="http://schemas.openxmlformats.org/officeDocument/2006/relationships/oleObject" Target="embeddings/oleObject13.bin"/><Relationship Id="rId48"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0A9B-18F4-48D0-8B4A-FE9E0368A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4451</Words>
  <Characters>25373</Characters>
  <Application>Microsoft Office Word</Application>
  <DocSecurity>0</DocSecurity>
  <Lines>211</Lines>
  <Paragraphs>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creator>saeed</dc:creator>
  <cp:lastModifiedBy>Ahmad Mnasra</cp:lastModifiedBy>
  <cp:revision>16</cp:revision>
  <cp:lastPrinted>2016-12-27T10:18:00Z</cp:lastPrinted>
  <dcterms:created xsi:type="dcterms:W3CDTF">2016-12-28T13:54:00Z</dcterms:created>
  <dcterms:modified xsi:type="dcterms:W3CDTF">2017-01-01T17:10:00Z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