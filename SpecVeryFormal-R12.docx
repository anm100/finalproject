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3F13FA">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3F13FA">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3F13FA">
      <w:pPr>
        <w:bidi/>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3F13FA">
      <w:pPr>
        <w:bidi/>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Dr. Katerina Korenbla</w:t>
      </w:r>
      <w:r w:rsidR="00C2681A" w:rsidRPr="003F0D0A">
        <w:rPr>
          <w:sz w:val="24"/>
          <w:szCs w:val="24"/>
        </w:rPr>
        <w:t>t</w:t>
      </w:r>
      <w:r w:rsidRPr="00EE4564">
        <w:rPr>
          <w:rFonts w:asciiTheme="majorBidi" w:hAnsiTheme="majorBidi" w:cstheme="majorBidi"/>
          <w:sz w:val="24"/>
          <w:szCs w:val="24"/>
        </w:rPr>
        <w:t xml:space="preserve">, </w:t>
      </w:r>
      <w:r w:rsidR="00BA34B2" w:rsidRPr="003F0D0A">
        <w:rPr>
          <w:sz w:val="24"/>
          <w:szCs w:val="24"/>
        </w:rPr>
        <w:t>Dr. Elena Ravve</w:t>
      </w:r>
    </w:p>
    <w:p w14:paraId="3328FE64" w14:textId="0141DFC5" w:rsidR="00BA34B2" w:rsidRDefault="00BA34B2" w:rsidP="003F13FA">
      <w:pPr>
        <w:bidi/>
        <w:spacing w:after="0" w:line="22" w:lineRule="atLeast"/>
        <w:ind w:left="0" w:right="0" w:firstLine="710"/>
        <w:jc w:val="center"/>
        <w:rPr>
          <w:sz w:val="24"/>
          <w:szCs w:val="24"/>
        </w:rPr>
      </w:pPr>
    </w:p>
    <w:p w14:paraId="13AF3C90" w14:textId="77777777" w:rsidR="000C7264" w:rsidRPr="00EE4564" w:rsidRDefault="000C7264" w:rsidP="000C7264">
      <w:pPr>
        <w:pStyle w:val="a3"/>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5C7BB9">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3F13FA">
      <w:pPr>
        <w:pStyle w:val="a3"/>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3F13FA">
      <w:pPr>
        <w:pStyle w:val="a3"/>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3F13FA">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3F13FA">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846809">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95172E">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349E3">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3F13FA">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3F13FA">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3F13FA">
      <w:pPr>
        <w:pStyle w:val="a3"/>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846809">
      <w:pPr>
        <w:pStyle w:val="a3"/>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534710EE" w:rsidR="00664B83" w:rsidRDefault="003432A8" w:rsidP="003432A8">
      <w:pPr>
        <w:pStyle w:val="a3"/>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001D07C4" w14:textId="77777777" w:rsidR="00664B83" w:rsidRDefault="00664B83">
      <w:pPr>
        <w:spacing w:after="160" w:line="259" w:lineRule="auto"/>
        <w:ind w:left="0" w:right="0" w:firstLine="0"/>
        <w:jc w:val="left"/>
        <w:rPr>
          <w:rFonts w:asciiTheme="majorBidi" w:hAnsiTheme="majorBidi" w:cstheme="majorBidi"/>
          <w:b/>
          <w:bCs/>
          <w:color w:val="auto"/>
          <w:sz w:val="24"/>
          <w:szCs w:val="24"/>
        </w:rPr>
      </w:pPr>
      <w:r>
        <w:rPr>
          <w:rFonts w:asciiTheme="majorBidi" w:hAnsiTheme="majorBidi" w:cstheme="majorBidi"/>
          <w:b/>
          <w:bCs/>
          <w:sz w:val="24"/>
          <w:szCs w:val="24"/>
        </w:rPr>
        <w:br w:type="page"/>
      </w:r>
    </w:p>
    <w:p w14:paraId="35128C2D" w14:textId="0AF1FA53" w:rsidR="00EE67B4" w:rsidRDefault="003432A8" w:rsidP="00EE67B4">
      <w:pPr>
        <w:pStyle w:val="a3"/>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lastRenderedPageBreak/>
        <w:t>BACKGROUND AND RELATED WORK</w:t>
      </w:r>
    </w:p>
    <w:p w14:paraId="47B8CC71" w14:textId="4CE3C57A" w:rsidR="00D42569" w:rsidRPr="00D42569" w:rsidRDefault="008F6924" w:rsidP="003F13FA">
      <w:pPr>
        <w:tabs>
          <w:tab w:val="left" w:pos="9717"/>
        </w:tabs>
        <w:bidi/>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3F13FA">
      <w:pPr>
        <w:tabs>
          <w:tab w:val="left" w:pos="9717"/>
        </w:tabs>
        <w:bidi/>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3F13FA">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3F13FA">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E5483F">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3F13FA">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94686A">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94686A">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3F13FA">
      <w:pPr>
        <w:pStyle w:val="ae"/>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A24E63">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067E1C">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F25A18">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F25A18">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 xml:space="preserve">which are defined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a8"/>
        </w:rPr>
        <w:commentReference w:id="6"/>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F25A18">
      <w:pPr>
        <w:spacing w:after="120" w:line="264" w:lineRule="auto"/>
        <w:ind w:left="0" w:right="0" w:firstLine="272"/>
        <w:rPr>
          <w:sz w:val="22"/>
        </w:rPr>
      </w:pPr>
    </w:p>
    <w:p w14:paraId="7377CBD2" w14:textId="5DC79557" w:rsidR="00F25A18" w:rsidRPr="003F13FA" w:rsidRDefault="00F25A18" w:rsidP="00C36698">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r w:rsidRPr="003F13FA">
        <w:rPr>
          <w:rFonts w:asciiTheme="majorBidi" w:hAnsiTheme="majorBidi" w:cstheme="majorBidi"/>
          <w:i/>
          <w:iCs/>
          <w:sz w:val="22"/>
        </w:rPr>
        <w:t xml:space="preserve">Loc,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215A7B">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A329FC"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A329FC"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215A7B">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21557121" w:rsidR="003A0468" w:rsidRPr="003F13FA" w:rsidRDefault="003B24AB" w:rsidP="003F13FA">
      <w:pPr>
        <w:tabs>
          <w:tab w:val="left" w:pos="720"/>
        </w:tabs>
        <w:autoSpaceDE w:val="0"/>
        <w:autoSpaceDN w:val="0"/>
        <w:adjustRightInd w:val="0"/>
        <w:spacing w:after="120" w:line="264" w:lineRule="auto"/>
        <w:ind w:left="0" w:right="0" w:firstLine="284"/>
        <w:rPr>
          <w:color w:val="000000" w:themeColor="text1"/>
          <w:sz w:val="22"/>
        </w:rPr>
      </w:pPr>
      <w:r>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3F13FA">
      <w:pPr>
        <w:tabs>
          <w:tab w:val="left" w:pos="720"/>
        </w:tabs>
        <w:autoSpaceDE w:val="0"/>
        <w:autoSpaceDN w:val="0"/>
        <w:adjustRightInd w:val="0"/>
        <w:spacing w:after="120" w:line="264" w:lineRule="auto"/>
        <w:ind w:left="0" w:right="0" w:firstLine="284"/>
        <w:rPr>
          <w:color w:val="000000" w:themeColor="text1"/>
          <w:sz w:val="22"/>
        </w:rPr>
      </w:pPr>
      <w:r w:rsidRPr="00664B83">
        <w:rPr>
          <w:i/>
          <w:iCs/>
          <w:color w:val="000000" w:themeColor="text1"/>
          <w:sz w:val="22"/>
        </w:rPr>
        <w:t>Linear temporal property</w:t>
      </w:r>
      <w:r w:rsidRPr="003F13FA">
        <w:rPr>
          <w:color w:val="000000" w:themeColor="text1"/>
          <w:sz w:val="22"/>
        </w:rPr>
        <w:t xml:space="preserve">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3A0468">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a8"/>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3F13FA">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0D425D7A" w:rsidR="00BE6FDB" w:rsidRPr="009F348C" w:rsidRDefault="003B24AB" w:rsidP="00795826">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w:t>
      </w:r>
      <w:r w:rsidR="00BE6FDB">
        <w:rPr>
          <w:rFonts w:asciiTheme="majorBidi" w:eastAsiaTheme="minorEastAsia" w:hAnsiTheme="majorBidi" w:cstheme="majorBidi"/>
          <w:b/>
          <w:bCs/>
          <w:i/>
          <w:iCs/>
          <w:color w:val="auto"/>
          <w:sz w:val="22"/>
          <w:u w:val="single"/>
        </w:rPr>
        <w:t>:</w:t>
      </w:r>
      <w:r w:rsidR="00BE6FDB" w:rsidRPr="00BE6FDB">
        <w:rPr>
          <w:rFonts w:asciiTheme="majorBidi" w:hAnsiTheme="majorBidi" w:cstheme="majorBidi"/>
          <w:sz w:val="22"/>
        </w:rPr>
        <w:t xml:space="preserve"> </w:t>
      </w:r>
      <w:r w:rsidR="00BE6FDB" w:rsidRPr="009F348C">
        <w:rPr>
          <w:rFonts w:asciiTheme="majorBidi" w:hAnsiTheme="majorBidi" w:cstheme="majorBidi"/>
          <w:sz w:val="22"/>
        </w:rPr>
        <w:t>LTL formulae over the set AP of atomic proposition are formed acco</w:t>
      </w:r>
      <w:r w:rsidR="00BE6FDB">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795826">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795826">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3F13FA">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0B80191" w:rsidR="00BE6FDB" w:rsidRDefault="00BE6FDB"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a8"/>
          <w:rFonts w:asciiTheme="majorBidi" w:hAnsiTheme="majorBidi" w:cstheme="majorBidi"/>
          <w:color w:val="000000" w:themeColor="text1"/>
          <w:sz w:val="22"/>
          <w:szCs w:val="22"/>
          <w:highlight w:val="yellow"/>
        </w:rPr>
        <w:commentReference w:id="8"/>
      </w:r>
      <w:r w:rsidR="003B24AB">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Theme="minorEastAsia" w:hAnsiTheme="majorBidi" w:cstheme="majorBidi"/>
          <w:color w:val="000000" w:themeColor="text1"/>
          <w:sz w:val="22"/>
          <w:highlight w:val="yellow"/>
          <w:lang w:bidi="ar-SA"/>
        </w:rPr>
        <w:t>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334C57">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p>
    <w:p w14:paraId="5262EFD5" w14:textId="66233F68" w:rsidR="00BE6FDB" w:rsidRPr="00BC2284" w:rsidRDefault="00BE6FDB" w:rsidP="00334C57">
      <w:pPr>
        <w:pStyle w:val="ae"/>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commentRangeStart w:id="11"/>
      <w:r w:rsidRPr="00BC2284">
        <w:rPr>
          <w:rFonts w:asciiTheme="majorBidi" w:eastAsiaTheme="minorEastAsia" w:hAnsiTheme="majorBidi" w:cstheme="majorBidi"/>
          <w:color w:val="auto"/>
          <w:sz w:val="22"/>
          <w:lang w:bidi="ar-SA"/>
        </w:rPr>
        <w:t xml:space="preserve">Formula </w:t>
      </w:r>
      <w:bookmarkStart w:id="12" w:name="OLE_LINK9"/>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w:bookmarkEnd w:id="12"/>
        <m:r>
          <w:rPr>
            <w:rFonts w:ascii="Cambria Math" w:eastAsiaTheme="minorEastAsia" w:hAnsi="Cambria Math" w:cstheme="majorBidi"/>
            <w:color w:val="auto"/>
            <w:sz w:val="22"/>
            <w:lang w:bidi="ar-SA"/>
          </w:rPr>
          <m:t xml:space="preserve"> U</m:t>
        </m:r>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cmr8" w:hAnsiTheme="majorBidi" w:cstheme="majorBidi"/>
          <w:color w:val="auto"/>
          <w:sz w:val="22"/>
          <w:lang w:bidi="ar-SA"/>
        </w:rPr>
        <w:t xml:space="preserve"> </w:t>
      </w:r>
      <w:commentRangeEnd w:id="10"/>
      <w:r w:rsidRPr="00B51214">
        <w:rPr>
          <w:rStyle w:val="a8"/>
          <w:sz w:val="22"/>
          <w:szCs w:val="22"/>
        </w:rPr>
        <w:commentReference w:id="10"/>
      </w:r>
      <w:commentRangeEnd w:id="11"/>
      <w:r w:rsidR="003B24AB">
        <w:rPr>
          <w:rStyle w:val="a8"/>
        </w:rPr>
        <w:commentReference w:id="11"/>
      </w:r>
      <w:r w:rsidRPr="00BC2284">
        <w:rPr>
          <w:rFonts w:asciiTheme="majorBidi" w:eastAsiaTheme="minorEastAsia" w:hAnsiTheme="majorBidi" w:cstheme="majorBidi"/>
          <w:color w:val="auto"/>
          <w:sz w:val="22"/>
          <w:lang w:bidi="ar-SA"/>
        </w:rPr>
        <w:t xml:space="preserve">holds at the current moment, if there is some future moment for which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Theme="minorEastAsia" w:hAnsiTheme="majorBidi" w:cstheme="majorBidi"/>
          <w:color w:val="auto"/>
          <w:sz w:val="22"/>
          <w:lang w:bidi="ar-SA"/>
        </w:rPr>
        <w:t xml:space="preserve">holds and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m:oMath>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D52D18">
      <w:pPr>
        <w:pStyle w:val="ae"/>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BC2284">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9C2676">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9C2676">
      <w:pPr>
        <w:pStyle w:val="ae"/>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BC2284">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BC2284">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BC2284">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af"/>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3A5D05">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3A5D05">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3A5D05">
            <w:pPr>
              <w:spacing w:after="0"/>
              <w:ind w:left="0" w:right="0" w:firstLine="0"/>
              <w:rPr>
                <w:noProof/>
                <w:lang w:bidi="ar-SA"/>
              </w:rPr>
            </w:pPr>
          </w:p>
          <w:p w14:paraId="12FE0DD0" w14:textId="77777777" w:rsidR="00795826" w:rsidRPr="003F13FA" w:rsidRDefault="00795826" w:rsidP="003A5D05">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3A5D05">
            <w:pPr>
              <w:spacing w:after="0"/>
              <w:ind w:left="0" w:right="0" w:firstLine="0"/>
              <w:rPr>
                <w:i/>
                <w:iCs/>
                <w:sz w:val="22"/>
              </w:rPr>
            </w:pPr>
            <w:r w:rsidRPr="003F13FA">
              <w:rPr>
                <w:i/>
                <w:iCs/>
                <w:sz w:val="22"/>
              </w:rPr>
              <w:t xml:space="preserve">a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3A5D05">
            <w:pPr>
              <w:spacing w:after="0"/>
              <w:ind w:left="0" w:right="0" w:firstLine="0"/>
              <w:rPr>
                <w:i/>
                <w:iCs/>
                <w:sz w:val="22"/>
              </w:rPr>
            </w:pPr>
            <w:r w:rsidRPr="003F13FA">
              <w:rPr>
                <w:i/>
                <w:iCs/>
                <w:sz w:val="22"/>
              </w:rPr>
              <w:t xml:space="preserve">a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3A5D05">
            <w:pPr>
              <w:spacing w:after="0"/>
              <w:ind w:left="0" w:right="0" w:firstLine="0"/>
              <w:rPr>
                <w:noProof/>
                <w:sz w:val="24"/>
                <w:szCs w:val="24"/>
                <w:lang w:bidi="ar-SA"/>
              </w:rPr>
            </w:pPr>
          </w:p>
          <w:p w14:paraId="22B686C2"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3A5D05">
            <w:pPr>
              <w:spacing w:after="0"/>
              <w:ind w:left="0" w:right="0" w:firstLine="0"/>
              <w:rPr>
                <w:i/>
                <w:iCs/>
                <w:sz w:val="22"/>
              </w:rPr>
            </w:pPr>
            <w:r w:rsidRPr="003F13FA">
              <w:rPr>
                <w:i/>
                <w:iCs/>
                <w:sz w:val="22"/>
              </w:rPr>
              <w:t xml:space="preserve">a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3A5D05">
            <w:pPr>
              <w:spacing w:after="0"/>
              <w:ind w:left="0" w:right="0" w:firstLine="0"/>
              <w:rPr>
                <w:noProof/>
                <w:sz w:val="24"/>
                <w:szCs w:val="24"/>
                <w:lang w:bidi="ar-SA"/>
              </w:rPr>
            </w:pPr>
          </w:p>
          <w:p w14:paraId="3B541E67" w14:textId="77777777" w:rsidR="00795826" w:rsidRPr="003F13FA" w:rsidRDefault="00795826" w:rsidP="003A5D05">
            <w:pPr>
              <w:spacing w:after="0"/>
              <w:ind w:left="0" w:right="0" w:firstLine="0"/>
              <w:rPr>
                <w:noProof/>
                <w:sz w:val="24"/>
                <w:szCs w:val="24"/>
              </w:rPr>
            </w:pPr>
          </w:p>
          <w:p w14:paraId="251F370D"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3A5D05">
            <w:pPr>
              <w:spacing w:after="0"/>
              <w:ind w:left="0" w:right="0" w:firstLine="0"/>
              <w:rPr>
                <w:i/>
                <w:iCs/>
                <w:sz w:val="22"/>
              </w:rPr>
            </w:pPr>
            <w:r w:rsidRPr="003F13FA">
              <w:rPr>
                <w:i/>
                <w:iCs/>
                <w:sz w:val="22"/>
              </w:rPr>
              <w:t xml:space="preserve">a </w:t>
            </w:r>
            <w:r w:rsidRPr="003F13FA">
              <w:rPr>
                <w:sz w:val="22"/>
              </w:rPr>
              <w:t>has to hold on the entire  subsequent path</w:t>
            </w:r>
          </w:p>
        </w:tc>
      </w:tr>
    </w:tbl>
    <w:p w14:paraId="3996A463" w14:textId="77777777" w:rsidR="00664B83" w:rsidRPr="007B2347" w:rsidRDefault="00664B83" w:rsidP="00664B83">
      <w:pPr>
        <w:autoSpaceDE w:val="0"/>
        <w:autoSpaceDN w:val="0"/>
        <w:adjustRightInd w:val="0"/>
        <w:spacing w:after="120" w:line="240" w:lineRule="auto"/>
        <w:jc w:val="center"/>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p w14:paraId="5B70A9F1" w14:textId="77777777" w:rsidR="00664B83" w:rsidRDefault="00664B83" w:rsidP="0027291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bookmarkStart w:id="13" w:name="_Toc470169603"/>
      <w:bookmarkStart w:id="14" w:name="_Toc470446050"/>
      <w:bookmarkStart w:id="15" w:name="_Toc470169604"/>
      <w:bookmarkStart w:id="16" w:name="_Toc470446051"/>
      <w:bookmarkEnd w:id="13"/>
      <w:bookmarkEnd w:id="14"/>
      <w:bookmarkEnd w:id="15"/>
      <w:bookmarkEnd w:id="16"/>
    </w:p>
    <w:p w14:paraId="6962423C" w14:textId="6AAF2022" w:rsidR="00272910" w:rsidRPr="00B51214" w:rsidRDefault="00272910" w:rsidP="0027291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7"/>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7"/>
      <w:r w:rsidRPr="00B51214">
        <w:rPr>
          <w:rStyle w:val="a8"/>
          <w:rFonts w:asciiTheme="majorBidi" w:hAnsiTheme="majorBidi" w:cstheme="majorBidi"/>
          <w:sz w:val="22"/>
          <w:szCs w:val="22"/>
        </w:rPr>
        <w:commentReference w:id="17"/>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27291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BC2284">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0252B7">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0252B7">
      <w:pPr>
        <w:spacing w:after="120" w:line="264" w:lineRule="auto"/>
        <w:ind w:left="0" w:right="0" w:firstLine="284"/>
        <w:rPr>
          <w:rFonts w:asciiTheme="majorBidi" w:hAnsiTheme="majorBidi" w:cstheme="majorBidi"/>
          <w:sz w:val="22"/>
        </w:rPr>
      </w:pPr>
      <w:commentRangeStart w:id="18"/>
      <w:commentRangeStart w:id="19"/>
      <w:r w:rsidRPr="00C14D50">
        <w:rPr>
          <w:rFonts w:asciiTheme="majorBidi" w:hAnsiTheme="majorBidi" w:cstheme="majorBidi"/>
          <w:sz w:val="22"/>
        </w:rPr>
        <w:t>Spin</w:t>
      </w:r>
      <w:commentRangeEnd w:id="18"/>
      <w:r w:rsidRPr="00C14D50">
        <w:rPr>
          <w:rStyle w:val="a8"/>
          <w:sz w:val="22"/>
          <w:szCs w:val="22"/>
        </w:rPr>
        <w:commentReference w:id="18"/>
      </w:r>
      <w:commentRangeEnd w:id="19"/>
      <w:r w:rsidR="0062612D">
        <w:rPr>
          <w:rStyle w:val="a8"/>
        </w:rPr>
        <w:commentReference w:id="19"/>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0252B7">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0252B7">
      <w:pPr>
        <w:spacing w:after="120" w:line="264" w:lineRule="auto"/>
        <w:ind w:left="0" w:right="0" w:firstLine="284"/>
        <w:rPr>
          <w:rFonts w:asciiTheme="majorBidi" w:hAnsiTheme="majorBidi" w:cstheme="majorBidi"/>
          <w:sz w:val="22"/>
        </w:rPr>
      </w:pPr>
    </w:p>
    <w:p w14:paraId="357EC63C" w14:textId="567B0E47" w:rsidR="00BC2284" w:rsidRDefault="00664B83" w:rsidP="00BC2284">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2.3</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00BC2284" w:rsidRPr="00BC2284">
        <w:rPr>
          <w:rFonts w:asciiTheme="majorBidi" w:eastAsiaTheme="minorEastAsia" w:hAnsiTheme="majorBidi" w:cstheme="majorBidi"/>
          <w:b/>
          <w:bCs/>
          <w:sz w:val="22"/>
          <w:lang w:bidi="ar-SA"/>
        </w:rPr>
        <w:t>anguage</w:t>
      </w:r>
    </w:p>
    <w:p w14:paraId="66FA6318" w14:textId="7E26009D" w:rsidR="0062612D" w:rsidRDefault="0062612D" w:rsidP="0062612D">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62612D">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af1"/>
          <w:rFonts w:eastAsia="Arial"/>
          <w:sz w:val="22"/>
          <w:szCs w:val="22"/>
        </w:rPr>
        <w:t>processes, message channels</w:t>
      </w:r>
      <w:r w:rsidRPr="000252B7">
        <w:rPr>
          <w:sz w:val="22"/>
          <w:szCs w:val="22"/>
        </w:rPr>
        <w:t xml:space="preserve">, and </w:t>
      </w:r>
      <w:r w:rsidRPr="000252B7">
        <w:rPr>
          <w:rStyle w:val="af1"/>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067E1C">
      <w:pPr>
        <w:pStyle w:val="NormalWeb"/>
        <w:tabs>
          <w:tab w:val="left" w:pos="0"/>
        </w:tabs>
        <w:spacing w:before="0" w:beforeAutospacing="0" w:after="120" w:afterAutospacing="0" w:line="264" w:lineRule="auto"/>
        <w:ind w:firstLine="284"/>
        <w:jc w:val="both"/>
        <w:rPr>
          <w:sz w:val="22"/>
          <w:szCs w:val="22"/>
        </w:rPr>
      </w:pPr>
      <w:r w:rsidRPr="000252B7">
        <w:rPr>
          <w:sz w:val="22"/>
          <w:szCs w:val="22"/>
        </w:rPr>
        <w:t xml:space="preserve">There are five predefined integer data types: bit , bool , byte , short , and int . (There are also constructors </w:t>
      </w:r>
      <w:r w:rsidR="00702959">
        <w:rPr>
          <w:sz w:val="22"/>
          <w:szCs w:val="22"/>
        </w:rPr>
        <w:t xml:space="preserve">for user-defined data types, </w:t>
      </w:r>
      <w:r w:rsidRPr="000252B7">
        <w:rPr>
          <w:sz w:val="22"/>
          <w:szCs w:val="22"/>
        </w:rPr>
        <w:t> </w:t>
      </w:r>
      <w:hyperlink r:id="rId12" w:history="1">
        <w:r w:rsidR="00702959">
          <w:rPr>
            <w:sz w:val="22"/>
            <w:szCs w:val="22"/>
          </w:rPr>
          <w:t>mtype</w:t>
        </w:r>
      </w:hyperlink>
      <w:r w:rsidRPr="000252B7">
        <w:rPr>
          <w:sz w:val="22"/>
          <w:szCs w:val="22"/>
        </w:rPr>
        <w:t>,</w:t>
      </w:r>
      <w:r w:rsidR="00702959">
        <w:rPr>
          <w:sz w:val="22"/>
          <w:szCs w:val="22"/>
        </w:rPr>
        <w:t xml:space="preserve"> </w:t>
      </w:r>
      <w:hyperlink r:id="rId13"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067E1C">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0252B7">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mtype</w:t>
            </w:r>
          </w:p>
        </w:tc>
        <w:tc>
          <w:tcPr>
            <w:tcW w:w="0" w:type="auto"/>
            <w:hideMark/>
          </w:tcPr>
          <w:p w14:paraId="3923B662"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int</w:t>
            </w:r>
          </w:p>
        </w:tc>
        <w:tc>
          <w:tcPr>
            <w:tcW w:w="0" w:type="auto"/>
            <w:hideMark/>
          </w:tcPr>
          <w:p w14:paraId="447034CF"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D52D18">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D52D18">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D52D18">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D52D18">
      <w:pPr>
        <w:pStyle w:val="2"/>
        <w:numPr>
          <w:ilvl w:val="0"/>
          <w:numId w:val="24"/>
        </w:numPr>
        <w:spacing w:after="120" w:line="264" w:lineRule="auto"/>
        <w:ind w:left="0" w:firstLine="284"/>
        <w:rPr>
          <w:rFonts w:asciiTheme="majorBidi" w:hAnsiTheme="majorBidi" w:cstheme="majorBidi"/>
          <w:color w:val="auto"/>
          <w:sz w:val="22"/>
        </w:rPr>
      </w:pPr>
      <w:commentRangeStart w:id="20"/>
      <w:r w:rsidRPr="00D52D18">
        <w:rPr>
          <w:rFonts w:asciiTheme="majorBidi" w:hAnsiTheme="majorBidi" w:cstheme="majorBidi"/>
          <w:sz w:val="22"/>
        </w:rPr>
        <w:t>Processes</w:t>
      </w:r>
      <w:commentRangeEnd w:id="20"/>
      <w:r w:rsidR="00067E1C">
        <w:rPr>
          <w:rStyle w:val="a8"/>
          <w:rFonts w:ascii="Times New Roman" w:eastAsia="Times New Roman" w:hAnsi="Times New Roman" w:cs="Times New Roman"/>
          <w:b w:val="0"/>
        </w:rPr>
        <w:commentReference w:id="20"/>
      </w:r>
    </w:p>
    <w:p w14:paraId="493856DA"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1"/>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1"/>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proctype A()</w:t>
      </w:r>
    </w:p>
    <w:p w14:paraId="7E115F47"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00067E1C" w:rsidRPr="00D52D18">
        <w:rPr>
          <w:rStyle w:val="HTML1"/>
          <w:rFonts w:asciiTheme="majorBidi" w:eastAsia="Arial" w:hAnsiTheme="majorBidi" w:cstheme="majorBidi"/>
          <w:i/>
          <w:iCs/>
          <w:sz w:val="22"/>
          <w:szCs w:val="22"/>
        </w:rPr>
        <w:t>init</w:t>
      </w:r>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D52D18">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1"/>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702959">
      <w:pPr>
        <w:pStyle w:val="2"/>
        <w:numPr>
          <w:ilvl w:val="0"/>
          <w:numId w:val="50"/>
        </w:numPr>
        <w:spacing w:after="120" w:line="264" w:lineRule="auto"/>
        <w:ind w:left="0" w:firstLine="284"/>
        <w:rPr>
          <w:rFonts w:asciiTheme="majorBidi" w:hAnsiTheme="majorBidi" w:cstheme="majorBidi"/>
          <w:sz w:val="22"/>
        </w:rPr>
      </w:pPr>
      <w:commentRangeStart w:id="21"/>
      <w:r w:rsidRPr="00D52D18">
        <w:rPr>
          <w:rFonts w:asciiTheme="majorBidi" w:hAnsiTheme="majorBidi" w:cstheme="majorBidi"/>
          <w:sz w:val="22"/>
        </w:rPr>
        <w:t>Control Flow</w:t>
      </w:r>
    </w:p>
    <w:p w14:paraId="5DA09AE8"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21"/>
      <w:r w:rsidRPr="00D52D18">
        <w:rPr>
          <w:rStyle w:val="a8"/>
          <w:rFonts w:asciiTheme="majorBidi" w:eastAsia="Times New Roman" w:hAnsiTheme="majorBidi" w:cstheme="majorBidi"/>
          <w:b w:val="0"/>
          <w:i w:val="0"/>
          <w:sz w:val="22"/>
          <w:szCs w:val="22"/>
        </w:rPr>
        <w:commentReference w:id="21"/>
      </w:r>
    </w:p>
    <w:p w14:paraId="75639F37"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BCAFC33" w14:textId="56528160" w:rsidR="00BC2284" w:rsidRPr="00D52D18" w:rsidRDefault="00BC2284" w:rsidP="003B2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bookmarkStart w:id="22" w:name="_GoBack"/>
      <w:bookmarkEnd w:id="22"/>
    </w:p>
    <w:p w14:paraId="653A2976"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r w:rsidRPr="0062612D">
        <w:rPr>
          <w:rFonts w:asciiTheme="majorBidi" w:hAnsiTheme="majorBidi" w:cstheme="majorBidi"/>
          <w:i/>
          <w:iCs/>
          <w:color w:val="auto"/>
          <w:sz w:val="22"/>
        </w:rPr>
        <w:t>goto</w:t>
      </w:r>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D52D18">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lastRenderedPageBreak/>
        <w:t>Active Proctypes</w:t>
      </w:r>
    </w:p>
    <w:p w14:paraId="02D30051"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D52D18">
      <w:pPr>
        <w:pStyle w:val="HTML"/>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D52D18">
      <w:pPr>
        <w:pStyle w:val="HTML"/>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9C2676">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9C2676">
      <w:pPr>
        <w:pStyle w:val="a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B4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23"/>
      <w:r w:rsidR="00D52D18" w:rsidRPr="009C2676">
        <w:rPr>
          <w:rFonts w:asciiTheme="majorBidi" w:hAnsiTheme="majorBidi" w:cstheme="majorBidi"/>
          <w:i/>
          <w:iCs/>
          <w:sz w:val="22"/>
          <w:lang w:bidi="ar-SA"/>
        </w:rPr>
        <w:t xml:space="preserve"> formula</w:t>
      </w:r>
      <w:commentRangeEnd w:id="23"/>
      <w:r w:rsidR="00D52D18" w:rsidRPr="009C2676">
        <w:rPr>
          <w:rStyle w:val="a8"/>
          <w:sz w:val="22"/>
          <w:szCs w:val="22"/>
        </w:rPr>
        <w:commentReference w:id="23"/>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9C2676">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AD1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AD1E9F">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AD1E9F">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4"/>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r w:rsidRPr="00067E1C">
        <w:rPr>
          <w:rFonts w:asciiTheme="majorBidi" w:eastAsiaTheme="minorEastAsia" w:hAnsiTheme="majorBidi" w:cstheme="majorBidi"/>
          <w:b/>
          <w:bCs/>
          <w:color w:val="auto"/>
          <w:sz w:val="22"/>
          <w:lang w:bidi="ar-SA"/>
        </w:rPr>
        <w:t xml:space="preserve"> </w:t>
      </w:r>
      <w:commentRangeEnd w:id="24"/>
      <w:r w:rsidR="0062612D" w:rsidRPr="00067E1C">
        <w:rPr>
          <w:rFonts w:asciiTheme="majorBidi" w:eastAsiaTheme="minorEastAsia" w:hAnsiTheme="majorBidi" w:cstheme="majorBidi"/>
          <w:b/>
          <w:bCs/>
          <w:color w:val="auto"/>
          <w:sz w:val="22"/>
          <w:lang w:bidi="ar-SA"/>
        </w:rPr>
        <w:t>Verifying Spin</w:t>
      </w:r>
      <w:r w:rsidR="00067E1C" w:rsidRPr="00067E1C">
        <w:rPr>
          <w:rStyle w:val="a8"/>
          <w:color w:val="auto"/>
        </w:rPr>
        <w:commentReference w:id="24"/>
      </w:r>
    </w:p>
    <w:p w14:paraId="205E1909" w14:textId="0388B18E" w:rsidR="00AD1E9F" w:rsidRPr="00067E1C" w:rsidRDefault="00AD1E9F" w:rsidP="008C185C">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af"/>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5"/>
          <w:p w14:paraId="32D2366F" w14:textId="071A1951" w:rsidR="00D40652" w:rsidRDefault="004C29F3" w:rsidP="00D40652">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39pt" o:ole="">
                  <v:imagedata r:id="rId14" o:title=""/>
                </v:shape>
                <o:OLEObject Type="Embed" ProgID="PBrush" ShapeID="_x0000_i1025" DrawAspect="Content" ObjectID="_1545764037" r:id="rId15"/>
              </w:object>
            </w:r>
            <w:commentRangeEnd w:id="25"/>
            <w:r w:rsidR="00D40652">
              <w:rPr>
                <w:rStyle w:val="a8"/>
              </w:rPr>
              <w:commentReference w:id="25"/>
            </w:r>
          </w:p>
        </w:tc>
      </w:tr>
      <w:tr w:rsidR="00D40652" w:rsidRPr="00933285" w14:paraId="4BF651C7" w14:textId="77777777" w:rsidTr="00D40652">
        <w:tc>
          <w:tcPr>
            <w:tcW w:w="7938" w:type="dxa"/>
          </w:tcPr>
          <w:p w14:paraId="34D434B2" w14:textId="002FD770" w:rsidR="00D40652" w:rsidRPr="00933285" w:rsidRDefault="004C29F3" w:rsidP="00067E1C">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067E1C">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4C29F3">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4C29F3">
      <w:pPr>
        <w:spacing w:after="120" w:line="22" w:lineRule="atLeast"/>
        <w:ind w:left="0" w:right="0" w:firstLine="284"/>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502F94">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5B2B6"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5pt;height:281.25pt" o:ole="">
                  <v:imagedata r:id="rId16" o:title=""/>
                </v:shape>
                <o:OLEObject Type="Embed" ProgID="PBrush" ShapeID="_x0000_i1026" DrawAspect="Content" ObjectID="_1545764038" r:id="rId17"/>
              </w:object>
            </w:r>
          </w:p>
        </w:tc>
      </w:tr>
      <w:tr w:rsidR="004C29F3" w14:paraId="5111164C" w14:textId="77777777" w:rsidTr="004C29F3">
        <w:tc>
          <w:tcPr>
            <w:tcW w:w="6962" w:type="dxa"/>
          </w:tcPr>
          <w:p w14:paraId="5266E94D" w14:textId="644EAD9D" w:rsidR="004C29F3" w:rsidRDefault="004C29F3" w:rsidP="00502F94">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4C29F3">
      <w:pPr>
        <w:spacing w:after="120" w:line="22" w:lineRule="atLeast"/>
        <w:ind w:left="0" w:right="0" w:firstLine="0"/>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502F94">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25pt;height:228pt" o:ole="">
                  <v:imagedata r:id="rId18" o:title=""/>
                </v:shape>
                <o:OLEObject Type="Embed" ProgID="PBrush" ShapeID="_x0000_i1027" DrawAspect="Content" ObjectID="_1545764039" r:id="rId19"/>
              </w:object>
            </w:r>
          </w:p>
        </w:tc>
      </w:tr>
      <w:tr w:rsidR="00973ABE" w:rsidRPr="00933285" w14:paraId="33EB2A15" w14:textId="77777777" w:rsidTr="00502F94">
        <w:tc>
          <w:tcPr>
            <w:tcW w:w="6941" w:type="dxa"/>
          </w:tcPr>
          <w:p w14:paraId="586EF649" w14:textId="0FC4BB95" w:rsidR="00973ABE" w:rsidRPr="00933285" w:rsidRDefault="00973ABE" w:rsidP="00067E1C">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4C29F3">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4C29F3">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af"/>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502F94">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25pt;height:360.75pt" o:ole="">
                  <v:imagedata r:id="rId20" o:title=""/>
                </v:shape>
                <o:OLEObject Type="Embed" ProgID="PBrush" ShapeID="_x0000_i1028" DrawAspect="Content" ObjectID="_1545764040" r:id="rId21"/>
              </w:object>
            </w:r>
          </w:p>
        </w:tc>
      </w:tr>
      <w:tr w:rsidR="00954843" w:rsidRPr="00933285" w14:paraId="42911D1D" w14:textId="77777777" w:rsidTr="00502F94">
        <w:tc>
          <w:tcPr>
            <w:tcW w:w="7110" w:type="dxa"/>
          </w:tcPr>
          <w:p w14:paraId="38AF926C" w14:textId="4B4F32A2" w:rsidR="00954843" w:rsidRPr="00933285" w:rsidRDefault="00954843" w:rsidP="00067E1C">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987AC9">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580857">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vm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580857">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lang w:val="en-GB"/>
        </w:rPr>
      </w:pPr>
      <w:bookmarkStart w:id="26" w:name="OLE_LINK1"/>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bookmarkEnd w:id="26"/>
    <w:p w14:paraId="6A6531D9"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580857">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af"/>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27"/>
          <w:p w14:paraId="2C4FD736" w14:textId="77777777"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29" type="#_x0000_t75" style="width:171.75pt;height:175.5pt" o:ole="">
                  <v:imagedata r:id="rId22" o:title=""/>
                </v:shape>
                <o:OLEObject Type="Embed" ProgID="PBrush" ShapeID="_x0000_i1029" DrawAspect="Content" ObjectID="_1545764041" r:id="rId23"/>
              </w:object>
            </w:r>
            <w:commentRangeEnd w:id="27"/>
            <w:r>
              <w:rPr>
                <w:rStyle w:val="a8"/>
              </w:rPr>
              <w:commentReference w:id="27"/>
            </w:r>
          </w:p>
        </w:tc>
        <w:tc>
          <w:tcPr>
            <w:tcW w:w="2995" w:type="dxa"/>
          </w:tcPr>
          <w:p w14:paraId="32D69715" w14:textId="067CC1F3"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30" type="#_x0000_t75" style="width:149.25pt;height:184.5pt" o:ole="">
                  <v:imagedata r:id="rId24" o:title=""/>
                </v:shape>
                <o:OLEObject Type="Embed" ProgID="PBrush" ShapeID="_x0000_i1030" DrawAspect="Content" ObjectID="_1545764042" r:id="rId25"/>
              </w:object>
            </w:r>
          </w:p>
        </w:tc>
      </w:tr>
      <w:tr w:rsidR="008C185C" w:rsidRPr="00AC1FEB" w14:paraId="5971787B" w14:textId="77777777" w:rsidTr="008C185C">
        <w:tc>
          <w:tcPr>
            <w:tcW w:w="3399" w:type="dxa"/>
          </w:tcPr>
          <w:p w14:paraId="4F41B077" w14:textId="62E67FDF"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3.2 adding new </w:t>
            </w:r>
            <w:commentRangeStart w:id="28"/>
            <w:r w:rsidRPr="00933285">
              <w:rPr>
                <w:rFonts w:asciiTheme="majorBidi" w:eastAsia="Arial" w:hAnsiTheme="majorBidi" w:cstheme="majorBidi"/>
                <w:bCs/>
                <w:iCs/>
                <w:color w:val="000000" w:themeColor="text1"/>
                <w:sz w:val="22"/>
                <w:highlight w:val="yellow"/>
              </w:rPr>
              <w:t xml:space="preserve">spec </w:t>
            </w:r>
            <w:commentRangeEnd w:id="28"/>
            <w:r w:rsidR="00764B7F">
              <w:rPr>
                <w:rStyle w:val="a8"/>
              </w:rPr>
              <w:commentReference w:id="28"/>
            </w:r>
            <w:r w:rsidRPr="00933285">
              <w:rPr>
                <w:rFonts w:asciiTheme="majorBidi" w:eastAsia="Arial" w:hAnsiTheme="majorBidi" w:cstheme="majorBidi"/>
                <w:bCs/>
                <w:iCs/>
                <w:color w:val="000000" w:themeColor="text1"/>
                <w:sz w:val="22"/>
                <w:highlight w:val="yellow"/>
              </w:rPr>
              <w:t>to the screen</w:t>
            </w:r>
          </w:p>
        </w:tc>
      </w:tr>
    </w:tbl>
    <w:p w14:paraId="2FE9B9F4" w14:textId="7E6BF4E4" w:rsidR="00580857" w:rsidRDefault="00580857" w:rsidP="00580857">
      <w:pPr>
        <w:spacing w:after="120" w:line="264" w:lineRule="auto"/>
        <w:ind w:left="0" w:right="0" w:firstLine="284"/>
        <w:jc w:val="left"/>
        <w:rPr>
          <w:rFonts w:asciiTheme="majorBidi" w:hAnsiTheme="majorBidi" w:cstheme="majorBidi"/>
          <w:sz w:val="22"/>
        </w:rPr>
      </w:pPr>
    </w:p>
    <w:p w14:paraId="0E9EBDF2" w14:textId="697BAFC3" w:rsidR="00702959" w:rsidRDefault="00702959" w:rsidP="00580857">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9"/>
    </w:p>
    <w:commentRangeEnd w:id="29"/>
    <w:p w14:paraId="4912C273" w14:textId="77777777" w:rsidR="00702959" w:rsidRDefault="00F569D3" w:rsidP="00580857">
      <w:pPr>
        <w:spacing w:after="120" w:line="264" w:lineRule="auto"/>
        <w:ind w:left="0" w:right="0" w:firstLine="284"/>
        <w:jc w:val="left"/>
        <w:rPr>
          <w:rFonts w:asciiTheme="majorBidi" w:hAnsiTheme="majorBidi" w:cstheme="majorBidi"/>
          <w:sz w:val="22"/>
        </w:rPr>
      </w:pPr>
      <w:r>
        <w:rPr>
          <w:rStyle w:val="a8"/>
        </w:rPr>
        <w:commentReference w:id="29"/>
      </w:r>
    </w:p>
    <w:p w14:paraId="765FF8A5" w14:textId="77777777" w:rsidR="00702959" w:rsidRPr="00580857" w:rsidRDefault="00702959" w:rsidP="00580857">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580857">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580857">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30"/>
      <w:r w:rsidRPr="00CC21F3">
        <w:rPr>
          <w:rFonts w:asciiTheme="majorBidi" w:hAnsiTheme="majorBidi" w:cstheme="majorBidi"/>
          <w:color w:val="auto"/>
          <w:sz w:val="22"/>
          <w:shd w:val="clear" w:color="auto" w:fill="FFFFFF"/>
        </w:rPr>
        <w:t>a list for</w:t>
      </w:r>
      <w:commentRangeEnd w:id="30"/>
      <w:r>
        <w:rPr>
          <w:rStyle w:val="a8"/>
        </w:rPr>
        <w:commentReference w:id="30"/>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580857">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580857">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580857">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580857">
      <w:pPr>
        <w:spacing w:after="0" w:line="240" w:lineRule="auto"/>
        <w:ind w:left="360" w:right="120" w:firstLine="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483504">
            <w:pPr>
              <w:spacing w:after="0" w:line="240" w:lineRule="auto"/>
              <w:ind w:left="0" w:right="120" w:firstLine="0"/>
              <w:jc w:val="center"/>
              <w:textAlignment w:val="baseline"/>
              <w:rPr>
                <w:rFonts w:asciiTheme="majorBidi" w:hAnsiTheme="majorBidi" w:cstheme="majorBidi"/>
                <w:color w:val="0000FF"/>
                <w:sz w:val="22"/>
              </w:rPr>
            </w:pPr>
            <w:commentRangeStart w:id="31"/>
            <w:r w:rsidRPr="00CC21F3">
              <w:rPr>
                <w:rFonts w:asciiTheme="majorBidi" w:hAnsiTheme="majorBidi" w:cstheme="majorBidi"/>
                <w:color w:val="auto"/>
              </w:rPr>
              <w:t>Fig. 1:</w:t>
            </w:r>
            <w:commentRangeEnd w:id="31"/>
            <w:r w:rsidR="00F569D3">
              <w:rPr>
                <w:rStyle w:val="a8"/>
              </w:rPr>
              <w:commentReference w:id="31"/>
            </w:r>
          </w:p>
        </w:tc>
      </w:tr>
    </w:tbl>
    <w:p w14:paraId="73718E3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32"/>
      <w:r w:rsidRPr="001B35DE">
        <w:rPr>
          <w:rFonts w:asciiTheme="majorBidi" w:hAnsiTheme="majorBidi" w:cstheme="majorBidi"/>
          <w:b/>
          <w:bCs/>
          <w:color w:val="auto"/>
          <w:sz w:val="22"/>
        </w:rPr>
        <w:t xml:space="preserve">Back-end: </w:t>
      </w:r>
    </w:p>
    <w:p w14:paraId="6668C0B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5BB73C3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32"/>
      <w:r>
        <w:rPr>
          <w:rStyle w:val="a8"/>
        </w:rPr>
        <w:commentReference w:id="32"/>
      </w:r>
    </w:p>
    <w:p w14:paraId="0C1989D5" w14:textId="136F8AE3"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580857">
      <w:pPr>
        <w:spacing w:after="0" w:line="240" w:lineRule="auto"/>
        <w:ind w:left="720" w:right="120" w:firstLine="0"/>
        <w:jc w:val="left"/>
        <w:textAlignment w:val="baseline"/>
        <w:rPr>
          <w:rFonts w:asciiTheme="majorBidi" w:hAnsiTheme="majorBidi" w:cstheme="majorBidi"/>
          <w:color w:val="auto"/>
          <w:sz w:val="22"/>
        </w:rPr>
      </w:pPr>
    </w:p>
    <w:p w14:paraId="2C7E496B" w14:textId="36FBC3A8" w:rsidR="00580857" w:rsidRPr="00F569D3"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 she/he can add them as a list, so we specified a</w:t>
      </w:r>
      <w:r w:rsidRPr="00F569D3">
        <w:rPr>
          <w:rFonts w:asciiTheme="majorBidi" w:hAnsiTheme="majorBidi" w:cstheme="majorBidi"/>
          <w:color w:val="auto"/>
          <w:sz w:val="22"/>
          <w:shd w:val="clear" w:color="auto" w:fill="FFFFFF"/>
        </w:rPr>
        <w:t xml:space="preserve"> field for name, 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580857">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580857">
      <w:pPr>
        <w:spacing w:after="0" w:line="240" w:lineRule="auto"/>
        <w:ind w:right="120"/>
        <w:jc w:val="left"/>
        <w:textAlignment w:val="baseline"/>
        <w:rPr>
          <w:rFonts w:asciiTheme="majorBidi" w:hAnsiTheme="majorBidi" w:cstheme="majorBidi"/>
          <w:color w:val="auto"/>
          <w:sz w:val="22"/>
        </w:rPr>
      </w:pPr>
      <w:commentRangeStart w:id="33"/>
      <w:ins w:id="34" w:author="K23.06" w:date="2017-01-04T15:49:00Z">
        <w:r>
          <w:rPr>
            <w:rFonts w:asciiTheme="majorBidi" w:hAnsiTheme="majorBidi" w:cstheme="majorBidi"/>
            <w:color w:val="auto"/>
            <w:sz w:val="22"/>
          </w:rPr>
          <w:t xml:space="preserve"> </w:t>
        </w:r>
      </w:ins>
      <w:commentRangeEnd w:id="33"/>
      <w:ins w:id="35" w:author="K23.06" w:date="2017-01-04T15:50:00Z">
        <w:r>
          <w:rPr>
            <w:rStyle w:val="a8"/>
          </w:rPr>
          <w:commentReference w:id="33"/>
        </w:r>
      </w:ins>
    </w:p>
    <w:tbl>
      <w:tblPr>
        <w:tblStyle w:val="af"/>
        <w:tblW w:w="0" w:type="auto"/>
        <w:tblInd w:w="720" w:type="dxa"/>
        <w:tblLook w:val="04A0" w:firstRow="1" w:lastRow="0" w:firstColumn="1" w:lastColumn="0" w:noHBand="0" w:noVBand="1"/>
      </w:tblPr>
      <w:tblGrid>
        <w:gridCol w:w="4522"/>
        <w:gridCol w:w="4038"/>
      </w:tblGrid>
      <w:tr w:rsidR="00580857" w:rsidRPr="00AC1FEB" w14:paraId="7FF04CB5" w14:textId="77777777" w:rsidTr="00483504">
        <w:tc>
          <w:tcPr>
            <w:tcW w:w="4522" w:type="dxa"/>
          </w:tcPr>
          <w:p w14:paraId="04794F7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031" type="#_x0000_t75" style="width:209.25pt;height:204.75pt" o:ole="">
                  <v:imagedata r:id="rId26" o:title=""/>
                </v:shape>
                <o:OLEObject Type="Embed" ProgID="PBrush" ShapeID="_x0000_i1031" DrawAspect="Content" ObjectID="_1545764043" r:id="rId27"/>
              </w:object>
            </w:r>
          </w:p>
        </w:tc>
        <w:tc>
          <w:tcPr>
            <w:tcW w:w="4038" w:type="dxa"/>
          </w:tcPr>
          <w:p w14:paraId="3CEA349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530E2618" w:rsidR="00580857" w:rsidRPr="00224031" w:rsidRDefault="00411C04" w:rsidP="00483504">
            <w:pPr>
              <w:spacing w:after="0" w:line="240" w:lineRule="auto"/>
              <w:ind w:left="0" w:right="120" w:firstLine="0"/>
              <w:jc w:val="center"/>
              <w:textAlignment w:val="baseline"/>
              <w:rPr>
                <w:rFonts w:asciiTheme="majorBidi" w:hAnsiTheme="majorBidi" w:cstheme="majorBidi"/>
                <w:color w:val="0000FF"/>
                <w:szCs w:val="20"/>
              </w:rPr>
            </w:pPr>
            <w:commentRangeStart w:id="36"/>
            <w:r>
              <w:rPr>
                <w:rFonts w:asciiTheme="majorBidi" w:hAnsiTheme="majorBidi" w:cstheme="majorBidi"/>
                <w:b/>
                <w:bCs/>
                <w:color w:val="auto"/>
                <w:sz w:val="22"/>
              </w:rPr>
              <w:t xml:space="preserve"> </w:t>
            </w:r>
            <w:commentRangeEnd w:id="36"/>
            <w:r>
              <w:rPr>
                <w:rStyle w:val="a8"/>
              </w:rPr>
              <w:commentReference w:id="36"/>
            </w:r>
            <w:commentRangeStart w:id="37"/>
            <w:r w:rsidR="00580857">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37"/>
            <w:r>
              <w:rPr>
                <w:rStyle w:val="a8"/>
              </w:rPr>
              <w:commentReference w:id="37"/>
            </w:r>
          </w:p>
        </w:tc>
      </w:tr>
    </w:tbl>
    <w:p w14:paraId="4EAE2764" w14:textId="77777777"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r>
        <w:rPr>
          <w:rStyle w:val="a8"/>
        </w:rPr>
        <w:commentReference w:id="38"/>
      </w:r>
      <w:r>
        <w:rPr>
          <w:rStyle w:val="a8"/>
        </w:rPr>
        <w:commentReference w:id="39"/>
      </w:r>
    </w:p>
    <w:tbl>
      <w:tblPr>
        <w:tblStyle w:val="af"/>
        <w:tblW w:w="0" w:type="auto"/>
        <w:tblInd w:w="108" w:type="dxa"/>
        <w:tblLook w:val="04A0" w:firstRow="1" w:lastRow="0" w:firstColumn="1" w:lastColumn="0" w:noHBand="0" w:noVBand="1"/>
      </w:tblPr>
      <w:tblGrid>
        <w:gridCol w:w="4820"/>
        <w:gridCol w:w="4352"/>
      </w:tblGrid>
      <w:tr w:rsidR="00580857" w:rsidRPr="00AC1FEB" w14:paraId="1DF6DCEE" w14:textId="77777777" w:rsidTr="00483504">
        <w:tc>
          <w:tcPr>
            <w:tcW w:w="4820" w:type="dxa"/>
          </w:tcPr>
          <w:p w14:paraId="081424F4"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3F13FA" w:rsidRDefault="003F13FA"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F090F" id="_x0000_t202" coordsize="21600,21600" o:spt="202" path="m,l,21600r21600,l21600,xe">
                      <v:stroke joinstyle="miter"/>
                      <v:path gradientshapeok="t" o:connecttype="rect"/>
                    </v:shapetype>
                    <v:shape id="Text Box 38" o:spid="_x0000_s1026"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" fillcolor="white [3201]" strokecolor="white [3212]" strokeweight=".5pt">
                      <v:textbox>
                        <w:txbxContent>
                          <w:p w14:paraId="3752656C" w14:textId="77777777" w:rsidR="003F13FA" w:rsidRDefault="003F13FA"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46D65B"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27"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" fillcolor="white [3201]" strokecolor="black [3200]" strokeweight="1pt">
                      <v:stroke joinstyle="miter"/>
                      <v:textbox>
                        <w:txbxContent>
                          <w:p w14:paraId="62CFA119" w14:textId="77777777" w:rsidR="003F13FA" w:rsidRDefault="003F13FA"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808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42F27"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3F13FA" w:rsidRDefault="003F13FA" w:rsidP="00580857">
                                  <w:pPr>
                                    <w:spacing w:line="360" w:lineRule="auto"/>
                                    <w:ind w:left="0" w:right="0" w:firstLine="0"/>
                                    <w:jc w:val="left"/>
                                  </w:pPr>
                                  <w:r>
                                    <w:t>{category =study}</w:t>
                                  </w:r>
                                </w:p>
                                <w:p w14:paraId="4B4BD52F" w14:textId="77777777" w:rsidR="003F13FA" w:rsidRDefault="003F13FA" w:rsidP="00580857">
                                  <w:pPr>
                                    <w:spacing w:line="360" w:lineRule="auto"/>
                                    <w:ind w:left="0" w:right="0" w:firstLine="0"/>
                                    <w:jc w:val="left"/>
                                  </w:pPr>
                                  <w:r>
                                    <w:t>{category =eat and drink}</w:t>
                                  </w:r>
                                </w:p>
                                <w:p w14:paraId="373E5713" w14:textId="77777777" w:rsidR="003F13FA" w:rsidRDefault="003F13FA" w:rsidP="00580857">
                                  <w:pPr>
                                    <w:spacing w:line="360" w:lineRule="auto"/>
                                    <w:ind w:left="0" w:right="0" w:firstLine="0"/>
                                    <w:jc w:val="left"/>
                                  </w:pPr>
                                  <w:r>
                                    <w:t>{category =concerts}</w:t>
                                  </w:r>
                                </w:p>
                                <w:p w14:paraId="6D9F3610" w14:textId="77777777" w:rsidR="003F13FA" w:rsidRDefault="003F13FA" w:rsidP="00580857">
                                  <w:pPr>
                                    <w:spacing w:line="360" w:lineRule="auto"/>
                                    <w:ind w:left="0" w:right="0" w:firstLine="0"/>
                                    <w:jc w:val="left"/>
                                  </w:pPr>
                                </w:p>
                                <w:p w14:paraId="0FE9EC91" w14:textId="77777777" w:rsidR="003F13FA" w:rsidRDefault="003F13FA"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28"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bEad7E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3F13FA" w:rsidRDefault="003F13FA" w:rsidP="00580857">
                            <w:pPr>
                              <w:spacing w:line="360" w:lineRule="auto"/>
                              <w:ind w:left="0" w:right="0" w:firstLine="0"/>
                              <w:jc w:val="left"/>
                            </w:pPr>
                            <w:r>
                              <w:t>{category =study}</w:t>
                            </w:r>
                          </w:p>
                          <w:p w14:paraId="4B4BD52F" w14:textId="77777777" w:rsidR="003F13FA" w:rsidRDefault="003F13FA" w:rsidP="00580857">
                            <w:pPr>
                              <w:spacing w:line="360" w:lineRule="auto"/>
                              <w:ind w:left="0" w:right="0" w:firstLine="0"/>
                              <w:jc w:val="left"/>
                            </w:pPr>
                            <w:r>
                              <w:t>{category =eat and drink}</w:t>
                            </w:r>
                          </w:p>
                          <w:p w14:paraId="373E5713" w14:textId="77777777" w:rsidR="003F13FA" w:rsidRDefault="003F13FA" w:rsidP="00580857">
                            <w:pPr>
                              <w:spacing w:line="360" w:lineRule="auto"/>
                              <w:ind w:left="0" w:right="0" w:firstLine="0"/>
                              <w:jc w:val="left"/>
                            </w:pPr>
                            <w:r>
                              <w:t>{category =concerts}</w:t>
                            </w:r>
                          </w:p>
                          <w:p w14:paraId="6D9F3610" w14:textId="77777777" w:rsidR="003F13FA" w:rsidRDefault="003F13FA" w:rsidP="00580857">
                            <w:pPr>
                              <w:spacing w:line="360" w:lineRule="auto"/>
                              <w:ind w:left="0" w:right="0" w:firstLine="0"/>
                              <w:jc w:val="left"/>
                            </w:pPr>
                          </w:p>
                          <w:p w14:paraId="0FE9EC91" w14:textId="77777777" w:rsidR="003F13FA" w:rsidRDefault="003F13FA" w:rsidP="00580857">
                            <w:pPr>
                              <w:spacing w:line="360" w:lineRule="auto"/>
                              <w:ind w:left="0" w:right="0" w:firstLine="0"/>
                              <w:jc w:val="left"/>
                            </w:pPr>
                          </w:p>
                        </w:txbxContent>
                      </v:textbox>
                    </v:shape>
                  </w:pict>
                </mc:Fallback>
              </mc:AlternateContent>
            </w:r>
          </w:p>
          <w:p w14:paraId="100A39B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3F13FA" w:rsidRDefault="003F13FA" w:rsidP="00580857">
                                  <w:pPr>
                                    <w:spacing w:line="360" w:lineRule="auto"/>
                                    <w:ind w:left="0" w:right="0" w:firstLine="0"/>
                                    <w:jc w:val="left"/>
                                  </w:pPr>
                                  <w:r>
                                    <w:t>{category =sports}</w:t>
                                  </w:r>
                                </w:p>
                                <w:p w14:paraId="4C6D33FE" w14:textId="77777777" w:rsidR="003F13FA" w:rsidRDefault="003F13FA" w:rsidP="00580857">
                                  <w:pPr>
                                    <w:spacing w:line="360" w:lineRule="auto"/>
                                    <w:ind w:left="0" w:right="0" w:firstLine="0"/>
                                    <w:jc w:val="left"/>
                                  </w:pPr>
                                  <w:r>
                                    <w:t>{{</w:t>
                                  </w:r>
                                  <w:r w:rsidRPr="00294ED7">
                                    <w:t>category</w:t>
                                  </w:r>
                                  <w:r>
                                    <w:t xml:space="preserve"> =conventions}</w:t>
                                  </w:r>
                                </w:p>
                                <w:p w14:paraId="14707FE0" w14:textId="77777777" w:rsidR="003F13FA" w:rsidRDefault="003F13FA"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29"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h81Je&#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3F13FA" w:rsidRDefault="003F13FA" w:rsidP="00580857">
                            <w:pPr>
                              <w:spacing w:line="360" w:lineRule="auto"/>
                              <w:ind w:left="0" w:right="0" w:firstLine="0"/>
                              <w:jc w:val="left"/>
                            </w:pPr>
                            <w:r>
                              <w:t>{category =sports}</w:t>
                            </w:r>
                          </w:p>
                          <w:p w14:paraId="4C6D33FE" w14:textId="77777777" w:rsidR="003F13FA" w:rsidRDefault="003F13FA" w:rsidP="00580857">
                            <w:pPr>
                              <w:spacing w:line="360" w:lineRule="auto"/>
                              <w:ind w:left="0" w:right="0" w:firstLine="0"/>
                              <w:jc w:val="left"/>
                            </w:pPr>
                            <w:r>
                              <w:t>{{</w:t>
                            </w:r>
                            <w:r w:rsidRPr="00294ED7">
                              <w:t>category</w:t>
                            </w:r>
                            <w:r>
                              <w:t xml:space="preserve"> =conventions}</w:t>
                            </w:r>
                          </w:p>
                          <w:p w14:paraId="14707FE0" w14:textId="77777777" w:rsidR="003F13FA" w:rsidRDefault="003F13FA" w:rsidP="00580857">
                            <w:pPr>
                              <w:spacing w:line="360" w:lineRule="auto"/>
                              <w:ind w:left="0" w:right="0" w:firstLine="0"/>
                              <w:jc w:val="left"/>
                            </w:pPr>
                          </w:p>
                        </w:txbxContent>
                      </v:textbox>
                    </v:shape>
                  </w:pict>
                </mc:Fallback>
              </mc:AlternateContent>
            </w:r>
          </w:p>
          <w:p w14:paraId="735477BE" w14:textId="77777777" w:rsidR="00580857" w:rsidRDefault="00580857" w:rsidP="00483504">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225B027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40"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41"/>
            <w:r>
              <w:t>screen1</w:t>
            </w:r>
            <w:commentRangeEnd w:id="41"/>
            <w:r>
              <w:rPr>
                <w:rStyle w:val="a8"/>
              </w:rPr>
              <w:commentReference w:id="41"/>
            </w:r>
            <w:r w:rsidRPr="00E13EDF">
              <w:rPr>
                <w:rFonts w:asciiTheme="majorBidi" w:hAnsiTheme="majorBidi" w:cstheme="majorBidi"/>
              </w:rPr>
              <w:t>};</w:t>
            </w:r>
          </w:p>
          <w:p w14:paraId="2FD7D2C4"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05BD79FB"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42"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43"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483504">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483504">
        <w:tc>
          <w:tcPr>
            <w:tcW w:w="4820" w:type="dxa"/>
          </w:tcPr>
          <w:p w14:paraId="22864F1C"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44"/>
            <w:r w:rsidRPr="00224031">
              <w:rPr>
                <w:rFonts w:asciiTheme="majorBidi" w:hAnsiTheme="majorBidi" w:cstheme="majorBidi"/>
                <w:color w:val="auto"/>
                <w:szCs w:val="20"/>
              </w:rPr>
              <w:t>Fig 2:</w:t>
            </w:r>
            <w:commentRangeEnd w:id="44"/>
            <w:r>
              <w:rPr>
                <w:rStyle w:val="a8"/>
              </w:rPr>
              <w:commentReference w:id="44"/>
            </w:r>
          </w:p>
        </w:tc>
        <w:tc>
          <w:tcPr>
            <w:tcW w:w="4352" w:type="dxa"/>
          </w:tcPr>
          <w:p w14:paraId="1595A4F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26AAB0BD" w14:textId="77777777" w:rsidR="00580857" w:rsidRPr="00AC1FEB" w:rsidRDefault="00580857" w:rsidP="00580857">
      <w:pPr>
        <w:spacing w:after="0" w:line="240" w:lineRule="auto"/>
        <w:ind w:right="120"/>
        <w:jc w:val="left"/>
        <w:textAlignment w:val="baseline"/>
        <w:rPr>
          <w:rFonts w:asciiTheme="majorBidi" w:hAnsiTheme="majorBidi" w:cstheme="majorBidi"/>
          <w:color w:val="0000FF"/>
          <w:sz w:val="22"/>
        </w:rPr>
      </w:pPr>
    </w:p>
    <w:p w14:paraId="7D4B16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44B6B60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45"/>
      <w:r>
        <w:rPr>
          <w:rFonts w:asciiTheme="majorBidi" w:hAnsiTheme="majorBidi" w:cstheme="majorBidi"/>
          <w:b/>
          <w:bCs/>
          <w:color w:val="auto"/>
          <w:sz w:val="22"/>
        </w:rPr>
        <w:t>Screen, defaultval=val &gt;</w:t>
      </w:r>
      <w:commentRangeEnd w:id="45"/>
      <w:r>
        <w:rPr>
          <w:rStyle w:val="a8"/>
        </w:rPr>
        <w:commentReference w:id="45"/>
      </w:r>
      <w:r>
        <w:rPr>
          <w:rFonts w:asciiTheme="majorBidi" w:hAnsiTheme="majorBidi" w:cstheme="majorBidi"/>
          <w:b/>
          <w:bCs/>
          <w:color w:val="auto"/>
          <w:sz w:val="22"/>
        </w:rPr>
        <w:t xml:space="preserve"> </w:t>
      </w:r>
    </w:p>
    <w:p w14:paraId="3070FDD6"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79C6BA6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46"/>
      <w:r>
        <w:rPr>
          <w:rFonts w:asciiTheme="majorBidi" w:hAnsiTheme="majorBidi" w:cstheme="majorBidi"/>
          <w:b/>
          <w:bCs/>
          <w:color w:val="auto"/>
          <w:sz w:val="22"/>
        </w:rPr>
        <w:t>If SelectedVal = 0</w:t>
      </w:r>
    </w:p>
    <w:p w14:paraId="57EAF6E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6C101B1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0EC539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5509D7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40B548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05B6BC4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4E611D5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7EB0A6D7"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59FD846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DCE79C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2521BC61"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If SelectedVal = N-1</w:t>
      </w:r>
    </w:p>
    <w:p w14:paraId="1A44920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46"/>
      <w:r>
        <w:rPr>
          <w:rStyle w:val="a8"/>
        </w:rPr>
        <w:commentReference w:id="46"/>
      </w:r>
    </w:p>
    <w:p w14:paraId="53A2161D"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911"/>
        <w:gridCol w:w="4331"/>
      </w:tblGrid>
      <w:tr w:rsidR="00580857" w:rsidRPr="00AC1FEB" w14:paraId="20AD2A19" w14:textId="77777777" w:rsidTr="00483504">
        <w:trPr>
          <w:trHeight w:val="4166"/>
        </w:trPr>
        <w:tc>
          <w:tcPr>
            <w:tcW w:w="4911" w:type="dxa"/>
          </w:tcPr>
          <w:p w14:paraId="781F52D1"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2" type="#_x0000_t75" style="width:227.25pt;height:178.5pt" o:ole="">
                  <v:imagedata r:id="rId28" o:title=""/>
                </v:shape>
                <o:OLEObject Type="Embed" ProgID="PBrush" ShapeID="_x0000_i1032" DrawAspect="Content" ObjectID="_1545764044" r:id="rId29"/>
              </w:object>
            </w:r>
          </w:p>
        </w:tc>
        <w:tc>
          <w:tcPr>
            <w:tcW w:w="4331" w:type="dxa"/>
          </w:tcPr>
          <w:p w14:paraId="64B9256B" w14:textId="77777777" w:rsidR="00580857" w:rsidRDefault="00580857" w:rsidP="00483504">
            <w:pPr>
              <w:spacing w:after="0" w:line="240" w:lineRule="auto"/>
              <w:ind w:left="0" w:right="120" w:firstLine="0"/>
              <w:jc w:val="left"/>
              <w:textAlignment w:val="baseline"/>
              <w:rPr>
                <w:noProof/>
              </w:rPr>
            </w:pPr>
          </w:p>
          <w:p w14:paraId="2DDD5FB3"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580857">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r>
        <w:rPr>
          <w:rStyle w:val="a8"/>
        </w:rPr>
        <w:commentReference w:id="47"/>
      </w:r>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53DD3"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0"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" fillcolor="white [3201]" strokecolor="black [3200]" strokeweight="1pt">
                      <v:stroke joinstyle="miter"/>
                      <v:textbox>
                        <w:txbxContent>
                          <w:p w14:paraId="3772421B" w14:textId="77777777" w:rsidR="003F13FA" w:rsidRDefault="003F13FA"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7CFF7"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3F13FA" w:rsidRDefault="003F13FA"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1"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Cl+9A3aAIAABsFAAAOAAAAAAAAAAAAAAAAAC4CAABk&#10;cnMvZTJvRG9jLnhtbFBLAQItABQABgAIAAAAIQBYequV3QAAAAkBAAAPAAAAAAAAAAAAAAAAAMIE&#10;AABkcnMvZG93bnJldi54bWxQSwUGAAAAAAQABADzAAAAzAUAAAAA&#10;" fillcolor="white [3201]" strokecolor="black [3200]" strokeweight="1pt">
                      <v:stroke joinstyle="miter"/>
                      <v:textbox>
                        <w:txbxContent>
                          <w:p w14:paraId="11890E12" w14:textId="77777777" w:rsidR="003F13FA" w:rsidRDefault="003F13FA"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48"/>
            <w:r>
              <w:rPr>
                <w:rFonts w:asciiTheme="majorBidi" w:hAnsiTheme="majorBidi" w:cstheme="majorBidi"/>
                <w:color w:val="0000FF"/>
                <w:sz w:val="22"/>
              </w:rPr>
              <w:t>cond1</w:t>
            </w:r>
            <w:r w:rsidRPr="00156065">
              <w:rPr>
                <w:rFonts w:asciiTheme="majorBidi" w:hAnsiTheme="majorBidi" w:cstheme="majorBidi"/>
                <w:color w:val="0000FF"/>
                <w:sz w:val="22"/>
              </w:rPr>
              <w:t>}</w:t>
            </w:r>
            <w:commentRangeEnd w:id="48"/>
            <w:r>
              <w:rPr>
                <w:rStyle w:val="a8"/>
              </w:rPr>
              <w:commentReference w:id="48"/>
            </w:r>
            <w:r w:rsidRPr="00156065">
              <w:rPr>
                <w:rFonts w:asciiTheme="majorBidi" w:hAnsiTheme="majorBidi" w:cstheme="majorBidi"/>
                <w:color w:val="0000FF"/>
                <w:sz w:val="22"/>
              </w:rPr>
              <w:t>;</w:t>
            </w:r>
          </w:p>
          <w:p w14:paraId="1689EA42"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commentRangeStart w:id="49"/>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49"/>
            <w:r>
              <w:rPr>
                <w:rStyle w:val="a8"/>
              </w:rPr>
              <w:commentReference w:id="49"/>
            </w:r>
          </w:p>
          <w:p w14:paraId="6A683F0A"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702959">
            <w:pPr>
              <w:spacing w:after="0" w:line="240" w:lineRule="auto"/>
              <w:ind w:left="0" w:right="120" w:firstLine="0"/>
              <w:jc w:val="left"/>
              <w:textAlignment w:val="baseline"/>
              <w:rPr>
                <w:del w:id="50" w:author="K23.06" w:date="2017-01-04T16:30:00Z"/>
                <w:rFonts w:asciiTheme="majorBidi" w:hAnsiTheme="majorBidi" w:cstheme="majorBidi"/>
                <w:color w:val="0000FF"/>
                <w:sz w:val="22"/>
              </w:rPr>
            </w:pPr>
            <w:r>
              <w:rPr>
                <w:rFonts w:asciiTheme="majorBidi" w:hAnsiTheme="majorBidi" w:cstheme="majorBidi"/>
                <w:color w:val="0000FF"/>
                <w:sz w:val="22"/>
              </w:rPr>
              <w:t>od</w:t>
            </w:r>
            <w:del w:id="51"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483504">
            <w:pPr>
              <w:spacing w:after="0" w:line="240" w:lineRule="auto"/>
              <w:ind w:left="0" w:right="120" w:firstLine="0"/>
              <w:jc w:val="left"/>
              <w:textAlignment w:val="baseline"/>
              <w:rPr>
                <w:del w:id="52" w:author="K23.06" w:date="2017-01-04T16:30:00Z"/>
                <w:rFonts w:asciiTheme="majorBidi" w:hAnsiTheme="majorBidi" w:cstheme="majorBidi"/>
                <w:color w:val="0000FF"/>
                <w:sz w:val="22"/>
              </w:rPr>
            </w:pPr>
            <w:del w:id="53"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483504">
            <w:pPr>
              <w:spacing w:after="0" w:line="240" w:lineRule="auto"/>
              <w:ind w:left="0" w:right="120" w:firstLine="0"/>
              <w:jc w:val="left"/>
              <w:textAlignment w:val="baseline"/>
              <w:rPr>
                <w:del w:id="54" w:author="K23.06" w:date="2017-01-04T16:30:00Z"/>
                <w:rFonts w:asciiTheme="majorBidi" w:hAnsiTheme="majorBidi" w:cstheme="majorBidi"/>
                <w:color w:val="0000FF"/>
                <w:sz w:val="22"/>
              </w:rPr>
            </w:pPr>
            <w:del w:id="55"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580857">
      <w:pPr>
        <w:spacing w:after="0" w:line="240" w:lineRule="auto"/>
        <w:ind w:left="720" w:right="120" w:firstLine="0"/>
        <w:jc w:val="right"/>
        <w:textAlignment w:val="baseline"/>
        <w:rPr>
          <w:del w:id="56" w:author="K23.06" w:date="2017-01-04T16:30:00Z"/>
          <w:rFonts w:asciiTheme="majorBidi" w:hAnsiTheme="majorBidi" w:cstheme="majorBidi"/>
          <w:noProof/>
          <w:color w:val="0000FF"/>
          <w:sz w:val="22"/>
        </w:rPr>
      </w:pPr>
      <w:r>
        <w:rPr>
          <w:rStyle w:val="a8"/>
        </w:rPr>
        <w:commentReference w:id="57"/>
      </w:r>
    </w:p>
    <w:p w14:paraId="1F38A38C" w14:textId="77777777" w:rsidR="00580857" w:rsidDel="00E72534" w:rsidRDefault="00580857" w:rsidP="00580857">
      <w:pPr>
        <w:spacing w:after="0" w:line="240" w:lineRule="auto"/>
        <w:ind w:left="720" w:right="120" w:firstLine="0"/>
        <w:jc w:val="right"/>
        <w:textAlignment w:val="baseline"/>
        <w:rPr>
          <w:del w:id="58" w:author="K23.06" w:date="2017-01-04T16:30:00Z"/>
          <w:rFonts w:asciiTheme="majorBidi" w:hAnsiTheme="majorBidi" w:cstheme="majorBidi"/>
          <w:noProof/>
          <w:color w:val="0000FF"/>
          <w:sz w:val="22"/>
        </w:rPr>
      </w:pPr>
    </w:p>
    <w:p w14:paraId="5AE6E1BD" w14:textId="77777777" w:rsidR="00580857"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580857">
      <w:pPr>
        <w:numPr>
          <w:ilvl w:val="0"/>
          <w:numId w:val="30"/>
        </w:numPr>
        <w:spacing w:after="120" w:line="240" w:lineRule="auto"/>
        <w:ind w:right="120"/>
        <w:jc w:val="left"/>
        <w:textAlignment w:val="baseline"/>
        <w:rPr>
          <w:rFonts w:asciiTheme="majorBidi" w:hAnsiTheme="majorBidi" w:cstheme="majorBidi"/>
          <w:color w:val="auto"/>
          <w:sz w:val="22"/>
        </w:rPr>
      </w:pPr>
      <w:commentRangeStart w:id="59"/>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59"/>
      <w:r>
        <w:rPr>
          <w:rStyle w:val="a8"/>
        </w:rPr>
        <w:commentReference w:id="59"/>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580857">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60"/>
      <w:r w:rsidRPr="00AC1FEB">
        <w:rPr>
          <w:rFonts w:asciiTheme="majorBidi" w:hAnsiTheme="majorBidi" w:cstheme="majorBidi"/>
          <w:color w:val="auto"/>
          <w:szCs w:val="20"/>
          <w:shd w:val="clear" w:color="auto" w:fill="FFFFFF"/>
        </w:rPr>
        <w:t>e</w:t>
      </w:r>
      <w:commentRangeEnd w:id="60"/>
      <w:r>
        <w:rPr>
          <w:rStyle w:val="a8"/>
        </w:rPr>
        <w:commentReference w:id="60"/>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af"/>
        <w:tblW w:w="0" w:type="auto"/>
        <w:tblInd w:w="-5" w:type="dxa"/>
        <w:tblLook w:val="04A0" w:firstRow="1" w:lastRow="0" w:firstColumn="1" w:lastColumn="0" w:noHBand="0" w:noVBand="1"/>
      </w:tblPr>
      <w:tblGrid>
        <w:gridCol w:w="5273"/>
        <w:gridCol w:w="4012"/>
      </w:tblGrid>
      <w:tr w:rsidR="00580857" w:rsidRPr="00AC1FEB" w14:paraId="4082261A" w14:textId="77777777" w:rsidTr="00483504">
        <w:tc>
          <w:tcPr>
            <w:tcW w:w="4962" w:type="dxa"/>
          </w:tcPr>
          <w:p w14:paraId="64B2C23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3" type="#_x0000_t75" style="width:246.75pt;height:231.75pt" o:ole="">
                  <v:imagedata r:id="rId31" o:title=""/>
                </v:shape>
                <o:OLEObject Type="Embed" ProgID="PBrush" ShapeID="_x0000_i1033" DrawAspect="Content" ObjectID="_1545764045" r:id="rId32"/>
              </w:object>
            </w:r>
          </w:p>
        </w:tc>
        <w:tc>
          <w:tcPr>
            <w:tcW w:w="4252" w:type="dxa"/>
          </w:tcPr>
          <w:p w14:paraId="38D0E230"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object w:dxaOrig="3015" w:dyaOrig="3765" w14:anchorId="3F22DBAE">
                <v:shape id="_x0000_i1034" type="#_x0000_t75" style="width:169.5pt;height:226.5pt" o:ole="">
                  <v:imagedata r:id="rId33" o:title=""/>
                </v:shape>
                <o:OLEObject Type="Embed" ProgID="PBrush" ShapeID="_x0000_i1034" DrawAspect="Content" ObjectID="_1545764046" r:id="rId34"/>
              </w:object>
            </w:r>
          </w:p>
        </w:tc>
      </w:tr>
      <w:tr w:rsidR="00580857" w:rsidRPr="00AC1FEB" w14:paraId="77A3E037" w14:textId="77777777" w:rsidTr="00483504">
        <w:tc>
          <w:tcPr>
            <w:tcW w:w="4962" w:type="dxa"/>
          </w:tcPr>
          <w:p w14:paraId="5BFC850A"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580857">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580857">
      <w:pPr>
        <w:rPr>
          <w:rFonts w:asciiTheme="majorBidi" w:hAnsiTheme="majorBidi" w:cstheme="majorBidi"/>
        </w:rPr>
      </w:pPr>
    </w:p>
    <w:p w14:paraId="60A6468B" w14:textId="77777777" w:rsidR="00580857" w:rsidRDefault="00580857" w:rsidP="00580857">
      <w:pPr>
        <w:rPr>
          <w:rFonts w:asciiTheme="majorBidi" w:hAnsiTheme="majorBidi" w:cstheme="majorBidi"/>
        </w:rPr>
      </w:pPr>
    </w:p>
    <w:p w14:paraId="65ED3D27" w14:textId="77777777" w:rsidR="00580857" w:rsidRDefault="00580857" w:rsidP="00580857">
      <w:pPr>
        <w:rPr>
          <w:rFonts w:asciiTheme="majorBidi" w:hAnsiTheme="majorBidi" w:cstheme="majorBidi"/>
        </w:rPr>
      </w:pPr>
    </w:p>
    <w:p w14:paraId="594FE845" w14:textId="77777777" w:rsidR="00580857" w:rsidRDefault="00580857" w:rsidP="00580857">
      <w:pPr>
        <w:rPr>
          <w:rFonts w:asciiTheme="majorBidi" w:hAnsiTheme="majorBidi" w:cstheme="majorBidi"/>
        </w:rPr>
      </w:pPr>
    </w:p>
    <w:p w14:paraId="698E7681" w14:textId="77777777" w:rsidR="00580857" w:rsidRDefault="00580857" w:rsidP="00580857">
      <w:pPr>
        <w:rPr>
          <w:rFonts w:asciiTheme="majorBidi" w:hAnsiTheme="majorBidi" w:cstheme="majorBidi"/>
        </w:rPr>
      </w:pPr>
    </w:p>
    <w:p w14:paraId="19653218" w14:textId="77777777" w:rsidR="00580857" w:rsidRDefault="00580857" w:rsidP="00580857">
      <w:pPr>
        <w:rPr>
          <w:rFonts w:asciiTheme="majorBidi" w:hAnsiTheme="majorBidi" w:cstheme="majorBidi"/>
        </w:rPr>
      </w:pPr>
    </w:p>
    <w:p w14:paraId="5A3F8687" w14:textId="77777777" w:rsidR="00580857" w:rsidRDefault="00580857" w:rsidP="00580857">
      <w:pPr>
        <w:rPr>
          <w:rFonts w:asciiTheme="majorBidi" w:hAnsiTheme="majorBidi" w:cstheme="majorBidi"/>
        </w:rPr>
      </w:pPr>
    </w:p>
    <w:p w14:paraId="5218D1A4" w14:textId="77777777" w:rsidR="00580857" w:rsidRDefault="00580857" w:rsidP="00580857">
      <w:pPr>
        <w:rPr>
          <w:rFonts w:asciiTheme="majorBidi" w:hAnsiTheme="majorBidi" w:cstheme="majorBidi"/>
        </w:rPr>
      </w:pPr>
    </w:p>
    <w:p w14:paraId="1D2F704C" w14:textId="77777777" w:rsidR="00580857" w:rsidRDefault="00580857" w:rsidP="00580857">
      <w:pPr>
        <w:rPr>
          <w:rFonts w:asciiTheme="majorBidi" w:hAnsiTheme="majorBidi" w:cstheme="majorBidi"/>
        </w:rPr>
      </w:pPr>
    </w:p>
    <w:p w14:paraId="3FF3E6C8" w14:textId="77777777" w:rsidR="00580857" w:rsidRDefault="00580857" w:rsidP="00580857">
      <w:pPr>
        <w:rPr>
          <w:rFonts w:asciiTheme="majorBidi" w:hAnsiTheme="majorBidi" w:cstheme="majorBidi"/>
        </w:rPr>
      </w:pPr>
    </w:p>
    <w:p w14:paraId="0AE951F6" w14:textId="77777777" w:rsidR="00580857" w:rsidRDefault="00580857" w:rsidP="00580857">
      <w:pPr>
        <w:rPr>
          <w:rFonts w:asciiTheme="majorBidi" w:hAnsiTheme="majorBidi" w:cstheme="majorBidi"/>
        </w:rPr>
      </w:pPr>
    </w:p>
    <w:p w14:paraId="33FA12E6" w14:textId="77777777" w:rsidR="00580857" w:rsidRDefault="00580857" w:rsidP="00580857">
      <w:pPr>
        <w:rPr>
          <w:rFonts w:asciiTheme="majorBidi" w:hAnsiTheme="majorBidi" w:cstheme="majorBidi"/>
        </w:rPr>
      </w:pPr>
    </w:p>
    <w:p w14:paraId="1BB3D4CD" w14:textId="77777777" w:rsidR="00580857" w:rsidRDefault="00580857" w:rsidP="00580857">
      <w:pPr>
        <w:rPr>
          <w:rFonts w:asciiTheme="majorBidi" w:hAnsiTheme="majorBidi" w:cstheme="majorBidi"/>
        </w:rPr>
      </w:pPr>
    </w:p>
    <w:p w14:paraId="5CF78EBE" w14:textId="77777777" w:rsidR="00580857" w:rsidRDefault="00580857" w:rsidP="00580857">
      <w:pPr>
        <w:rPr>
          <w:rFonts w:asciiTheme="majorBidi" w:hAnsiTheme="majorBidi" w:cstheme="majorBidi"/>
        </w:rPr>
      </w:pPr>
    </w:p>
    <w:p w14:paraId="202BF9CC" w14:textId="77777777" w:rsidR="00580857" w:rsidRDefault="00580857" w:rsidP="00580857">
      <w:pPr>
        <w:rPr>
          <w:rFonts w:asciiTheme="majorBidi" w:hAnsiTheme="majorBidi" w:cstheme="majorBidi"/>
        </w:rPr>
      </w:pPr>
    </w:p>
    <w:p w14:paraId="521ADABB" w14:textId="77777777" w:rsidR="00580857" w:rsidRDefault="00580857" w:rsidP="00580857">
      <w:pPr>
        <w:rPr>
          <w:rFonts w:asciiTheme="majorBidi" w:hAnsiTheme="majorBidi" w:cstheme="majorBidi"/>
        </w:rPr>
      </w:pPr>
    </w:p>
    <w:tbl>
      <w:tblPr>
        <w:tblStyle w:val="af"/>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3F13FA" w:rsidRDefault="003F13FA"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2"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DU7mJa&#10;TAIAAKo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3F13FA" w:rsidRDefault="003F13FA"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E1F9"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3"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8l8tSmkCAAAb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3DC435D6" w14:textId="77777777" w:rsidR="003F13FA" w:rsidRDefault="003F13FA"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9EC"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3F13FA" w:rsidRDefault="003F13FA"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4"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" fillcolor="white [3201]" strokecolor="white [3212]" strokeweight=".5pt">
                      <v:textbox>
                        <w:txbxContent>
                          <w:p w14:paraId="08DBB4F2" w14:textId="77777777" w:rsidR="003F13FA" w:rsidRDefault="003F13FA"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483504">
            <w:pPr>
              <w:ind w:left="0" w:firstLine="0"/>
              <w:rPr>
                <w:rFonts w:asciiTheme="majorBidi" w:hAnsiTheme="majorBidi" w:cstheme="majorBidi"/>
              </w:rPr>
            </w:pPr>
          </w:p>
        </w:tc>
        <w:tc>
          <w:tcPr>
            <w:tcW w:w="4466" w:type="dxa"/>
          </w:tcPr>
          <w:p w14:paraId="61B320E9"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483504">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483504">
            <w:pPr>
              <w:ind w:left="0" w:firstLine="0"/>
              <w:rPr>
                <w:rFonts w:asciiTheme="majorBidi" w:hAnsiTheme="majorBidi" w:cstheme="majorBidi"/>
              </w:rPr>
            </w:pPr>
          </w:p>
        </w:tc>
        <w:tc>
          <w:tcPr>
            <w:tcW w:w="4466" w:type="dxa"/>
          </w:tcPr>
          <w:p w14:paraId="54B19E1D" w14:textId="77777777" w:rsidR="00580857" w:rsidRDefault="00580857" w:rsidP="00483504">
            <w:pPr>
              <w:ind w:left="0" w:firstLine="0"/>
              <w:rPr>
                <w:rFonts w:asciiTheme="majorBidi" w:hAnsiTheme="majorBidi" w:cstheme="majorBidi"/>
              </w:rPr>
            </w:pPr>
          </w:p>
        </w:tc>
      </w:tr>
    </w:tbl>
    <w:p w14:paraId="6B69AF10" w14:textId="77777777" w:rsidR="00987AC9" w:rsidRPr="00987AC9" w:rsidRDefault="00987AC9" w:rsidP="00987AC9">
      <w:pPr>
        <w:pStyle w:val="ae"/>
        <w:spacing w:before="240" w:after="120" w:line="264" w:lineRule="auto"/>
        <w:ind w:left="0" w:right="0" w:firstLine="0"/>
        <w:rPr>
          <w:rFonts w:asciiTheme="majorBidi" w:hAnsiTheme="majorBidi" w:cstheme="majorBidi"/>
          <w:b/>
          <w:bCs/>
          <w:sz w:val="24"/>
          <w:szCs w:val="24"/>
        </w:rPr>
      </w:pPr>
    </w:p>
    <w:p w14:paraId="67F8F349" w14:textId="08400C2B" w:rsidR="00987AC9" w:rsidRDefault="00987AC9"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1C1F770F" w14:textId="2A840181" w:rsidR="00601C31" w:rsidRDefault="00601C31"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253A69D6" w14:textId="62FA7E9B" w:rsidR="00601C31" w:rsidRDefault="00601C31"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ED7F5CD" w14:textId="77777777" w:rsidR="00601C31" w:rsidRDefault="00601C31"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9DACA91" w14:textId="59566232" w:rsidR="008C185C" w:rsidRPr="00326274" w:rsidRDefault="008C185C" w:rsidP="00411C04">
      <w:pPr>
        <w:pStyle w:val="ae"/>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lastRenderedPageBreak/>
        <w:t>Re-producing the spec of</w:t>
      </w:r>
      <w:r w:rsidR="00411C04">
        <w:rPr>
          <w:rStyle w:val="a8"/>
        </w:rPr>
        <w:commentReference w:id="61"/>
      </w:r>
      <w:r w:rsidR="00020B7C">
        <w:rPr>
          <w:rFonts w:asciiTheme="majorBidi" w:eastAsiaTheme="minorEastAsia" w:hAnsiTheme="majorBidi" w:cstheme="majorBidi"/>
          <w:b/>
          <w:bCs/>
          <w:sz w:val="24"/>
          <w:szCs w:val="24"/>
          <w:lang w:bidi="ar-SA"/>
        </w:rPr>
        <w:t xml:space="preserve"> “BOPO”</w:t>
      </w:r>
    </w:p>
    <w:p w14:paraId="7801DB21" w14:textId="77777777" w:rsidR="008C185C" w:rsidRPr="00E91790" w:rsidRDefault="008C185C" w:rsidP="008C185C">
      <w:pPr>
        <w:pStyle w:val="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t>Main activity</w:t>
      </w:r>
    </w:p>
    <w:p w14:paraId="7A408BE7" w14:textId="77777777" w:rsidR="008C185C" w:rsidRPr="00AC1FEB" w:rsidRDefault="008C185C" w:rsidP="008C185C">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8C185C">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af"/>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48350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5" type="#_x0000_t75" style="width:127.5pt;height:214.5pt" o:ole="">
                  <v:imagedata r:id="rId35" o:title=""/>
                </v:shape>
                <o:OLEObject Type="Embed" ProgID="PBrush" ShapeID="_x0000_i1035" DrawAspect="Content" ObjectID="_1545764047" r:id="rId36"/>
              </w:object>
            </w:r>
          </w:p>
        </w:tc>
      </w:tr>
      <w:tr w:rsidR="008C185C" w:rsidRPr="00AC1FEB" w14:paraId="0ABE321C" w14:textId="77777777" w:rsidTr="00483504">
        <w:tc>
          <w:tcPr>
            <w:tcW w:w="2618" w:type="dxa"/>
          </w:tcPr>
          <w:p w14:paraId="43BED355" w14:textId="77777777" w:rsidR="008C185C" w:rsidRPr="00AC1FEB" w:rsidRDefault="008C185C" w:rsidP="00483504">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8C185C">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8C185C">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8C185C">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8C185C">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8C185C">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8C185C">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8C185C">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8C185C">
      <w:pPr>
        <w:pStyle w:val="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lastRenderedPageBreak/>
        <w:t>Create New Event activity:</w:t>
      </w:r>
    </w:p>
    <w:p w14:paraId="5A6F3267"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8C185C">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8C185C">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8C185C">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8C185C">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326274">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8C185C">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8C185C">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8C185C">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050D6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050D60">
      <w:pPr>
        <w:spacing w:line="240" w:lineRule="auto"/>
        <w:ind w:right="120" w:firstLine="0"/>
        <w:jc w:val="left"/>
        <w:rPr>
          <w:rFonts w:asciiTheme="majorBidi" w:hAnsiTheme="majorBidi" w:cstheme="majorBidi"/>
          <w:color w:val="auto"/>
          <w:sz w:val="24"/>
          <w:szCs w:val="24"/>
        </w:rPr>
      </w:pPr>
      <w:r>
        <w:rPr>
          <w:rStyle w:val="a8"/>
        </w:rPr>
        <w:commentReference w:id="62"/>
      </w:r>
    </w:p>
    <w:p w14:paraId="543AC529" w14:textId="77777777" w:rsidR="00DD0D6A" w:rsidRDefault="00DD0D6A">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br w:type="page"/>
      </w:r>
    </w:p>
    <w:p w14:paraId="5FE61A67" w14:textId="5726C833" w:rsidR="00DD0D6A" w:rsidRDefault="00DD0D6A" w:rsidP="00DD0D6A">
      <w:pPr>
        <w:pStyle w:val="ae"/>
        <w:numPr>
          <w:ilvl w:val="0"/>
          <w:numId w:val="53"/>
        </w:numPr>
        <w:spacing w:after="160" w:line="259" w:lineRule="auto"/>
        <w:ind w:right="0"/>
        <w:jc w:val="left"/>
        <w:rPr>
          <w:rFonts w:asciiTheme="majorBidi" w:hAnsiTheme="majorBidi" w:cstheme="majorBidi"/>
          <w:b/>
          <w:bCs/>
          <w:color w:val="auto"/>
          <w:sz w:val="24"/>
          <w:szCs w:val="24"/>
        </w:rPr>
      </w:pPr>
      <w:r w:rsidRPr="00DD0D6A">
        <w:rPr>
          <w:rFonts w:asciiTheme="majorBidi" w:hAnsiTheme="majorBidi" w:cstheme="majorBidi"/>
          <w:b/>
          <w:bCs/>
          <w:color w:val="auto"/>
          <w:sz w:val="24"/>
          <w:szCs w:val="24"/>
        </w:rPr>
        <w:lastRenderedPageBreak/>
        <w:t>Requirement LTL:</w:t>
      </w:r>
    </w:p>
    <w:p w14:paraId="05DB241F" w14:textId="00388672" w:rsidR="00DD0D6A" w:rsidRPr="00DD0D6A" w:rsidRDefault="00DD0D6A" w:rsidP="00DD0D6A">
      <w:pPr>
        <w:spacing w:after="160" w:line="259" w:lineRule="auto"/>
        <w:ind w:right="0"/>
        <w:jc w:val="left"/>
        <w:rPr>
          <w:rFonts w:asciiTheme="majorBidi" w:hAnsiTheme="majorBidi" w:cstheme="majorBidi"/>
          <w:i/>
          <w:iCs/>
          <w:color w:val="auto"/>
          <w:sz w:val="22"/>
        </w:rPr>
      </w:pPr>
      <w:r w:rsidRPr="00DD0D6A">
        <w:rPr>
          <w:rFonts w:asciiTheme="majorBidi" w:hAnsiTheme="majorBidi" w:cstheme="majorBidi"/>
          <w:i/>
          <w:iCs/>
          <w:color w:val="auto"/>
          <w:sz w:val="22"/>
        </w:rPr>
        <w:t xml:space="preserve">&lt;&lt;Introduction for </w:t>
      </w:r>
      <w:r>
        <w:rPr>
          <w:rFonts w:asciiTheme="majorBidi" w:hAnsiTheme="majorBidi" w:cstheme="majorBidi"/>
          <w:i/>
          <w:iCs/>
          <w:color w:val="auto"/>
          <w:sz w:val="22"/>
        </w:rPr>
        <w:t>LTL</w:t>
      </w:r>
      <w:r w:rsidRPr="00DD0D6A">
        <w:rPr>
          <w:rFonts w:asciiTheme="majorBidi" w:hAnsiTheme="majorBidi" w:cstheme="majorBidi"/>
          <w:i/>
          <w:iCs/>
          <w:color w:val="auto"/>
          <w:sz w:val="22"/>
        </w:rPr>
        <w:t xml:space="preserve"> requirement&gt; &gt;</w:t>
      </w:r>
    </w:p>
    <w:p w14:paraId="42B12C08" w14:textId="4309F629" w:rsidR="00DD0D6A" w:rsidRPr="00DD0D6A" w:rsidRDefault="00DD0D6A" w:rsidP="00DD0D6A">
      <w:pPr>
        <w:pStyle w:val="ae"/>
        <w:numPr>
          <w:ilvl w:val="0"/>
          <w:numId w:val="58"/>
        </w:numPr>
        <w:tabs>
          <w:tab w:val="left" w:pos="360"/>
          <w:tab w:val="left" w:pos="540"/>
        </w:tabs>
        <w:spacing w:after="0" w:line="240" w:lineRule="auto"/>
        <w:ind w:left="540" w:right="0" w:hanging="450"/>
        <w:jc w:val="left"/>
        <w:rPr>
          <w:rFonts w:asciiTheme="majorBidi" w:hAnsiTheme="majorBidi" w:cstheme="majorBidi"/>
          <w:color w:val="000000" w:themeColor="text1"/>
          <w:sz w:val="22"/>
          <w:shd w:val="clear" w:color="auto" w:fill="FFFFFF"/>
        </w:rPr>
      </w:pPr>
      <w:r w:rsidRPr="00DD0D6A">
        <w:rPr>
          <w:rFonts w:asciiTheme="majorBidi" w:hAnsiTheme="majorBidi" w:cstheme="majorBidi"/>
          <w:color w:val="000000" w:themeColor="text1"/>
          <w:sz w:val="22"/>
          <w:shd w:val="clear" w:color="auto" w:fill="FFFFFF"/>
        </w:rPr>
        <w:t>There is Always an exit from any screen.</w:t>
      </w:r>
    </w:p>
    <w:p w14:paraId="70355B02" w14:textId="77777777" w:rsidR="00DD0D6A" w:rsidRPr="00DD0D6A" w:rsidRDefault="00DD0D6A" w:rsidP="00DD0D6A">
      <w:pPr>
        <w:tabs>
          <w:tab w:val="left" w:pos="360"/>
          <w:tab w:val="left" w:pos="540"/>
        </w:tabs>
        <w:spacing w:after="0" w:line="240" w:lineRule="auto"/>
        <w:ind w:right="0"/>
        <w:jc w:val="left"/>
        <w:rPr>
          <w:rFonts w:asciiTheme="majorBidi" w:hAnsiTheme="majorBidi" w:cstheme="majorBidi"/>
          <w:color w:val="000000" w:themeColor="text1"/>
          <w:sz w:val="22"/>
          <w:shd w:val="clear" w:color="auto" w:fill="FFFFFF"/>
        </w:rPr>
      </w:pPr>
    </w:p>
    <w:p w14:paraId="21F2FC89" w14:textId="77777777" w:rsidR="00DD0D6A" w:rsidRPr="00DD0D6A" w:rsidRDefault="00DD0D6A" w:rsidP="00DD0D6A">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r>
                <w:rPr>
                  <w:rFonts w:ascii="Cambria Math" w:hAnsi="Cambria Math" w:cstheme="majorBidi"/>
                  <w:color w:val="000000" w:themeColor="text1"/>
                  <w:sz w:val="22"/>
                  <w:shd w:val="clear" w:color="auto" w:fill="FFFFFF"/>
                </w:rPr>
                <m:t>&lt;&gt;(state=scree</m:t>
              </m:r>
              <m:sSub>
                <m:sSubPr>
                  <m:ctrlPr>
                    <w:rPr>
                      <w:rFonts w:ascii="Cambria Math" w:hAnsi="Cambria Math" w:cstheme="majorBidi"/>
                      <w:i/>
                      <w:color w:val="000000" w:themeColor="text1"/>
                      <w:sz w:val="22"/>
                      <w:shd w:val="clear" w:color="auto" w:fill="FFFFFF"/>
                    </w:rPr>
                  </m:ctrlPr>
                </m:sSubPr>
                <m:e>
                  <m:r>
                    <w:rPr>
                      <w:rFonts w:ascii="Cambria Math" w:hAnsi="Cambria Math" w:cstheme="majorBidi"/>
                      <w:color w:val="000000" w:themeColor="text1"/>
                      <w:sz w:val="22"/>
                      <w:shd w:val="clear" w:color="auto" w:fill="FFFFFF"/>
                    </w:rPr>
                    <m:t>n</m:t>
                  </m:r>
                </m:e>
                <m:sub>
                  <m:r>
                    <w:rPr>
                      <w:rFonts w:ascii="Cambria Math" w:hAnsi="Cambria Math" w:cstheme="majorBidi"/>
                      <w:color w:val="000000" w:themeColor="text1"/>
                      <w:sz w:val="22"/>
                      <w:shd w:val="clear" w:color="auto" w:fill="FFFFFF"/>
                    </w:rPr>
                    <m:t>i</m:t>
                  </m:r>
                </m:sub>
              </m:sSub>
              <m:r>
                <w:rPr>
                  <w:rFonts w:ascii="Cambria Math" w:hAnsi="Cambria Math" w:cstheme="majorBidi"/>
                  <w:color w:val="000000" w:themeColor="text1"/>
                  <w:sz w:val="22"/>
                </w:rPr>
                <m:t>)</m:t>
              </m:r>
            </m:e>
          </m:nary>
          <m:r>
            <w:rPr>
              <w:rFonts w:ascii="Cambria Math" w:hAnsi="Cambria Math" w:cstheme="majorBidi"/>
              <w:color w:val="000000" w:themeColor="text1"/>
              <w:sz w:val="22"/>
            </w:rPr>
            <m:t xml:space="preserve">  </m:t>
          </m:r>
        </m:oMath>
      </m:oMathPara>
    </w:p>
    <w:p w14:paraId="01CED99B" w14:textId="348864C8" w:rsidR="00DD0D6A" w:rsidRPr="00DD0D6A" w:rsidRDefault="00DD0D6A" w:rsidP="00DD0D6A">
      <w:pPr>
        <w:pStyle w:val="ae"/>
        <w:numPr>
          <w:ilvl w:val="0"/>
          <w:numId w:val="58"/>
        </w:numPr>
        <w:spacing w:after="0" w:line="240" w:lineRule="auto"/>
        <w:ind w:right="0"/>
        <w:jc w:val="left"/>
        <w:rPr>
          <w:rFonts w:asciiTheme="majorBidi" w:hAnsiTheme="majorBidi" w:cstheme="majorBidi"/>
          <w:color w:val="000000" w:themeColor="text1"/>
          <w:sz w:val="22"/>
        </w:rPr>
      </w:pPr>
      <w:r w:rsidRPr="00DD0D6A">
        <w:rPr>
          <w:rFonts w:asciiTheme="majorBidi" w:hAnsiTheme="majorBidi" w:cstheme="majorBidi"/>
          <w:color w:val="000000" w:themeColor="text1"/>
          <w:sz w:val="22"/>
        </w:rPr>
        <w:t>There is a screen (root), such that each screen from it.</w:t>
      </w:r>
    </w:p>
    <w:p w14:paraId="777ECDDF" w14:textId="77777777" w:rsidR="00DD0D6A" w:rsidRPr="00DD0D6A" w:rsidRDefault="00DD0D6A" w:rsidP="00DD0D6A">
      <w:pPr>
        <w:spacing w:after="0" w:line="240" w:lineRule="auto"/>
        <w:ind w:left="0" w:right="0" w:firstLine="0"/>
        <w:jc w:val="left"/>
        <w:rPr>
          <w:rFonts w:asciiTheme="majorBidi" w:hAnsiTheme="majorBidi" w:cstheme="majorBidi"/>
          <w:color w:val="000000" w:themeColor="text1"/>
          <w:sz w:val="22"/>
        </w:rPr>
      </w:pPr>
    </w:p>
    <w:p w14:paraId="56ACD78D" w14:textId="026603EE" w:rsidR="00DD0D6A" w:rsidRPr="00DD0D6A" w:rsidRDefault="00DD0D6A" w:rsidP="00DD0D6A">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d>
                <m:dPr>
                  <m:begChr m:val="["/>
                  <m:endChr m:val="]"/>
                  <m:ctrlPr>
                    <w:rPr>
                      <w:rFonts w:ascii="Cambria Math" w:hAnsi="Cambria Math" w:cstheme="majorBidi"/>
                      <w:i/>
                      <w:color w:val="000000" w:themeColor="text1"/>
                      <w:sz w:val="22"/>
                    </w:rPr>
                  </m:ctrlPr>
                </m:dPr>
                <m:e>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j</m:t>
                      </m:r>
                    </m:sub>
                    <m:sup/>
                    <m:e>
                      <m:r>
                        <w:rPr>
                          <w:rFonts w:ascii="Cambria Math" w:hAnsi="Cambria Math" w:cstheme="majorBidi"/>
                          <w:color w:val="000000" w:themeColor="text1"/>
                          <w:sz w:val="22"/>
                        </w:rPr>
                        <m:t>[]</m:t>
                      </m:r>
                      <m:d>
                        <m:dPr>
                          <m:ctrlPr>
                            <w:rPr>
                              <w:rFonts w:ascii="Cambria Math" w:hAnsi="Cambria Math" w:cstheme="majorBidi"/>
                              <w:i/>
                              <w:color w:val="000000" w:themeColor="text1"/>
                              <w:sz w:val="22"/>
                            </w:rPr>
                          </m:ctrlPr>
                        </m:dPr>
                        <m:e>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i</m:t>
                                  </m:r>
                                </m:sub>
                              </m:sSub>
                            </m:e>
                          </m:d>
                          <m:r>
                            <w:rPr>
                              <w:rFonts w:ascii="Cambria Math" w:hAnsi="Cambria Math" w:cstheme="majorBidi"/>
                              <w:color w:val="000000" w:themeColor="text1"/>
                              <w:sz w:val="22"/>
                            </w:rPr>
                            <m:t>→ &lt;&gt;</m:t>
                          </m:r>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j</m:t>
                                  </m:r>
                                </m:sub>
                              </m:sSub>
                            </m:e>
                          </m:d>
                        </m:e>
                      </m:d>
                    </m:e>
                  </m:nary>
                  <m:r>
                    <w:rPr>
                      <w:rFonts w:ascii="Cambria Math" w:hAnsi="Cambria Math" w:cstheme="majorBidi"/>
                      <w:color w:val="000000" w:themeColor="text1"/>
                      <w:sz w:val="22"/>
                    </w:rPr>
                    <m:t xml:space="preserve"> </m:t>
                  </m:r>
                </m:e>
              </m:d>
            </m:e>
          </m:nary>
        </m:oMath>
      </m:oMathPara>
    </w:p>
    <w:p w14:paraId="1EB16F05" w14:textId="77777777" w:rsidR="00DD0D6A" w:rsidRPr="00DD0D6A" w:rsidRDefault="00DD0D6A" w:rsidP="00DD0D6A">
      <w:pPr>
        <w:spacing w:after="0" w:line="240" w:lineRule="auto"/>
        <w:ind w:left="0" w:right="0" w:firstLine="0"/>
        <w:jc w:val="left"/>
        <w:rPr>
          <w:rFonts w:asciiTheme="majorBidi" w:hAnsiTheme="majorBidi" w:cstheme="majorBidi"/>
          <w:color w:val="000000" w:themeColor="text1"/>
          <w:sz w:val="22"/>
        </w:rPr>
      </w:pPr>
    </w:p>
    <w:p w14:paraId="3FD63096" w14:textId="34B13E66" w:rsidR="00DD0D6A" w:rsidRP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 xml:space="preserve">We can't  move from </w:t>
      </w:r>
      <m:oMath>
        <m:r>
          <w:rPr>
            <w:rFonts w:ascii="Cambria Math" w:hAnsi="Cambria Math" w:cstheme="majorBidi"/>
            <w:color w:val="auto"/>
            <w:sz w:val="22"/>
          </w:rPr>
          <m:t>scre</m:t>
        </m:r>
        <m:sSub>
          <m:sSubPr>
            <m:ctrlPr>
              <w:rPr>
                <w:rFonts w:ascii="Cambria Math" w:hAnsi="Cambria Math" w:cstheme="majorBidi"/>
                <w:i/>
                <w:color w:val="auto"/>
                <w:sz w:val="22"/>
              </w:rPr>
            </m:ctrlPr>
          </m:sSubPr>
          <m:e>
            <m:r>
              <w:rPr>
                <w:rFonts w:ascii="Cambria Math" w:hAnsi="Cambria Math" w:cstheme="majorBidi"/>
                <w:color w:val="auto"/>
                <w:sz w:val="22"/>
              </w:rPr>
              <m:t>en</m:t>
            </m:r>
          </m:e>
          <m:sub>
            <m:r>
              <w:rPr>
                <w:rFonts w:ascii="Cambria Math" w:hAnsi="Cambria Math" w:cstheme="majorBidi"/>
                <w:color w:val="auto"/>
                <w:sz w:val="22"/>
              </w:rPr>
              <m:t>j</m:t>
            </m:r>
          </m:sub>
        </m:sSub>
      </m:oMath>
      <w:r w:rsidRPr="00DD0D6A">
        <w:rPr>
          <w:rFonts w:asciiTheme="majorBidi" w:hAnsiTheme="majorBidi" w:cstheme="majorBidi"/>
          <w:color w:val="auto"/>
          <w:sz w:val="22"/>
        </w:rPr>
        <w:t xml:space="preserve"> to </w:t>
      </w:r>
      <m:oMath>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oMath>
      <w:r w:rsidRPr="00DD0D6A">
        <w:rPr>
          <w:rFonts w:asciiTheme="majorBidi" w:hAnsiTheme="majorBidi" w:cstheme="majorBidi"/>
          <w:color w:val="auto"/>
          <w:sz w:val="22"/>
        </w:rPr>
        <w:t xml:space="preserve"> without c</w:t>
      </w:r>
      <w:r w:rsidRPr="00DD0D6A">
        <w:rPr>
          <w:rFonts w:asciiTheme="majorBidi" w:hAnsiTheme="majorBidi" w:cstheme="majorBidi"/>
          <w:color w:val="auto"/>
          <w:sz w:val="22"/>
        </w:rPr>
        <w:t>hanging or defining a parameter.</w:t>
      </w:r>
    </w:p>
    <w:p w14:paraId="0EB3A081" w14:textId="77777777" w:rsidR="00DD0D6A" w:rsidRPr="00DD0D6A" w:rsidRDefault="00DD0D6A" w:rsidP="00DD0D6A">
      <w:pPr>
        <w:spacing w:after="0" w:line="240" w:lineRule="auto"/>
        <w:ind w:right="0"/>
        <w:jc w:val="left"/>
        <w:rPr>
          <w:rFonts w:asciiTheme="majorBidi" w:hAnsiTheme="majorBidi" w:cstheme="majorBidi"/>
          <w:color w:val="auto"/>
          <w:sz w:val="22"/>
        </w:rPr>
      </w:pPr>
    </w:p>
    <w:p w14:paraId="1712C7B5" w14:textId="606A03D9" w:rsidR="00DD0D6A" w:rsidRPr="00DD0D6A" w:rsidRDefault="00DD0D6A" w:rsidP="00DD0D6A">
      <w:pPr>
        <w:spacing w:after="0" w:line="240" w:lineRule="auto"/>
        <w:ind w:left="0" w:right="0" w:firstLine="0"/>
        <w:jc w:val="left"/>
        <w:rPr>
          <w:rFonts w:asciiTheme="majorBidi" w:hAnsiTheme="majorBidi" w:cstheme="majorBidi"/>
          <w:color w:val="auto"/>
          <w:sz w:val="22"/>
        </w:rPr>
      </w:pPr>
      <m:oMathPara>
        <m:oMathParaPr>
          <m:jc m:val="left"/>
        </m:oMathParaPr>
        <m:oMath>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e>
          </m:d>
          <m:nary>
            <m:naryPr>
              <m:chr m:val="⋃"/>
              <m:limLoc m:val="undOvr"/>
              <m:subHide m:val="1"/>
              <m:supHide m:val="1"/>
              <m:ctrlPr>
                <w:rPr>
                  <w:rFonts w:ascii="Cambria Math" w:hAnsi="Cambria Math" w:cstheme="majorBidi"/>
                  <w:i/>
                  <w:color w:val="auto"/>
                  <w:sz w:val="22"/>
                </w:rPr>
              </m:ctrlPr>
            </m:naryPr>
            <m:sub/>
            <m:sup/>
            <m:e>
              <m:d>
                <m:dPr>
                  <m:begChr m:val="["/>
                  <m:endChr m:val="]"/>
                  <m:ctrlPr>
                    <w:rPr>
                      <w:rFonts w:ascii="Cambria Math" w:hAnsi="Cambria Math" w:cstheme="majorBidi"/>
                      <w:i/>
                      <w:color w:val="auto"/>
                      <w:sz w:val="22"/>
                    </w:rPr>
                  </m:ctrlPr>
                </m:dPr>
                <m:e>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¬ChangePsrmXU 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e>
                      </m:d>
                    </m:e>
                  </m:d>
                </m:e>
              </m:d>
            </m:e>
          </m:nary>
        </m:oMath>
      </m:oMathPara>
    </w:p>
    <w:p w14:paraId="5E227AC4" w14:textId="24B97582" w:rsidR="00DD0D6A" w:rsidRPr="00DD0D6A" w:rsidRDefault="00DD0D6A" w:rsidP="00DD0D6A">
      <w:pPr>
        <w:spacing w:after="0" w:line="240" w:lineRule="auto"/>
        <w:ind w:left="0" w:right="0" w:firstLine="0"/>
        <w:jc w:val="left"/>
        <w:rPr>
          <w:rFonts w:asciiTheme="majorBidi" w:hAnsiTheme="majorBidi" w:cstheme="majorBidi"/>
          <w:color w:val="auto"/>
          <w:sz w:val="22"/>
        </w:rPr>
      </w:pPr>
    </w:p>
    <w:p w14:paraId="79DDB984" w14:textId="77777777" w:rsidR="00DD0D6A" w:rsidRPr="00DD0D6A" w:rsidRDefault="00DD0D6A" w:rsidP="00DD0D6A">
      <w:pPr>
        <w:spacing w:after="0" w:line="240" w:lineRule="auto"/>
        <w:ind w:left="0" w:right="0" w:firstLine="0"/>
        <w:jc w:val="left"/>
        <w:rPr>
          <w:rFonts w:asciiTheme="majorBidi" w:hAnsiTheme="majorBidi" w:cstheme="majorBidi"/>
          <w:color w:val="auto"/>
          <w:sz w:val="22"/>
        </w:rPr>
      </w:pPr>
    </w:p>
    <w:p w14:paraId="46841CBB" w14:textId="388F5180" w:rsidR="00DD0D6A" w:rsidRP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Parameter cannot accept value that is not defined in the List of the possible values</w:t>
      </w:r>
      <w:r>
        <w:rPr>
          <w:rFonts w:asciiTheme="majorBidi" w:hAnsiTheme="majorBidi" w:cstheme="majorBidi"/>
          <w:color w:val="auto"/>
          <w:sz w:val="22"/>
        </w:rPr>
        <w:t>.</w:t>
      </w:r>
    </w:p>
    <w:p w14:paraId="554F11B1" w14:textId="1FC4998D" w:rsidR="00DD0D6A" w:rsidRDefault="00DD0D6A" w:rsidP="00DD0D6A">
      <w:pPr>
        <w:spacing w:after="0" w:line="240" w:lineRule="auto"/>
        <w:ind w:left="0" w:right="0" w:firstLine="0"/>
        <w:jc w:val="left"/>
        <w:rPr>
          <w:rFonts w:asciiTheme="majorBidi" w:hAnsiTheme="majorBidi" w:cstheme="majorBidi"/>
          <w:color w:val="auto"/>
          <w:sz w:val="22"/>
        </w:rPr>
      </w:pPr>
    </w:p>
    <w:p w14:paraId="54437217" w14:textId="77777777" w:rsidR="00DD0D6A" w:rsidRPr="00DD0D6A" w:rsidRDefault="00DD0D6A" w:rsidP="00DD0D6A">
      <w:pPr>
        <w:spacing w:after="0" w:line="240" w:lineRule="auto"/>
        <w:ind w:left="0" w:right="0" w:firstLine="0"/>
        <w:jc w:val="left"/>
        <w:rPr>
          <w:rFonts w:asciiTheme="majorBidi" w:hAnsiTheme="majorBidi" w:cstheme="majorBidi"/>
          <w:color w:val="auto"/>
          <w:sz w:val="22"/>
        </w:rPr>
      </w:pPr>
    </w:p>
    <w:p w14:paraId="55669262" w14:textId="6EBC8436" w:rsidR="00DD0D6A" w:rsidRP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sz w:val="22"/>
          <w:shd w:val="clear" w:color="auto" w:fill="FFFFFF"/>
        </w:rPr>
        <w:t>There is no path to a screen that allows  "Illegal parameters values"</w:t>
      </w:r>
      <w:r w:rsidRPr="00DD0D6A">
        <w:rPr>
          <w:rFonts w:asciiTheme="majorBidi" w:hAnsiTheme="majorBidi" w:cstheme="majorBidi"/>
          <w:sz w:val="22"/>
          <w:shd w:val="clear" w:color="auto" w:fill="FFFFFF"/>
        </w:rPr>
        <w:t>.</w:t>
      </w:r>
    </w:p>
    <w:p w14:paraId="5B0AA6B2" w14:textId="1703198F" w:rsidR="00DD0D6A" w:rsidRDefault="00DD0D6A" w:rsidP="00DD0D6A">
      <w:pPr>
        <w:pStyle w:val="ae"/>
        <w:spacing w:after="0" w:line="240" w:lineRule="auto"/>
        <w:ind w:right="0" w:firstLine="0"/>
        <w:jc w:val="left"/>
        <w:rPr>
          <w:rFonts w:asciiTheme="majorBidi" w:hAnsiTheme="majorBidi" w:cstheme="majorBidi"/>
          <w:sz w:val="22"/>
          <w:shd w:val="clear" w:color="auto" w:fill="FFFFFF"/>
        </w:rPr>
      </w:pPr>
      <w:r w:rsidRPr="00DD0D6A">
        <w:rPr>
          <w:rFonts w:asciiTheme="majorBidi" w:hAnsiTheme="majorBidi" w:cstheme="majorBidi"/>
          <w:sz w:val="22"/>
          <w:shd w:val="clear" w:color="auto" w:fill="FFFFFF"/>
        </w:rPr>
        <w:t>(Illegal i.e. value that does not defined in the list of the parameters values)</w:t>
      </w:r>
    </w:p>
    <w:p w14:paraId="6CF85298" w14:textId="77777777" w:rsidR="00DD0D6A" w:rsidRPr="00DD0D6A" w:rsidRDefault="00DD0D6A" w:rsidP="00DD0D6A">
      <w:pPr>
        <w:pStyle w:val="ae"/>
        <w:spacing w:after="0" w:line="240" w:lineRule="auto"/>
        <w:ind w:right="0" w:firstLine="0"/>
        <w:jc w:val="left"/>
        <w:rPr>
          <w:rFonts w:asciiTheme="majorBidi" w:hAnsiTheme="majorBidi" w:cstheme="majorBidi"/>
          <w:color w:val="auto"/>
          <w:sz w:val="22"/>
        </w:rPr>
      </w:pPr>
    </w:p>
    <w:p w14:paraId="42A9E67C" w14:textId="245F3E2C" w:rsid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E</w:t>
      </w:r>
      <w:r w:rsidRPr="00DD0D6A">
        <w:rPr>
          <w:rFonts w:asciiTheme="majorBidi" w:hAnsiTheme="majorBidi" w:cstheme="majorBidi"/>
          <w:color w:val="auto"/>
          <w:sz w:val="22"/>
        </w:rPr>
        <w:t>ach list</w:t>
      </w:r>
      <w:r w:rsidRPr="00DD0D6A">
        <w:rPr>
          <w:rFonts w:asciiTheme="majorBidi" w:hAnsiTheme="majorBidi" w:cstheme="majorBidi"/>
          <w:color w:val="auto"/>
          <w:sz w:val="22"/>
        </w:rPr>
        <w:t xml:space="preserve"> of parameters must be defined before entering a screen</w:t>
      </w:r>
      <w:r>
        <w:rPr>
          <w:rFonts w:asciiTheme="majorBidi" w:hAnsiTheme="majorBidi" w:cstheme="majorBidi"/>
          <w:color w:val="auto"/>
          <w:sz w:val="22"/>
        </w:rPr>
        <w:t>.</w:t>
      </w:r>
    </w:p>
    <w:p w14:paraId="6604556F" w14:textId="06EE02AA" w:rsidR="00DD0D6A" w:rsidRDefault="00DD0D6A" w:rsidP="00DD0D6A">
      <w:pPr>
        <w:pStyle w:val="ae"/>
        <w:spacing w:after="0" w:line="240" w:lineRule="auto"/>
        <w:ind w:right="0" w:firstLine="0"/>
        <w:jc w:val="left"/>
        <w:rPr>
          <w:rFonts w:asciiTheme="majorBidi" w:hAnsiTheme="majorBidi" w:cstheme="majorBidi"/>
          <w:color w:val="auto"/>
          <w:sz w:val="22"/>
        </w:rPr>
      </w:pPr>
    </w:p>
    <w:p w14:paraId="73E8E5E2" w14:textId="77777777" w:rsidR="00DD0D6A" w:rsidRPr="00DD0D6A" w:rsidRDefault="00DD0D6A" w:rsidP="00DD0D6A">
      <w:pPr>
        <w:pStyle w:val="ae"/>
        <w:spacing w:after="0" w:line="240" w:lineRule="auto"/>
        <w:ind w:right="0" w:firstLine="0"/>
        <w:jc w:val="left"/>
        <w:rPr>
          <w:rFonts w:asciiTheme="majorBidi" w:hAnsiTheme="majorBidi" w:cstheme="majorBidi"/>
          <w:color w:val="auto"/>
          <w:sz w:val="22"/>
        </w:rPr>
      </w:pPr>
    </w:p>
    <w:p w14:paraId="0AFC0B80" w14:textId="21EBC03E" w:rsid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P</w:t>
      </w:r>
      <w:r w:rsidRPr="00DD0D6A">
        <w:rPr>
          <w:rFonts w:asciiTheme="majorBidi" w:hAnsiTheme="majorBidi" w:cstheme="majorBidi"/>
          <w:color w:val="auto"/>
          <w:sz w:val="22"/>
        </w:rPr>
        <w:t>arameters values cannot change unless it was intended to do so in its path.</w:t>
      </w:r>
    </w:p>
    <w:p w14:paraId="29CE3B3B" w14:textId="066C3FDA" w:rsidR="00DD0D6A" w:rsidRDefault="00DD0D6A" w:rsidP="00DD0D6A">
      <w:pPr>
        <w:spacing w:after="0" w:line="240" w:lineRule="auto"/>
        <w:ind w:right="0"/>
        <w:jc w:val="left"/>
        <w:rPr>
          <w:rFonts w:asciiTheme="majorBidi" w:hAnsiTheme="majorBidi" w:cstheme="majorBidi"/>
          <w:color w:val="auto"/>
          <w:sz w:val="22"/>
        </w:rPr>
      </w:pPr>
    </w:p>
    <w:p w14:paraId="01DA3071" w14:textId="77777777" w:rsidR="00DD0D6A" w:rsidRPr="00DD0D6A" w:rsidRDefault="00DD0D6A" w:rsidP="00DD0D6A">
      <w:pPr>
        <w:spacing w:after="0" w:line="240" w:lineRule="auto"/>
        <w:ind w:right="0"/>
        <w:jc w:val="left"/>
        <w:rPr>
          <w:rFonts w:asciiTheme="majorBidi" w:hAnsiTheme="majorBidi" w:cstheme="majorBidi"/>
          <w:color w:val="auto"/>
          <w:sz w:val="22"/>
        </w:rPr>
      </w:pPr>
    </w:p>
    <w:p w14:paraId="0251E8EC" w14:textId="4F55C731" w:rsid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I</w:t>
      </w:r>
      <w:r w:rsidRPr="00DD0D6A">
        <w:rPr>
          <w:rFonts w:asciiTheme="majorBidi" w:hAnsiTheme="majorBidi" w:cstheme="majorBidi"/>
          <w:color w:val="auto"/>
          <w:sz w:val="22"/>
        </w:rPr>
        <w:t>f a Parameter changes  in a specific state the change should be updated wherever the parameter is used.</w:t>
      </w:r>
    </w:p>
    <w:p w14:paraId="33B8EAD1" w14:textId="63FA03D7" w:rsidR="00DD0D6A" w:rsidRDefault="00DD0D6A" w:rsidP="00DD0D6A">
      <w:pPr>
        <w:spacing w:after="0" w:line="240" w:lineRule="auto"/>
        <w:ind w:right="0"/>
        <w:jc w:val="left"/>
        <w:rPr>
          <w:rFonts w:asciiTheme="majorBidi" w:hAnsiTheme="majorBidi" w:cstheme="majorBidi"/>
          <w:color w:val="auto"/>
          <w:sz w:val="22"/>
        </w:rPr>
      </w:pPr>
    </w:p>
    <w:p w14:paraId="09722B59" w14:textId="77777777" w:rsidR="00DD0D6A" w:rsidRPr="00DD0D6A" w:rsidRDefault="00DD0D6A" w:rsidP="00DD0D6A">
      <w:pPr>
        <w:spacing w:after="0" w:line="240" w:lineRule="auto"/>
        <w:ind w:right="0"/>
        <w:jc w:val="left"/>
        <w:rPr>
          <w:rFonts w:asciiTheme="majorBidi" w:hAnsiTheme="majorBidi" w:cstheme="majorBidi"/>
          <w:color w:val="auto"/>
          <w:sz w:val="22"/>
        </w:rPr>
      </w:pPr>
    </w:p>
    <w:p w14:paraId="1B615AC9" w14:textId="1B43E901" w:rsidR="00DD0D6A" w:rsidRPr="00DD0D6A" w:rsidRDefault="00DD0D6A" w:rsidP="00DD0D6A">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A</w:t>
      </w:r>
      <w:r w:rsidRPr="00DD0D6A">
        <w:rPr>
          <w:rFonts w:asciiTheme="majorBidi" w:hAnsiTheme="majorBidi" w:cstheme="majorBidi"/>
          <w:color w:val="auto"/>
          <w:sz w:val="22"/>
        </w:rPr>
        <w:t>ll parameters always must be consisted (consistency)</w:t>
      </w:r>
      <w:r>
        <w:rPr>
          <w:rFonts w:asciiTheme="majorBidi" w:hAnsiTheme="majorBidi" w:cstheme="majorBidi"/>
          <w:color w:val="auto"/>
          <w:sz w:val="22"/>
        </w:rPr>
        <w:t>.</w:t>
      </w:r>
    </w:p>
    <w:p w14:paraId="75C4F370" w14:textId="77777777" w:rsidR="00DD0D6A" w:rsidRPr="00DD0D6A" w:rsidRDefault="00DD0D6A" w:rsidP="00DD0D6A">
      <w:pPr>
        <w:spacing w:after="160" w:line="259" w:lineRule="auto"/>
        <w:ind w:left="0" w:right="0" w:firstLine="0"/>
        <w:jc w:val="left"/>
        <w:rPr>
          <w:rFonts w:asciiTheme="majorBidi" w:hAnsiTheme="majorBidi" w:cstheme="majorBidi"/>
          <w:b/>
          <w:bCs/>
          <w:color w:val="auto"/>
          <w:sz w:val="24"/>
          <w:szCs w:val="24"/>
        </w:rPr>
      </w:pPr>
    </w:p>
    <w:p w14:paraId="0F5AC2B8" w14:textId="77777777" w:rsidR="00DD0D6A" w:rsidRDefault="00DD0D6A">
      <w:pPr>
        <w:spacing w:after="160" w:line="259" w:lineRule="auto"/>
        <w:ind w:left="0" w:right="0" w:firstLine="0"/>
        <w:jc w:val="left"/>
        <w:rPr>
          <w:rFonts w:asciiTheme="majorBidi" w:hAnsiTheme="majorBidi" w:cstheme="majorBidi"/>
          <w:color w:val="auto"/>
          <w:sz w:val="24"/>
          <w:szCs w:val="24"/>
        </w:rPr>
      </w:pPr>
    </w:p>
    <w:p w14:paraId="2E8F3565" w14:textId="275F555E" w:rsidR="00DD0D6A" w:rsidRDefault="00DD0D6A">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r>
        <w:rPr>
          <w:rFonts w:asciiTheme="majorBidi" w:hAnsiTheme="majorBidi" w:cstheme="majorBidi"/>
          <w:color w:val="auto"/>
          <w:sz w:val="24"/>
          <w:szCs w:val="24"/>
        </w:rPr>
        <w:br w:type="page"/>
      </w:r>
    </w:p>
    <w:p w14:paraId="465D5C3B" w14:textId="1CF14FA1" w:rsidR="002F7451" w:rsidRDefault="002F7451" w:rsidP="00050D6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lastRenderedPageBreak/>
        <w:t>UML</w:t>
      </w:r>
    </w:p>
    <w:p w14:paraId="0B7954CD" w14:textId="0A88AB14" w:rsidR="00B173F8" w:rsidRDefault="00B173F8" w:rsidP="00B173F8">
      <w:pPr>
        <w:spacing w:line="240" w:lineRule="auto"/>
        <w:ind w:left="0" w:right="120" w:firstLine="0"/>
        <w:jc w:val="left"/>
        <w:rPr>
          <w:rFonts w:asciiTheme="majorBidi" w:hAnsiTheme="majorBidi" w:cstheme="majorBidi"/>
          <w:b/>
          <w:bCs/>
          <w:color w:val="auto"/>
          <w:sz w:val="24"/>
          <w:szCs w:val="24"/>
        </w:rPr>
      </w:pPr>
    </w:p>
    <w:p w14:paraId="4E2F1CF9" w14:textId="2C6C9D8A" w:rsidR="002F7451" w:rsidRPr="002F7451" w:rsidRDefault="002F7451" w:rsidP="00050D60">
      <w:pPr>
        <w:spacing w:line="240" w:lineRule="auto"/>
        <w:ind w:right="120" w:firstLine="0"/>
        <w:jc w:val="left"/>
        <w:rPr>
          <w:rFonts w:asciiTheme="majorBidi" w:hAnsiTheme="majorBidi" w:cstheme="majorBidi"/>
          <w:b/>
          <w:bCs/>
          <w:color w:val="auto"/>
          <w:sz w:val="24"/>
          <w:szCs w:val="24"/>
        </w:rPr>
      </w:pPr>
    </w:p>
    <w:p w14:paraId="4162F517" w14:textId="36DE10DE" w:rsidR="002F7451" w:rsidRDefault="002F7451" w:rsidP="00050D60">
      <w:pPr>
        <w:spacing w:line="240" w:lineRule="auto"/>
        <w:ind w:right="120" w:firstLine="0"/>
        <w:jc w:val="left"/>
        <w:rPr>
          <w:rFonts w:asciiTheme="majorBidi" w:hAnsiTheme="majorBidi" w:cstheme="majorBidi"/>
          <w:color w:val="auto"/>
          <w:sz w:val="24"/>
          <w:szCs w:val="24"/>
        </w:rPr>
      </w:pPr>
    </w:p>
    <w:p w14:paraId="1325E0BF" w14:textId="6C632296" w:rsidR="002F7451" w:rsidRDefault="002F7451" w:rsidP="00050D60">
      <w:pPr>
        <w:spacing w:line="240" w:lineRule="auto"/>
        <w:ind w:right="120" w:firstLine="0"/>
        <w:jc w:val="left"/>
        <w:rPr>
          <w:rFonts w:asciiTheme="majorBidi" w:hAnsiTheme="majorBidi" w:cstheme="majorBidi"/>
          <w:color w:val="auto"/>
          <w:sz w:val="24"/>
          <w:szCs w:val="24"/>
        </w:rPr>
      </w:pPr>
    </w:p>
    <w:p w14:paraId="174B4FE4" w14:textId="4F17DC48" w:rsidR="002F7451" w:rsidRDefault="002F7451" w:rsidP="00050D60">
      <w:pPr>
        <w:spacing w:line="240" w:lineRule="auto"/>
        <w:ind w:right="120" w:firstLine="0"/>
        <w:jc w:val="left"/>
        <w:rPr>
          <w:rFonts w:asciiTheme="majorBidi" w:hAnsiTheme="majorBidi" w:cstheme="majorBidi"/>
          <w:color w:val="auto"/>
          <w:sz w:val="24"/>
          <w:szCs w:val="24"/>
        </w:rPr>
      </w:pPr>
    </w:p>
    <w:p w14:paraId="616A8B7F" w14:textId="2C848550" w:rsidR="00601C31" w:rsidRDefault="00601C31" w:rsidP="00050D60">
      <w:pPr>
        <w:spacing w:line="240" w:lineRule="auto"/>
        <w:ind w:right="120" w:firstLine="0"/>
        <w:jc w:val="left"/>
        <w:rPr>
          <w:rFonts w:asciiTheme="majorBidi" w:hAnsiTheme="majorBidi" w:cstheme="majorBidi"/>
          <w:color w:val="auto"/>
          <w:sz w:val="24"/>
          <w:szCs w:val="24"/>
        </w:rPr>
      </w:pPr>
    </w:p>
    <w:p w14:paraId="72FB1C82" w14:textId="513CEA0D" w:rsidR="00601C31" w:rsidRDefault="00601C31" w:rsidP="00050D60">
      <w:pPr>
        <w:spacing w:line="240" w:lineRule="auto"/>
        <w:ind w:right="120" w:firstLine="0"/>
        <w:jc w:val="left"/>
        <w:rPr>
          <w:rFonts w:asciiTheme="majorBidi" w:hAnsiTheme="majorBidi" w:cstheme="majorBidi"/>
          <w:color w:val="auto"/>
          <w:sz w:val="24"/>
          <w:szCs w:val="24"/>
        </w:rPr>
      </w:pPr>
    </w:p>
    <w:p w14:paraId="28EBE03F" w14:textId="6732B457" w:rsidR="00601C31" w:rsidRDefault="00601C31" w:rsidP="00050D60">
      <w:pPr>
        <w:spacing w:line="240" w:lineRule="auto"/>
        <w:ind w:right="120" w:firstLine="0"/>
        <w:jc w:val="left"/>
        <w:rPr>
          <w:rFonts w:asciiTheme="majorBidi" w:hAnsiTheme="majorBidi" w:cstheme="majorBidi"/>
          <w:color w:val="auto"/>
          <w:sz w:val="24"/>
          <w:szCs w:val="24"/>
        </w:rPr>
      </w:pPr>
    </w:p>
    <w:p w14:paraId="1F3D4D37" w14:textId="61BA3AD6" w:rsidR="00601C31" w:rsidRDefault="00601C31" w:rsidP="00050D60">
      <w:pPr>
        <w:spacing w:line="240" w:lineRule="auto"/>
        <w:ind w:right="120" w:firstLine="0"/>
        <w:jc w:val="left"/>
        <w:rPr>
          <w:rFonts w:asciiTheme="majorBidi" w:hAnsiTheme="majorBidi" w:cstheme="majorBidi"/>
          <w:color w:val="auto"/>
          <w:sz w:val="24"/>
          <w:szCs w:val="24"/>
        </w:rPr>
      </w:pPr>
    </w:p>
    <w:p w14:paraId="407001A1" w14:textId="46618276" w:rsidR="00601C31" w:rsidRDefault="00601C31" w:rsidP="00050D60">
      <w:pPr>
        <w:spacing w:line="240" w:lineRule="auto"/>
        <w:ind w:right="120" w:firstLine="0"/>
        <w:jc w:val="left"/>
        <w:rPr>
          <w:rFonts w:asciiTheme="majorBidi" w:hAnsiTheme="majorBidi" w:cstheme="majorBidi"/>
          <w:color w:val="auto"/>
          <w:sz w:val="24"/>
          <w:szCs w:val="24"/>
        </w:rPr>
      </w:pPr>
    </w:p>
    <w:p w14:paraId="25D6B66B" w14:textId="35C80FE2" w:rsidR="00601C31" w:rsidRDefault="00601C31" w:rsidP="00050D60">
      <w:pPr>
        <w:spacing w:line="240" w:lineRule="auto"/>
        <w:ind w:right="120" w:firstLine="0"/>
        <w:jc w:val="left"/>
        <w:rPr>
          <w:rFonts w:asciiTheme="majorBidi" w:hAnsiTheme="majorBidi" w:cstheme="majorBidi"/>
          <w:color w:val="auto"/>
          <w:sz w:val="24"/>
          <w:szCs w:val="24"/>
        </w:rPr>
      </w:pPr>
    </w:p>
    <w:p w14:paraId="57161EF3" w14:textId="7C1939DC" w:rsidR="00601C31" w:rsidRDefault="00601C31" w:rsidP="00050D60">
      <w:pPr>
        <w:spacing w:line="240" w:lineRule="auto"/>
        <w:ind w:right="120" w:firstLine="0"/>
        <w:jc w:val="left"/>
        <w:rPr>
          <w:rFonts w:asciiTheme="majorBidi" w:hAnsiTheme="majorBidi" w:cstheme="majorBidi"/>
          <w:color w:val="auto"/>
          <w:sz w:val="24"/>
          <w:szCs w:val="24"/>
        </w:rPr>
      </w:pPr>
    </w:p>
    <w:p w14:paraId="6ECDB969" w14:textId="6108755F" w:rsidR="00601C31" w:rsidRDefault="00601C31" w:rsidP="00050D60">
      <w:pPr>
        <w:spacing w:line="240" w:lineRule="auto"/>
        <w:ind w:right="120" w:firstLine="0"/>
        <w:jc w:val="left"/>
        <w:rPr>
          <w:rFonts w:asciiTheme="majorBidi" w:hAnsiTheme="majorBidi" w:cstheme="majorBidi"/>
          <w:color w:val="auto"/>
          <w:sz w:val="24"/>
          <w:szCs w:val="24"/>
        </w:rPr>
      </w:pPr>
    </w:p>
    <w:p w14:paraId="1C8B99AD" w14:textId="73012E46" w:rsidR="00601C31" w:rsidRDefault="00601C31" w:rsidP="00050D60">
      <w:pPr>
        <w:spacing w:line="240" w:lineRule="auto"/>
        <w:ind w:right="120" w:firstLine="0"/>
        <w:jc w:val="left"/>
        <w:rPr>
          <w:rFonts w:asciiTheme="majorBidi" w:hAnsiTheme="majorBidi" w:cstheme="majorBidi"/>
          <w:color w:val="auto"/>
          <w:sz w:val="24"/>
          <w:szCs w:val="24"/>
        </w:rPr>
      </w:pPr>
    </w:p>
    <w:p w14:paraId="0F5921A7" w14:textId="02930A75" w:rsidR="00601C31" w:rsidRDefault="00601C31" w:rsidP="00050D60">
      <w:pPr>
        <w:spacing w:line="240" w:lineRule="auto"/>
        <w:ind w:right="120" w:firstLine="0"/>
        <w:jc w:val="left"/>
        <w:rPr>
          <w:rFonts w:asciiTheme="majorBidi" w:hAnsiTheme="majorBidi" w:cstheme="majorBidi"/>
          <w:color w:val="auto"/>
          <w:sz w:val="24"/>
          <w:szCs w:val="24"/>
        </w:rPr>
      </w:pPr>
    </w:p>
    <w:p w14:paraId="5E04EA91" w14:textId="56428F5A" w:rsidR="00601C31" w:rsidRDefault="00601C31" w:rsidP="00050D60">
      <w:pPr>
        <w:spacing w:line="240" w:lineRule="auto"/>
        <w:ind w:right="120" w:firstLine="0"/>
        <w:jc w:val="left"/>
        <w:rPr>
          <w:rFonts w:asciiTheme="majorBidi" w:hAnsiTheme="majorBidi" w:cstheme="majorBidi"/>
          <w:color w:val="auto"/>
          <w:sz w:val="24"/>
          <w:szCs w:val="24"/>
        </w:rPr>
      </w:pPr>
    </w:p>
    <w:p w14:paraId="528264BC" w14:textId="6027A408" w:rsidR="00601C31" w:rsidRDefault="00601C31" w:rsidP="00050D60">
      <w:pPr>
        <w:spacing w:line="240" w:lineRule="auto"/>
        <w:ind w:right="120" w:firstLine="0"/>
        <w:jc w:val="left"/>
        <w:rPr>
          <w:rFonts w:asciiTheme="majorBidi" w:hAnsiTheme="majorBidi" w:cstheme="majorBidi"/>
          <w:color w:val="auto"/>
          <w:sz w:val="24"/>
          <w:szCs w:val="24"/>
        </w:rPr>
      </w:pPr>
    </w:p>
    <w:p w14:paraId="6BCCB99E" w14:textId="1FD56369" w:rsidR="00601C31" w:rsidRDefault="00601C31" w:rsidP="00050D60">
      <w:pPr>
        <w:spacing w:line="240" w:lineRule="auto"/>
        <w:ind w:right="120" w:firstLine="0"/>
        <w:jc w:val="left"/>
        <w:rPr>
          <w:rFonts w:asciiTheme="majorBidi" w:hAnsiTheme="majorBidi" w:cstheme="majorBidi"/>
          <w:color w:val="auto"/>
          <w:sz w:val="24"/>
          <w:szCs w:val="24"/>
        </w:rPr>
      </w:pPr>
    </w:p>
    <w:p w14:paraId="5853874A" w14:textId="72A52BEB" w:rsidR="00601C31" w:rsidRDefault="00601C31" w:rsidP="00050D60">
      <w:pPr>
        <w:spacing w:line="240" w:lineRule="auto"/>
        <w:ind w:right="120" w:firstLine="0"/>
        <w:jc w:val="left"/>
        <w:rPr>
          <w:rFonts w:asciiTheme="majorBidi" w:hAnsiTheme="majorBidi" w:cstheme="majorBidi"/>
          <w:color w:val="auto"/>
          <w:sz w:val="24"/>
          <w:szCs w:val="24"/>
        </w:rPr>
      </w:pPr>
    </w:p>
    <w:p w14:paraId="4592D646" w14:textId="09EC6D8E" w:rsidR="00601C31" w:rsidRDefault="00601C31" w:rsidP="00050D60">
      <w:pPr>
        <w:spacing w:line="240" w:lineRule="auto"/>
        <w:ind w:right="120" w:firstLine="0"/>
        <w:jc w:val="left"/>
        <w:rPr>
          <w:rFonts w:asciiTheme="majorBidi" w:hAnsiTheme="majorBidi" w:cstheme="majorBidi"/>
          <w:color w:val="auto"/>
          <w:sz w:val="24"/>
          <w:szCs w:val="24"/>
        </w:rPr>
      </w:pPr>
    </w:p>
    <w:p w14:paraId="4E339470" w14:textId="028930EE" w:rsidR="00601C31" w:rsidRDefault="00601C31" w:rsidP="00050D60">
      <w:pPr>
        <w:spacing w:line="240" w:lineRule="auto"/>
        <w:ind w:right="120" w:firstLine="0"/>
        <w:jc w:val="left"/>
        <w:rPr>
          <w:rFonts w:asciiTheme="majorBidi" w:hAnsiTheme="majorBidi" w:cstheme="majorBidi"/>
          <w:color w:val="auto"/>
          <w:sz w:val="24"/>
          <w:szCs w:val="24"/>
        </w:rPr>
      </w:pPr>
    </w:p>
    <w:p w14:paraId="6426D49A" w14:textId="419D1BA2" w:rsidR="00601C31" w:rsidRDefault="00601C31" w:rsidP="00050D60">
      <w:pPr>
        <w:spacing w:line="240" w:lineRule="auto"/>
        <w:ind w:right="120" w:firstLine="0"/>
        <w:jc w:val="left"/>
        <w:rPr>
          <w:rFonts w:asciiTheme="majorBidi" w:hAnsiTheme="majorBidi" w:cstheme="majorBidi"/>
          <w:color w:val="auto"/>
          <w:sz w:val="24"/>
          <w:szCs w:val="24"/>
        </w:rPr>
      </w:pPr>
    </w:p>
    <w:p w14:paraId="4339DBE9" w14:textId="7FFDB346" w:rsidR="00601C31" w:rsidRDefault="00601C31" w:rsidP="00050D60">
      <w:pPr>
        <w:spacing w:line="240" w:lineRule="auto"/>
        <w:ind w:right="120" w:firstLine="0"/>
        <w:jc w:val="left"/>
        <w:rPr>
          <w:rFonts w:asciiTheme="majorBidi" w:hAnsiTheme="majorBidi" w:cstheme="majorBidi"/>
          <w:color w:val="auto"/>
          <w:sz w:val="24"/>
          <w:szCs w:val="24"/>
        </w:rPr>
      </w:pPr>
    </w:p>
    <w:p w14:paraId="42D37113" w14:textId="15B02F24" w:rsidR="00601C31" w:rsidRDefault="00601C31" w:rsidP="00050D60">
      <w:pPr>
        <w:spacing w:line="240" w:lineRule="auto"/>
        <w:ind w:right="120" w:firstLine="0"/>
        <w:jc w:val="left"/>
        <w:rPr>
          <w:rFonts w:asciiTheme="majorBidi" w:hAnsiTheme="majorBidi" w:cstheme="majorBidi"/>
          <w:color w:val="auto"/>
          <w:sz w:val="24"/>
          <w:szCs w:val="24"/>
        </w:rPr>
      </w:pPr>
    </w:p>
    <w:p w14:paraId="230D3991" w14:textId="07C06EF9" w:rsidR="00601C31" w:rsidRDefault="00601C31" w:rsidP="00050D60">
      <w:pPr>
        <w:spacing w:line="240" w:lineRule="auto"/>
        <w:ind w:right="120" w:firstLine="0"/>
        <w:jc w:val="left"/>
        <w:rPr>
          <w:rFonts w:asciiTheme="majorBidi" w:hAnsiTheme="majorBidi" w:cstheme="majorBidi"/>
          <w:color w:val="auto"/>
          <w:sz w:val="24"/>
          <w:szCs w:val="24"/>
        </w:rPr>
      </w:pPr>
    </w:p>
    <w:p w14:paraId="7C6E0611" w14:textId="32E03230" w:rsidR="00601C31" w:rsidRDefault="00601C31" w:rsidP="00050D60">
      <w:pPr>
        <w:spacing w:line="240" w:lineRule="auto"/>
        <w:ind w:right="120" w:firstLine="0"/>
        <w:jc w:val="left"/>
        <w:rPr>
          <w:rFonts w:asciiTheme="majorBidi" w:hAnsiTheme="majorBidi" w:cstheme="majorBidi"/>
          <w:color w:val="auto"/>
          <w:sz w:val="24"/>
          <w:szCs w:val="24"/>
        </w:rPr>
      </w:pPr>
    </w:p>
    <w:p w14:paraId="5DF2197A" w14:textId="4BE62E4F" w:rsidR="00601C31" w:rsidRDefault="00601C31" w:rsidP="00050D60">
      <w:pPr>
        <w:spacing w:line="240" w:lineRule="auto"/>
        <w:ind w:right="120" w:firstLine="0"/>
        <w:jc w:val="left"/>
        <w:rPr>
          <w:rFonts w:asciiTheme="majorBidi" w:hAnsiTheme="majorBidi" w:cstheme="majorBidi"/>
          <w:color w:val="auto"/>
          <w:sz w:val="24"/>
          <w:szCs w:val="24"/>
        </w:rPr>
      </w:pPr>
    </w:p>
    <w:p w14:paraId="588B645E" w14:textId="2257A7C5" w:rsidR="00601C31" w:rsidRDefault="00601C31" w:rsidP="00050D60">
      <w:pPr>
        <w:spacing w:line="240" w:lineRule="auto"/>
        <w:ind w:right="120" w:firstLine="0"/>
        <w:jc w:val="left"/>
        <w:rPr>
          <w:rFonts w:asciiTheme="majorBidi" w:hAnsiTheme="majorBidi" w:cstheme="majorBidi"/>
          <w:color w:val="auto"/>
          <w:sz w:val="24"/>
          <w:szCs w:val="24"/>
        </w:rPr>
      </w:pPr>
    </w:p>
    <w:p w14:paraId="17CBFDE5" w14:textId="7CE051E9" w:rsidR="00601C31" w:rsidRDefault="00601C31" w:rsidP="00050D60">
      <w:pPr>
        <w:spacing w:line="240" w:lineRule="auto"/>
        <w:ind w:right="120" w:firstLine="0"/>
        <w:jc w:val="left"/>
        <w:rPr>
          <w:rFonts w:asciiTheme="majorBidi" w:hAnsiTheme="majorBidi" w:cstheme="majorBidi"/>
          <w:color w:val="auto"/>
          <w:sz w:val="24"/>
          <w:szCs w:val="24"/>
        </w:rPr>
      </w:pPr>
    </w:p>
    <w:p w14:paraId="44B3499C" w14:textId="4520D40B" w:rsidR="00601C31" w:rsidRDefault="00601C31" w:rsidP="00050D60">
      <w:pPr>
        <w:spacing w:line="240" w:lineRule="auto"/>
        <w:ind w:right="120" w:firstLine="0"/>
        <w:jc w:val="left"/>
        <w:rPr>
          <w:rFonts w:asciiTheme="majorBidi" w:hAnsiTheme="majorBidi" w:cstheme="majorBidi"/>
          <w:color w:val="auto"/>
          <w:sz w:val="24"/>
          <w:szCs w:val="24"/>
        </w:rPr>
      </w:pPr>
    </w:p>
    <w:p w14:paraId="17739200" w14:textId="4D146F4F" w:rsidR="00601C31" w:rsidRDefault="00601C31" w:rsidP="00050D60">
      <w:pPr>
        <w:spacing w:line="240" w:lineRule="auto"/>
        <w:ind w:right="120" w:firstLine="0"/>
        <w:jc w:val="left"/>
        <w:rPr>
          <w:rFonts w:asciiTheme="majorBidi" w:hAnsiTheme="majorBidi" w:cstheme="majorBidi"/>
          <w:color w:val="auto"/>
          <w:sz w:val="24"/>
          <w:szCs w:val="24"/>
        </w:rPr>
      </w:pPr>
    </w:p>
    <w:p w14:paraId="23FF0F3B" w14:textId="44C67C09" w:rsidR="00601C31" w:rsidRDefault="00601C31" w:rsidP="00050D60">
      <w:pPr>
        <w:spacing w:line="240" w:lineRule="auto"/>
        <w:ind w:right="120" w:firstLine="0"/>
        <w:jc w:val="left"/>
        <w:rPr>
          <w:rFonts w:asciiTheme="majorBidi" w:hAnsiTheme="majorBidi" w:cstheme="majorBidi"/>
          <w:color w:val="auto"/>
          <w:sz w:val="24"/>
          <w:szCs w:val="24"/>
        </w:rPr>
      </w:pPr>
    </w:p>
    <w:p w14:paraId="0D914E9F" w14:textId="51711BC2" w:rsidR="00601C31" w:rsidRDefault="00601C31" w:rsidP="00050D60">
      <w:pPr>
        <w:spacing w:line="240" w:lineRule="auto"/>
        <w:ind w:right="120" w:firstLine="0"/>
        <w:jc w:val="left"/>
        <w:rPr>
          <w:rFonts w:asciiTheme="majorBidi" w:hAnsiTheme="majorBidi" w:cstheme="majorBidi"/>
          <w:color w:val="auto"/>
          <w:sz w:val="24"/>
          <w:szCs w:val="24"/>
        </w:rPr>
      </w:pPr>
    </w:p>
    <w:p w14:paraId="7B42B997" w14:textId="2B6F586C" w:rsidR="00601C31" w:rsidRDefault="00601C31" w:rsidP="00050D60">
      <w:pPr>
        <w:spacing w:line="240" w:lineRule="auto"/>
        <w:ind w:right="120" w:firstLine="0"/>
        <w:jc w:val="left"/>
        <w:rPr>
          <w:rFonts w:asciiTheme="majorBidi" w:hAnsiTheme="majorBidi" w:cstheme="majorBidi"/>
          <w:color w:val="auto"/>
          <w:sz w:val="24"/>
          <w:szCs w:val="24"/>
        </w:rPr>
      </w:pPr>
    </w:p>
    <w:p w14:paraId="699FE473" w14:textId="77777777" w:rsidR="00601C31" w:rsidRDefault="00601C31" w:rsidP="00050D60">
      <w:pPr>
        <w:spacing w:line="240" w:lineRule="auto"/>
        <w:ind w:right="120" w:firstLine="0"/>
        <w:jc w:val="left"/>
        <w:rPr>
          <w:rFonts w:asciiTheme="majorBidi" w:hAnsiTheme="majorBidi" w:cstheme="majorBidi"/>
          <w:color w:val="auto"/>
          <w:sz w:val="24"/>
          <w:szCs w:val="24"/>
        </w:rPr>
      </w:pPr>
    </w:p>
    <w:p w14:paraId="6A2617C5" w14:textId="77777777" w:rsidR="00020B7C" w:rsidRDefault="00020B7C" w:rsidP="00050D60">
      <w:pPr>
        <w:spacing w:line="240" w:lineRule="auto"/>
        <w:ind w:right="120" w:firstLine="0"/>
        <w:jc w:val="left"/>
        <w:rPr>
          <w:rFonts w:asciiTheme="majorBidi" w:hAnsiTheme="majorBidi" w:cstheme="majorBidi"/>
          <w:b/>
          <w:bCs/>
          <w:color w:val="auto"/>
          <w:sz w:val="24"/>
          <w:szCs w:val="24"/>
        </w:rPr>
      </w:pPr>
    </w:p>
    <w:p w14:paraId="28B29CCC" w14:textId="77777777" w:rsidR="00B173F8" w:rsidRDefault="00B173F8">
      <w:pPr>
        <w:spacing w:after="160" w:line="259" w:lineRule="auto"/>
        <w:ind w:left="0" w:right="0" w:firstLine="0"/>
        <w:jc w:val="left"/>
        <w:rPr>
          <w:rFonts w:asciiTheme="majorBidi" w:eastAsiaTheme="minorEastAsia" w:hAnsiTheme="majorBidi" w:cstheme="majorBidi"/>
          <w:b/>
          <w:bCs/>
          <w:color w:val="000000" w:themeColor="text1"/>
          <w:sz w:val="24"/>
          <w:szCs w:val="24"/>
          <w:lang w:bidi="ar-SA"/>
        </w:rPr>
      </w:pPr>
      <w:bookmarkStart w:id="63" w:name="OLE_LINK2"/>
      <w:r>
        <w:rPr>
          <w:rFonts w:asciiTheme="majorBidi" w:eastAsiaTheme="minorEastAsia" w:hAnsiTheme="majorBidi" w:cstheme="majorBidi"/>
          <w:b/>
          <w:bCs/>
          <w:color w:val="000000" w:themeColor="text1"/>
          <w:sz w:val="24"/>
          <w:szCs w:val="24"/>
          <w:lang w:bidi="ar-SA"/>
        </w:rPr>
        <w:br w:type="page"/>
      </w:r>
    </w:p>
    <w:p w14:paraId="5BE803B0" w14:textId="3EBE6196" w:rsidR="00601C31" w:rsidRPr="00601C31" w:rsidRDefault="00601C31" w:rsidP="00601C31">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lang w:val="en-GB"/>
        </w:rPr>
      </w:pPr>
      <w:r w:rsidRPr="00601C31">
        <w:rPr>
          <w:rFonts w:asciiTheme="majorBidi" w:eastAsiaTheme="minorEastAsia" w:hAnsiTheme="majorBidi" w:cstheme="majorBidi"/>
          <w:b/>
          <w:bCs/>
          <w:color w:val="000000" w:themeColor="text1"/>
          <w:sz w:val="24"/>
          <w:szCs w:val="24"/>
          <w:lang w:bidi="ar-SA"/>
        </w:rPr>
        <w:lastRenderedPageBreak/>
        <w:t>Testing plan</w:t>
      </w:r>
    </w:p>
    <w:bookmarkEnd w:id="63"/>
    <w:p w14:paraId="37D63881" w14:textId="4FEE396E" w:rsidR="00601C31" w:rsidRPr="00601C31" w:rsidRDefault="00601C31" w:rsidP="00601C31">
      <w:pPr>
        <w:spacing w:before="240" w:after="120" w:line="262" w:lineRule="auto"/>
        <w:ind w:left="0" w:right="0" w:firstLine="0"/>
        <w:jc w:val="left"/>
        <w:rPr>
          <w:rFonts w:asciiTheme="majorBidi" w:hAnsiTheme="majorBidi" w:cstheme="majorBidi"/>
          <w:sz w:val="22"/>
        </w:rPr>
      </w:pPr>
      <w:r w:rsidRPr="00601C31">
        <w:rPr>
          <w:rFonts w:asciiTheme="majorBidi" w:hAnsiTheme="majorBidi" w:cstheme="majorBidi"/>
          <w:b/>
          <w:sz w:val="22"/>
        </w:rPr>
        <w:t>5.1</w:t>
      </w:r>
      <w:r>
        <w:rPr>
          <w:rFonts w:asciiTheme="majorBidi" w:eastAsia="Arial" w:hAnsiTheme="majorBidi" w:cstheme="majorBidi"/>
          <w:b/>
          <w:sz w:val="22"/>
        </w:rPr>
        <w:t xml:space="preserve"> A</w:t>
      </w:r>
      <w:r w:rsidRPr="00601C31">
        <w:rPr>
          <w:rFonts w:asciiTheme="majorBidi" w:eastAsia="Arial" w:hAnsiTheme="majorBidi" w:cstheme="majorBidi"/>
          <w:b/>
          <w:sz w:val="22"/>
        </w:rPr>
        <w:t xml:space="preserve">dd and </w:t>
      </w:r>
      <w:r w:rsidRPr="00601C31">
        <w:rPr>
          <w:rFonts w:asciiTheme="majorBidi" w:hAnsiTheme="majorBidi" w:cstheme="majorBidi"/>
          <w:b/>
          <w:sz w:val="22"/>
        </w:rPr>
        <w:t>Edit Screen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017C8748" w14:textId="77777777" w:rsidTr="00491369">
        <w:trPr>
          <w:trHeight w:val="272"/>
        </w:trPr>
        <w:tc>
          <w:tcPr>
            <w:tcW w:w="2871" w:type="dxa"/>
            <w:tcBorders>
              <w:top w:val="single" w:sz="4" w:space="0" w:color="4472C4"/>
              <w:left w:val="nil"/>
              <w:bottom w:val="single" w:sz="4" w:space="0" w:color="4472C4"/>
              <w:right w:val="nil"/>
            </w:tcBorders>
            <w:shd w:val="clear" w:color="auto" w:fill="4472C4"/>
          </w:tcPr>
          <w:p w14:paraId="30428CEC" w14:textId="77777777" w:rsidR="00601C31" w:rsidRPr="00601C31" w:rsidRDefault="00601C31" w:rsidP="00601C31">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TestID</w:t>
            </w:r>
            <w:r w:rsidRPr="00601C31">
              <w:rPr>
                <w:rFonts w:asciiTheme="majorBidi" w:hAnsiTheme="majorBidi" w:cstheme="majorBidi"/>
                <w:color w:val="FFFFFF"/>
                <w:sz w:val="22"/>
              </w:rPr>
              <w:t xml:space="preserve"> </w:t>
            </w:r>
          </w:p>
        </w:tc>
        <w:tc>
          <w:tcPr>
            <w:tcW w:w="2205" w:type="dxa"/>
            <w:tcBorders>
              <w:top w:val="single" w:sz="4" w:space="0" w:color="4472C4"/>
              <w:left w:val="nil"/>
              <w:bottom w:val="single" w:sz="4" w:space="0" w:color="4472C4"/>
              <w:right w:val="nil"/>
            </w:tcBorders>
            <w:shd w:val="clear" w:color="auto" w:fill="4472C4"/>
          </w:tcPr>
          <w:p w14:paraId="04250E55" w14:textId="77777777" w:rsidR="00601C31" w:rsidRPr="00601C31" w:rsidRDefault="00601C31" w:rsidP="00601C31">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Initiating  actor</w:t>
            </w:r>
            <w:r w:rsidRPr="00601C31">
              <w:rPr>
                <w:rFonts w:asciiTheme="majorBidi" w:hAnsiTheme="majorBidi" w:cstheme="majorBidi"/>
                <w:color w:val="FFFFFF"/>
                <w:sz w:val="22"/>
              </w:rPr>
              <w:t xml:space="preserve"> </w:t>
            </w:r>
          </w:p>
        </w:tc>
        <w:tc>
          <w:tcPr>
            <w:tcW w:w="2257" w:type="dxa"/>
            <w:tcBorders>
              <w:top w:val="single" w:sz="4" w:space="0" w:color="4472C4"/>
              <w:left w:val="nil"/>
              <w:bottom w:val="single" w:sz="4" w:space="0" w:color="4472C4"/>
              <w:right w:val="nil"/>
            </w:tcBorders>
            <w:shd w:val="clear" w:color="auto" w:fill="4472C4"/>
          </w:tcPr>
          <w:p w14:paraId="1CA38921" w14:textId="77777777" w:rsidR="00601C31" w:rsidRPr="00601C31" w:rsidRDefault="00601C31" w:rsidP="00601C31">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Description</w:t>
            </w:r>
            <w:r w:rsidRPr="00601C31">
              <w:rPr>
                <w:rFonts w:asciiTheme="majorBidi" w:hAnsiTheme="majorBidi" w:cstheme="majorBidi"/>
                <w:color w:val="FFFFFF"/>
                <w:sz w:val="22"/>
              </w:rPr>
              <w:t xml:space="preserve"> </w:t>
            </w:r>
          </w:p>
        </w:tc>
        <w:tc>
          <w:tcPr>
            <w:tcW w:w="2970" w:type="dxa"/>
            <w:tcBorders>
              <w:top w:val="single" w:sz="4" w:space="0" w:color="4472C4"/>
              <w:left w:val="nil"/>
              <w:bottom w:val="single" w:sz="4" w:space="0" w:color="4472C4"/>
              <w:right w:val="single" w:sz="4" w:space="0" w:color="4472C4"/>
            </w:tcBorders>
            <w:shd w:val="clear" w:color="auto" w:fill="4472C4"/>
          </w:tcPr>
          <w:p w14:paraId="48D07DF2" w14:textId="77777777" w:rsidR="00601C31" w:rsidRPr="00601C31" w:rsidRDefault="00601C31" w:rsidP="00601C31">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Expected results</w:t>
            </w:r>
            <w:r w:rsidRPr="00601C31">
              <w:rPr>
                <w:rFonts w:asciiTheme="majorBidi" w:hAnsiTheme="majorBidi" w:cstheme="majorBidi"/>
                <w:color w:val="FFFFFF"/>
                <w:sz w:val="22"/>
              </w:rPr>
              <w:t xml:space="preserve"> </w:t>
            </w:r>
          </w:p>
        </w:tc>
      </w:tr>
      <w:tr w:rsidR="00601C31" w:rsidRPr="00601C31" w14:paraId="62CE342D"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215E8AE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ScreenNameAlreadyExists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4302BCA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B0BE24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architect chose a screen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71F51908"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“screen Name is occupied, please choose another”. </w:t>
            </w:r>
          </w:p>
        </w:tc>
      </w:tr>
      <w:tr w:rsidR="00601C31" w:rsidRPr="00601C31" w14:paraId="27341E84" w14:textId="77777777" w:rsidTr="00491369">
        <w:trPr>
          <w:trHeight w:val="1059"/>
        </w:trPr>
        <w:tc>
          <w:tcPr>
            <w:tcW w:w="2871" w:type="dxa"/>
            <w:tcBorders>
              <w:top w:val="single" w:sz="4" w:space="0" w:color="8EAADB"/>
              <w:left w:val="single" w:sz="4" w:space="0" w:color="8EAADB"/>
              <w:bottom w:val="single" w:sz="4" w:space="0" w:color="8EAADB"/>
              <w:right w:val="single" w:sz="4" w:space="0" w:color="8EAADB"/>
            </w:tcBorders>
          </w:tcPr>
          <w:p w14:paraId="1BB48E5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EmptyScreenName  </w:t>
            </w:r>
          </w:p>
        </w:tc>
        <w:tc>
          <w:tcPr>
            <w:tcW w:w="2205" w:type="dxa"/>
            <w:tcBorders>
              <w:top w:val="single" w:sz="4" w:space="0" w:color="8EAADB"/>
              <w:left w:val="single" w:sz="4" w:space="0" w:color="8EAADB"/>
              <w:bottom w:val="single" w:sz="4" w:space="0" w:color="8EAADB"/>
              <w:right w:val="single" w:sz="4" w:space="0" w:color="8EAADB"/>
            </w:tcBorders>
          </w:tcPr>
          <w:p w14:paraId="78C4AFC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2C99981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Screen Name, and pressed “+” button. </w:t>
            </w:r>
          </w:p>
        </w:tc>
        <w:tc>
          <w:tcPr>
            <w:tcW w:w="2970" w:type="dxa"/>
            <w:tcBorders>
              <w:top w:val="single" w:sz="4" w:space="0" w:color="8EAADB"/>
              <w:left w:val="single" w:sz="4" w:space="0" w:color="8EAADB"/>
              <w:bottom w:val="single" w:sz="4" w:space="0" w:color="8EAADB"/>
              <w:right w:val="single" w:sz="4" w:space="0" w:color="8EAADB"/>
            </w:tcBorders>
          </w:tcPr>
          <w:p w14:paraId="1B6CF9A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w:t>
            </w:r>
          </w:p>
          <w:p w14:paraId="3EB3790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be shown: “Mandatory </w:t>
            </w:r>
          </w:p>
          <w:p w14:paraId="0637D6B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71E7340" w14:textId="77777777" w:rsidTr="00491369">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5837C1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InvalidEdited</w:t>
            </w:r>
          </w:p>
          <w:p w14:paraId="703CDC97"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ScreenNam</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69E7835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71A59B0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user edited the Screen Name  and entered name which contains  signs and numbers</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79387ABC"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06C9646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“Screen Name must contain only letters”.</w:t>
            </w:r>
          </w:p>
        </w:tc>
      </w:tr>
    </w:tbl>
    <w:p w14:paraId="4D6760BB" w14:textId="22ED69F9" w:rsidR="00601C31" w:rsidRPr="00601C31" w:rsidRDefault="00601C31" w:rsidP="00601C31">
      <w:pPr>
        <w:pStyle w:val="a3"/>
        <w:bidi w:val="0"/>
        <w:jc w:val="center"/>
        <w:rPr>
          <w:rFonts w:asciiTheme="majorBidi" w:hAnsiTheme="majorBidi" w:cstheme="majorBidi"/>
          <w:i/>
        </w:rPr>
      </w:pPr>
      <w:r w:rsidRPr="00601C31">
        <w:rPr>
          <w:rFonts w:asciiTheme="majorBidi" w:hAnsiTheme="majorBidi" w:cstheme="majorBidi"/>
          <w:i/>
        </w:rPr>
        <w:t>Table 1: Testing plan- add and edit Screen</w:t>
      </w:r>
    </w:p>
    <w:p w14:paraId="11F6C937" w14:textId="7D2E4006" w:rsidR="00601C31" w:rsidRPr="00601C31" w:rsidRDefault="00601C31" w:rsidP="00601C31">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5.2 </w:t>
      </w:r>
      <w:bookmarkStart w:id="64" w:name="OLE_LINK8"/>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w:t>
      </w:r>
      <w:r>
        <w:rPr>
          <w:rFonts w:asciiTheme="majorBidi" w:hAnsiTheme="majorBidi" w:cstheme="majorBidi"/>
          <w:b/>
          <w:sz w:val="22"/>
        </w:rPr>
        <w:t>ent (ON/OFF and Defined / U</w:t>
      </w:r>
      <w:r w:rsidRPr="00601C31">
        <w:rPr>
          <w:rFonts w:asciiTheme="majorBidi" w:hAnsiTheme="majorBidi" w:cstheme="majorBidi"/>
          <w:b/>
          <w:sz w:val="22"/>
        </w:rPr>
        <w:t>ndefined  Type)</w:t>
      </w:r>
      <w:bookmarkEnd w:id="64"/>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489D598" w14:textId="77777777" w:rsidTr="00491369">
        <w:trPr>
          <w:trHeight w:val="272"/>
        </w:trPr>
        <w:tc>
          <w:tcPr>
            <w:tcW w:w="2871" w:type="dxa"/>
            <w:tcBorders>
              <w:top w:val="single" w:sz="4" w:space="0" w:color="4472C4"/>
              <w:left w:val="nil"/>
              <w:bottom w:val="single" w:sz="4" w:space="0" w:color="4472C4"/>
              <w:right w:val="nil"/>
            </w:tcBorders>
            <w:shd w:val="clear" w:color="auto" w:fill="4472C4"/>
          </w:tcPr>
          <w:p w14:paraId="4392104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886B8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6D93240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40D989D7"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6E22B677"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66D415E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715988D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12E3DAA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A4903C7"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55BDB87F"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44BEF6E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6D11F51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64F588D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A9087FD" w14:textId="77777777" w:rsidR="00601C31" w:rsidRPr="00601C31" w:rsidRDefault="00601C31" w:rsidP="00601C31">
            <w:pPr>
              <w:pStyle w:val="a3"/>
              <w:bidi w:val="0"/>
              <w:rPr>
                <w:rFonts w:asciiTheme="majorBidi" w:hAnsiTheme="majorBidi" w:cstheme="majorBidi"/>
              </w:rPr>
            </w:pPr>
          </w:p>
        </w:tc>
      </w:tr>
      <w:tr w:rsidR="00601C31" w:rsidRPr="00601C31" w14:paraId="001FC500" w14:textId="77777777" w:rsidTr="00491369">
        <w:trPr>
          <w:trHeight w:val="1059"/>
        </w:trPr>
        <w:tc>
          <w:tcPr>
            <w:tcW w:w="2871" w:type="dxa"/>
            <w:tcBorders>
              <w:top w:val="single" w:sz="4" w:space="0" w:color="8EAADB"/>
              <w:left w:val="single" w:sz="4" w:space="0" w:color="8EAADB"/>
              <w:bottom w:val="single" w:sz="4" w:space="0" w:color="8EAADB"/>
              <w:right w:val="single" w:sz="4" w:space="0" w:color="8EAADB"/>
            </w:tcBorders>
          </w:tcPr>
          <w:p w14:paraId="6A5BB3D4"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B0EC818"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611F392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05DF7CDC"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w:t>
            </w:r>
          </w:p>
          <w:p w14:paraId="69C5BD8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be shown: “Mandatory </w:t>
            </w:r>
          </w:p>
          <w:p w14:paraId="62054B1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2994EDED" w14:textId="77777777" w:rsidTr="00491369">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5DD53138"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ParametersName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56CE0F3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3A2B232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3F0450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5395817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“Screen Name must contain only letters”.</w:t>
            </w:r>
          </w:p>
        </w:tc>
      </w:tr>
    </w:tbl>
    <w:p w14:paraId="45F96795" w14:textId="563D02AC" w:rsidR="00601C31" w:rsidRDefault="00601C31" w:rsidP="00601C31">
      <w:pPr>
        <w:tabs>
          <w:tab w:val="center" w:pos="3672"/>
          <w:tab w:val="center" w:pos="6353"/>
        </w:tabs>
        <w:spacing w:after="7" w:line="257" w:lineRule="auto"/>
        <w:ind w:left="0" w:right="0" w:firstLine="0"/>
        <w:jc w:val="center"/>
        <w:rPr>
          <w:rFonts w:asciiTheme="majorBidi" w:hAnsiTheme="majorBidi" w:cstheme="majorBidi"/>
          <w:b/>
          <w:sz w:val="22"/>
        </w:rPr>
      </w:pPr>
      <w:bookmarkStart w:id="65" w:name="OLE_LINK4"/>
      <w:r w:rsidRPr="00601C31">
        <w:rPr>
          <w:rFonts w:asciiTheme="majorBidi" w:hAnsiTheme="majorBidi" w:cstheme="majorBidi"/>
          <w:i/>
          <w:sz w:val="22"/>
        </w:rPr>
        <w:t xml:space="preserve">Table </w:t>
      </w:r>
      <w:r>
        <w:rPr>
          <w:rFonts w:asciiTheme="majorBidi" w:hAnsiTheme="majorBidi" w:cstheme="majorBidi"/>
          <w:i/>
          <w:sz w:val="22"/>
        </w:rPr>
        <w:t>2:</w:t>
      </w:r>
      <w:r w:rsidRPr="00601C31">
        <w:rPr>
          <w:rFonts w:asciiTheme="majorBidi" w:hAnsiTheme="majorBidi" w:cstheme="majorBidi"/>
          <w:i/>
          <w:sz w:val="22"/>
        </w:rPr>
        <w:t xml:space="preserve"> Testing plan- </w:t>
      </w:r>
      <w:bookmarkEnd w:id="65"/>
      <w:r>
        <w:rPr>
          <w:rFonts w:asciiTheme="majorBidi" w:hAnsiTheme="majorBidi" w:cstheme="majorBidi"/>
          <w:i/>
          <w:sz w:val="22"/>
        </w:rPr>
        <w:t>a</w:t>
      </w:r>
      <w:r w:rsidRPr="00601C31">
        <w:rPr>
          <w:rFonts w:asciiTheme="majorBidi" w:hAnsiTheme="majorBidi" w:cstheme="majorBidi"/>
          <w:i/>
          <w:sz w:val="22"/>
        </w:rPr>
        <w:t>dd and edit element (ON/OFF and Defined / Undefined Type)</w:t>
      </w:r>
      <w:r>
        <w:rPr>
          <w:rFonts w:asciiTheme="majorBidi" w:hAnsiTheme="majorBidi" w:cstheme="majorBidi"/>
          <w:b/>
          <w:sz w:val="22"/>
        </w:rPr>
        <w:br w:type="page"/>
      </w:r>
    </w:p>
    <w:p w14:paraId="630AA990" w14:textId="7B88B4B9" w:rsidR="00601C31" w:rsidRPr="00601C31" w:rsidRDefault="00601C31" w:rsidP="00601C31">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lastRenderedPageBreak/>
        <w:t xml:space="preserve">5.3 </w:t>
      </w:r>
      <w:bookmarkStart w:id="66" w:name="OLE_LINK7"/>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(List Type)</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1CE9CD9" w14:textId="77777777" w:rsidTr="00491369">
        <w:trPr>
          <w:trHeight w:val="272"/>
        </w:trPr>
        <w:tc>
          <w:tcPr>
            <w:tcW w:w="2871" w:type="dxa"/>
            <w:tcBorders>
              <w:top w:val="single" w:sz="4" w:space="0" w:color="4472C4"/>
              <w:left w:val="nil"/>
              <w:bottom w:val="single" w:sz="4" w:space="0" w:color="4472C4"/>
              <w:right w:val="nil"/>
            </w:tcBorders>
            <w:shd w:val="clear" w:color="auto" w:fill="4472C4"/>
          </w:tcPr>
          <w:bookmarkEnd w:id="66"/>
          <w:p w14:paraId="2B17EE6D"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022A1C4"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5BA4B1B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5841DD2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02BF42E"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1E64360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57A8F6E"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49DD285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4620A2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2D5D3866"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314327C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5AF24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40DCAB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02598A1" w14:textId="77777777" w:rsidR="00601C31" w:rsidRPr="00601C31" w:rsidRDefault="00601C31" w:rsidP="00601C31">
            <w:pPr>
              <w:pStyle w:val="a3"/>
              <w:bidi w:val="0"/>
              <w:rPr>
                <w:rFonts w:asciiTheme="majorBidi" w:hAnsiTheme="majorBidi" w:cstheme="majorBidi"/>
              </w:rPr>
            </w:pPr>
          </w:p>
        </w:tc>
      </w:tr>
      <w:tr w:rsidR="00601C31" w:rsidRPr="00601C31" w14:paraId="1CE17397" w14:textId="77777777" w:rsidTr="00491369">
        <w:trPr>
          <w:trHeight w:val="1059"/>
        </w:trPr>
        <w:tc>
          <w:tcPr>
            <w:tcW w:w="2871" w:type="dxa"/>
            <w:tcBorders>
              <w:top w:val="single" w:sz="4" w:space="0" w:color="8EAADB"/>
              <w:left w:val="single" w:sz="4" w:space="0" w:color="8EAADB"/>
              <w:bottom w:val="single" w:sz="4" w:space="0" w:color="8EAADB"/>
              <w:right w:val="single" w:sz="4" w:space="0" w:color="8EAADB"/>
            </w:tcBorders>
          </w:tcPr>
          <w:p w14:paraId="6C4967B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71C95F8"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EB237D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161415E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w:t>
            </w:r>
          </w:p>
          <w:p w14:paraId="1B993C2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be shown: “Mandatory </w:t>
            </w:r>
          </w:p>
          <w:p w14:paraId="60A45F1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AF0B701" w14:textId="77777777" w:rsidTr="00491369">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01C271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ParameterName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2314A94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6AADB47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4F05C1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3409E707"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“Screen Name must contain only letters”.</w:t>
            </w:r>
          </w:p>
        </w:tc>
      </w:tr>
      <w:tr w:rsidR="00601C31" w:rsidRPr="00601C31" w14:paraId="0B66FA65" w14:textId="77777777" w:rsidTr="00491369">
        <w:trPr>
          <w:trHeight w:val="1405"/>
        </w:trPr>
        <w:tc>
          <w:tcPr>
            <w:tcW w:w="2871" w:type="dxa"/>
            <w:tcBorders>
              <w:top w:val="single" w:sz="4" w:space="0" w:color="8EAADB"/>
              <w:left w:val="single" w:sz="4" w:space="0" w:color="8EAADB"/>
              <w:bottom w:val="single" w:sz="4" w:space="0" w:color="8EAADB"/>
              <w:right w:val="single" w:sz="4" w:space="0" w:color="8EAADB"/>
            </w:tcBorders>
            <w:shd w:val="clear" w:color="auto" w:fill="auto"/>
          </w:tcPr>
          <w:p w14:paraId="7FA99BC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List</w:t>
            </w:r>
          </w:p>
        </w:tc>
        <w:tc>
          <w:tcPr>
            <w:tcW w:w="2205" w:type="dxa"/>
            <w:tcBorders>
              <w:top w:val="single" w:sz="4" w:space="0" w:color="8EAADB"/>
              <w:left w:val="single" w:sz="4" w:space="0" w:color="8EAADB"/>
              <w:bottom w:val="single" w:sz="4" w:space="0" w:color="8EAADB"/>
              <w:right w:val="single" w:sz="4" w:space="0" w:color="8EAADB"/>
            </w:tcBorders>
            <w:shd w:val="clear" w:color="auto" w:fill="auto"/>
          </w:tcPr>
          <w:p w14:paraId="28CAB37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auto"/>
          </w:tcPr>
          <w:p w14:paraId="03535AF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user didn’t entered to the list and pressed " save".</w:t>
            </w:r>
          </w:p>
        </w:tc>
        <w:tc>
          <w:tcPr>
            <w:tcW w:w="2970" w:type="dxa"/>
            <w:tcBorders>
              <w:top w:val="single" w:sz="4" w:space="0" w:color="8EAADB"/>
              <w:left w:val="single" w:sz="4" w:space="0" w:color="8EAADB"/>
              <w:bottom w:val="single" w:sz="4" w:space="0" w:color="8EAADB"/>
              <w:right w:val="single" w:sz="4" w:space="0" w:color="8EAADB"/>
            </w:tcBorders>
            <w:shd w:val="clear" w:color="auto" w:fill="auto"/>
          </w:tcPr>
          <w:p w14:paraId="2FD53F7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22F0CFF7"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000000" w:themeColor="text1"/>
              </w:rPr>
              <w:t>“</w:t>
            </w:r>
            <w:r w:rsidRPr="00601C31">
              <w:rPr>
                <w:rStyle w:val="apple-converted-space"/>
                <w:rFonts w:asciiTheme="majorBidi" w:eastAsia="Arial" w:hAnsiTheme="majorBidi" w:cstheme="majorBidi"/>
                <w:color w:val="000000" w:themeColor="text1"/>
                <w:shd w:val="clear" w:color="auto" w:fill="FFFFFF"/>
              </w:rPr>
              <w:t> </w:t>
            </w:r>
            <w:r w:rsidRPr="00601C31">
              <w:rPr>
                <w:rStyle w:val="af1"/>
                <w:rFonts w:asciiTheme="majorBidi" w:hAnsiTheme="majorBidi" w:cstheme="majorBidi"/>
                <w:color w:val="000000" w:themeColor="text1"/>
                <w:shd w:val="clear" w:color="auto" w:fill="FFFFFF"/>
              </w:rPr>
              <w:t>List Should Contain Value</w:t>
            </w:r>
            <w:r w:rsidRPr="00601C31">
              <w:rPr>
                <w:rStyle w:val="af1"/>
                <w:rFonts w:asciiTheme="majorBidi" w:eastAsia="Arial" w:hAnsiTheme="majorBidi" w:cstheme="majorBidi"/>
                <w:color w:val="000000" w:themeColor="text1"/>
                <w:shd w:val="clear" w:color="auto" w:fill="FFFFFF"/>
              </w:rPr>
              <w:t xml:space="preserve">s  each line contain one value   </w:t>
            </w:r>
            <w:r w:rsidRPr="00601C31">
              <w:rPr>
                <w:rFonts w:asciiTheme="majorBidi" w:hAnsiTheme="majorBidi" w:cstheme="majorBidi"/>
                <w:color w:val="000000" w:themeColor="text1"/>
              </w:rPr>
              <w:t>”.</w:t>
            </w:r>
          </w:p>
        </w:tc>
      </w:tr>
    </w:tbl>
    <w:p w14:paraId="273AE6DA" w14:textId="2ED52644" w:rsidR="00601C31" w:rsidRPr="00601C31" w:rsidRDefault="00601C31" w:rsidP="00601C31">
      <w:pPr>
        <w:tabs>
          <w:tab w:val="center" w:pos="3672"/>
          <w:tab w:val="center" w:pos="6353"/>
        </w:tabs>
        <w:spacing w:after="7" w:line="257" w:lineRule="auto"/>
        <w:ind w:left="0" w:right="0" w:firstLine="0"/>
        <w:jc w:val="center"/>
        <w:rPr>
          <w:rFonts w:asciiTheme="majorBidi" w:hAnsiTheme="majorBidi" w:cstheme="majorBidi"/>
          <w:sz w:val="22"/>
          <w:rtl/>
        </w:rPr>
      </w:pPr>
      <w:bookmarkStart w:id="67" w:name="OLE_LINK5"/>
      <w:r w:rsidRPr="00601C31">
        <w:rPr>
          <w:rFonts w:asciiTheme="majorBidi" w:hAnsiTheme="majorBidi" w:cstheme="majorBidi"/>
          <w:i/>
          <w:sz w:val="22"/>
        </w:rPr>
        <w:t xml:space="preserve">Table </w:t>
      </w:r>
      <w:r>
        <w:rPr>
          <w:rFonts w:asciiTheme="majorBidi" w:hAnsiTheme="majorBidi" w:cstheme="majorBidi"/>
          <w:i/>
          <w:sz w:val="22"/>
        </w:rPr>
        <w:t>3</w:t>
      </w:r>
      <w:r>
        <w:rPr>
          <w:rFonts w:asciiTheme="majorBidi" w:hAnsiTheme="majorBidi" w:cstheme="majorBidi"/>
          <w:i/>
          <w:sz w:val="22"/>
        </w:rPr>
        <w:t>:</w:t>
      </w:r>
      <w:r>
        <w:rPr>
          <w:rFonts w:asciiTheme="majorBidi" w:hAnsiTheme="majorBidi" w:cstheme="majorBidi"/>
          <w:i/>
          <w:sz w:val="22"/>
        </w:rPr>
        <w:t xml:space="preserve"> Testing plan- a</w:t>
      </w:r>
      <w:r w:rsidRPr="00601C31">
        <w:rPr>
          <w:rFonts w:asciiTheme="majorBidi" w:hAnsiTheme="majorBidi" w:cstheme="majorBidi"/>
          <w:i/>
          <w:sz w:val="22"/>
        </w:rPr>
        <w:t>dd and edit element (List Type)</w:t>
      </w:r>
    </w:p>
    <w:bookmarkEnd w:id="67"/>
    <w:p w14:paraId="2A3618C9" w14:textId="4CA38B17" w:rsidR="00601C31" w:rsidRPr="00601C31" w:rsidRDefault="00601C31" w:rsidP="00601C31">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5.4 </w:t>
      </w:r>
      <w:bookmarkStart w:id="68" w:name="OLE_LINK6"/>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(Button)</w:t>
      </w:r>
      <w:bookmarkEnd w:id="68"/>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1A2C526F" w14:textId="77777777" w:rsidTr="00491369">
        <w:trPr>
          <w:trHeight w:val="272"/>
        </w:trPr>
        <w:tc>
          <w:tcPr>
            <w:tcW w:w="2871" w:type="dxa"/>
            <w:tcBorders>
              <w:top w:val="single" w:sz="4" w:space="0" w:color="4472C4"/>
              <w:left w:val="nil"/>
              <w:bottom w:val="single" w:sz="4" w:space="0" w:color="4472C4"/>
              <w:right w:val="nil"/>
            </w:tcBorders>
            <w:shd w:val="clear" w:color="auto" w:fill="4472C4"/>
          </w:tcPr>
          <w:p w14:paraId="7861A624"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2FAC1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20E9AF5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3FF7A2C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7490C509"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3163314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45658F0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642C3E5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06101D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6EB48061"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70E3D6FD"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6FBB975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0AA94F4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1C522D1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w:t>
            </w:r>
          </w:p>
          <w:p w14:paraId="1798488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be shown: “Mandatory </w:t>
            </w:r>
          </w:p>
          <w:p w14:paraId="482280D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4FFDE6E8" w14:textId="77777777" w:rsidTr="00491369">
        <w:trPr>
          <w:trHeight w:val="1059"/>
        </w:trPr>
        <w:tc>
          <w:tcPr>
            <w:tcW w:w="2871" w:type="dxa"/>
            <w:tcBorders>
              <w:top w:val="single" w:sz="4" w:space="0" w:color="8EAADB"/>
              <w:left w:val="single" w:sz="4" w:space="0" w:color="8EAADB"/>
              <w:bottom w:val="single" w:sz="4" w:space="0" w:color="8EAADB"/>
              <w:right w:val="single" w:sz="4" w:space="0" w:color="8EAADB"/>
            </w:tcBorders>
          </w:tcPr>
          <w:p w14:paraId="1DADFAC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b/>
                <w:bCs/>
              </w:rPr>
              <w:t xml:space="preserve">NoScreenChosen </w:t>
            </w:r>
          </w:p>
        </w:tc>
        <w:tc>
          <w:tcPr>
            <w:tcW w:w="2205" w:type="dxa"/>
            <w:tcBorders>
              <w:top w:val="single" w:sz="4" w:space="0" w:color="8EAADB"/>
              <w:left w:val="single" w:sz="4" w:space="0" w:color="8EAADB"/>
              <w:bottom w:val="single" w:sz="4" w:space="0" w:color="8EAADB"/>
              <w:right w:val="single" w:sz="4" w:space="0" w:color="8EAADB"/>
            </w:tcBorders>
          </w:tcPr>
          <w:p w14:paraId="36799F2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2DB30E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user didn’t chose Screen, and pressed “add” button. </w:t>
            </w:r>
          </w:p>
        </w:tc>
        <w:tc>
          <w:tcPr>
            <w:tcW w:w="2970" w:type="dxa"/>
            <w:tcBorders>
              <w:top w:val="single" w:sz="4" w:space="0" w:color="8EAADB"/>
              <w:left w:val="single" w:sz="4" w:space="0" w:color="8EAADB"/>
              <w:bottom w:val="single" w:sz="4" w:space="0" w:color="8EAADB"/>
              <w:right w:val="single" w:sz="4" w:space="0" w:color="8EAADB"/>
            </w:tcBorders>
          </w:tcPr>
          <w:p w14:paraId="5DEFB4F4"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“please choose Screen”. </w:t>
            </w:r>
          </w:p>
        </w:tc>
      </w:tr>
    </w:tbl>
    <w:p w14:paraId="46701130" w14:textId="35A3DE1D" w:rsidR="00601C31" w:rsidRPr="00601C31" w:rsidRDefault="00601C31" w:rsidP="00601C31">
      <w:pPr>
        <w:tabs>
          <w:tab w:val="center" w:pos="3672"/>
          <w:tab w:val="center" w:pos="6353"/>
        </w:tabs>
        <w:spacing w:after="7" w:line="257" w:lineRule="auto"/>
        <w:ind w:left="0" w:right="0" w:firstLine="0"/>
        <w:jc w:val="center"/>
        <w:rPr>
          <w:rFonts w:asciiTheme="majorBidi" w:hAnsiTheme="majorBidi" w:cstheme="majorBidi"/>
          <w:sz w:val="22"/>
        </w:rPr>
      </w:pPr>
      <w:r w:rsidRPr="00601C31">
        <w:rPr>
          <w:rFonts w:asciiTheme="majorBidi" w:hAnsiTheme="majorBidi" w:cstheme="majorBidi"/>
          <w:i/>
          <w:sz w:val="22"/>
        </w:rPr>
        <w:t xml:space="preserve">Table </w:t>
      </w:r>
      <w:r>
        <w:rPr>
          <w:rFonts w:asciiTheme="majorBidi" w:hAnsiTheme="majorBidi" w:cstheme="majorBidi"/>
          <w:i/>
          <w:sz w:val="22"/>
        </w:rPr>
        <w:t>4</w:t>
      </w:r>
      <w:r>
        <w:rPr>
          <w:rFonts w:asciiTheme="majorBidi" w:hAnsiTheme="majorBidi" w:cstheme="majorBidi"/>
          <w:i/>
          <w:sz w:val="22"/>
        </w:rPr>
        <w:t>:</w:t>
      </w:r>
      <w:r>
        <w:rPr>
          <w:rFonts w:asciiTheme="majorBidi" w:hAnsiTheme="majorBidi" w:cstheme="majorBidi"/>
          <w:i/>
          <w:sz w:val="22"/>
        </w:rPr>
        <w:t xml:space="preserve"> Testing plan- a</w:t>
      </w:r>
      <w:r w:rsidRPr="00601C31">
        <w:rPr>
          <w:rFonts w:asciiTheme="majorBidi" w:hAnsiTheme="majorBidi" w:cstheme="majorBidi"/>
          <w:i/>
          <w:sz w:val="22"/>
        </w:rPr>
        <w:t>dd and edit element (Button)</w:t>
      </w:r>
    </w:p>
    <w:p w14:paraId="0E5CEA96" w14:textId="77777777" w:rsidR="00601C31" w:rsidRDefault="00601C31">
      <w:pPr>
        <w:spacing w:after="160" w:line="259" w:lineRule="auto"/>
        <w:ind w:left="0" w:right="0" w:firstLine="0"/>
        <w:jc w:val="left"/>
        <w:rPr>
          <w:rFonts w:asciiTheme="majorBidi" w:hAnsiTheme="majorBidi" w:cstheme="majorBidi"/>
          <w:b/>
          <w:sz w:val="22"/>
        </w:rPr>
      </w:pPr>
      <w:r>
        <w:rPr>
          <w:rFonts w:asciiTheme="majorBidi" w:hAnsiTheme="majorBidi" w:cstheme="majorBidi"/>
          <w:b/>
        </w:rPr>
        <w:br w:type="page"/>
      </w:r>
    </w:p>
    <w:p w14:paraId="5450423E" w14:textId="4CCF0894" w:rsidR="00601C31" w:rsidRPr="00601C31" w:rsidRDefault="00601C31" w:rsidP="00601C31">
      <w:pPr>
        <w:pStyle w:val="a3"/>
        <w:bidi w:val="0"/>
        <w:rPr>
          <w:rFonts w:asciiTheme="majorBidi" w:hAnsiTheme="majorBidi" w:cstheme="majorBidi"/>
          <w:b/>
          <w:color w:val="000000"/>
          <w:rtl/>
        </w:rPr>
      </w:pPr>
      <w:r>
        <w:rPr>
          <w:rFonts w:asciiTheme="majorBidi" w:hAnsiTheme="majorBidi" w:cstheme="majorBidi"/>
          <w:b/>
          <w:color w:val="000000"/>
        </w:rPr>
        <w:lastRenderedPageBreak/>
        <w:t>5.5 Add action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3959D52A" w14:textId="77777777" w:rsidTr="00491369">
        <w:trPr>
          <w:trHeight w:val="272"/>
        </w:trPr>
        <w:tc>
          <w:tcPr>
            <w:tcW w:w="2871" w:type="dxa"/>
            <w:tcBorders>
              <w:top w:val="single" w:sz="4" w:space="0" w:color="4472C4"/>
              <w:left w:val="nil"/>
              <w:bottom w:val="single" w:sz="4" w:space="0" w:color="4472C4"/>
              <w:right w:val="nil"/>
            </w:tcBorders>
            <w:shd w:val="clear" w:color="auto" w:fill="4472C4"/>
          </w:tcPr>
          <w:p w14:paraId="260A1C44"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6CEB2B1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14E077F5"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0266B5D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F63F142"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4653759D"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ParameterValueNotSelected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AD3F236"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7FFFC3DA"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The architect does not  chose an  specific value from the list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20971EB"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be shown: “please select  parameter value”. </w:t>
            </w:r>
          </w:p>
        </w:tc>
      </w:tr>
      <w:tr w:rsidR="00601C31" w:rsidRPr="00601C31" w14:paraId="3242C522" w14:textId="77777777" w:rsidTr="00491369">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082B1CE3"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ChoseParameterNotSelected</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FFF4DF"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0E620900"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architect does not  chose an  specific value from the list</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61FFED62"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An error message will be shown: “please select  parameter Name”.</w:t>
            </w:r>
          </w:p>
        </w:tc>
      </w:tr>
      <w:tr w:rsidR="00601C31" w:rsidRPr="00601C31" w14:paraId="438D3CCB" w14:textId="77777777" w:rsidTr="00491369">
        <w:trPr>
          <w:trHeight w:val="1059"/>
        </w:trPr>
        <w:tc>
          <w:tcPr>
            <w:tcW w:w="2871" w:type="dxa"/>
            <w:tcBorders>
              <w:top w:val="single" w:sz="4" w:space="0" w:color="8EAADB"/>
              <w:left w:val="single" w:sz="4" w:space="0" w:color="8EAADB"/>
              <w:bottom w:val="single" w:sz="4" w:space="0" w:color="8EAADB"/>
              <w:right w:val="single" w:sz="4" w:space="0" w:color="8EAADB"/>
            </w:tcBorders>
          </w:tcPr>
          <w:p w14:paraId="46917ED8"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ParameterValueNotChoosed</w:t>
            </w:r>
          </w:p>
        </w:tc>
        <w:tc>
          <w:tcPr>
            <w:tcW w:w="2205" w:type="dxa"/>
            <w:tcBorders>
              <w:top w:val="single" w:sz="4" w:space="0" w:color="8EAADB"/>
              <w:left w:val="single" w:sz="4" w:space="0" w:color="8EAADB"/>
              <w:bottom w:val="single" w:sz="4" w:space="0" w:color="8EAADB"/>
              <w:right w:val="single" w:sz="4" w:space="0" w:color="8EAADB"/>
            </w:tcBorders>
          </w:tcPr>
          <w:p w14:paraId="56BC07F9"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068ABDB1"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The  architect dos not choose  a value from the "change Value" list</w:t>
            </w:r>
          </w:p>
        </w:tc>
        <w:tc>
          <w:tcPr>
            <w:tcW w:w="2970" w:type="dxa"/>
            <w:tcBorders>
              <w:top w:val="single" w:sz="4" w:space="0" w:color="8EAADB"/>
              <w:left w:val="single" w:sz="4" w:space="0" w:color="8EAADB"/>
              <w:bottom w:val="single" w:sz="4" w:space="0" w:color="8EAADB"/>
              <w:right w:val="single" w:sz="4" w:space="0" w:color="8EAADB"/>
            </w:tcBorders>
          </w:tcPr>
          <w:p w14:paraId="139BE7CD"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An error message will </w:t>
            </w:r>
          </w:p>
          <w:p w14:paraId="5F18554C" w14:textId="77777777" w:rsidR="00601C31" w:rsidRPr="00601C31" w:rsidRDefault="00601C31" w:rsidP="00601C31">
            <w:pPr>
              <w:pStyle w:val="a3"/>
              <w:bidi w:val="0"/>
              <w:rPr>
                <w:rFonts w:asciiTheme="majorBidi" w:hAnsiTheme="majorBidi" w:cstheme="majorBidi"/>
              </w:rPr>
            </w:pPr>
            <w:r w:rsidRPr="00601C31">
              <w:rPr>
                <w:rFonts w:asciiTheme="majorBidi" w:hAnsiTheme="majorBidi" w:cstheme="majorBidi"/>
              </w:rPr>
              <w:t xml:space="preserve">be shown: “choose a parameter from the list ”. </w:t>
            </w:r>
          </w:p>
        </w:tc>
      </w:tr>
    </w:tbl>
    <w:p w14:paraId="68A1CD96" w14:textId="37185EC9" w:rsidR="00020B7C" w:rsidRPr="00601C31" w:rsidRDefault="00601C31" w:rsidP="00601C31">
      <w:pPr>
        <w:spacing w:line="240" w:lineRule="auto"/>
        <w:ind w:left="0" w:right="120" w:firstLine="0"/>
        <w:jc w:val="center"/>
        <w:rPr>
          <w:rFonts w:asciiTheme="majorBidi" w:hAnsiTheme="majorBidi" w:cstheme="majorBidi"/>
          <w:b/>
          <w:bCs/>
          <w:color w:val="auto"/>
          <w:sz w:val="22"/>
        </w:rPr>
      </w:pPr>
      <w:r w:rsidRPr="00601C31">
        <w:rPr>
          <w:rFonts w:asciiTheme="majorBidi" w:hAnsiTheme="majorBidi" w:cstheme="majorBidi"/>
          <w:i/>
          <w:sz w:val="22"/>
        </w:rPr>
        <w:t xml:space="preserve">Table </w:t>
      </w:r>
      <w:r>
        <w:rPr>
          <w:rFonts w:asciiTheme="majorBidi" w:hAnsiTheme="majorBidi" w:cstheme="majorBidi"/>
          <w:i/>
          <w:sz w:val="22"/>
        </w:rPr>
        <w:t>5</w:t>
      </w:r>
      <w:r w:rsidRPr="00601C31">
        <w:rPr>
          <w:rFonts w:asciiTheme="majorBidi" w:hAnsiTheme="majorBidi" w:cstheme="majorBidi"/>
          <w:i/>
          <w:sz w:val="22"/>
        </w:rPr>
        <w:t xml:space="preserve">: Testing plan- add </w:t>
      </w:r>
      <w:r>
        <w:rPr>
          <w:rFonts w:asciiTheme="majorBidi" w:hAnsiTheme="majorBidi" w:cstheme="majorBidi"/>
          <w:i/>
          <w:sz w:val="22"/>
        </w:rPr>
        <w:t>action</w:t>
      </w:r>
    </w:p>
    <w:p w14:paraId="64AC2B00" w14:textId="7F676DC5" w:rsidR="00601C31" w:rsidRPr="00764B7F" w:rsidRDefault="00601C31" w:rsidP="00601C31">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lang w:val="en-GB"/>
        </w:rPr>
      </w:pPr>
      <w:r w:rsidRPr="002F7451">
        <w:rPr>
          <w:rFonts w:asciiTheme="majorBidi" w:hAnsiTheme="majorBidi" w:cstheme="majorBidi"/>
          <w:b/>
          <w:bCs/>
          <w:color w:val="auto"/>
          <w:sz w:val="24"/>
          <w:szCs w:val="24"/>
        </w:rPr>
        <w:t>references</w:t>
      </w:r>
    </w:p>
    <w:p w14:paraId="7CB39913" w14:textId="77777777" w:rsidR="00020B7C" w:rsidRDefault="00020B7C" w:rsidP="00601C31">
      <w:pPr>
        <w:spacing w:line="240" w:lineRule="auto"/>
        <w:ind w:right="120" w:firstLine="0"/>
        <w:jc w:val="left"/>
        <w:rPr>
          <w:rFonts w:asciiTheme="majorBidi" w:hAnsiTheme="majorBidi" w:cstheme="majorBidi"/>
          <w:b/>
          <w:bCs/>
          <w:color w:val="auto"/>
          <w:sz w:val="24"/>
          <w:szCs w:val="24"/>
        </w:rPr>
      </w:pPr>
    </w:p>
    <w:p w14:paraId="50A1A1B9" w14:textId="339D6B2C" w:rsidR="00050D60" w:rsidRPr="00AC1FEB" w:rsidRDefault="00050D60" w:rsidP="00601C31">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601C31">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601C31">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601C31">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601C31">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601C31">
      <w:pPr>
        <w:pStyle w:val="ae"/>
        <w:ind w:firstLine="0"/>
      </w:pPr>
    </w:p>
    <w:sectPr w:rsidR="00B40032" w:rsidRPr="0094686A" w:rsidSect="003F0D0A">
      <w:headerReference w:type="default" r:id="rId37"/>
      <w:footerReference w:type="even" r:id="rId38"/>
      <w:footerReference w:type="default" r:id="rId39"/>
      <w:footerReference w:type="first" r:id="rId40"/>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3F13FA" w:rsidRDefault="003F13FA" w:rsidP="00F25A18">
      <w:pPr>
        <w:pStyle w:val="a9"/>
      </w:pPr>
      <w:r>
        <w:rPr>
          <w:rStyle w:val="a8"/>
        </w:rPr>
        <w:annotationRef/>
      </w:r>
      <w:r>
        <w:t>english</w:t>
      </w:r>
    </w:p>
  </w:comment>
  <w:comment w:id="6" w:author="Ahmad Mnasra" w:date="2017-01-12T14:11:00Z" w:initials="AM">
    <w:p w14:paraId="08757218" w14:textId="6C9354DA" w:rsidR="0062612D" w:rsidRDefault="0062612D">
      <w:pPr>
        <w:pStyle w:val="a9"/>
      </w:pPr>
      <w:r>
        <w:rPr>
          <w:rStyle w:val="a8"/>
        </w:rPr>
        <w:annotationRef/>
      </w:r>
      <w:r>
        <w:t>Done</w:t>
      </w:r>
    </w:p>
    <w:p w14:paraId="6B2B1CBD" w14:textId="77777777" w:rsidR="0062612D" w:rsidRDefault="0062612D">
      <w:pPr>
        <w:pStyle w:val="a9"/>
      </w:pPr>
    </w:p>
  </w:comment>
  <w:comment w:id="7" w:author="K23.06" w:date="2017-01-04T18:34:00Z" w:initials="K23.06">
    <w:p w14:paraId="787D6CE4" w14:textId="77777777" w:rsidR="003F13FA" w:rsidRDefault="003F13FA" w:rsidP="00933285">
      <w:pPr>
        <w:pStyle w:val="a9"/>
      </w:pPr>
      <w:r>
        <w:rPr>
          <w:rStyle w:val="a8"/>
        </w:rPr>
        <w:annotationRef/>
      </w:r>
      <w:r>
        <w:t>what is it?</w:t>
      </w:r>
    </w:p>
  </w:comment>
  <w:comment w:id="8" w:author="K23.06" w:date="2017-01-04T18:34:00Z" w:initials="K23.06">
    <w:p w14:paraId="63B6F38F" w14:textId="77777777" w:rsidR="003F13FA" w:rsidRDefault="003F13FA" w:rsidP="00BE6FDB">
      <w:pPr>
        <w:pStyle w:val="a9"/>
      </w:pPr>
      <w:r>
        <w:rPr>
          <w:rStyle w:val="a8"/>
        </w:rPr>
        <w:annotationRef/>
      </w:r>
      <w:r>
        <w:t>?</w:t>
      </w:r>
    </w:p>
  </w:comment>
  <w:comment w:id="10" w:author="K23.06" w:date="2017-01-04T18:34:00Z" w:initials="K23.06">
    <w:p w14:paraId="2D936091" w14:textId="77777777" w:rsidR="003F13FA" w:rsidRDefault="003F13FA" w:rsidP="00BE6FDB">
      <w:pPr>
        <w:pStyle w:val="a9"/>
      </w:pPr>
      <w:r>
        <w:rPr>
          <w:rStyle w:val="a8"/>
        </w:rPr>
        <w:annotationRef/>
      </w:r>
      <w:r>
        <w:t>indexes</w:t>
      </w:r>
    </w:p>
  </w:comment>
  <w:comment w:id="11" w:author="Ahmad Mnasra" w:date="2017-01-12T22:05:00Z" w:initials="AM">
    <w:p w14:paraId="3751075B" w14:textId="6F23F32C" w:rsidR="003B24AB" w:rsidRDefault="003B24AB">
      <w:pPr>
        <w:pStyle w:val="a9"/>
      </w:pPr>
      <w:r>
        <w:rPr>
          <w:rStyle w:val="a8"/>
        </w:rPr>
        <w:annotationRef/>
      </w:r>
      <w:r>
        <w:t>DONE</w:t>
      </w:r>
    </w:p>
  </w:comment>
  <w:comment w:id="17" w:author="K23.06" w:date="2017-01-04T18:34:00Z" w:initials="K23.06">
    <w:p w14:paraId="540BDA29" w14:textId="77777777" w:rsidR="003F13FA" w:rsidRDefault="003F13FA" w:rsidP="00272910">
      <w:pPr>
        <w:pStyle w:val="a9"/>
      </w:pPr>
      <w:r>
        <w:rPr>
          <w:rStyle w:val="a8"/>
        </w:rPr>
        <w:annotationRef/>
      </w:r>
      <w:r>
        <w:t>english</w:t>
      </w:r>
    </w:p>
  </w:comment>
  <w:comment w:id="18" w:author="K23.06" w:date="2017-01-04T18:34:00Z" w:initials="K23.06">
    <w:p w14:paraId="3C7EFEB8" w14:textId="77777777" w:rsidR="003F13FA" w:rsidRDefault="003F13FA" w:rsidP="000252B7">
      <w:pPr>
        <w:pStyle w:val="a9"/>
      </w:pPr>
      <w:r>
        <w:rPr>
          <w:rStyle w:val="a8"/>
        </w:rPr>
        <w:annotationRef/>
      </w:r>
      <w:r>
        <w:t>link</w:t>
      </w:r>
    </w:p>
  </w:comment>
  <w:comment w:id="19" w:author="Ahmad Mnasra" w:date="2017-01-12T14:11:00Z" w:initials="AM">
    <w:p w14:paraId="7F952F96" w14:textId="3062FCA9" w:rsidR="0062612D" w:rsidRDefault="0062612D">
      <w:pPr>
        <w:pStyle w:val="a9"/>
      </w:pPr>
      <w:r>
        <w:rPr>
          <w:rStyle w:val="a8"/>
        </w:rPr>
        <w:annotationRef/>
      </w:r>
      <w:r>
        <w:t xml:space="preserve">why should put link , if we put that in reference ? </w:t>
      </w:r>
    </w:p>
    <w:p w14:paraId="60839E2F" w14:textId="77777777" w:rsidR="0062612D" w:rsidRDefault="0062612D">
      <w:pPr>
        <w:pStyle w:val="a9"/>
      </w:pPr>
    </w:p>
  </w:comment>
  <w:comment w:id="20" w:author="K23.06" w:date="2017-01-09T16:39:00Z" w:initials="K23.06">
    <w:p w14:paraId="50535317" w14:textId="08E44799" w:rsidR="00067E1C" w:rsidRDefault="00067E1C" w:rsidP="00067E1C">
      <w:pPr>
        <w:pStyle w:val="a9"/>
      </w:pPr>
      <w:r>
        <w:rPr>
          <w:rStyle w:val="a8"/>
        </w:rPr>
        <w:annotationRef/>
      </w:r>
      <w:r>
        <w:t>format</w:t>
      </w:r>
    </w:p>
  </w:comment>
  <w:comment w:id="21" w:author="K23.06" w:date="2017-01-04T18:34:00Z" w:initials="K23.06">
    <w:p w14:paraId="45023914" w14:textId="77777777" w:rsidR="003F13FA" w:rsidRDefault="003F13FA" w:rsidP="00BC2284">
      <w:pPr>
        <w:pStyle w:val="a9"/>
      </w:pPr>
      <w:r>
        <w:rPr>
          <w:rStyle w:val="a8"/>
        </w:rPr>
        <w:annotationRef/>
      </w:r>
      <w:r>
        <w:t>format</w:t>
      </w:r>
    </w:p>
  </w:comment>
  <w:comment w:id="23" w:author="K23.06" w:date="2017-01-04T18:34:00Z" w:initials="K23.06">
    <w:p w14:paraId="5062EAAC" w14:textId="77777777" w:rsidR="003F13FA" w:rsidRDefault="003F13FA" w:rsidP="00D52D18">
      <w:pPr>
        <w:pStyle w:val="a9"/>
      </w:pPr>
      <w:r>
        <w:rPr>
          <w:rStyle w:val="a8"/>
        </w:rPr>
        <w:annotationRef/>
      </w:r>
      <w:r>
        <w:t xml:space="preserve">what is </w:t>
      </w:r>
      <w:r w:rsidRPr="00327154">
        <w:rPr>
          <w:i/>
          <w:iCs/>
        </w:rPr>
        <w:t>formula</w:t>
      </w:r>
      <w:r>
        <w:t>?</w:t>
      </w:r>
    </w:p>
  </w:comment>
  <w:comment w:id="24" w:author="K23.06" w:date="2017-01-09T16:41:00Z" w:initials="K23.06">
    <w:p w14:paraId="02D13A26" w14:textId="3D596D6B" w:rsidR="00067E1C" w:rsidRDefault="00067E1C">
      <w:pPr>
        <w:pStyle w:val="a9"/>
      </w:pPr>
      <w:r>
        <w:rPr>
          <w:rStyle w:val="a8"/>
        </w:rPr>
        <w:annotationRef/>
      </w:r>
      <w:r w:rsidR="0062612D">
        <w:t>N</w:t>
      </w:r>
      <w:r>
        <w:t>ot precise</w:t>
      </w:r>
    </w:p>
  </w:comment>
  <w:comment w:id="25" w:author="אלנה רווה" w:date="2017-01-04T18:34:00Z" w:initials="אר">
    <w:p w14:paraId="43AC1336" w14:textId="77777777" w:rsidR="003F13FA" w:rsidRDefault="003F13FA" w:rsidP="00D40652">
      <w:pPr>
        <w:pStyle w:val="a9"/>
      </w:pPr>
      <w:r>
        <w:rPr>
          <w:rStyle w:val="a8"/>
        </w:rPr>
        <w:annotationRef/>
      </w:r>
      <w:r>
        <w:t xml:space="preserve">Each figure must be titled and numbered. If a figure is not original then the source must be provided </w:t>
      </w:r>
    </w:p>
  </w:comment>
  <w:comment w:id="27" w:author="אלנה רווה" w:date="2017-01-04T18:34:00Z" w:initials="אר">
    <w:p w14:paraId="7127E3BE" w14:textId="77777777" w:rsidR="003F13FA" w:rsidRDefault="003F13FA" w:rsidP="00580857">
      <w:pPr>
        <w:pStyle w:val="a9"/>
      </w:pPr>
      <w:r>
        <w:rPr>
          <w:rStyle w:val="a8"/>
        </w:rPr>
        <w:annotationRef/>
      </w:r>
      <w:r>
        <w:t>All figures must be titled</w:t>
      </w:r>
    </w:p>
  </w:comment>
  <w:comment w:id="28" w:author="K23.06" w:date="2017-01-09T16:50:00Z" w:initials="K23.06">
    <w:p w14:paraId="503B1E4A" w14:textId="05D4AB57" w:rsidR="00764B7F" w:rsidRDefault="00764B7F">
      <w:pPr>
        <w:pStyle w:val="a9"/>
      </w:pPr>
      <w:r>
        <w:rPr>
          <w:rStyle w:val="a8"/>
        </w:rPr>
        <w:annotationRef/>
      </w:r>
      <w:r>
        <w:t>?</w:t>
      </w:r>
    </w:p>
  </w:comment>
  <w:comment w:id="29" w:author="K23.06" w:date="2017-01-09T17:02:00Z" w:initials="K23.06">
    <w:p w14:paraId="0D84AD1C" w14:textId="179307D0" w:rsidR="00F569D3" w:rsidRDefault="00F569D3">
      <w:pPr>
        <w:pStyle w:val="a9"/>
      </w:pPr>
      <w:r>
        <w:rPr>
          <w:rStyle w:val="a8"/>
        </w:rPr>
        <w:annotationRef/>
      </w:r>
      <w:r>
        <w:t>absent</w:t>
      </w:r>
    </w:p>
  </w:comment>
  <w:comment w:id="30" w:author="K23.06" w:date="2017-01-04T18:34:00Z" w:initials="K23.06">
    <w:p w14:paraId="3885DAD7" w14:textId="77777777" w:rsidR="003F13FA" w:rsidRDefault="003F13FA" w:rsidP="00580857">
      <w:pPr>
        <w:pStyle w:val="a9"/>
      </w:pPr>
      <w:r>
        <w:rPr>
          <w:rStyle w:val="a8"/>
        </w:rPr>
        <w:annotationRef/>
      </w:r>
      <w:r>
        <w:t>?</w:t>
      </w:r>
    </w:p>
  </w:comment>
  <w:comment w:id="31" w:author="K23.06" w:date="2017-01-09T17:05:00Z" w:initials="K23.06">
    <w:p w14:paraId="47ECCE30" w14:textId="6AF0E7DC" w:rsidR="00F569D3" w:rsidRDefault="00F569D3">
      <w:pPr>
        <w:pStyle w:val="a9"/>
      </w:pPr>
      <w:r>
        <w:rPr>
          <w:rStyle w:val="a8"/>
        </w:rPr>
        <w:annotationRef/>
      </w:r>
      <w:r>
        <w:t>absent</w:t>
      </w:r>
    </w:p>
  </w:comment>
  <w:comment w:id="32" w:author="K23.06" w:date="2017-01-04T18:34:00Z" w:initials="K23.06">
    <w:p w14:paraId="79D08097" w14:textId="77777777" w:rsidR="003F13FA" w:rsidRDefault="003F13FA" w:rsidP="00580857">
      <w:pPr>
        <w:pStyle w:val="a9"/>
      </w:pPr>
      <w:r>
        <w:rPr>
          <w:rStyle w:val="a8"/>
        </w:rPr>
        <w:annotationRef/>
      </w:r>
      <w:r>
        <w:t>not precise, see promela example</w:t>
      </w:r>
    </w:p>
  </w:comment>
  <w:comment w:id="33" w:author="K23.06" w:date="2017-01-04T18:34:00Z" w:initials="K23.06">
    <w:p w14:paraId="4EE226E7" w14:textId="77777777" w:rsidR="003F13FA" w:rsidRDefault="003F13FA" w:rsidP="00580857">
      <w:pPr>
        <w:pStyle w:val="a9"/>
      </w:pPr>
      <w:r>
        <w:rPr>
          <w:rStyle w:val="a8"/>
        </w:rPr>
        <w:annotationRef/>
      </w:r>
      <w:r>
        <w:t>how add new value to the list?</w:t>
      </w:r>
    </w:p>
  </w:comment>
  <w:comment w:id="36" w:author="K23.06" w:date="2017-01-09T17:11:00Z" w:initials="K23.06">
    <w:p w14:paraId="60D84307" w14:textId="340D768B" w:rsidR="00411C04" w:rsidRDefault="00411C04">
      <w:pPr>
        <w:pStyle w:val="a9"/>
      </w:pPr>
      <w:r>
        <w:rPr>
          <w:rStyle w:val="a8"/>
        </w:rPr>
        <w:annotationRef/>
      </w:r>
      <w:r>
        <w:t>why example does not appear in gui</w:t>
      </w:r>
    </w:p>
  </w:comment>
  <w:comment w:id="37" w:author="K23.06" w:date="2017-01-04T18:34:00Z" w:initials="K23.06">
    <w:p w14:paraId="54FB441C" w14:textId="77777777" w:rsidR="003F13FA" w:rsidRDefault="003F13FA" w:rsidP="00580857">
      <w:pPr>
        <w:pStyle w:val="a9"/>
      </w:pPr>
      <w:r>
        <w:rPr>
          <w:rStyle w:val="a8"/>
        </w:rPr>
        <w:annotationRef/>
      </w:r>
      <w:r>
        <w:t>?</w:t>
      </w:r>
    </w:p>
  </w:comment>
  <w:comment w:id="38" w:author="K23.06" w:date="2017-01-04T18:34:00Z" w:initials="K23.06">
    <w:p w14:paraId="4670B7FE" w14:textId="77777777" w:rsidR="003F13FA" w:rsidRDefault="003F13FA" w:rsidP="00580857">
      <w:pPr>
        <w:pStyle w:val="a9"/>
      </w:pPr>
      <w:r>
        <w:rPr>
          <w:rStyle w:val="a8"/>
        </w:rPr>
        <w:annotationRef/>
      </w:r>
      <w:r>
        <w:t>you have to describe example</w:t>
      </w:r>
    </w:p>
  </w:comment>
  <w:comment w:id="39" w:author="K23.06" w:date="2017-01-04T18:34:00Z" w:initials="K23.06">
    <w:p w14:paraId="6D4F7299" w14:textId="77777777" w:rsidR="003F13FA" w:rsidRDefault="003F13FA" w:rsidP="00580857">
      <w:pPr>
        <w:pStyle w:val="a9"/>
      </w:pPr>
      <w:r>
        <w:rPr>
          <w:rStyle w:val="a8"/>
        </w:rPr>
        <w:annotationRef/>
      </w:r>
      <w:r>
        <w:t>it has to be transition for each value from the list</w:t>
      </w:r>
    </w:p>
  </w:comment>
  <w:comment w:id="41" w:author="K23.06" w:date="2017-01-04T18:34:00Z" w:initials="K23.06">
    <w:p w14:paraId="1BEC43EE" w14:textId="77777777" w:rsidR="003F13FA" w:rsidRDefault="003F13FA" w:rsidP="00580857">
      <w:pPr>
        <w:pStyle w:val="a9"/>
      </w:pPr>
      <w:r>
        <w:rPr>
          <w:rStyle w:val="a8"/>
        </w:rPr>
        <w:annotationRef/>
      </w:r>
      <w:r>
        <w:t>not in this list</w:t>
      </w:r>
    </w:p>
  </w:comment>
  <w:comment w:id="44" w:author="אלנה רווה" w:date="2017-01-04T18:34:00Z" w:initials="אר">
    <w:p w14:paraId="51F6CE1D" w14:textId="77777777" w:rsidR="003F13FA" w:rsidRDefault="003F13FA" w:rsidP="00580857">
      <w:pPr>
        <w:pStyle w:val="a9"/>
      </w:pPr>
      <w:r>
        <w:rPr>
          <w:rStyle w:val="a8"/>
        </w:rPr>
        <w:annotationRef/>
      </w:r>
      <w:r>
        <w:t>Any figure must be titled</w:t>
      </w:r>
    </w:p>
  </w:comment>
  <w:comment w:id="45" w:author="K23.06" w:date="2017-01-04T18:34:00Z" w:initials="K23.06">
    <w:p w14:paraId="044E0169" w14:textId="77777777" w:rsidR="003F13FA" w:rsidRDefault="003F13FA" w:rsidP="00580857">
      <w:pPr>
        <w:pStyle w:val="a9"/>
      </w:pPr>
      <w:r>
        <w:rPr>
          <w:rStyle w:val="a8"/>
        </w:rPr>
        <w:annotationRef/>
      </w:r>
      <w:r>
        <w:t>name of parameter?</w:t>
      </w:r>
    </w:p>
  </w:comment>
  <w:comment w:id="46" w:author="K23.06" w:date="2017-01-04T18:34:00Z" w:initials="K23.06">
    <w:p w14:paraId="3F98C893" w14:textId="77777777" w:rsidR="003F13FA" w:rsidRDefault="003F13FA" w:rsidP="00580857">
      <w:pPr>
        <w:pStyle w:val="a9"/>
      </w:pPr>
      <w:r>
        <w:rPr>
          <w:rStyle w:val="a8"/>
        </w:rPr>
        <w:annotationRef/>
      </w:r>
      <w:r>
        <w:t>compare with example on promela: you can put here in style of promela, but in a common case</w:t>
      </w:r>
    </w:p>
  </w:comment>
  <w:comment w:id="47" w:author="K23.06" w:date="2017-01-04T18:34:00Z" w:initials="K23.06">
    <w:p w14:paraId="6353886A" w14:textId="77777777" w:rsidR="003F13FA" w:rsidRDefault="003F13FA" w:rsidP="00580857">
      <w:pPr>
        <w:pStyle w:val="a9"/>
      </w:pPr>
      <w:r>
        <w:rPr>
          <w:rStyle w:val="a8"/>
        </w:rPr>
        <w:annotationRef/>
      </w:r>
      <w:r>
        <w:t>in PG you have to show all information that you use in promela</w:t>
      </w:r>
    </w:p>
  </w:comment>
  <w:comment w:id="48" w:author="K23.06" w:date="2017-01-04T18:34:00Z" w:initials="K23.06">
    <w:p w14:paraId="16A5429F" w14:textId="77777777" w:rsidR="003F13FA" w:rsidRDefault="003F13FA" w:rsidP="00580857">
      <w:pPr>
        <w:pStyle w:val="a9"/>
      </w:pPr>
      <w:r>
        <w:rPr>
          <w:rStyle w:val="a8"/>
        </w:rPr>
        <w:annotationRef/>
      </w:r>
      <w:r>
        <w:t>?</w:t>
      </w:r>
    </w:p>
  </w:comment>
  <w:comment w:id="49" w:author="K23.06" w:date="2017-01-04T18:34:00Z" w:initials="K23.06">
    <w:p w14:paraId="5CF987C1" w14:textId="77777777" w:rsidR="003F13FA" w:rsidRDefault="003F13FA" w:rsidP="00580857">
      <w:pPr>
        <w:pStyle w:val="a9"/>
      </w:pPr>
      <w:r>
        <w:rPr>
          <w:rStyle w:val="a8"/>
        </w:rPr>
        <w:annotationRef/>
      </w:r>
      <w:r>
        <w:t>?</w:t>
      </w:r>
    </w:p>
  </w:comment>
  <w:comment w:id="57" w:author="K23.06" w:date="2017-01-04T18:34:00Z" w:initials="K23.06">
    <w:p w14:paraId="6BD9E794" w14:textId="77777777" w:rsidR="003F13FA" w:rsidRDefault="003F13FA" w:rsidP="00580857">
      <w:pPr>
        <w:pStyle w:val="a9"/>
      </w:pPr>
      <w:r>
        <w:rPr>
          <w:rStyle w:val="a8"/>
        </w:rPr>
        <w:annotationRef/>
      </w:r>
      <w:r>
        <w:t>back end?</w:t>
      </w:r>
    </w:p>
  </w:comment>
  <w:comment w:id="59" w:author="K23.06" w:date="2017-01-04T18:34:00Z" w:initials="K23.06">
    <w:p w14:paraId="21960B42" w14:textId="77777777" w:rsidR="003F13FA" w:rsidRDefault="003F13FA" w:rsidP="00580857">
      <w:pPr>
        <w:pStyle w:val="a9"/>
      </w:pPr>
      <w:r>
        <w:rPr>
          <w:rStyle w:val="a8"/>
        </w:rPr>
        <w:annotationRef/>
      </w:r>
      <w:r>
        <w:t>format</w:t>
      </w:r>
    </w:p>
  </w:comment>
  <w:comment w:id="60" w:author="K23.06" w:date="2017-01-04T18:34:00Z" w:initials="K23.06">
    <w:p w14:paraId="143AAB6F" w14:textId="77777777" w:rsidR="003F13FA" w:rsidRDefault="003F13FA" w:rsidP="00580857">
      <w:pPr>
        <w:pStyle w:val="a9"/>
      </w:pPr>
      <w:r>
        <w:rPr>
          <w:rStyle w:val="a8"/>
        </w:rPr>
        <w:annotationRef/>
      </w:r>
      <w:r>
        <w:t>Capital letter</w:t>
      </w:r>
    </w:p>
  </w:comment>
  <w:comment w:id="61" w:author="K23.06" w:date="2017-01-09T17:12:00Z" w:initials="K23.06">
    <w:p w14:paraId="03898D17" w14:textId="5A595D4D" w:rsidR="00411C04" w:rsidRDefault="00411C04">
      <w:pPr>
        <w:pStyle w:val="a9"/>
      </w:pPr>
      <w:r>
        <w:rPr>
          <w:rStyle w:val="a8"/>
        </w:rPr>
        <w:annotationRef/>
      </w:r>
      <w:r>
        <w:t>?</w:t>
      </w:r>
    </w:p>
  </w:comment>
  <w:comment w:id="62" w:author="K23.06" w:date="2017-01-04T18:34:00Z" w:initials="K23.06">
    <w:p w14:paraId="4A656242" w14:textId="77777777" w:rsidR="003F13FA" w:rsidRDefault="003F13FA" w:rsidP="008C185C">
      <w:pPr>
        <w:pStyle w:val="a9"/>
      </w:pPr>
      <w:r>
        <w:rPr>
          <w:rStyle w:val="a8"/>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3751075B" w15:paraIdParent="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7127E3BE" w15:done="0"/>
  <w15:commentEx w15:paraId="503B1E4A" w15:done="0"/>
  <w15:commentEx w15:paraId="0D84AD1C" w15:done="0"/>
  <w15:commentEx w15:paraId="3885DAD7" w15:done="0"/>
  <w15:commentEx w15:paraId="47ECCE30" w15:done="0"/>
  <w15:commentEx w15:paraId="79D08097" w15:done="0"/>
  <w15:commentEx w15:paraId="4EE226E7" w15:done="0"/>
  <w15:commentEx w15:paraId="60D84307" w15:done="0"/>
  <w15:commentEx w15:paraId="54FB441C" w15:done="0"/>
  <w15:commentEx w15:paraId="4670B7FE" w15:done="0"/>
  <w15:commentEx w15:paraId="6D4F7299" w15:done="0"/>
  <w15:commentEx w15:paraId="1BEC43EE" w15:done="0"/>
  <w15:commentEx w15:paraId="51F6CE1D" w15:done="0"/>
  <w15:commentEx w15:paraId="044E0169" w15:done="0"/>
  <w15:commentEx w15:paraId="3F98C893"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01392" w14:textId="77777777" w:rsidR="00A329FC" w:rsidRDefault="00A329FC">
      <w:pPr>
        <w:spacing w:after="0" w:line="240" w:lineRule="auto"/>
      </w:pPr>
      <w:r>
        <w:separator/>
      </w:r>
    </w:p>
  </w:endnote>
  <w:endnote w:type="continuationSeparator" w:id="0">
    <w:p w14:paraId="6B1EE61C" w14:textId="77777777" w:rsidR="00A329FC" w:rsidRDefault="00A329FC">
      <w:pPr>
        <w:spacing w:after="0" w:line="240" w:lineRule="auto"/>
      </w:pPr>
      <w:r>
        <w:continuationSeparator/>
      </w:r>
    </w:p>
  </w:endnote>
  <w:endnote w:type="continuationNotice" w:id="1">
    <w:p w14:paraId="034CCF40" w14:textId="77777777" w:rsidR="00A329FC" w:rsidRDefault="00A329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3F13FA" w:rsidRDefault="003F13F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3F13FA" w:rsidRDefault="003F13FA">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74A1E289" w:rsidR="003F13FA" w:rsidRDefault="003F13F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3B24AB" w:rsidRPr="003B24AB">
      <w:rPr>
        <w:noProof/>
        <w:sz w:val="24"/>
      </w:rPr>
      <w:t>9</w:t>
    </w:r>
    <w:r>
      <w:rPr>
        <w:sz w:val="24"/>
      </w:rPr>
      <w:fldChar w:fldCharType="end"/>
    </w:r>
  </w:p>
  <w:p w14:paraId="4C729787" w14:textId="77777777" w:rsidR="003F13FA" w:rsidRDefault="003F13FA">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3F13FA" w:rsidRDefault="003F13F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8383A" w14:textId="77777777" w:rsidR="00A329FC" w:rsidRDefault="00A329FC">
      <w:pPr>
        <w:spacing w:after="0" w:line="240" w:lineRule="auto"/>
      </w:pPr>
      <w:r>
        <w:separator/>
      </w:r>
    </w:p>
  </w:footnote>
  <w:footnote w:type="continuationSeparator" w:id="0">
    <w:p w14:paraId="039F252D" w14:textId="77777777" w:rsidR="00A329FC" w:rsidRDefault="00A329FC">
      <w:pPr>
        <w:spacing w:after="0" w:line="240" w:lineRule="auto"/>
      </w:pPr>
      <w:r>
        <w:continuationSeparator/>
      </w:r>
    </w:p>
  </w:footnote>
  <w:footnote w:type="continuationNotice" w:id="1">
    <w:p w14:paraId="46447EF2" w14:textId="77777777" w:rsidR="00A329FC" w:rsidRDefault="00A329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3F13FA" w:rsidRDefault="003F13F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4C6E9B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UwNzU3tjA1s7S0NDVT0lEKTi0uzszPAykwrwUAGqLWKCwAAAA="/>
  </w:docVars>
  <w:rsids>
    <w:rsidRoot w:val="00B66735"/>
    <w:rsid w:val="0000541B"/>
    <w:rsid w:val="00006188"/>
    <w:rsid w:val="000164A3"/>
    <w:rsid w:val="00020B7C"/>
    <w:rsid w:val="000252B7"/>
    <w:rsid w:val="00026215"/>
    <w:rsid w:val="00036734"/>
    <w:rsid w:val="00046EB9"/>
    <w:rsid w:val="00047688"/>
    <w:rsid w:val="00047E99"/>
    <w:rsid w:val="00050D60"/>
    <w:rsid w:val="00054274"/>
    <w:rsid w:val="00057275"/>
    <w:rsid w:val="00061B36"/>
    <w:rsid w:val="00067E1C"/>
    <w:rsid w:val="000806F0"/>
    <w:rsid w:val="00082A89"/>
    <w:rsid w:val="0009060E"/>
    <w:rsid w:val="00095B1A"/>
    <w:rsid w:val="000971D2"/>
    <w:rsid w:val="000B37EF"/>
    <w:rsid w:val="000B3E65"/>
    <w:rsid w:val="000C0FB8"/>
    <w:rsid w:val="000C7264"/>
    <w:rsid w:val="000D49A7"/>
    <w:rsid w:val="000D7821"/>
    <w:rsid w:val="000E194D"/>
    <w:rsid w:val="000E3B89"/>
    <w:rsid w:val="000E5BF8"/>
    <w:rsid w:val="00101A7E"/>
    <w:rsid w:val="00103FDB"/>
    <w:rsid w:val="00124C4A"/>
    <w:rsid w:val="00133854"/>
    <w:rsid w:val="00140D95"/>
    <w:rsid w:val="0014592F"/>
    <w:rsid w:val="00150147"/>
    <w:rsid w:val="00156065"/>
    <w:rsid w:val="00162997"/>
    <w:rsid w:val="00174B03"/>
    <w:rsid w:val="00184C94"/>
    <w:rsid w:val="001A6058"/>
    <w:rsid w:val="001A7521"/>
    <w:rsid w:val="001B35DE"/>
    <w:rsid w:val="001D2305"/>
    <w:rsid w:val="001D3A5F"/>
    <w:rsid w:val="001D71E4"/>
    <w:rsid w:val="001F1D5B"/>
    <w:rsid w:val="001F79A6"/>
    <w:rsid w:val="00202362"/>
    <w:rsid w:val="00205D4D"/>
    <w:rsid w:val="00206689"/>
    <w:rsid w:val="00211D71"/>
    <w:rsid w:val="00215A7B"/>
    <w:rsid w:val="00217258"/>
    <w:rsid w:val="002178D6"/>
    <w:rsid w:val="00224031"/>
    <w:rsid w:val="0022523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379C"/>
    <w:rsid w:val="00326274"/>
    <w:rsid w:val="00327154"/>
    <w:rsid w:val="00334C57"/>
    <w:rsid w:val="003432A8"/>
    <w:rsid w:val="00346126"/>
    <w:rsid w:val="00346481"/>
    <w:rsid w:val="00346C86"/>
    <w:rsid w:val="00352849"/>
    <w:rsid w:val="00357A3E"/>
    <w:rsid w:val="003711C1"/>
    <w:rsid w:val="00391856"/>
    <w:rsid w:val="00396AB7"/>
    <w:rsid w:val="003A0468"/>
    <w:rsid w:val="003A4CEA"/>
    <w:rsid w:val="003A5D05"/>
    <w:rsid w:val="003B24AB"/>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67352"/>
    <w:rsid w:val="0047136F"/>
    <w:rsid w:val="004827B3"/>
    <w:rsid w:val="00483504"/>
    <w:rsid w:val="004835BD"/>
    <w:rsid w:val="004871BB"/>
    <w:rsid w:val="00487897"/>
    <w:rsid w:val="004902ED"/>
    <w:rsid w:val="00497BB8"/>
    <w:rsid w:val="004A40EF"/>
    <w:rsid w:val="004B67C0"/>
    <w:rsid w:val="004C29F3"/>
    <w:rsid w:val="004C69BF"/>
    <w:rsid w:val="004E27B6"/>
    <w:rsid w:val="005012BA"/>
    <w:rsid w:val="00502F94"/>
    <w:rsid w:val="00503D39"/>
    <w:rsid w:val="00505F27"/>
    <w:rsid w:val="00526FE8"/>
    <w:rsid w:val="00547BEA"/>
    <w:rsid w:val="00556809"/>
    <w:rsid w:val="00560ACB"/>
    <w:rsid w:val="00560C36"/>
    <w:rsid w:val="00562149"/>
    <w:rsid w:val="00565660"/>
    <w:rsid w:val="00577C7E"/>
    <w:rsid w:val="00580857"/>
    <w:rsid w:val="00587B86"/>
    <w:rsid w:val="005906AE"/>
    <w:rsid w:val="005A2CBC"/>
    <w:rsid w:val="005B7018"/>
    <w:rsid w:val="005C1380"/>
    <w:rsid w:val="005C47F2"/>
    <w:rsid w:val="005C7BB9"/>
    <w:rsid w:val="005E18DC"/>
    <w:rsid w:val="005E7477"/>
    <w:rsid w:val="005F0722"/>
    <w:rsid w:val="005F324E"/>
    <w:rsid w:val="005F67F8"/>
    <w:rsid w:val="005F7136"/>
    <w:rsid w:val="0060089B"/>
    <w:rsid w:val="00601C31"/>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64B83"/>
    <w:rsid w:val="00674828"/>
    <w:rsid w:val="006800C2"/>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FBF"/>
    <w:rsid w:val="00773D19"/>
    <w:rsid w:val="0077706E"/>
    <w:rsid w:val="00791C18"/>
    <w:rsid w:val="00795826"/>
    <w:rsid w:val="00796611"/>
    <w:rsid w:val="007B2347"/>
    <w:rsid w:val="007B3A32"/>
    <w:rsid w:val="007E4D66"/>
    <w:rsid w:val="0081626C"/>
    <w:rsid w:val="00821CC6"/>
    <w:rsid w:val="0082386A"/>
    <w:rsid w:val="008241E2"/>
    <w:rsid w:val="008262B2"/>
    <w:rsid w:val="00831B63"/>
    <w:rsid w:val="00841C7A"/>
    <w:rsid w:val="0084334E"/>
    <w:rsid w:val="00846809"/>
    <w:rsid w:val="008573B2"/>
    <w:rsid w:val="00860C35"/>
    <w:rsid w:val="00863DD3"/>
    <w:rsid w:val="00873FDE"/>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B7993"/>
    <w:rsid w:val="009C2676"/>
    <w:rsid w:val="009C5131"/>
    <w:rsid w:val="009C5DD2"/>
    <w:rsid w:val="009E102B"/>
    <w:rsid w:val="009F106F"/>
    <w:rsid w:val="009F348C"/>
    <w:rsid w:val="00A06926"/>
    <w:rsid w:val="00A06A70"/>
    <w:rsid w:val="00A139E9"/>
    <w:rsid w:val="00A24E63"/>
    <w:rsid w:val="00A329FC"/>
    <w:rsid w:val="00A3554A"/>
    <w:rsid w:val="00A46CAF"/>
    <w:rsid w:val="00A50806"/>
    <w:rsid w:val="00A50BB9"/>
    <w:rsid w:val="00A50DFF"/>
    <w:rsid w:val="00A56B68"/>
    <w:rsid w:val="00A619F3"/>
    <w:rsid w:val="00A65138"/>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B03AEC"/>
    <w:rsid w:val="00B14302"/>
    <w:rsid w:val="00B173F8"/>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C4EF4"/>
    <w:rsid w:val="00BD2F1A"/>
    <w:rsid w:val="00BD36EB"/>
    <w:rsid w:val="00BD3FB1"/>
    <w:rsid w:val="00BE554F"/>
    <w:rsid w:val="00BE5715"/>
    <w:rsid w:val="00BE6BC8"/>
    <w:rsid w:val="00BE6FDB"/>
    <w:rsid w:val="00BF1B18"/>
    <w:rsid w:val="00BF48BC"/>
    <w:rsid w:val="00C010D2"/>
    <w:rsid w:val="00C015A4"/>
    <w:rsid w:val="00C0461E"/>
    <w:rsid w:val="00C14D50"/>
    <w:rsid w:val="00C14F97"/>
    <w:rsid w:val="00C1797A"/>
    <w:rsid w:val="00C22FE1"/>
    <w:rsid w:val="00C2681A"/>
    <w:rsid w:val="00C349E3"/>
    <w:rsid w:val="00C36698"/>
    <w:rsid w:val="00C405E9"/>
    <w:rsid w:val="00C42570"/>
    <w:rsid w:val="00C62C42"/>
    <w:rsid w:val="00C639CC"/>
    <w:rsid w:val="00C72805"/>
    <w:rsid w:val="00C76573"/>
    <w:rsid w:val="00C7711C"/>
    <w:rsid w:val="00CA54D3"/>
    <w:rsid w:val="00CA5B91"/>
    <w:rsid w:val="00CC21F3"/>
    <w:rsid w:val="00CD4103"/>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81ABB"/>
    <w:rsid w:val="00D90F6F"/>
    <w:rsid w:val="00DB2A4E"/>
    <w:rsid w:val="00DB4521"/>
    <w:rsid w:val="00DB7206"/>
    <w:rsid w:val="00DC663B"/>
    <w:rsid w:val="00DD0D6A"/>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01C31"/>
    <w:pPr>
      <w:spacing w:after="5" w:line="248" w:lineRule="auto"/>
      <w:ind w:left="120" w:right="1453" w:firstLine="273"/>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3"/>
      <w:ind w:left="490" w:hanging="10"/>
      <w:outlineLvl w:val="0"/>
    </w:pPr>
    <w:rPr>
      <w:rFonts w:ascii="Arial" w:eastAsia="Arial" w:hAnsi="Arial" w:cs="Arial"/>
      <w:b/>
      <w:color w:val="000000"/>
      <w:sz w:val="20"/>
    </w:rPr>
  </w:style>
  <w:style w:type="paragraph" w:styleId="2">
    <w:name w:val="heading 2"/>
    <w:next w:val="a"/>
    <w:link w:val="20"/>
    <w:uiPriority w:val="9"/>
    <w:unhideWhenUsed/>
    <w:qFormat/>
    <w:pPr>
      <w:keepNext/>
      <w:keepLines/>
      <w:spacing w:after="0"/>
      <w:ind w:left="13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spacing w:after="13"/>
      <w:ind w:left="490" w:hanging="10"/>
      <w:outlineLvl w:val="2"/>
    </w:pPr>
    <w:rPr>
      <w:rFonts w:ascii="Arial" w:eastAsia="Arial" w:hAnsi="Arial" w:cs="Arial"/>
      <w:b/>
      <w:i/>
      <w:color w:val="000000"/>
      <w:sz w:val="20"/>
    </w:rPr>
  </w:style>
  <w:style w:type="paragraph" w:styleId="4">
    <w:name w:val="heading 4"/>
    <w:next w:val="a"/>
    <w:link w:val="40"/>
    <w:uiPriority w:val="9"/>
    <w:unhideWhenUsed/>
    <w:qFormat/>
    <w:pPr>
      <w:keepNext/>
      <w:keepLines/>
      <w:spacing w:after="23"/>
      <w:ind w:left="490" w:hanging="10"/>
      <w:outlineLvl w:val="3"/>
    </w:pPr>
    <w:rPr>
      <w:rFonts w:ascii="Arial" w:eastAsia="Arial" w:hAnsi="Arial" w:cs="Arial"/>
      <w:b/>
      <w:color w:val="000000"/>
      <w:sz w:val="20"/>
    </w:rPr>
  </w:style>
  <w:style w:type="paragraph" w:styleId="5">
    <w:name w:val="heading 5"/>
    <w:next w:val="a"/>
    <w:link w:val="50"/>
    <w:uiPriority w:val="9"/>
    <w:unhideWhenUsed/>
    <w:qFormat/>
    <w:pPr>
      <w:keepNext/>
      <w:keepLines/>
      <w:spacing w:after="13"/>
      <w:ind w:left="490" w:hanging="10"/>
      <w:outlineLvl w:val="4"/>
    </w:pPr>
    <w:rPr>
      <w:rFonts w:ascii="Arial" w:eastAsia="Arial" w:hAnsi="Arial" w:cs="Arial"/>
      <w:b/>
      <w:i/>
      <w:color w:val="000000"/>
      <w:sz w:val="20"/>
    </w:rPr>
  </w:style>
  <w:style w:type="paragraph" w:styleId="6">
    <w:name w:val="heading 6"/>
    <w:next w:val="a"/>
    <w:link w:val="60"/>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Arial" w:eastAsia="Arial" w:hAnsi="Arial" w:cs="Arial"/>
      <w:b/>
      <w:color w:val="000000"/>
      <w:sz w:val="24"/>
    </w:rPr>
  </w:style>
  <w:style w:type="character" w:customStyle="1" w:styleId="40">
    <w:name w:val="כותרת 4 תו"/>
    <w:link w:val="4"/>
    <w:rPr>
      <w:rFonts w:ascii="Arial" w:eastAsia="Arial" w:hAnsi="Arial" w:cs="Arial"/>
      <w:b/>
      <w:color w:val="000000"/>
      <w:sz w:val="20"/>
    </w:rPr>
  </w:style>
  <w:style w:type="character" w:customStyle="1" w:styleId="50">
    <w:name w:val="כותרת 5 תו"/>
    <w:link w:val="5"/>
    <w:rPr>
      <w:rFonts w:ascii="Arial" w:eastAsia="Arial" w:hAnsi="Arial" w:cs="Arial"/>
      <w:b/>
      <w:i/>
      <w:color w:val="000000"/>
      <w:sz w:val="20"/>
    </w:rPr>
  </w:style>
  <w:style w:type="character" w:customStyle="1" w:styleId="60">
    <w:name w:val="כותרת 6 תו"/>
    <w:link w:val="6"/>
    <w:rPr>
      <w:rFonts w:ascii="Arial" w:eastAsia="Arial" w:hAnsi="Arial" w:cs="Arial"/>
      <w:b/>
      <w:i/>
      <w:color w:val="000000"/>
      <w:sz w:val="20"/>
    </w:rPr>
  </w:style>
  <w:style w:type="character" w:customStyle="1" w:styleId="10">
    <w:name w:val="כותרת 1 תו"/>
    <w:link w:val="1"/>
    <w:rPr>
      <w:rFonts w:ascii="Arial" w:eastAsia="Arial" w:hAnsi="Arial" w:cs="Arial"/>
      <w:b/>
      <w:color w:val="000000"/>
      <w:sz w:val="20"/>
    </w:rPr>
  </w:style>
  <w:style w:type="character" w:customStyle="1" w:styleId="30">
    <w:name w:val="כותרת 3 תו"/>
    <w:link w:val="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a0"/>
    <w:rsid w:val="00162997"/>
  </w:style>
  <w:style w:type="character" w:customStyle="1" w:styleId="il">
    <w:name w:val="il"/>
    <w:basedOn w:val="a0"/>
    <w:rsid w:val="00162997"/>
  </w:style>
  <w:style w:type="paragraph" w:styleId="a4">
    <w:name w:val="header"/>
    <w:basedOn w:val="a"/>
    <w:link w:val="a5"/>
    <w:uiPriority w:val="99"/>
    <w:unhideWhenUsed/>
    <w:rsid w:val="00772FBF"/>
    <w:pPr>
      <w:tabs>
        <w:tab w:val="center" w:pos="4153"/>
        <w:tab w:val="right" w:pos="8306"/>
      </w:tabs>
      <w:spacing w:after="0" w:line="240" w:lineRule="auto"/>
    </w:pPr>
  </w:style>
  <w:style w:type="character" w:customStyle="1" w:styleId="a5">
    <w:name w:val="כותרת עליונה תו"/>
    <w:basedOn w:val="a0"/>
    <w:link w:val="a4"/>
    <w:uiPriority w:val="99"/>
    <w:rsid w:val="00772FBF"/>
    <w:rPr>
      <w:rFonts w:ascii="Times New Roman" w:eastAsia="Times New Roman" w:hAnsi="Times New Roman" w:cs="Times New Roman"/>
      <w:color w:val="000000"/>
      <w:sz w:val="20"/>
    </w:rPr>
  </w:style>
  <w:style w:type="paragraph" w:styleId="NormalWeb">
    <w:name w:val="Normal (Web)"/>
    <w:basedOn w:val="a"/>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a6">
    <w:name w:val="Balloon Text"/>
    <w:basedOn w:val="a"/>
    <w:link w:val="a7"/>
    <w:uiPriority w:val="99"/>
    <w:semiHidden/>
    <w:unhideWhenUsed/>
    <w:rsid w:val="00451D4C"/>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451D4C"/>
    <w:rPr>
      <w:rFonts w:ascii="Segoe UI" w:eastAsia="Times New Roman" w:hAnsi="Segoe UI" w:cs="Segoe UI"/>
      <w:color w:val="000000"/>
      <w:sz w:val="18"/>
      <w:szCs w:val="18"/>
    </w:rPr>
  </w:style>
  <w:style w:type="character" w:styleId="a8">
    <w:name w:val="annotation reference"/>
    <w:basedOn w:val="a0"/>
    <w:uiPriority w:val="99"/>
    <w:semiHidden/>
    <w:unhideWhenUsed/>
    <w:rsid w:val="00C42570"/>
    <w:rPr>
      <w:sz w:val="16"/>
      <w:szCs w:val="16"/>
    </w:rPr>
  </w:style>
  <w:style w:type="paragraph" w:styleId="a9">
    <w:name w:val="annotation text"/>
    <w:basedOn w:val="a"/>
    <w:link w:val="aa"/>
    <w:uiPriority w:val="99"/>
    <w:semiHidden/>
    <w:unhideWhenUsed/>
    <w:rsid w:val="00C42570"/>
    <w:pPr>
      <w:spacing w:line="240" w:lineRule="auto"/>
    </w:pPr>
    <w:rPr>
      <w:szCs w:val="20"/>
    </w:rPr>
  </w:style>
  <w:style w:type="character" w:customStyle="1" w:styleId="aa">
    <w:name w:val="טקסט הערה תו"/>
    <w:basedOn w:val="a0"/>
    <w:link w:val="a9"/>
    <w:uiPriority w:val="99"/>
    <w:semiHidden/>
    <w:rsid w:val="00C42570"/>
    <w:rPr>
      <w:rFonts w:ascii="Times New Roman" w:eastAsia="Times New Roman" w:hAnsi="Times New Roman" w:cs="Times New Roman"/>
      <w:color w:val="000000"/>
      <w:sz w:val="20"/>
      <w:szCs w:val="20"/>
    </w:rPr>
  </w:style>
  <w:style w:type="paragraph" w:styleId="ab">
    <w:name w:val="annotation subject"/>
    <w:basedOn w:val="a9"/>
    <w:next w:val="a9"/>
    <w:link w:val="ac"/>
    <w:uiPriority w:val="99"/>
    <w:semiHidden/>
    <w:unhideWhenUsed/>
    <w:rsid w:val="00C42570"/>
    <w:rPr>
      <w:b/>
      <w:bCs/>
    </w:rPr>
  </w:style>
  <w:style w:type="character" w:customStyle="1" w:styleId="ac">
    <w:name w:val="נושא הערה תו"/>
    <w:basedOn w:val="aa"/>
    <w:link w:val="ab"/>
    <w:uiPriority w:val="99"/>
    <w:semiHidden/>
    <w:rsid w:val="00C42570"/>
    <w:rPr>
      <w:rFonts w:ascii="Times New Roman" w:eastAsia="Times New Roman" w:hAnsi="Times New Roman" w:cs="Times New Roman"/>
      <w:b/>
      <w:bCs/>
      <w:color w:val="000000"/>
      <w:sz w:val="20"/>
      <w:szCs w:val="20"/>
    </w:rPr>
  </w:style>
  <w:style w:type="character" w:styleId="ad">
    <w:name w:val="Placeholder Text"/>
    <w:basedOn w:val="a0"/>
    <w:uiPriority w:val="99"/>
    <w:semiHidden/>
    <w:rsid w:val="003A4CEA"/>
    <w:rPr>
      <w:color w:val="808080"/>
    </w:rPr>
  </w:style>
  <w:style w:type="paragraph" w:styleId="HTML">
    <w:name w:val="HTML Preformatted"/>
    <w:basedOn w:val="a"/>
    <w:link w:val="HTML0"/>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0">
    <w:name w:val="HTML מעוצב מראש תו"/>
    <w:basedOn w:val="a0"/>
    <w:link w:val="HTML"/>
    <w:uiPriority w:val="99"/>
    <w:rsid w:val="00211D71"/>
    <w:rPr>
      <w:rFonts w:ascii="Courier New" w:eastAsia="Times New Roman" w:hAnsi="Courier New" w:cs="Courier New"/>
      <w:sz w:val="20"/>
      <w:szCs w:val="20"/>
    </w:rPr>
  </w:style>
  <w:style w:type="paragraph" w:styleId="ae">
    <w:name w:val="List Paragraph"/>
    <w:basedOn w:val="a"/>
    <w:uiPriority w:val="34"/>
    <w:qFormat/>
    <w:rsid w:val="00211D71"/>
    <w:pPr>
      <w:ind w:left="720"/>
      <w:contextualSpacing/>
    </w:pPr>
  </w:style>
  <w:style w:type="table" w:styleId="af">
    <w:name w:val="Table Grid"/>
    <w:basedOn w:val="a1"/>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af1">
    <w:name w:val="Emphasis"/>
    <w:basedOn w:val="a0"/>
    <w:uiPriority w:val="20"/>
    <w:qFormat/>
    <w:rsid w:val="00BB71D4"/>
    <w:rPr>
      <w:i/>
      <w:iCs/>
    </w:rPr>
  </w:style>
  <w:style w:type="character" w:styleId="HTML1">
    <w:name w:val="HTML Typewriter"/>
    <w:basedOn w:val="a0"/>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a1"/>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a1"/>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a1"/>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1">
    <w:name w:val="Grid Table 6 Colorful"/>
    <w:basedOn w:val="a1"/>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1759255473">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 w:id="212049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people.cs.ksu.edu/~dwyer/SPINDOC/typedef.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people.cs.ksu.edu/~dwyer/SPINDOC/mtype.html"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oleObject" Target="embeddings/oleObject9.bin"/><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oleObject" Target="embeddings/oleObject11.bin"/><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AA60-4385-4F81-9812-B015314EA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23</Pages>
  <Words>4802</Words>
  <Characters>27372</Characters>
  <Application>Microsoft Office Word</Application>
  <DocSecurity>0</DocSecurity>
  <Lines>228</Lines>
  <Paragraphs>64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Ahmad Mnasra</cp:lastModifiedBy>
  <cp:revision>21</cp:revision>
  <cp:lastPrinted>2016-12-27T10:18:00Z</cp:lastPrinted>
  <dcterms:created xsi:type="dcterms:W3CDTF">2017-01-09T13:06:00Z</dcterms:created>
  <dcterms:modified xsi:type="dcterms:W3CDTF">2017-01-12T20:06:00Z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