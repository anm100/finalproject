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DAACF" w14:textId="441A2C68" w:rsidR="00B66735" w:rsidRDefault="00B66735" w:rsidP="00C46DE0">
      <w:pPr>
        <w:spacing w:after="0" w:line="22" w:lineRule="atLeast"/>
        <w:ind w:left="0" w:right="0" w:firstLine="0"/>
        <w:rPr>
          <w:rFonts w:asciiTheme="majorBidi" w:hAnsiTheme="majorBidi" w:cstheme="majorBidi"/>
          <w:sz w:val="24"/>
          <w:szCs w:val="24"/>
        </w:rPr>
      </w:pPr>
    </w:p>
    <w:p w14:paraId="20916563" w14:textId="5E59FA4B" w:rsidR="00B85D23" w:rsidRPr="003F0D0A" w:rsidRDefault="00B85D23" w:rsidP="00C46DE0">
      <w:pPr>
        <w:spacing w:after="120" w:line="22" w:lineRule="atLeast"/>
        <w:ind w:left="0" w:right="0" w:firstLine="0"/>
        <w:jc w:val="center"/>
        <w:rPr>
          <w:rFonts w:asciiTheme="majorBidi" w:hAnsiTheme="majorBidi" w:cstheme="majorBidi"/>
          <w:b/>
          <w:bCs/>
          <w:sz w:val="48"/>
          <w:szCs w:val="48"/>
        </w:rPr>
      </w:pPr>
      <w:r w:rsidRPr="003F0D0A">
        <w:rPr>
          <w:rFonts w:asciiTheme="majorBidi" w:hAnsiTheme="majorBidi" w:cstheme="majorBidi"/>
          <w:b/>
          <w:bCs/>
          <w:sz w:val="48"/>
          <w:szCs w:val="48"/>
        </w:rPr>
        <w:t>Formal Verification of Specs of Applications</w:t>
      </w:r>
    </w:p>
    <w:p w14:paraId="755FB0EF" w14:textId="2ADAB857" w:rsidR="00B66735" w:rsidRPr="003F0D0A" w:rsidRDefault="0066487C" w:rsidP="00C46DE0">
      <w:pPr>
        <w:spacing w:after="120" w:line="22" w:lineRule="atLeast"/>
        <w:ind w:left="0" w:right="0" w:firstLine="134"/>
        <w:jc w:val="center"/>
        <w:rPr>
          <w:rFonts w:asciiTheme="majorBidi" w:hAnsiTheme="majorBidi" w:cstheme="majorBidi"/>
          <w:bCs/>
          <w:sz w:val="24"/>
          <w:szCs w:val="24"/>
        </w:rPr>
      </w:pPr>
      <w:r w:rsidRPr="003F0D0A">
        <w:rPr>
          <w:rFonts w:asciiTheme="majorBidi" w:hAnsiTheme="majorBidi" w:cstheme="majorBidi"/>
          <w:bCs/>
          <w:color w:val="222222"/>
          <w:sz w:val="24"/>
          <w:szCs w:val="24"/>
          <w:shd w:val="clear" w:color="auto" w:fill="FFFFFF"/>
        </w:rPr>
        <w:t xml:space="preserve">Saeed </w:t>
      </w:r>
      <w:r w:rsidR="0047136F" w:rsidRPr="003F0D0A">
        <w:rPr>
          <w:rFonts w:asciiTheme="majorBidi" w:hAnsiTheme="majorBidi" w:cstheme="majorBidi"/>
          <w:bCs/>
          <w:color w:val="222222"/>
          <w:sz w:val="24"/>
          <w:szCs w:val="24"/>
          <w:shd w:val="clear" w:color="auto" w:fill="FFFFFF"/>
        </w:rPr>
        <w:t xml:space="preserve">Namih </w:t>
      </w:r>
      <w:r w:rsidR="0064466B" w:rsidRPr="003F0D0A">
        <w:rPr>
          <w:rFonts w:asciiTheme="majorBidi" w:hAnsiTheme="majorBidi" w:cstheme="majorBidi"/>
          <w:bCs/>
          <w:color w:val="222222"/>
          <w:sz w:val="24"/>
          <w:szCs w:val="24"/>
          <w:shd w:val="clear" w:color="auto" w:fill="FFFFFF"/>
        </w:rPr>
        <w:t>ID:</w:t>
      </w:r>
      <w:r w:rsidRPr="003F13FA">
        <w:rPr>
          <w:rFonts w:asciiTheme="majorBidi" w:hAnsiTheme="majorBidi"/>
          <w:sz w:val="24"/>
        </w:rPr>
        <w:t>204582555</w:t>
      </w:r>
      <w:r w:rsidR="000C7264">
        <w:rPr>
          <w:rFonts w:asciiTheme="majorBidi" w:hAnsiTheme="majorBidi" w:cstheme="majorBidi"/>
          <w:sz w:val="24"/>
          <w:szCs w:val="24"/>
        </w:rPr>
        <w:t>,</w:t>
      </w:r>
      <w:r w:rsidR="000C7264" w:rsidRPr="000C7264">
        <w:rPr>
          <w:rFonts w:asciiTheme="majorBidi" w:hAnsiTheme="majorBidi" w:cstheme="majorBidi"/>
          <w:bCs/>
          <w:color w:val="222222"/>
          <w:sz w:val="24"/>
          <w:szCs w:val="24"/>
          <w:shd w:val="clear" w:color="auto" w:fill="FFFFFF"/>
        </w:rPr>
        <w:t xml:space="preserve"> </w:t>
      </w:r>
      <w:r w:rsidRPr="003F0D0A">
        <w:rPr>
          <w:rFonts w:asciiTheme="majorBidi" w:hAnsiTheme="majorBidi" w:cstheme="majorBidi"/>
          <w:bCs/>
          <w:color w:val="222222"/>
          <w:sz w:val="24"/>
          <w:szCs w:val="24"/>
          <w:shd w:val="clear" w:color="auto" w:fill="FFFFFF"/>
        </w:rPr>
        <w:t>Ahmad Mnasra</w:t>
      </w:r>
      <w:r w:rsidRPr="003F0D0A">
        <w:rPr>
          <w:rFonts w:asciiTheme="majorBidi" w:hAnsiTheme="majorBidi" w:cstheme="majorBidi"/>
          <w:bCs/>
          <w:sz w:val="24"/>
          <w:szCs w:val="24"/>
        </w:rPr>
        <w:t xml:space="preserve"> </w:t>
      </w:r>
      <w:r w:rsidR="0064466B" w:rsidRPr="003F0D0A">
        <w:rPr>
          <w:rFonts w:asciiTheme="majorBidi" w:hAnsiTheme="majorBidi" w:cstheme="majorBidi"/>
          <w:bCs/>
          <w:color w:val="222222"/>
          <w:sz w:val="24"/>
          <w:szCs w:val="24"/>
          <w:shd w:val="clear" w:color="auto" w:fill="FFFFFF"/>
        </w:rPr>
        <w:t>ID:</w:t>
      </w:r>
      <w:r w:rsidRPr="003F0D0A">
        <w:rPr>
          <w:rFonts w:asciiTheme="majorBidi" w:hAnsiTheme="majorBidi" w:cstheme="majorBidi"/>
          <w:bCs/>
          <w:color w:val="222222"/>
          <w:sz w:val="24"/>
          <w:szCs w:val="24"/>
          <w:shd w:val="clear" w:color="auto" w:fill="FFFFFF"/>
        </w:rPr>
        <w:t>311539647</w:t>
      </w:r>
    </w:p>
    <w:p w14:paraId="46B3FF78" w14:textId="147548D2" w:rsidR="00BA34B2" w:rsidRPr="003F0D0A" w:rsidRDefault="000C7264" w:rsidP="00C46DE0">
      <w:pPr>
        <w:spacing w:after="0" w:line="22" w:lineRule="atLeast"/>
        <w:ind w:left="0" w:right="0" w:firstLine="710"/>
        <w:jc w:val="center"/>
        <w:rPr>
          <w:sz w:val="24"/>
          <w:szCs w:val="24"/>
          <w:rtl/>
        </w:rPr>
      </w:pPr>
      <w:r w:rsidRPr="00EE4564">
        <w:rPr>
          <w:rFonts w:asciiTheme="majorBidi" w:hAnsiTheme="majorBidi" w:cstheme="majorBidi"/>
          <w:sz w:val="24"/>
          <w:szCs w:val="24"/>
        </w:rPr>
        <w:t>Supervisor(s)</w:t>
      </w:r>
      <w:r>
        <w:rPr>
          <w:rFonts w:asciiTheme="majorBidi" w:hAnsiTheme="majorBidi" w:cstheme="majorBidi"/>
          <w:sz w:val="24"/>
          <w:szCs w:val="24"/>
        </w:rPr>
        <w:t>:</w:t>
      </w:r>
      <w:r w:rsidRPr="003F0D0A">
        <w:rPr>
          <w:sz w:val="24"/>
          <w:szCs w:val="24"/>
        </w:rPr>
        <w:t xml:space="preserve"> </w:t>
      </w:r>
      <w:r w:rsidR="006F1D19" w:rsidRPr="003F0D0A">
        <w:rPr>
          <w:sz w:val="24"/>
          <w:szCs w:val="24"/>
        </w:rPr>
        <w:t>Dr. Katerina Korenbla</w:t>
      </w:r>
      <w:r w:rsidR="00C2681A" w:rsidRPr="003F0D0A">
        <w:rPr>
          <w:sz w:val="24"/>
          <w:szCs w:val="24"/>
        </w:rPr>
        <w:t>t</w:t>
      </w:r>
      <w:r w:rsidRPr="00EE4564">
        <w:rPr>
          <w:rFonts w:asciiTheme="majorBidi" w:hAnsiTheme="majorBidi" w:cstheme="majorBidi"/>
          <w:sz w:val="24"/>
          <w:szCs w:val="24"/>
        </w:rPr>
        <w:t xml:space="preserve">, </w:t>
      </w:r>
      <w:r w:rsidR="00BA34B2" w:rsidRPr="003F0D0A">
        <w:rPr>
          <w:sz w:val="24"/>
          <w:szCs w:val="24"/>
        </w:rPr>
        <w:t>Dr. Elena Ravve</w:t>
      </w:r>
    </w:p>
    <w:p w14:paraId="3328FE64" w14:textId="0141DFC5" w:rsidR="00BA34B2" w:rsidRDefault="00BA34B2" w:rsidP="00C46DE0">
      <w:pPr>
        <w:spacing w:after="0" w:line="22" w:lineRule="atLeast"/>
        <w:ind w:left="0" w:right="0" w:firstLine="710"/>
        <w:jc w:val="center"/>
        <w:rPr>
          <w:sz w:val="24"/>
          <w:szCs w:val="24"/>
        </w:rPr>
      </w:pPr>
    </w:p>
    <w:p w14:paraId="13AF3C90" w14:textId="77777777" w:rsidR="000C7264" w:rsidRPr="00EE4564" w:rsidRDefault="000C7264" w:rsidP="00C46DE0">
      <w:pPr>
        <w:pStyle w:val="NoSpacing"/>
        <w:bidi w:val="0"/>
        <w:spacing w:after="120" w:line="264" w:lineRule="auto"/>
        <w:ind w:left="567" w:right="565"/>
        <w:jc w:val="both"/>
        <w:rPr>
          <w:rFonts w:asciiTheme="majorBidi" w:hAnsiTheme="majorBidi" w:cstheme="majorBidi"/>
          <w:i/>
          <w:iCs/>
          <w:sz w:val="20"/>
          <w:szCs w:val="20"/>
        </w:rPr>
      </w:pPr>
      <w:r w:rsidRPr="00EE4564">
        <w:rPr>
          <w:rFonts w:asciiTheme="majorBidi" w:hAnsiTheme="majorBidi" w:cstheme="majorBidi"/>
          <w:b/>
          <w:bCs/>
          <w:sz w:val="20"/>
          <w:szCs w:val="20"/>
        </w:rPr>
        <w:t>Abstract.</w:t>
      </w:r>
      <w:r w:rsidRPr="00EE4564">
        <w:rPr>
          <w:rFonts w:asciiTheme="majorBidi" w:hAnsiTheme="majorBidi" w:cstheme="majorBidi"/>
          <w:i/>
          <w:iCs/>
          <w:sz w:val="20"/>
          <w:szCs w:val="20"/>
        </w:rPr>
        <w:t xml:space="preserve"> In our project we </w:t>
      </w:r>
    </w:p>
    <w:p w14:paraId="44B32CAA" w14:textId="77777777" w:rsidR="005C7BB9" w:rsidRDefault="000C7264" w:rsidP="00C46DE0">
      <w:pPr>
        <w:spacing w:after="120" w:line="264" w:lineRule="auto"/>
        <w:ind w:left="567" w:right="565"/>
        <w:rPr>
          <w:rFonts w:asciiTheme="majorBidi" w:hAnsiTheme="majorBidi" w:cstheme="majorBidi"/>
          <w:szCs w:val="20"/>
        </w:rPr>
      </w:pPr>
      <w:r w:rsidRPr="00EE4564">
        <w:rPr>
          <w:rFonts w:asciiTheme="majorBidi" w:hAnsiTheme="majorBidi" w:cstheme="majorBidi"/>
          <w:b/>
          <w:bCs/>
          <w:szCs w:val="20"/>
        </w:rPr>
        <w:t>Keywords</w:t>
      </w:r>
      <w:r w:rsidRPr="00EE4564">
        <w:rPr>
          <w:rFonts w:asciiTheme="majorBidi" w:hAnsiTheme="majorBidi" w:cstheme="majorBidi"/>
          <w:szCs w:val="20"/>
        </w:rPr>
        <w:t xml:space="preserve">: </w:t>
      </w:r>
    </w:p>
    <w:p w14:paraId="07F14F46" w14:textId="19246EA5" w:rsidR="00D14F73" w:rsidRPr="003F13FA" w:rsidRDefault="00CF6F20" w:rsidP="00C46DE0">
      <w:pPr>
        <w:pStyle w:val="NoSpacing"/>
        <w:numPr>
          <w:ilvl w:val="0"/>
          <w:numId w:val="52"/>
        </w:numPr>
        <w:bidi w:val="0"/>
        <w:spacing w:before="240" w:after="120" w:line="264" w:lineRule="auto"/>
        <w:ind w:left="360"/>
        <w:jc w:val="both"/>
        <w:rPr>
          <w:rFonts w:asciiTheme="majorBidi" w:hAnsiTheme="majorBidi"/>
        </w:rPr>
      </w:pPr>
      <w:bookmarkStart w:id="0" w:name="_Toc470446028"/>
      <w:r w:rsidRPr="003F13FA">
        <w:rPr>
          <w:rFonts w:asciiTheme="majorBidi" w:hAnsiTheme="majorBidi"/>
          <w:b/>
          <w:sz w:val="24"/>
        </w:rPr>
        <w:t>INTRODUCTION</w:t>
      </w:r>
      <w:bookmarkEnd w:id="0"/>
    </w:p>
    <w:p w14:paraId="2B729188" w14:textId="79B7AEF3" w:rsidR="00A3554A" w:rsidRPr="00D42569" w:rsidRDefault="00046EB9" w:rsidP="00C46DE0">
      <w:pPr>
        <w:pStyle w:val="NoSpacing"/>
        <w:bidi w:val="0"/>
        <w:spacing w:before="240" w:after="120" w:line="264" w:lineRule="auto"/>
        <w:ind w:firstLine="284"/>
        <w:jc w:val="both"/>
        <w:rPr>
          <w:rFonts w:asciiTheme="majorBidi" w:hAnsiTheme="majorBidi" w:cstheme="majorBidi"/>
          <w:color w:val="222222"/>
          <w:shd w:val="clear" w:color="auto" w:fill="FFFFFF"/>
        </w:rPr>
      </w:pPr>
      <w:r w:rsidRPr="003F13FA">
        <w:rPr>
          <w:rFonts w:asciiTheme="majorBidi" w:hAnsiTheme="majorBidi"/>
          <w:color w:val="222222"/>
          <w:shd w:val="clear" w:color="auto" w:fill="FFFFFF"/>
        </w:rPr>
        <w:t xml:space="preserve">Every </w:t>
      </w:r>
      <w:r w:rsidRPr="004625E3">
        <w:rPr>
          <w:rFonts w:asciiTheme="majorBidi" w:hAnsiTheme="majorBidi" w:cstheme="majorBidi"/>
          <w:color w:val="222222"/>
          <w:shd w:val="clear" w:color="auto" w:fill="FFFFFF"/>
        </w:rPr>
        <w:t>program</w:t>
      </w:r>
      <w:r w:rsidR="000D49A7" w:rsidRPr="004625E3">
        <w:rPr>
          <w:rFonts w:asciiTheme="majorBidi" w:hAnsiTheme="majorBidi" w:cstheme="majorBidi"/>
          <w:color w:val="2222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hd w:val="clear" w:color="auto" w:fill="FFFFFF"/>
        </w:rPr>
        <w:t xml:space="preserve">he specs </w:t>
      </w:r>
      <w:r w:rsidR="00BD2F1A" w:rsidRPr="004625E3">
        <w:rPr>
          <w:rFonts w:asciiTheme="majorBidi" w:hAnsiTheme="majorBidi" w:cstheme="majorBidi"/>
          <w:color w:val="222222"/>
          <w:shd w:val="clear" w:color="auto" w:fill="FFFFFF"/>
        </w:rPr>
        <w:t>to</w:t>
      </w:r>
      <w:r w:rsidR="000D49A7" w:rsidRPr="004625E3">
        <w:rPr>
          <w:rFonts w:asciiTheme="majorBidi" w:hAnsiTheme="majorBidi" w:cstheme="majorBidi"/>
          <w:color w:val="222222"/>
          <w:shd w:val="clear" w:color="auto" w:fill="FFFFFF"/>
        </w:rPr>
        <w:t xml:space="preserve"> verify their correctness</w:t>
      </w:r>
      <w:r w:rsidRPr="00D42569">
        <w:rPr>
          <w:rFonts w:asciiTheme="majorBidi" w:hAnsiTheme="majorBidi" w:cstheme="majorBidi"/>
          <w:color w:val="222222"/>
          <w:shd w:val="clear" w:color="auto" w:fill="FFFFFF"/>
        </w:rPr>
        <w:t>.</w:t>
      </w:r>
    </w:p>
    <w:p w14:paraId="45C90C1C" w14:textId="4C7DB484" w:rsidR="00505F27" w:rsidRPr="00A3554A" w:rsidRDefault="00A3554A" w:rsidP="00C46DE0">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6D323FF3" w:rsidR="00505F27" w:rsidRPr="00E5483F" w:rsidRDefault="005F7136"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We will build a</w:t>
      </w:r>
      <w:r w:rsidR="00A3554A" w:rsidRPr="00E5483F">
        <w:rPr>
          <w:rFonts w:asciiTheme="majorBidi" w:hAnsiTheme="majorBidi" w:cstheme="majorBidi"/>
          <w:color w:val="222222"/>
          <w:sz w:val="22"/>
          <w:shd w:val="clear" w:color="auto" w:fill="FFFFFF"/>
        </w:rPr>
        <w:t xml:space="preserve"> tool that allows</w:t>
      </w:r>
      <w:r w:rsidR="003235F1" w:rsidRPr="00E5483F">
        <w:rPr>
          <w:rFonts w:asciiTheme="majorBidi" w:hAnsiTheme="majorBidi" w:cstheme="majorBidi"/>
          <w:color w:val="222222"/>
          <w:sz w:val="22"/>
          <w:shd w:val="clear" w:color="auto" w:fill="FFFFFF"/>
        </w:rPr>
        <w:t xml:space="preserve"> the</w:t>
      </w:r>
      <w:r w:rsidR="00A3554A" w:rsidRPr="00E5483F">
        <w:rPr>
          <w:rFonts w:asciiTheme="majorBidi" w:hAnsiTheme="majorBidi" w:cstheme="majorBidi"/>
          <w:color w:val="222222"/>
          <w:sz w:val="22"/>
          <w:shd w:val="clear" w:color="auto" w:fill="FFFFFF"/>
        </w:rPr>
        <w:t xml:space="preserve"> </w:t>
      </w:r>
      <w:r w:rsidR="00A3554A" w:rsidRPr="00E5483F">
        <w:rPr>
          <w:rFonts w:asciiTheme="majorBidi" w:hAnsiTheme="majorBidi" w:cstheme="majorBidi"/>
          <w:noProof/>
          <w:color w:val="222222"/>
          <w:sz w:val="22"/>
          <w:shd w:val="clear" w:color="auto" w:fill="FFFFFF"/>
        </w:rPr>
        <w:t>graphical</w:t>
      </w:r>
      <w:r w:rsidR="00A3554A" w:rsidRPr="00E5483F">
        <w:rPr>
          <w:rFonts w:asciiTheme="majorBidi" w:hAnsiTheme="majorBidi" w:cstheme="majorBidi"/>
          <w:color w:val="222222"/>
          <w:sz w:val="22"/>
          <w:shd w:val="clear" w:color="auto" w:fill="FFFFFF"/>
        </w:rPr>
        <w:t xml:space="preserve"> definitio</w:t>
      </w:r>
      <w:r w:rsidR="00E5483F">
        <w:rPr>
          <w:rFonts w:asciiTheme="majorBidi" w:hAnsiTheme="majorBidi" w:cstheme="majorBidi"/>
          <w:color w:val="222222"/>
          <w:sz w:val="22"/>
          <w:shd w:val="clear" w:color="auto" w:fill="FFFFFF"/>
        </w:rPr>
        <w:t xml:space="preserve">n of specifications of cellular </w:t>
      </w:r>
      <w:r w:rsidR="00A3554A" w:rsidRPr="00E5483F">
        <w:rPr>
          <w:rFonts w:asciiTheme="majorBidi" w:hAnsiTheme="majorBidi" w:cstheme="majorBidi"/>
          <w:color w:val="222222"/>
          <w:sz w:val="22"/>
          <w:shd w:val="clear" w:color="auto" w:fill="FFFFFF"/>
        </w:rPr>
        <w:t>applications</w:t>
      </w:r>
      <w:r w:rsidR="00F42029" w:rsidRPr="00E5483F">
        <w:rPr>
          <w:rFonts w:asciiTheme="majorBidi" w:hAnsiTheme="majorBidi" w:cstheme="majorBidi"/>
          <w:color w:val="222222"/>
          <w:sz w:val="22"/>
          <w:shd w:val="clear" w:color="auto" w:fill="FFFFFF"/>
        </w:rPr>
        <w:t>,</w:t>
      </w:r>
      <w:r w:rsidR="00440E61" w:rsidRPr="00E5483F">
        <w:rPr>
          <w:rFonts w:asciiTheme="majorBidi" w:hAnsiTheme="majorBidi" w:cstheme="majorBidi"/>
          <w:color w:val="222222"/>
          <w:sz w:val="22"/>
          <w:shd w:val="clear" w:color="auto" w:fill="FFFFFF"/>
        </w:rPr>
        <w:t xml:space="preserve"> </w:t>
      </w:r>
      <w:r w:rsidR="00046EB9" w:rsidRPr="00E5483F">
        <w:rPr>
          <w:rFonts w:asciiTheme="majorBidi" w:hAnsiTheme="majorBidi" w:cstheme="majorBidi"/>
          <w:color w:val="222222"/>
          <w:sz w:val="22"/>
          <w:shd w:val="clear" w:color="auto" w:fill="FFFFFF"/>
        </w:rPr>
        <w:t>that</w:t>
      </w:r>
      <w:r w:rsidR="00F42029" w:rsidRPr="00E5483F">
        <w:rPr>
          <w:rFonts w:asciiTheme="majorBidi" w:hAnsiTheme="majorBidi" w:cstheme="majorBidi"/>
          <w:color w:val="222222"/>
          <w:sz w:val="22"/>
          <w:shd w:val="clear" w:color="auto" w:fill="FFFFFF"/>
        </w:rPr>
        <w:t xml:space="preserve"> mean</w:t>
      </w:r>
      <w:r w:rsidR="00046EB9" w:rsidRPr="00E5483F">
        <w:rPr>
          <w:rFonts w:asciiTheme="majorBidi" w:hAnsiTheme="majorBidi" w:cstheme="majorBidi"/>
          <w:color w:val="222222"/>
          <w:sz w:val="22"/>
          <w:shd w:val="clear" w:color="auto" w:fill="FFFFFF"/>
        </w:rPr>
        <w:t>s</w:t>
      </w:r>
      <w:r w:rsidR="008D2861" w:rsidRPr="00E5483F">
        <w:rPr>
          <w:rFonts w:asciiTheme="majorBidi" w:hAnsiTheme="majorBidi" w:cstheme="majorBidi"/>
          <w:color w:val="222222"/>
          <w:sz w:val="22"/>
          <w:shd w:val="clear" w:color="auto" w:fill="FFFFFF"/>
        </w:rPr>
        <w:t>:</w:t>
      </w:r>
      <w:r w:rsidR="00F42029"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represent </w:t>
      </w:r>
      <w:r w:rsidR="00F42029" w:rsidRPr="00E5483F">
        <w:rPr>
          <w:rFonts w:asciiTheme="majorBidi" w:hAnsiTheme="majorBidi" w:cstheme="majorBidi"/>
          <w:color w:val="222222"/>
          <w:sz w:val="22"/>
          <w:shd w:val="clear" w:color="auto" w:fill="FFFFFF"/>
        </w:rPr>
        <w:t xml:space="preserve">the </w:t>
      </w:r>
      <w:r w:rsidR="006539AC" w:rsidRPr="00E5483F">
        <w:rPr>
          <w:rFonts w:asciiTheme="majorBidi" w:hAnsiTheme="majorBidi" w:cstheme="majorBidi"/>
          <w:color w:val="222222"/>
          <w:sz w:val="22"/>
          <w:shd w:val="clear" w:color="auto" w:fill="FFFFFF"/>
        </w:rPr>
        <w:t xml:space="preserve">specifications </w:t>
      </w:r>
      <w:r w:rsidR="00F42029" w:rsidRPr="00E5483F">
        <w:rPr>
          <w:rFonts w:asciiTheme="majorBidi" w:hAnsiTheme="majorBidi" w:cstheme="majorBidi"/>
          <w:color w:val="222222"/>
          <w:sz w:val="22"/>
          <w:shd w:val="clear" w:color="auto" w:fill="FFFFFF"/>
        </w:rPr>
        <w:t xml:space="preserve">as a graph: </w:t>
      </w:r>
      <w:r w:rsidR="00440E61" w:rsidRPr="00E5483F">
        <w:rPr>
          <w:rFonts w:asciiTheme="majorBidi" w:hAnsiTheme="majorBidi" w:cstheme="majorBidi"/>
          <w:color w:val="222222"/>
          <w:sz w:val="22"/>
          <w:shd w:val="clear" w:color="auto" w:fill="FFFFFF"/>
        </w:rPr>
        <w:t xml:space="preserve">nodes are the screens associated with the corresponding values of the </w:t>
      </w:r>
      <w:r w:rsidR="00054274" w:rsidRPr="00E5483F">
        <w:rPr>
          <w:rFonts w:asciiTheme="majorBidi" w:hAnsiTheme="majorBidi" w:cstheme="majorBidi"/>
          <w:color w:val="222222"/>
          <w:sz w:val="22"/>
          <w:shd w:val="clear" w:color="auto" w:fill="FFFFFF"/>
        </w:rPr>
        <w:t>parameters, edges</w:t>
      </w:r>
      <w:r w:rsidR="00690259" w:rsidRPr="00E5483F">
        <w:rPr>
          <w:rFonts w:asciiTheme="majorBidi" w:hAnsiTheme="majorBidi" w:cstheme="majorBidi"/>
          <w:color w:val="222222"/>
          <w:sz w:val="22"/>
          <w:shd w:val="clear" w:color="auto" w:fill="FFFFFF"/>
        </w:rPr>
        <w:t xml:space="preserve"> are t</w:t>
      </w:r>
      <w:r w:rsidR="00AE433C" w:rsidRPr="00E5483F">
        <w:rPr>
          <w:rFonts w:asciiTheme="majorBidi" w:hAnsiTheme="majorBidi" w:cstheme="majorBidi"/>
          <w:color w:val="222222"/>
          <w:sz w:val="22"/>
          <w:shd w:val="clear" w:color="auto" w:fill="FFFFFF"/>
        </w:rPr>
        <w:t>he event</w:t>
      </w:r>
      <w:r w:rsidR="002B59A3" w:rsidRPr="00E5483F">
        <w:rPr>
          <w:rFonts w:asciiTheme="majorBidi" w:hAnsiTheme="majorBidi" w:cstheme="majorBidi"/>
          <w:color w:val="222222"/>
          <w:sz w:val="22"/>
          <w:shd w:val="clear" w:color="auto" w:fill="FFFFFF"/>
        </w:rPr>
        <w:t>s,</w:t>
      </w:r>
      <w:r w:rsidR="00690259" w:rsidRPr="00E5483F">
        <w:rPr>
          <w:rFonts w:asciiTheme="majorBidi" w:hAnsiTheme="majorBidi" w:cstheme="majorBidi"/>
          <w:color w:val="222222"/>
          <w:sz w:val="22"/>
          <w:shd w:val="clear" w:color="auto" w:fill="FFFFFF"/>
        </w:rPr>
        <w:t xml:space="preserve"> which </w:t>
      </w:r>
      <w:r w:rsidR="00690259" w:rsidRPr="00E5483F">
        <w:rPr>
          <w:rFonts w:asciiTheme="majorBidi" w:hAnsiTheme="majorBidi" w:cstheme="majorBidi"/>
          <w:noProof/>
          <w:color w:val="222222"/>
          <w:sz w:val="22"/>
          <w:shd w:val="clear" w:color="auto" w:fill="FFFFFF"/>
        </w:rPr>
        <w:t>motivate</w:t>
      </w:r>
      <w:r w:rsidR="00690259" w:rsidRPr="00E5483F">
        <w:rPr>
          <w:rFonts w:asciiTheme="majorBidi" w:hAnsiTheme="majorBidi" w:cstheme="majorBidi"/>
          <w:color w:val="222222"/>
          <w:sz w:val="22"/>
          <w:shd w:val="clear" w:color="auto" w:fill="FFFFFF"/>
        </w:rPr>
        <w:t xml:space="preserve"> transitions.</w:t>
      </w:r>
    </w:p>
    <w:p w14:paraId="26553A66" w14:textId="55C2295F" w:rsidR="00A3554A" w:rsidRPr="00E5483F" w:rsidRDefault="00F42029" w:rsidP="00C46DE0">
      <w:pPr>
        <w:spacing w:after="120" w:line="264" w:lineRule="auto"/>
        <w:ind w:left="0" w:right="0" w:firstLine="284"/>
        <w:rPr>
          <w:rFonts w:asciiTheme="majorBidi" w:hAnsiTheme="majorBidi" w:cstheme="majorBidi"/>
          <w:color w:val="222222"/>
          <w:sz w:val="22"/>
          <w:shd w:val="clear" w:color="auto" w:fill="FFFFFF"/>
        </w:rPr>
      </w:pPr>
      <w:r w:rsidRPr="00E5483F">
        <w:rPr>
          <w:rFonts w:asciiTheme="majorBidi" w:hAnsiTheme="majorBidi" w:cstheme="majorBidi"/>
          <w:color w:val="222222"/>
          <w:sz w:val="22"/>
          <w:shd w:val="clear" w:color="auto" w:fill="FFFFFF"/>
        </w:rPr>
        <w:t xml:space="preserve">Our application </w:t>
      </w:r>
      <w:r w:rsidR="00767BBF" w:rsidRPr="00E5483F">
        <w:rPr>
          <w:rFonts w:asciiTheme="majorBidi" w:hAnsiTheme="majorBidi" w:cstheme="majorBidi"/>
          <w:color w:val="222222"/>
          <w:sz w:val="22"/>
          <w:shd w:val="clear" w:color="auto" w:fill="FFFFFF"/>
        </w:rPr>
        <w:t>gets</w:t>
      </w:r>
      <w:r w:rsidRPr="00E5483F">
        <w:rPr>
          <w:rFonts w:asciiTheme="majorBidi" w:hAnsiTheme="majorBidi" w:cstheme="majorBidi"/>
          <w:color w:val="222222"/>
          <w:sz w:val="22"/>
          <w:shd w:val="clear" w:color="auto" w:fill="FFFFFF"/>
        </w:rPr>
        <w:t xml:space="preserve"> a list of Requirements that </w:t>
      </w:r>
      <w:r w:rsidR="008D2861" w:rsidRPr="00E5483F">
        <w:rPr>
          <w:rFonts w:asciiTheme="majorBidi" w:hAnsiTheme="majorBidi" w:cstheme="majorBidi"/>
          <w:color w:val="222222"/>
          <w:sz w:val="22"/>
          <w:shd w:val="clear" w:color="auto" w:fill="FFFFFF"/>
        </w:rPr>
        <w:t xml:space="preserve">a </w:t>
      </w:r>
      <w:r w:rsidRPr="00E5483F">
        <w:rPr>
          <w:rFonts w:asciiTheme="majorBidi" w:hAnsiTheme="majorBidi" w:cstheme="majorBidi"/>
          <w:color w:val="222222"/>
          <w:sz w:val="22"/>
          <w:shd w:val="clear" w:color="auto" w:fill="FFFFFF"/>
        </w:rPr>
        <w:t xml:space="preserve">user wants to </w:t>
      </w:r>
      <w:r w:rsidR="00162997" w:rsidRPr="00E5483F">
        <w:rPr>
          <w:rFonts w:asciiTheme="majorBidi" w:hAnsiTheme="majorBidi" w:cstheme="majorBidi"/>
          <w:color w:val="222222"/>
          <w:sz w:val="22"/>
          <w:shd w:val="clear" w:color="auto" w:fill="FFFFFF"/>
        </w:rPr>
        <w:t>check</w:t>
      </w:r>
      <w:r w:rsidR="008D2861" w:rsidRPr="00E5483F">
        <w:rPr>
          <w:rFonts w:asciiTheme="majorBidi" w:hAnsiTheme="majorBidi" w:cstheme="majorBidi"/>
          <w:color w:val="222222"/>
          <w:sz w:val="22"/>
          <w:shd w:val="clear" w:color="auto" w:fill="FFFFFF"/>
        </w:rPr>
        <w:t xml:space="preserve">. Then </w:t>
      </w:r>
      <w:r w:rsidR="00162997" w:rsidRPr="00E5483F">
        <w:rPr>
          <w:rFonts w:asciiTheme="majorBidi" w:hAnsiTheme="majorBidi" w:cstheme="majorBidi"/>
          <w:color w:val="222222"/>
          <w:sz w:val="22"/>
          <w:shd w:val="clear" w:color="auto" w:fill="FFFFFF"/>
        </w:rPr>
        <w:t xml:space="preserve">it </w:t>
      </w:r>
      <w:r w:rsidR="008D2861" w:rsidRPr="00E5483F">
        <w:rPr>
          <w:rFonts w:asciiTheme="majorBidi" w:hAnsiTheme="majorBidi" w:cstheme="majorBidi"/>
          <w:color w:val="222222"/>
          <w:sz w:val="22"/>
          <w:shd w:val="clear" w:color="auto" w:fill="FFFFFF"/>
        </w:rPr>
        <w:t>uses</w:t>
      </w:r>
      <w:r w:rsidR="003235F1" w:rsidRPr="00E5483F">
        <w:rPr>
          <w:rFonts w:asciiTheme="majorBidi" w:hAnsiTheme="majorBidi" w:cstheme="majorBidi"/>
          <w:color w:val="222222"/>
          <w:sz w:val="22"/>
          <w:shd w:val="clear" w:color="auto" w:fill="FFFFFF"/>
        </w:rPr>
        <w:t xml:space="preserve"> the</w:t>
      </w:r>
      <w:r w:rsidR="008D2861" w:rsidRPr="00E5483F">
        <w:rPr>
          <w:rFonts w:asciiTheme="majorBidi" w:hAnsiTheme="majorBidi" w:cstheme="majorBidi"/>
          <w:color w:val="222222"/>
          <w:sz w:val="22"/>
          <w:shd w:val="clear" w:color="auto" w:fill="FFFFFF"/>
        </w:rPr>
        <w:t xml:space="preserve"> </w:t>
      </w:r>
      <w:r w:rsidR="00767BBF" w:rsidRPr="00E5483F">
        <w:rPr>
          <w:rFonts w:asciiTheme="majorBidi" w:hAnsiTheme="majorBidi" w:cstheme="majorBidi"/>
          <w:noProof/>
          <w:color w:val="222222"/>
          <w:sz w:val="22"/>
          <w:shd w:val="clear" w:color="auto" w:fill="FFFFFF"/>
        </w:rPr>
        <w:t>machinery</w:t>
      </w:r>
      <w:r w:rsidR="00AC1FEB" w:rsidRPr="00E5483F">
        <w:rPr>
          <w:rFonts w:asciiTheme="majorBidi" w:hAnsiTheme="majorBidi" w:cstheme="majorBidi"/>
          <w:color w:val="222222"/>
          <w:sz w:val="22"/>
          <w:shd w:val="clear" w:color="auto" w:fill="FFFFFF"/>
        </w:rPr>
        <w:t xml:space="preserve"> </w:t>
      </w:r>
      <w:r w:rsidR="004625E3" w:rsidRPr="00E5483F">
        <w:rPr>
          <w:rFonts w:asciiTheme="majorBidi" w:hAnsiTheme="majorBidi" w:cstheme="majorBidi"/>
          <w:color w:val="222222"/>
          <w:sz w:val="22"/>
          <w:shd w:val="clear" w:color="auto" w:fill="FFFFFF"/>
        </w:rPr>
        <w:t xml:space="preserve">of </w:t>
      </w:r>
      <w:r w:rsidR="004625E3" w:rsidRPr="00E5483F">
        <w:rPr>
          <w:rFonts w:asciiTheme="majorBidi" w:hAnsiTheme="majorBidi" w:cstheme="majorBidi"/>
          <w:sz w:val="22"/>
        </w:rPr>
        <w:t>formal</w:t>
      </w:r>
      <w:r w:rsidR="00162997" w:rsidRPr="00E5483F">
        <w:rPr>
          <w:rFonts w:asciiTheme="majorBidi" w:hAnsiTheme="majorBidi" w:cstheme="majorBidi"/>
          <w:sz w:val="22"/>
        </w:rPr>
        <w:t> verification </w:t>
      </w:r>
      <w:r w:rsidR="00054274" w:rsidRPr="00E5483F">
        <w:rPr>
          <w:rFonts w:asciiTheme="majorBidi" w:hAnsiTheme="majorBidi" w:cstheme="majorBidi"/>
          <w:color w:val="222222"/>
          <w:sz w:val="22"/>
          <w:shd w:val="clear" w:color="auto" w:fill="FFFFFF"/>
        </w:rPr>
        <w:t>to</w:t>
      </w:r>
      <w:r w:rsidR="00162997" w:rsidRPr="00E5483F">
        <w:rPr>
          <w:rFonts w:asciiTheme="majorBidi" w:hAnsiTheme="majorBidi" w:cstheme="majorBidi"/>
          <w:sz w:val="22"/>
        </w:rPr>
        <w:t> verify </w:t>
      </w:r>
      <w:r w:rsidR="00162997" w:rsidRPr="00E5483F">
        <w:rPr>
          <w:rFonts w:asciiTheme="majorBidi" w:hAnsiTheme="majorBidi" w:cstheme="majorBidi"/>
          <w:color w:val="222222"/>
          <w:sz w:val="22"/>
          <w:shd w:val="clear" w:color="auto" w:fill="FFFFFF"/>
        </w:rPr>
        <w:t>the spec</w:t>
      </w:r>
      <w:r w:rsidR="008D2861" w:rsidRPr="00E5483F">
        <w:rPr>
          <w:rFonts w:asciiTheme="majorBidi" w:hAnsiTheme="majorBidi" w:cstheme="majorBidi"/>
          <w:color w:val="222222"/>
          <w:sz w:val="22"/>
          <w:shd w:val="clear" w:color="auto" w:fill="FFFFFF"/>
        </w:rPr>
        <w:t xml:space="preserve">. The </w:t>
      </w:r>
      <w:r w:rsidR="00767BBF" w:rsidRPr="00E5483F">
        <w:rPr>
          <w:rFonts w:asciiTheme="majorBidi" w:hAnsiTheme="majorBidi" w:cstheme="majorBidi"/>
          <w:sz w:val="22"/>
        </w:rPr>
        <w:t xml:space="preserve">verification </w:t>
      </w:r>
      <w:r w:rsidR="00772FBF" w:rsidRPr="00E5483F">
        <w:rPr>
          <w:rFonts w:asciiTheme="majorBidi" w:hAnsiTheme="majorBidi" w:cstheme="majorBidi"/>
          <w:noProof/>
          <w:sz w:val="22"/>
        </w:rPr>
        <w:t>result</w:t>
      </w:r>
      <w:r w:rsidR="003235F1" w:rsidRPr="00E5483F">
        <w:rPr>
          <w:rFonts w:asciiTheme="majorBidi" w:hAnsiTheme="majorBidi" w:cstheme="majorBidi"/>
          <w:noProof/>
          <w:sz w:val="22"/>
        </w:rPr>
        <w:t>s in</w:t>
      </w:r>
      <w:r w:rsidR="00772FBF" w:rsidRPr="00E5483F">
        <w:rPr>
          <w:rFonts w:asciiTheme="majorBidi" w:hAnsiTheme="majorBidi" w:cstheme="majorBidi"/>
          <w:sz w:val="22"/>
        </w:rPr>
        <w:t xml:space="preserve"> either</w:t>
      </w:r>
      <w:r w:rsidR="00162997" w:rsidRPr="00E5483F">
        <w:rPr>
          <w:rFonts w:asciiTheme="majorBidi" w:hAnsiTheme="majorBidi" w:cstheme="majorBidi"/>
          <w:color w:val="222222"/>
          <w:sz w:val="22"/>
          <w:shd w:val="clear" w:color="auto" w:fill="FFFFFF"/>
        </w:rPr>
        <w:t xml:space="preserve"> </w:t>
      </w:r>
      <w:r w:rsidR="008D2861" w:rsidRPr="00E5483F">
        <w:rPr>
          <w:rFonts w:asciiTheme="majorBidi" w:hAnsiTheme="majorBidi" w:cstheme="majorBidi"/>
          <w:color w:val="222222"/>
          <w:sz w:val="22"/>
          <w:shd w:val="clear" w:color="auto" w:fill="FFFFFF"/>
        </w:rPr>
        <w:t xml:space="preserve">a confirmation </w:t>
      </w:r>
      <w:r w:rsidR="00772FBF" w:rsidRPr="00E5483F">
        <w:rPr>
          <w:rFonts w:asciiTheme="majorBidi" w:hAnsiTheme="majorBidi" w:cstheme="majorBidi"/>
          <w:color w:val="222222"/>
          <w:sz w:val="22"/>
          <w:shd w:val="clear" w:color="auto" w:fill="FFFFFF"/>
        </w:rPr>
        <w:t>message or</w:t>
      </w:r>
      <w:r w:rsidR="00162997" w:rsidRPr="00E5483F">
        <w:rPr>
          <w:rFonts w:asciiTheme="majorBidi" w:hAnsiTheme="majorBidi" w:cstheme="majorBidi"/>
          <w:color w:val="222222"/>
          <w:sz w:val="22"/>
          <w:shd w:val="clear" w:color="auto" w:fill="FFFFFF"/>
        </w:rPr>
        <w:t xml:space="preserve"> a path </w:t>
      </w:r>
      <w:r w:rsidR="00767BBF" w:rsidRPr="00E5483F">
        <w:rPr>
          <w:rFonts w:asciiTheme="majorBidi" w:hAnsiTheme="majorBidi" w:cstheme="majorBidi"/>
          <w:noProof/>
          <w:color w:val="222222"/>
          <w:sz w:val="22"/>
          <w:shd w:val="clear" w:color="auto" w:fill="FFFFFF"/>
        </w:rPr>
        <w:t>w</w:t>
      </w:r>
      <w:r w:rsidR="003235F1" w:rsidRPr="00E5483F">
        <w:rPr>
          <w:rFonts w:asciiTheme="majorBidi" w:hAnsiTheme="majorBidi" w:cstheme="majorBidi"/>
          <w:noProof/>
          <w:color w:val="222222"/>
          <w:sz w:val="22"/>
          <w:shd w:val="clear" w:color="auto" w:fill="FFFFFF"/>
        </w:rPr>
        <w:t>h</w:t>
      </w:r>
      <w:r w:rsidR="00767BBF" w:rsidRPr="00E5483F">
        <w:rPr>
          <w:rFonts w:asciiTheme="majorBidi" w:hAnsiTheme="majorBidi" w:cstheme="majorBidi"/>
          <w:noProof/>
          <w:color w:val="222222"/>
          <w:sz w:val="22"/>
          <w:shd w:val="clear" w:color="auto" w:fill="FFFFFF"/>
        </w:rPr>
        <w:t>ere</w:t>
      </w:r>
      <w:r w:rsidR="00767BBF" w:rsidRPr="00E5483F">
        <w:rPr>
          <w:rFonts w:asciiTheme="majorBidi" w:hAnsiTheme="majorBidi" w:cstheme="majorBidi"/>
          <w:color w:val="222222"/>
          <w:sz w:val="22"/>
          <w:shd w:val="clear" w:color="auto" w:fill="FFFFFF"/>
        </w:rPr>
        <w:t xml:space="preserve"> the test </w:t>
      </w:r>
      <w:r w:rsidR="008D2861" w:rsidRPr="00E5483F">
        <w:rPr>
          <w:rFonts w:asciiTheme="majorBidi" w:hAnsiTheme="majorBidi" w:cstheme="majorBidi"/>
          <w:color w:val="222222"/>
          <w:sz w:val="22"/>
          <w:shd w:val="clear" w:color="auto" w:fill="FFFFFF"/>
        </w:rPr>
        <w:t>failed</w:t>
      </w:r>
      <w:r w:rsidR="00772FBF" w:rsidRPr="00E5483F">
        <w:rPr>
          <w:rFonts w:asciiTheme="majorBidi" w:hAnsiTheme="majorBidi" w:cstheme="majorBidi"/>
          <w:color w:val="222222"/>
          <w:sz w:val="22"/>
          <w:shd w:val="clear" w:color="auto" w:fill="FFFFFF"/>
        </w:rPr>
        <w:t>.</w:t>
      </w:r>
    </w:p>
    <w:p w14:paraId="6AA91873" w14:textId="77777777" w:rsidR="00277531" w:rsidRPr="003F13FA" w:rsidRDefault="00277531" w:rsidP="00C46DE0">
      <w:pPr>
        <w:spacing w:after="120" w:line="264" w:lineRule="auto"/>
        <w:ind w:left="0" w:right="0" w:firstLine="0"/>
        <w:rPr>
          <w:rFonts w:asciiTheme="majorBidi" w:hAnsiTheme="majorBidi"/>
          <w:color w:val="222222"/>
          <w:sz w:val="22"/>
          <w:shd w:val="clear" w:color="auto" w:fill="FFFFFF"/>
        </w:rPr>
      </w:pPr>
      <w:r>
        <w:rPr>
          <w:b/>
          <w:bCs/>
          <w:sz w:val="22"/>
        </w:rPr>
        <w:t xml:space="preserve">Why is it not trivial? </w:t>
      </w:r>
    </w:p>
    <w:p w14:paraId="55833678" w14:textId="77C8B85D" w:rsidR="00A619F3" w:rsidRPr="00D14F73" w:rsidRDefault="00346126" w:rsidP="00C46DE0">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7173CDCC" w:rsidR="00B51214" w:rsidRDefault="00453F35" w:rsidP="00C46DE0">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4A1462C6" w14:textId="7FCBFEEB" w:rsidR="00846809" w:rsidRPr="00933285" w:rsidRDefault="00AA3088" w:rsidP="00C46DE0">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All the decision that we  took  were not </w:t>
      </w:r>
      <w:r w:rsidR="00846809" w:rsidRPr="00933285">
        <w:rPr>
          <w:rFonts w:asciiTheme="majorBidi" w:hAnsiTheme="majorBidi" w:cstheme="majorBidi"/>
          <w:color w:val="000000" w:themeColor="text1"/>
          <w:sz w:val="22"/>
          <w:highlight w:val="yellow"/>
          <w:shd w:val="clear" w:color="auto" w:fill="FFFFFF"/>
        </w:rPr>
        <w:t>trivial</w:t>
      </w:r>
      <w:r w:rsidRPr="00933285">
        <w:rPr>
          <w:rFonts w:asciiTheme="majorBidi" w:hAnsiTheme="majorBidi" w:cstheme="majorBidi"/>
          <w:color w:val="000000" w:themeColor="text1"/>
          <w:sz w:val="22"/>
          <w:highlight w:val="yellow"/>
          <w:shd w:val="clear" w:color="auto" w:fill="FFFFFF"/>
        </w:rPr>
        <w:t xml:space="preserve"> for exampl</w:t>
      </w:r>
      <w:r w:rsidR="00846809" w:rsidRPr="00933285">
        <w:rPr>
          <w:rFonts w:asciiTheme="majorBidi" w:hAnsiTheme="majorBidi" w:cstheme="majorBidi"/>
          <w:color w:val="000000" w:themeColor="text1"/>
          <w:sz w:val="22"/>
          <w:highlight w:val="yellow"/>
          <w:shd w:val="clear" w:color="auto" w:fill="FFFFFF"/>
        </w:rPr>
        <w:t xml:space="preserve">e the  parameters  in every spec  may be connect to other parameters in another spec for that if we changes parameter in one screen we should  change  search about all the parameters that </w:t>
      </w:r>
      <w:r w:rsidR="0095172E" w:rsidRPr="00933285">
        <w:rPr>
          <w:rFonts w:asciiTheme="majorBidi" w:hAnsiTheme="majorBidi" w:cstheme="majorBidi"/>
          <w:color w:val="000000" w:themeColor="text1"/>
          <w:sz w:val="22"/>
          <w:highlight w:val="yellow"/>
          <w:shd w:val="clear" w:color="auto" w:fill="FFFFFF"/>
        </w:rPr>
        <w:t>should change.</w:t>
      </w:r>
      <w:r w:rsidR="00846809" w:rsidRPr="00933285">
        <w:rPr>
          <w:rFonts w:asciiTheme="majorBidi" w:hAnsiTheme="majorBidi" w:cstheme="majorBidi"/>
          <w:color w:val="000000" w:themeColor="text1"/>
          <w:sz w:val="22"/>
          <w:highlight w:val="yellow"/>
          <w:shd w:val="clear" w:color="auto" w:fill="FFFFFF"/>
        </w:rPr>
        <w:t xml:space="preserve"> </w:t>
      </w:r>
    </w:p>
    <w:p w14:paraId="744F4E07" w14:textId="0368976D" w:rsidR="00846809" w:rsidRPr="00933285" w:rsidRDefault="00846809" w:rsidP="00C46DE0">
      <w:pPr>
        <w:pStyle w:val="ListParagraph"/>
        <w:numPr>
          <w:ilvl w:val="0"/>
          <w:numId w:val="29"/>
        </w:numPr>
        <w:spacing w:after="0" w:line="264" w:lineRule="auto"/>
        <w:ind w:left="360" w:right="0"/>
        <w:rPr>
          <w:rFonts w:asciiTheme="majorBidi" w:hAnsiTheme="majorBidi" w:cstheme="majorBidi"/>
          <w:color w:val="000000" w:themeColor="text1"/>
          <w:sz w:val="22"/>
          <w:highlight w:val="yellow"/>
          <w:shd w:val="clear" w:color="auto" w:fill="FFFFFF"/>
        </w:rPr>
      </w:pPr>
      <w:r w:rsidRPr="00933285">
        <w:rPr>
          <w:rFonts w:asciiTheme="majorBidi" w:hAnsiTheme="majorBidi" w:cstheme="majorBidi"/>
          <w:color w:val="000000" w:themeColor="text1"/>
          <w:sz w:val="22"/>
          <w:highlight w:val="yellow"/>
          <w:shd w:val="clear" w:color="auto" w:fill="FFFFFF"/>
        </w:rPr>
        <w:t xml:space="preserve">The program graph that we </w:t>
      </w:r>
      <w:r w:rsidR="0095172E" w:rsidRPr="00933285">
        <w:rPr>
          <w:rFonts w:asciiTheme="majorBidi" w:hAnsiTheme="majorBidi" w:cstheme="majorBidi"/>
          <w:color w:val="000000" w:themeColor="text1"/>
          <w:sz w:val="22"/>
          <w:highlight w:val="yellow"/>
          <w:shd w:val="clear" w:color="auto" w:fill="FFFFFF"/>
        </w:rPr>
        <w:t>build include</w:t>
      </w:r>
      <w:r w:rsidRPr="00933285">
        <w:rPr>
          <w:rFonts w:asciiTheme="majorBidi" w:hAnsiTheme="majorBidi" w:cstheme="majorBidi"/>
          <w:color w:val="000000" w:themeColor="text1"/>
          <w:sz w:val="22"/>
          <w:highlight w:val="yellow"/>
          <w:shd w:val="clear" w:color="auto" w:fill="FFFFFF"/>
        </w:rPr>
        <w:t xml:space="preserve"> all the </w:t>
      </w:r>
      <w:r w:rsidR="0095172E" w:rsidRPr="00933285">
        <w:rPr>
          <w:rFonts w:asciiTheme="majorBidi" w:hAnsiTheme="majorBidi" w:cstheme="majorBidi"/>
          <w:color w:val="000000" w:themeColor="text1"/>
          <w:sz w:val="22"/>
          <w:highlight w:val="yellow"/>
          <w:shd w:val="clear" w:color="auto" w:fill="FFFFFF"/>
        </w:rPr>
        <w:t>conditions that the user defined</w:t>
      </w:r>
      <w:r w:rsidR="00CF1115" w:rsidRPr="00933285">
        <w:rPr>
          <w:rFonts w:asciiTheme="majorBidi" w:hAnsiTheme="majorBidi" w:cstheme="majorBidi"/>
          <w:color w:val="000000" w:themeColor="text1"/>
          <w:sz w:val="22"/>
          <w:highlight w:val="yellow"/>
          <w:shd w:val="clear" w:color="auto" w:fill="FFFFFF"/>
        </w:rPr>
        <w:t xml:space="preserve"> and  for every condition an set of parameters we have to check the  behavior correctness</w:t>
      </w:r>
    </w:p>
    <w:p w14:paraId="0B40691E" w14:textId="33919D60" w:rsidR="00846809" w:rsidRPr="00C349E3" w:rsidRDefault="00846809" w:rsidP="00C46DE0">
      <w:pPr>
        <w:spacing w:after="0" w:line="264" w:lineRule="auto"/>
        <w:ind w:left="480" w:right="0" w:firstLine="0"/>
        <w:rPr>
          <w:rFonts w:asciiTheme="majorBidi" w:hAnsiTheme="majorBidi" w:cstheme="majorBidi"/>
          <w:color w:val="0070C0"/>
          <w:sz w:val="22"/>
          <w:shd w:val="clear" w:color="auto" w:fill="FFFFFF"/>
        </w:rPr>
      </w:pPr>
      <w:r w:rsidRPr="00C349E3">
        <w:rPr>
          <w:rFonts w:asciiTheme="majorBidi" w:hAnsiTheme="majorBidi" w:cstheme="majorBidi"/>
          <w:color w:val="0070C0"/>
          <w:sz w:val="22"/>
          <w:shd w:val="clear" w:color="auto" w:fill="FFFFFF"/>
        </w:rPr>
        <w:t xml:space="preserve"> </w:t>
      </w:r>
    </w:p>
    <w:p w14:paraId="59C60D79" w14:textId="77777777" w:rsidR="00831B63" w:rsidRDefault="00277531" w:rsidP="00C46DE0">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C46DE0">
      <w:pPr>
        <w:pStyle w:val="Default"/>
        <w:numPr>
          <w:ilvl w:val="0"/>
          <w:numId w:val="27"/>
        </w:numPr>
        <w:spacing w:line="22" w:lineRule="atLeast"/>
        <w:ind w:left="360"/>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C46DE0">
      <w:pPr>
        <w:pStyle w:val="Default"/>
        <w:numPr>
          <w:ilvl w:val="0"/>
          <w:numId w:val="27"/>
        </w:numPr>
        <w:spacing w:line="22" w:lineRule="atLeast"/>
        <w:ind w:left="360"/>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1BCAACFE" w:rsidR="005B7018" w:rsidRPr="00846809" w:rsidRDefault="00610873" w:rsidP="00C46DE0">
      <w:pPr>
        <w:pStyle w:val="NoSpacing"/>
        <w:numPr>
          <w:ilvl w:val="0"/>
          <w:numId w:val="27"/>
        </w:numPr>
        <w:bidi w:val="0"/>
        <w:spacing w:line="22" w:lineRule="atLeast"/>
        <w:ind w:left="360"/>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495B5DCC" w14:textId="677A2145" w:rsidR="00846809" w:rsidRPr="004625E3" w:rsidRDefault="00846809" w:rsidP="00C46DE0">
      <w:pPr>
        <w:pStyle w:val="NoSpacing"/>
        <w:numPr>
          <w:ilvl w:val="0"/>
          <w:numId w:val="27"/>
        </w:numPr>
        <w:bidi w:val="0"/>
        <w:spacing w:line="22" w:lineRule="atLeast"/>
        <w:ind w:left="360"/>
      </w:pPr>
      <w:r w:rsidRPr="00933285">
        <w:rPr>
          <w:rFonts w:ascii="Times New Roman" w:hAnsi="Times New Roman" w:cs="Times New Roman"/>
          <w:color w:val="000000" w:themeColor="text1"/>
          <w:highlight w:val="yellow"/>
          <w:shd w:val="clear" w:color="auto" w:fill="FFFFFF"/>
        </w:rPr>
        <w:t>We have to save many permeates that connect to many specs</w:t>
      </w:r>
      <w:r w:rsidRPr="00933285">
        <w:rPr>
          <w:rFonts w:ascii="Times New Roman" w:hAnsi="Times New Roman" w:cs="Times New Roman"/>
          <w:color w:val="000000" w:themeColor="text1"/>
          <w:shd w:val="clear" w:color="auto" w:fill="FFFFFF"/>
        </w:rPr>
        <w:t xml:space="preserve">  </w:t>
      </w:r>
    </w:p>
    <w:p w14:paraId="28C5531F" w14:textId="534710EE" w:rsidR="00664B83" w:rsidRDefault="003432A8" w:rsidP="00C46DE0">
      <w:pPr>
        <w:pStyle w:val="NoSpacing"/>
        <w:numPr>
          <w:ilvl w:val="1"/>
          <w:numId w:val="53"/>
        </w:numPr>
        <w:bidi w:val="0"/>
        <w:spacing w:before="240" w:after="120" w:line="264" w:lineRule="auto"/>
        <w:ind w:left="403" w:hanging="403"/>
        <w:jc w:val="both"/>
        <w:rPr>
          <w:rFonts w:asciiTheme="majorBidi" w:hAnsiTheme="majorBidi" w:cstheme="majorBidi"/>
          <w:b/>
          <w:bCs/>
          <w:sz w:val="24"/>
          <w:szCs w:val="24"/>
          <w:lang w:val="en-GB"/>
        </w:rPr>
      </w:pPr>
      <w:r w:rsidRPr="003432A8">
        <w:rPr>
          <w:rFonts w:asciiTheme="majorBidi" w:hAnsiTheme="majorBidi" w:cstheme="majorBidi"/>
          <w:b/>
          <w:bCs/>
          <w:sz w:val="24"/>
          <w:szCs w:val="24"/>
          <w:lang w:val="en-GB"/>
        </w:rPr>
        <w:t>Organization of the paper</w:t>
      </w:r>
    </w:p>
    <w:p w14:paraId="001D07C4" w14:textId="77777777" w:rsidR="00664B83" w:rsidRDefault="00664B83" w:rsidP="00C46DE0">
      <w:pPr>
        <w:spacing w:after="160" w:line="259" w:lineRule="auto"/>
        <w:ind w:left="0" w:right="0" w:firstLine="0"/>
        <w:jc w:val="left"/>
        <w:rPr>
          <w:rFonts w:asciiTheme="majorBidi" w:hAnsiTheme="majorBidi" w:cstheme="majorBidi"/>
          <w:b/>
          <w:bCs/>
          <w:color w:val="auto"/>
          <w:sz w:val="24"/>
          <w:szCs w:val="24"/>
        </w:rPr>
      </w:pPr>
      <w:r>
        <w:rPr>
          <w:rFonts w:asciiTheme="majorBidi" w:hAnsiTheme="majorBidi" w:cstheme="majorBidi"/>
          <w:b/>
          <w:bCs/>
          <w:sz w:val="24"/>
          <w:szCs w:val="24"/>
        </w:rPr>
        <w:br w:type="page"/>
      </w:r>
    </w:p>
    <w:p w14:paraId="35128C2D" w14:textId="0AF1FA53" w:rsidR="00EE67B4" w:rsidRDefault="003432A8" w:rsidP="00C46DE0">
      <w:pPr>
        <w:pStyle w:val="NoSpacing"/>
        <w:numPr>
          <w:ilvl w:val="0"/>
          <w:numId w:val="53"/>
        </w:numPr>
        <w:bidi w:val="0"/>
        <w:spacing w:before="240" w:after="120" w:line="264" w:lineRule="auto"/>
        <w:jc w:val="both"/>
        <w:rPr>
          <w:rFonts w:asciiTheme="majorBidi" w:hAnsiTheme="majorBidi" w:cstheme="majorBidi"/>
          <w:b/>
          <w:bCs/>
          <w:sz w:val="24"/>
          <w:szCs w:val="24"/>
          <w:lang w:val="en-GB"/>
        </w:rPr>
      </w:pPr>
      <w:r w:rsidRPr="00EE4564">
        <w:rPr>
          <w:rFonts w:asciiTheme="majorBidi" w:hAnsiTheme="majorBidi" w:cstheme="majorBidi"/>
          <w:b/>
          <w:bCs/>
          <w:sz w:val="24"/>
          <w:szCs w:val="24"/>
        </w:rPr>
        <w:lastRenderedPageBreak/>
        <w:t>BACKGROUND AND RELATED WORK</w:t>
      </w:r>
    </w:p>
    <w:p w14:paraId="47B8CC71" w14:textId="4CE3C57A" w:rsidR="00D42569" w:rsidRPr="00D42569" w:rsidRDefault="008F6924" w:rsidP="00C46DE0">
      <w:pPr>
        <w:tabs>
          <w:tab w:val="left" w:pos="9717"/>
        </w:tabs>
        <w:spacing w:after="120" w:line="264" w:lineRule="auto"/>
        <w:ind w:left="0" w:right="0" w:firstLine="0"/>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728B3597" w:rsidR="008F6924" w:rsidRPr="003F13FA" w:rsidRDefault="008F6924" w:rsidP="00C46DE0">
      <w:pPr>
        <w:tabs>
          <w:tab w:val="left" w:pos="9717"/>
        </w:tabs>
        <w:spacing w:before="240" w:after="120" w:line="264" w:lineRule="auto"/>
        <w:ind w:left="0" w:right="0" w:firstLine="0"/>
        <w:jc w:val="right"/>
        <w:rPr>
          <w:bCs/>
          <w:sz w:val="22"/>
          <w:rtl/>
        </w:rPr>
      </w:pPr>
      <w:bookmarkStart w:id="1" w:name="_Toc468119590"/>
      <w:bookmarkStart w:id="2" w:name="_Toc470446031"/>
      <w:r w:rsidRPr="003F13FA">
        <w:rPr>
          <w:b/>
          <w:sz w:val="22"/>
        </w:rPr>
        <w:t>2.1</w:t>
      </w:r>
      <w:r w:rsidR="00EE67B4" w:rsidRPr="00EE67B4">
        <w:rPr>
          <w:b/>
          <w:bCs/>
          <w:sz w:val="22"/>
        </w:rPr>
        <w:t xml:space="preserve"> </w:t>
      </w:r>
      <w:r w:rsidR="0094686A" w:rsidRPr="0094686A">
        <w:rPr>
          <w:b/>
          <w:bCs/>
          <w:sz w:val="22"/>
        </w:rPr>
        <w:t>F</w:t>
      </w:r>
      <w:r w:rsidR="00EE67B4" w:rsidRPr="0094686A">
        <w:rPr>
          <w:b/>
          <w:bCs/>
          <w:sz w:val="22"/>
        </w:rPr>
        <w:t>ormal</w:t>
      </w:r>
      <w:r w:rsidR="0094686A" w:rsidRPr="0094686A">
        <w:rPr>
          <w:b/>
          <w:bCs/>
          <w:sz w:val="22"/>
        </w:rPr>
        <w:t xml:space="preserve"> V</w:t>
      </w:r>
      <w:r w:rsidRPr="003F13FA">
        <w:rPr>
          <w:b/>
          <w:bCs/>
          <w:sz w:val="22"/>
        </w:rPr>
        <w:t>erification</w:t>
      </w:r>
      <w:bookmarkEnd w:id="1"/>
      <w:bookmarkEnd w:id="2"/>
      <w:r w:rsidR="00EE67B4" w:rsidRPr="0094686A">
        <w:rPr>
          <w:b/>
          <w:bCs/>
          <w:sz w:val="22"/>
        </w:rPr>
        <w:t xml:space="preserve">  </w:t>
      </w:r>
    </w:p>
    <w:p w14:paraId="5E47A665" w14:textId="63413166" w:rsidR="00D42569" w:rsidRDefault="00F245F0" w:rsidP="00C46DE0">
      <w:pPr>
        <w:spacing w:after="120" w:line="264" w:lineRule="auto"/>
        <w:ind w:left="0" w:right="0" w:firstLine="284"/>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C46DE0">
      <w:pPr>
        <w:spacing w:after="120" w:line="264" w:lineRule="auto"/>
        <w:ind w:left="0" w:right="0" w:firstLine="284"/>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3F092633" w14:textId="0C04282F" w:rsidR="00E5483F" w:rsidRDefault="00C62C42" w:rsidP="00C46DE0">
      <w:pPr>
        <w:spacing w:after="120" w:line="264" w:lineRule="auto"/>
        <w:ind w:left="0" w:right="0" w:firstLine="284"/>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3F13FA" w:rsidRDefault="00C62C42" w:rsidP="00C46DE0">
      <w:pPr>
        <w:spacing w:after="120" w:line="264" w:lineRule="auto"/>
        <w:ind w:left="0" w:right="0" w:firstLine="284"/>
        <w:rPr>
          <w:sz w:val="22"/>
        </w:rPr>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D09F2E" w:rsidR="00133854" w:rsidRPr="003F13FA" w:rsidRDefault="00133854" w:rsidP="00C46DE0">
      <w:pPr>
        <w:tabs>
          <w:tab w:val="left" w:pos="720"/>
        </w:tabs>
        <w:autoSpaceDE w:val="0"/>
        <w:autoSpaceDN w:val="0"/>
        <w:adjustRightInd w:val="0"/>
        <w:spacing w:before="240" w:after="120" w:line="240" w:lineRule="auto"/>
        <w:ind w:left="0" w:right="0" w:firstLine="0"/>
        <w:jc w:val="left"/>
        <w:rPr>
          <w:rFonts w:asciiTheme="majorBidi" w:hAnsiTheme="majorBidi"/>
          <w:sz w:val="22"/>
        </w:rPr>
      </w:pPr>
      <w:bookmarkStart w:id="3" w:name="_Toc468278404"/>
      <w:bookmarkStart w:id="4" w:name="_Toc470446032"/>
      <w:r w:rsidRPr="003F13FA">
        <w:rPr>
          <w:rFonts w:asciiTheme="majorBidi" w:hAnsiTheme="majorBidi"/>
          <w:b/>
          <w:sz w:val="22"/>
        </w:rPr>
        <w:t>2.2</w:t>
      </w:r>
      <w:r w:rsidR="0094686A">
        <w:rPr>
          <w:rFonts w:asciiTheme="majorBidi" w:hAnsiTheme="majorBidi"/>
          <w:b/>
          <w:sz w:val="22"/>
        </w:rPr>
        <w:t xml:space="preserve"> Transition S</w:t>
      </w:r>
      <w:r w:rsidRPr="003F13FA">
        <w:rPr>
          <w:rFonts w:asciiTheme="majorBidi" w:hAnsiTheme="majorBidi"/>
          <w:b/>
          <w:sz w:val="22"/>
        </w:rPr>
        <w:t>ystem (TS)</w:t>
      </w:r>
      <w:bookmarkEnd w:id="3"/>
      <w:bookmarkEnd w:id="4"/>
    </w:p>
    <w:p w14:paraId="058B3A8E" w14:textId="7777777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Transition systems are often used in computer science as models to describe the behavior of systems. They are basically directed graphs where nodes represent state and edges model transitions, i.e., state changes. A state describes some information about a system at a certain moment of its behavior.</w:t>
      </w:r>
    </w:p>
    <w:p w14:paraId="6DA63B25" w14:textId="2B1E8F17" w:rsidR="00133854" w:rsidRPr="0094686A" w:rsidRDefault="00133854" w:rsidP="00C46DE0">
      <w:pPr>
        <w:spacing w:after="0" w:line="22" w:lineRule="atLeast"/>
        <w:ind w:left="0" w:right="0"/>
        <w:rPr>
          <w:rFonts w:asciiTheme="majorBidi" w:hAnsiTheme="majorBidi" w:cstheme="majorBidi"/>
          <w:sz w:val="22"/>
        </w:rPr>
      </w:pPr>
      <w:r w:rsidRPr="00C36698">
        <w:rPr>
          <w:rFonts w:asciiTheme="majorBidi" w:hAnsiTheme="majorBidi" w:cstheme="majorBidi"/>
          <w:b/>
          <w:bCs/>
          <w:sz w:val="22"/>
          <w:u w:val="single"/>
        </w:rPr>
        <w:t>Definition</w:t>
      </w:r>
      <w:r w:rsidRPr="0094686A">
        <w:rPr>
          <w:rFonts w:asciiTheme="majorBidi" w:hAnsiTheme="majorBidi" w:cstheme="majorBidi"/>
          <w:sz w:val="22"/>
        </w:rPr>
        <w:t>:</w:t>
      </w:r>
      <w:r w:rsidR="0094686A" w:rsidRPr="0094686A">
        <w:rPr>
          <w:rFonts w:asciiTheme="majorBidi" w:hAnsiTheme="majorBidi" w:cstheme="majorBidi"/>
          <w:sz w:val="22"/>
        </w:rPr>
        <w:t xml:space="preserve"> </w:t>
      </w:r>
      <w:r w:rsidRPr="0094686A">
        <w:rPr>
          <w:rFonts w:asciiTheme="majorBidi" w:hAnsiTheme="majorBidi" w:cstheme="majorBidi"/>
          <w:sz w:val="22"/>
        </w:rPr>
        <w:t xml:space="preserve">A transition system TS is a tuple </w:t>
      </w:r>
      <m:oMath>
        <m:r>
          <w:rPr>
            <w:rFonts w:ascii="Cambria Math" w:hAnsi="Cambria Math" w:cstheme="majorBidi"/>
            <w:sz w:val="22"/>
          </w:rPr>
          <m:t>(S, Act, →, I, AP, L)</m:t>
        </m:r>
      </m:oMath>
      <w:r w:rsidRPr="0094686A">
        <w:rPr>
          <w:rFonts w:asciiTheme="majorBidi" w:hAnsiTheme="majorBidi" w:cstheme="majorBidi"/>
          <w:sz w:val="22"/>
        </w:rPr>
        <w:t xml:space="preserve"> where</w:t>
      </w:r>
    </w:p>
    <w:p w14:paraId="1D37DE66" w14:textId="362F5F46"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S</m:t>
        </m:r>
      </m:oMath>
      <w:r w:rsidR="00133854" w:rsidRPr="0094686A">
        <w:rPr>
          <w:rFonts w:asciiTheme="majorBidi" w:hAnsiTheme="majorBidi" w:cstheme="majorBidi"/>
          <w:sz w:val="22"/>
        </w:rPr>
        <w:t xml:space="preserve"> is a set of states.</w:t>
      </w:r>
    </w:p>
    <w:p w14:paraId="035BAE86" w14:textId="27A12D13"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Act</m:t>
        </m:r>
      </m:oMath>
      <w:r w:rsidR="00133854" w:rsidRPr="0094686A">
        <w:rPr>
          <w:rFonts w:asciiTheme="majorBidi" w:hAnsiTheme="majorBidi" w:cstheme="majorBidi"/>
          <w:sz w:val="22"/>
        </w:rPr>
        <w:t xml:space="preserve"> is a set of actions,</w:t>
      </w:r>
    </w:p>
    <w:p w14:paraId="6F42F862" w14:textId="13A8FDA2"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S × Act × S</m:t>
        </m:r>
      </m:oMath>
      <w:r w:rsidR="00133854" w:rsidRPr="0094686A">
        <w:rPr>
          <w:rFonts w:asciiTheme="majorBidi" w:hAnsiTheme="majorBidi" w:cstheme="majorBidi"/>
          <w:sz w:val="22"/>
        </w:rPr>
        <w:t xml:space="preserve"> is a transition relation, </w:t>
      </w:r>
    </w:p>
    <w:p w14:paraId="773FC028" w14:textId="0013D590"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 xml:space="preserve">I </m:t>
        </m:r>
        <m:r>
          <w:rPr>
            <w:rFonts w:ascii="Cambria Math" w:hAnsi="Cambria Math" w:cs="Cambria Math"/>
            <w:sz w:val="22"/>
          </w:rPr>
          <m:t>⊆</m:t>
        </m:r>
        <m:r>
          <w:rPr>
            <w:rFonts w:ascii="Cambria Math" w:hAnsi="Cambria Math" w:cstheme="majorBidi"/>
            <w:sz w:val="22"/>
          </w:rPr>
          <m:t xml:space="preserve"> S</m:t>
        </m:r>
      </m:oMath>
      <w:r w:rsidR="00133854" w:rsidRPr="0094686A">
        <w:rPr>
          <w:rFonts w:asciiTheme="majorBidi" w:hAnsiTheme="majorBidi" w:cstheme="majorBidi"/>
          <w:sz w:val="22"/>
        </w:rPr>
        <w:t xml:space="preserve"> is a set of initial states, </w:t>
      </w:r>
    </w:p>
    <w:p w14:paraId="63BBC8C6" w14:textId="00441AF1" w:rsidR="00133854" w:rsidRPr="0094686A" w:rsidRDefault="00A24E63" w:rsidP="00C46DE0">
      <w:pPr>
        <w:pStyle w:val="ListParagraph"/>
        <w:numPr>
          <w:ilvl w:val="0"/>
          <w:numId w:val="28"/>
        </w:numPr>
        <w:spacing w:after="0" w:line="22" w:lineRule="atLeast"/>
        <w:ind w:left="360" w:right="0"/>
        <w:rPr>
          <w:rFonts w:asciiTheme="majorBidi" w:hAnsiTheme="majorBidi" w:cstheme="majorBidi"/>
          <w:sz w:val="22"/>
        </w:rPr>
      </w:pPr>
      <m:oMath>
        <m:r>
          <w:rPr>
            <w:rFonts w:ascii="Cambria Math" w:hAnsi="Cambria Math" w:cstheme="majorBidi"/>
            <w:sz w:val="22"/>
          </w:rPr>
          <m:t>AP</m:t>
        </m:r>
      </m:oMath>
      <w:r w:rsidR="00133854" w:rsidRPr="0094686A">
        <w:rPr>
          <w:rFonts w:asciiTheme="majorBidi" w:hAnsiTheme="majorBidi" w:cstheme="majorBidi"/>
          <w:sz w:val="22"/>
        </w:rPr>
        <w:t xml:space="preserve"> is a set of atomic propositions, and</w:t>
      </w:r>
    </w:p>
    <w:p w14:paraId="733067B3" w14:textId="4D8BC787" w:rsidR="00133854" w:rsidRPr="0094686A" w:rsidRDefault="00A24E63" w:rsidP="00C46DE0">
      <w:pPr>
        <w:pStyle w:val="ListParagraph"/>
        <w:numPr>
          <w:ilvl w:val="0"/>
          <w:numId w:val="28"/>
        </w:numPr>
        <w:spacing w:after="120" w:line="22" w:lineRule="atLeast"/>
        <w:ind w:left="357" w:right="0" w:hanging="357"/>
        <w:rPr>
          <w:rFonts w:asciiTheme="majorBidi" w:hAnsiTheme="majorBidi" w:cstheme="majorBidi"/>
          <w:sz w:val="22"/>
        </w:rPr>
      </w:pPr>
      <m:oMath>
        <m:r>
          <w:rPr>
            <w:rFonts w:ascii="Cambria Math" w:hAnsi="Cambria Math" w:cstheme="majorBidi"/>
            <w:sz w:val="22"/>
          </w:rPr>
          <m:t xml:space="preserve">L: S →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00133854" w:rsidRPr="0094686A">
        <w:rPr>
          <w:rFonts w:asciiTheme="majorBidi" w:hAnsiTheme="majorBidi" w:cstheme="majorBidi"/>
          <w:sz w:val="22"/>
        </w:rPr>
        <w:t>is a labeling function.</w:t>
      </w:r>
    </w:p>
    <w:p w14:paraId="6755B5E7" w14:textId="1E5BC01B" w:rsidR="00133854" w:rsidRPr="0094686A" w:rsidRDefault="00133854" w:rsidP="00C46DE0">
      <w:pPr>
        <w:spacing w:after="120" w:line="22" w:lineRule="atLeast"/>
        <w:ind w:left="0" w:right="0" w:firstLine="0"/>
        <w:rPr>
          <w:rFonts w:asciiTheme="majorBidi" w:hAnsiTheme="majorBidi" w:cstheme="majorBidi"/>
          <w:sz w:val="22"/>
        </w:rPr>
      </w:pPr>
      <w:r w:rsidRPr="0094686A">
        <w:rPr>
          <w:rFonts w:asciiTheme="majorBidi" w:hAnsiTheme="majorBidi" w:cstheme="majorBidi"/>
          <w:sz w:val="22"/>
        </w:rPr>
        <w:t xml:space="preserve">TS is called finite if </w:t>
      </w:r>
      <m:oMath>
        <m:r>
          <w:rPr>
            <w:rFonts w:ascii="Cambria Math" w:hAnsi="Cambria Math" w:cstheme="majorBidi"/>
            <w:sz w:val="22"/>
          </w:rPr>
          <m:t>S, Act,</m:t>
        </m:r>
      </m:oMath>
      <w:r w:rsidRPr="0094686A">
        <w:rPr>
          <w:rFonts w:asciiTheme="majorBidi" w:hAnsiTheme="majorBidi" w:cstheme="majorBidi"/>
          <w:sz w:val="22"/>
        </w:rPr>
        <w:t xml:space="preserve"> and </w:t>
      </w:r>
      <m:oMath>
        <m:r>
          <w:rPr>
            <w:rFonts w:ascii="Cambria Math" w:hAnsi="Cambria Math" w:cstheme="majorBidi"/>
            <w:sz w:val="22"/>
          </w:rPr>
          <m:t>AP</m:t>
        </m:r>
      </m:oMath>
      <w:r w:rsidR="00A24E63" w:rsidRPr="00A24E63">
        <w:rPr>
          <w:rFonts w:asciiTheme="majorBidi" w:hAnsiTheme="majorBidi" w:cstheme="majorBidi"/>
          <w:sz w:val="22"/>
        </w:rPr>
        <w:t xml:space="preserve"> </w:t>
      </w:r>
      <w:r w:rsidRPr="0094686A">
        <w:rPr>
          <w:rFonts w:asciiTheme="majorBidi" w:hAnsiTheme="majorBidi" w:cstheme="majorBidi"/>
          <w:sz w:val="22"/>
        </w:rPr>
        <w:t xml:space="preserve">are finite. </w:t>
      </w:r>
    </w:p>
    <w:p w14:paraId="7F56AA19" w14:textId="53C70727" w:rsidR="00133854" w:rsidRPr="0094686A"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t>We can describe</w:t>
      </w:r>
      <w:r w:rsidR="003235F1" w:rsidRPr="0094686A">
        <w:rPr>
          <w:rFonts w:asciiTheme="majorBidi" w:hAnsiTheme="majorBidi" w:cstheme="majorBidi"/>
          <w:sz w:val="22"/>
        </w:rPr>
        <w:t xml:space="preserve"> the</w:t>
      </w:r>
      <w:r w:rsidRPr="0094686A">
        <w:rPr>
          <w:rFonts w:asciiTheme="majorBidi" w:hAnsiTheme="majorBidi" w:cstheme="majorBidi"/>
          <w:sz w:val="22"/>
        </w:rPr>
        <w:t xml:space="preserve"> </w:t>
      </w:r>
      <w:r w:rsidRPr="0094686A">
        <w:rPr>
          <w:rFonts w:asciiTheme="majorBidi" w:hAnsiTheme="majorBidi" w:cstheme="majorBidi"/>
          <w:noProof/>
          <w:sz w:val="22"/>
        </w:rPr>
        <w:t>behavior</w:t>
      </w:r>
      <w:r w:rsidRPr="0094686A">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94686A">
        <w:rPr>
          <w:rFonts w:asciiTheme="majorBidi" w:hAnsiTheme="majorBidi" w:cstheme="majorBidi"/>
          <w:sz w:val="22"/>
        </w:rPr>
        <w:t xml:space="preserve">and evolves according to the transition relation </w:t>
      </w:r>
      <m:oMath>
        <m:r>
          <w:rPr>
            <w:rFonts w:ascii="Cambria Math" w:hAnsi="Cambria Math" w:cstheme="majorBidi"/>
            <w:sz w:val="22"/>
          </w:rPr>
          <m:t>→.</m:t>
        </m:r>
      </m:oMath>
      <w:r w:rsidRPr="0094686A">
        <w:rPr>
          <w:rFonts w:asciiTheme="majorBidi" w:hAnsiTheme="majorBidi" w:cstheme="majorBidi"/>
          <w:sz w:val="22"/>
        </w:rPr>
        <w:t xml:space="preserve">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94686A">
        <w:rPr>
          <w:rFonts w:asciiTheme="majorBidi" w:hAnsiTheme="majorBidi" w:cstheme="majorBidi"/>
          <w:sz w:val="22"/>
        </w:rPr>
        <w:t xml:space="preserve"> originating from </w:t>
      </w:r>
      <m:oMath>
        <m:r>
          <w:rPr>
            <w:rFonts w:ascii="Cambria Math" w:hAnsi="Cambria Math" w:cstheme="majorBidi"/>
            <w:sz w:val="22"/>
          </w:rPr>
          <m:t>s</m:t>
        </m:r>
      </m:oMath>
      <w:r w:rsidRPr="00A24E63">
        <w:rPr>
          <w:rFonts w:asciiTheme="majorBidi" w:hAnsiTheme="majorBidi" w:cstheme="majorBidi"/>
          <w:sz w:val="22"/>
        </w:rPr>
        <w:t xml:space="preserve"> </w:t>
      </w:r>
      <w:r w:rsidRPr="0094686A">
        <w:rPr>
          <w:rFonts w:asciiTheme="majorBidi" w:hAnsiTheme="majorBidi" w:cstheme="majorBidi"/>
          <w:sz w:val="22"/>
        </w:rPr>
        <w:t xml:space="preserve">is </w:t>
      </w:r>
      <w:r w:rsidR="00A24E63" w:rsidRPr="0094686A">
        <w:rPr>
          <w:rFonts w:asciiTheme="majorBidi" w:hAnsiTheme="majorBidi" w:cstheme="majorBidi"/>
          <w:sz w:val="22"/>
        </w:rPr>
        <w:t>selected nondeterministically</w:t>
      </w:r>
      <w:r w:rsidRPr="0094686A">
        <w:rPr>
          <w:rFonts w:asciiTheme="majorBidi" w:hAnsiTheme="majorBidi" w:cstheme="majorBidi"/>
          <w:sz w:val="22"/>
        </w:rPr>
        <w:t xml:space="preserve"> and taken, the action </w:t>
      </w:r>
      <m:oMath>
        <m:r>
          <w:rPr>
            <w:rFonts w:ascii="Cambria Math" w:hAnsi="Cambria Math" w:cstheme="majorBidi"/>
            <w:sz w:val="22"/>
          </w:rPr>
          <m:t>α</m:t>
        </m:r>
      </m:oMath>
      <w:r w:rsidRPr="0094686A">
        <w:rPr>
          <w:rFonts w:asciiTheme="majorBidi" w:hAnsiTheme="majorBidi" w:cstheme="majorBidi"/>
          <w:sz w:val="22"/>
        </w:rPr>
        <w:t xml:space="preserve"> is performed and the transition system evolves from state </w:t>
      </w:r>
      <w:r w:rsidRPr="0094686A">
        <w:rPr>
          <w:rFonts w:asciiTheme="majorBidi" w:hAnsiTheme="majorBidi" w:cstheme="majorBidi"/>
          <w:i/>
          <w:iCs/>
          <w:sz w:val="22"/>
        </w:rPr>
        <w:t>s</w:t>
      </w:r>
      <w:r w:rsidRPr="0094686A">
        <w:rPr>
          <w:rFonts w:asciiTheme="majorBidi" w:hAnsiTheme="majorBidi" w:cstheme="majorBidi"/>
          <w:sz w:val="22"/>
        </w:rPr>
        <w:t xml:space="preserve"> into the state </w:t>
      </w:r>
      <w:r w:rsidR="00A24E63" w:rsidRPr="00A24E63">
        <w:rPr>
          <w:rFonts w:asciiTheme="majorBidi" w:hAnsiTheme="majorBidi" w:cstheme="majorBidi"/>
          <w:iCs/>
          <w:sz w:val="22"/>
        </w:rPr>
        <w:t>q</w:t>
      </w:r>
      <m:oMath>
        <m:r>
          <w:rPr>
            <w:rFonts w:ascii="Cambria Math" w:hAnsi="Cambria Math" w:cstheme="majorBidi"/>
            <w:sz w:val="22"/>
          </w:rPr>
          <m:t>.</m:t>
        </m:r>
      </m:oMath>
    </w:p>
    <w:p w14:paraId="35B925DC" w14:textId="4CB250E8" w:rsidR="00133854" w:rsidRPr="0094686A" w:rsidRDefault="00133854" w:rsidP="00C46DE0">
      <w:pPr>
        <w:spacing w:after="120" w:line="264" w:lineRule="auto"/>
        <w:ind w:left="0" w:right="0" w:firstLine="227"/>
        <w:rPr>
          <w:rFonts w:asciiTheme="majorBidi" w:hAnsiTheme="majorBidi" w:cstheme="majorBidi"/>
          <w:sz w:val="22"/>
        </w:rPr>
      </w:pPr>
      <w:r w:rsidRPr="0094686A">
        <w:rPr>
          <w:rFonts w:asciiTheme="majorBidi" w:hAnsiTheme="majorBidi" w:cstheme="majorBidi"/>
          <w:sz w:val="22"/>
        </w:rPr>
        <w:t xml:space="preserve">This selection procedure is repeated in state </w:t>
      </w:r>
      <m:oMath>
        <m:r>
          <w:rPr>
            <w:rFonts w:ascii="Cambria Math" w:hAnsi="Cambria Math" w:cstheme="majorBidi"/>
            <w:sz w:val="22"/>
          </w:rPr>
          <m:t>q</m:t>
        </m:r>
      </m:oMath>
      <w:r w:rsidRPr="0094686A">
        <w:rPr>
          <w:rFonts w:asciiTheme="majorBidi" w:hAnsiTheme="majorBidi" w:cstheme="majorBidi"/>
          <w:sz w:val="22"/>
        </w:rPr>
        <w:t xml:space="preserve"> and </w:t>
      </w:r>
      <w:r w:rsidR="00067E1C" w:rsidRPr="0094686A">
        <w:rPr>
          <w:rFonts w:asciiTheme="majorBidi" w:hAnsiTheme="majorBidi" w:cstheme="majorBidi"/>
          <w:sz w:val="22"/>
        </w:rPr>
        <w:t>finishes</w:t>
      </w:r>
      <w:r w:rsidRPr="0094686A">
        <w:rPr>
          <w:rFonts w:asciiTheme="majorBidi" w:hAnsiTheme="majorBidi" w:cstheme="majorBidi"/>
          <w:sz w:val="22"/>
        </w:rPr>
        <w:t xml:space="preserve"> once a state is encountered that has no outgoing transitions. It is important to realize that in case a state has more than one outgoing transition, the “next” transition is chosen in a purely </w:t>
      </w:r>
      <w:r w:rsidRPr="0094686A">
        <w:rPr>
          <w:rFonts w:asciiTheme="majorBidi" w:hAnsiTheme="majorBidi" w:cstheme="majorBidi"/>
          <w:noProof/>
          <w:sz w:val="22"/>
        </w:rPr>
        <w:t>nondeterministic</w:t>
      </w:r>
      <w:r w:rsidRPr="0094686A">
        <w:rPr>
          <w:rFonts w:asciiTheme="majorBidi" w:hAnsiTheme="majorBidi" w:cstheme="majorBidi"/>
          <w:sz w:val="22"/>
        </w:rPr>
        <w:t xml:space="preserve"> fashion. That is, the outcome of this selection process is not known a priori</w:t>
      </w:r>
      <w:r w:rsidR="00CF519F" w:rsidRPr="0094686A">
        <w:rPr>
          <w:rFonts w:asciiTheme="majorBidi" w:hAnsiTheme="majorBidi" w:cstheme="majorBidi"/>
          <w:sz w:val="22"/>
        </w:rPr>
        <w:t>.</w:t>
      </w:r>
      <w:r w:rsidRPr="0094686A">
        <w:rPr>
          <w:rFonts w:asciiTheme="majorBidi" w:hAnsiTheme="majorBidi" w:cstheme="majorBidi"/>
          <w:sz w:val="22"/>
        </w:rPr>
        <w:t xml:space="preserve"> Similarly, when the set of initial states consists of more than one state, the start state is selected </w:t>
      </w:r>
      <w:r w:rsidRPr="00A24E63">
        <w:rPr>
          <w:rFonts w:asciiTheme="majorBidi" w:hAnsiTheme="majorBidi" w:cstheme="majorBidi"/>
          <w:sz w:val="22"/>
        </w:rPr>
        <w:t>nondeterministically</w:t>
      </w:r>
      <w:r w:rsidRPr="0094686A">
        <w:rPr>
          <w:rFonts w:asciiTheme="majorBidi" w:hAnsiTheme="majorBidi" w:cstheme="majorBidi"/>
          <w:sz w:val="22"/>
        </w:rPr>
        <w:t>.</w:t>
      </w:r>
    </w:p>
    <w:p w14:paraId="385E2DB9" w14:textId="77777777" w:rsidR="00A24E63" w:rsidRDefault="00133854" w:rsidP="00C46DE0">
      <w:pPr>
        <w:spacing w:after="120" w:line="264" w:lineRule="auto"/>
        <w:ind w:left="0" w:right="0" w:firstLine="284"/>
        <w:rPr>
          <w:rFonts w:asciiTheme="majorBidi" w:hAnsiTheme="majorBidi" w:cstheme="majorBidi"/>
          <w:sz w:val="22"/>
        </w:rPr>
      </w:pPr>
      <w:r w:rsidRPr="0094686A">
        <w:rPr>
          <w:rFonts w:asciiTheme="majorBidi" w:hAnsiTheme="majorBidi" w:cstheme="majorBidi"/>
          <w:sz w:val="22"/>
        </w:rPr>
        <w:lastRenderedPageBreak/>
        <w:t xml:space="preserve">The labeling function </w:t>
      </w:r>
      <m:oMath>
        <m:r>
          <w:rPr>
            <w:rFonts w:ascii="Cambria Math" w:hAnsi="Cambria Math" w:cstheme="majorBidi"/>
            <w:sz w:val="22"/>
          </w:rPr>
          <m:t>L</m:t>
        </m:r>
      </m:oMath>
      <w:r w:rsidRPr="0094686A">
        <w:rPr>
          <w:rFonts w:asciiTheme="majorBidi" w:hAnsiTheme="majorBidi" w:cstheme="majorBidi"/>
          <w:sz w:val="22"/>
        </w:rPr>
        <w:t xml:space="preserve"> relates </w:t>
      </w:r>
      <m:oMath>
        <m:r>
          <w:rPr>
            <w:rFonts w:ascii="Cambria Math" w:hAnsi="Cambria Math" w:cstheme="majorBidi"/>
            <w:sz w:val="22"/>
          </w:rPr>
          <m:t>a</m:t>
        </m:r>
      </m:oMath>
      <w:r w:rsidRPr="0094686A">
        <w:rPr>
          <w:rFonts w:asciiTheme="majorBidi" w:hAnsiTheme="majorBidi" w:cstheme="majorBidi"/>
          <w:sz w:val="22"/>
        </w:rPr>
        <w:t xml:space="preserve"> set </w:t>
      </w:r>
      <m:oMath>
        <m:r>
          <w:rPr>
            <w:rFonts w:ascii="Cambria Math" w:hAnsi="Cambria Math" w:cstheme="majorBidi"/>
            <w:sz w:val="22"/>
          </w:rPr>
          <m:t xml:space="preserve">L(s) </m:t>
        </m:r>
        <m:r>
          <w:rPr>
            <w:rFonts w:ascii="Cambria Math" w:hAnsi="Cambria Math" w:cs="Cambria Math"/>
            <w:sz w:val="22"/>
          </w:rPr>
          <m:t>∈</m:t>
        </m:r>
        <m:r>
          <w:rPr>
            <w:rFonts w:ascii="Cambria Math" w:hAnsi="Cambria Math" w:cstheme="majorBidi"/>
            <w:sz w:val="22"/>
          </w:rPr>
          <m:t xml:space="preserve">  </m:t>
        </m:r>
        <m:sSup>
          <m:sSupPr>
            <m:ctrlPr>
              <w:rPr>
                <w:rFonts w:ascii="Cambria Math" w:hAnsi="Cambria Math" w:cstheme="majorBidi"/>
                <w: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94686A">
        <w:rPr>
          <w:rFonts w:asciiTheme="majorBidi" w:hAnsiTheme="majorBidi" w:cstheme="majorBidi"/>
          <w:sz w:val="22"/>
        </w:rPr>
        <w:t xml:space="preserve">of atomic propositions to </w:t>
      </w:r>
      <w:r w:rsidR="00CF519F" w:rsidRPr="0094686A">
        <w:rPr>
          <w:rFonts w:asciiTheme="majorBidi" w:hAnsiTheme="majorBidi" w:cstheme="majorBidi"/>
          <w:sz w:val="22"/>
        </w:rPr>
        <w:t>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i/>
          <w:iCs/>
          <w:sz w:val="22"/>
        </w:rPr>
        <w:t xml:space="preserve">. </w:t>
      </w:r>
      <m:oMath>
        <m:r>
          <w:rPr>
            <w:rFonts w:ascii="Cambria Math" w:hAnsi="Cambria Math" w:cstheme="majorBidi"/>
            <w:sz w:val="22"/>
          </w:rPr>
          <m:t>L(s)</m:t>
        </m:r>
      </m:oMath>
      <w:r w:rsidRPr="0094686A">
        <w:rPr>
          <w:rFonts w:asciiTheme="majorBidi" w:hAnsiTheme="majorBidi" w:cstheme="majorBidi"/>
          <w:sz w:val="22"/>
        </w:rPr>
        <w:t xml:space="preserve"> intuitively stands for exactly those atomic propositions </w:t>
      </w:r>
      <m:oMath>
        <m:r>
          <w:rPr>
            <w:rFonts w:ascii="Cambria Math" w:hAnsi="Cambria Math" w:cstheme="majorBidi"/>
            <w:sz w:val="22"/>
          </w:rPr>
          <m:t xml:space="preserve">a </m:t>
        </m:r>
        <m:r>
          <w:rPr>
            <w:rFonts w:ascii="Cambria Math" w:hAnsi="Cambria Math" w:cs="Cambria Math"/>
            <w:sz w:val="22"/>
          </w:rPr>
          <m:t>∈</m:t>
        </m:r>
        <m:r>
          <w:rPr>
            <w:rFonts w:ascii="Cambria Math" w:hAnsi="Cambria Math" w:cstheme="majorBidi"/>
            <w:sz w:val="22"/>
          </w:rPr>
          <m:t xml:space="preserve"> AP</m:t>
        </m:r>
      </m:oMath>
      <w:r w:rsidRPr="0094686A">
        <w:rPr>
          <w:rFonts w:asciiTheme="majorBidi" w:hAnsiTheme="majorBidi" w:cstheme="majorBidi"/>
          <w:sz w:val="22"/>
        </w:rPr>
        <w:t xml:space="preserve"> which are satisfied </w:t>
      </w:r>
      <w:r w:rsidR="00CF519F" w:rsidRPr="0094686A">
        <w:rPr>
          <w:rFonts w:asciiTheme="majorBidi" w:hAnsiTheme="majorBidi" w:cstheme="majorBidi"/>
          <w:sz w:val="22"/>
        </w:rPr>
        <w:t>on the</w:t>
      </w:r>
      <w:r w:rsidRPr="0094686A">
        <w:rPr>
          <w:rFonts w:asciiTheme="majorBidi" w:hAnsiTheme="majorBidi" w:cstheme="majorBidi"/>
          <w:sz w:val="22"/>
        </w:rPr>
        <w:t xml:space="preserve"> state </w:t>
      </w:r>
      <m:oMath>
        <m:r>
          <w:rPr>
            <w:rFonts w:ascii="Cambria Math" w:hAnsi="Cambria Math" w:cstheme="majorBidi"/>
            <w:sz w:val="22"/>
          </w:rPr>
          <m:t>s</m:t>
        </m:r>
      </m:oMath>
      <w:r w:rsidRPr="0094686A">
        <w:rPr>
          <w:rFonts w:asciiTheme="majorBidi" w:hAnsiTheme="majorBidi" w:cstheme="majorBidi"/>
          <w:sz w:val="22"/>
        </w:rPr>
        <w:t>.</w:t>
      </w:r>
    </w:p>
    <w:p w14:paraId="7B390F07" w14:textId="1DEEE9B6" w:rsidR="00A24E63" w:rsidRPr="00A24E63" w:rsidRDefault="00A24E6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sidR="00F25A18">
        <w:rPr>
          <w:rFonts w:asciiTheme="majorBidi" w:eastAsiaTheme="minorEastAsia" w:hAnsiTheme="majorBidi" w:cstheme="majorBidi"/>
          <w:b/>
          <w:bCs/>
          <w:sz w:val="22"/>
          <w:lang w:bidi="ar-SA"/>
        </w:rPr>
        <w:t>Program G</w:t>
      </w:r>
      <w:r w:rsidRPr="00A24E63">
        <w:rPr>
          <w:rFonts w:asciiTheme="majorBidi" w:eastAsiaTheme="minorEastAsia" w:hAnsiTheme="majorBidi" w:cstheme="majorBidi"/>
          <w:b/>
          <w:bCs/>
          <w:sz w:val="22"/>
          <w:lang w:bidi="ar-SA"/>
        </w:rPr>
        <w:t>raph (PG)</w:t>
      </w:r>
    </w:p>
    <w:p w14:paraId="5ADF4008" w14:textId="06E73F1B" w:rsidR="00F25A18" w:rsidRPr="00B51214" w:rsidRDefault="00133854" w:rsidP="00C46DE0">
      <w:pPr>
        <w:spacing w:after="120" w:line="264" w:lineRule="auto"/>
        <w:ind w:left="0" w:right="0" w:firstLine="284"/>
        <w:rPr>
          <w:sz w:val="22"/>
        </w:rPr>
      </w:pPr>
      <w:r w:rsidRPr="0094686A">
        <w:rPr>
          <w:rFonts w:asciiTheme="majorBidi" w:hAnsiTheme="majorBidi" w:cstheme="majorBidi"/>
          <w:sz w:val="22"/>
        </w:rPr>
        <w:t xml:space="preserve"> </w:t>
      </w:r>
      <w:commentRangeStart w:id="5"/>
      <w:commentRangeStart w:id="6"/>
      <w:r w:rsidR="00F25A18" w:rsidRPr="0062612D">
        <w:rPr>
          <w:sz w:val="22"/>
          <w:highlight w:val="darkBlue"/>
        </w:rPr>
        <w:t xml:space="preserve">Program graphs </w:t>
      </w:r>
      <w:r w:rsidR="0062612D" w:rsidRPr="0062612D">
        <w:rPr>
          <w:sz w:val="22"/>
          <w:highlight w:val="darkBlue"/>
        </w:rPr>
        <w:t xml:space="preserve">which are defined </w:t>
      </w:r>
      <w:r w:rsidR="00F25A18" w:rsidRPr="0062612D">
        <w:rPr>
          <w:sz w:val="22"/>
          <w:highlight w:val="darkBlue"/>
        </w:rPr>
        <w:t xml:space="preserve">over a set </w:t>
      </w:r>
      <m:oMath>
        <m:r>
          <w:rPr>
            <w:rFonts w:ascii="Cambria Math" w:hAnsi="Cambria Math"/>
            <w:sz w:val="22"/>
            <w:highlight w:val="darkBlue"/>
          </w:rPr>
          <m:t>Var</m:t>
        </m:r>
      </m:oMath>
      <w:r w:rsidR="00F25A18" w:rsidRPr="0062612D">
        <w:rPr>
          <w:sz w:val="22"/>
          <w:highlight w:val="darkBlue"/>
        </w:rPr>
        <w:t xml:space="preserve"> of typed variables</w:t>
      </w:r>
      <w:r w:rsidR="00F25A18" w:rsidRPr="00B51214">
        <w:rPr>
          <w:sz w:val="22"/>
        </w:rPr>
        <w:t>.</w:t>
      </w:r>
      <w:commentRangeEnd w:id="5"/>
      <w:r w:rsidR="00F25A18" w:rsidRPr="0062612D">
        <w:commentReference w:id="5"/>
      </w:r>
      <w:commentRangeEnd w:id="6"/>
      <w:r w:rsidR="0062612D">
        <w:rPr>
          <w:rStyle w:val="CommentReference"/>
        </w:rPr>
        <w:commentReference w:id="6"/>
      </w:r>
      <w:r w:rsidR="00F25A18" w:rsidRPr="00B51214">
        <w:rPr>
          <w:sz w:val="22"/>
        </w:rPr>
        <w:t xml:space="preserve"> Essentially, this means that a standardized type (e.g., boolean, integer, or char) is associated with each variable. The type of variable </w:t>
      </w:r>
      <w:r w:rsidR="00F25A18" w:rsidRPr="00B51214">
        <w:rPr>
          <w:i/>
          <w:iCs/>
          <w:sz w:val="22"/>
        </w:rPr>
        <w:t>x</w:t>
      </w:r>
      <w:r w:rsidR="00F25A18" w:rsidRPr="00B51214">
        <w:rPr>
          <w:sz w:val="22"/>
        </w:rPr>
        <w:t xml:space="preserve"> is called the domain </w:t>
      </w:r>
      <m:oMath>
        <m:r>
          <w:rPr>
            <w:rFonts w:ascii="Cambria Math" w:hAnsi="Cambria Math"/>
            <w:sz w:val="22"/>
          </w:rPr>
          <m:t>dom(x)</m:t>
        </m:r>
      </m:oMath>
      <w:r w:rsidR="00F25A18" w:rsidRPr="00B51214">
        <w:rPr>
          <w:sz w:val="22"/>
        </w:rPr>
        <w:t xml:space="preserve"> of </w:t>
      </w:r>
      <m:oMath>
        <m:r>
          <w:rPr>
            <w:rFonts w:ascii="Cambria Math" w:hAnsi="Cambria Math"/>
            <w:sz w:val="22"/>
          </w:rPr>
          <m:t>x</m:t>
        </m:r>
      </m:oMath>
      <w:r w:rsidR="00F25A18" w:rsidRPr="00B51214">
        <w:rPr>
          <w:sz w:val="22"/>
        </w:rPr>
        <w:t xml:space="preserve">. Let </w:t>
      </w:r>
      <m:oMath>
        <m:r>
          <w:rPr>
            <w:rFonts w:ascii="Cambria Math" w:hAnsi="Cambria Math"/>
            <w:sz w:val="22"/>
          </w:rPr>
          <m:t>Eval(Var)</m:t>
        </m:r>
      </m:oMath>
      <w:r w:rsidR="00F25A18" w:rsidRPr="00B51214">
        <w:rPr>
          <w:sz w:val="22"/>
        </w:rPr>
        <w:t xml:space="preserve"> denote the set of (variable) evaluations that assign values to variables. </w:t>
      </w:r>
      <w:r w:rsidR="00F25A18" w:rsidRPr="00B51214">
        <w:rPr>
          <w:i/>
          <w:iCs/>
          <w:sz w:val="22"/>
        </w:rPr>
        <w:t>Cond(Var)</w:t>
      </w:r>
      <w:r w:rsidR="00F25A18" w:rsidRPr="00B51214">
        <w:rPr>
          <w:sz w:val="22"/>
        </w:rPr>
        <w:t xml:space="preserve"> is the set of Boolean conditions over </w:t>
      </w:r>
      <m:oMath>
        <m:r>
          <w:rPr>
            <w:rFonts w:ascii="Cambria Math" w:hAnsi="Cambria Math"/>
            <w:sz w:val="22"/>
          </w:rPr>
          <m:t>Var</m:t>
        </m:r>
      </m:oMath>
      <w:r w:rsidR="00F25A18" w:rsidRPr="00B51214">
        <w:rPr>
          <w:sz w:val="22"/>
        </w:rPr>
        <w:t xml:space="preserve">. </w:t>
      </w:r>
    </w:p>
    <w:p w14:paraId="3FB67DE0" w14:textId="77777777" w:rsidR="00F25A18" w:rsidRDefault="00F25A18" w:rsidP="00C46DE0">
      <w:pPr>
        <w:spacing w:after="120" w:line="264" w:lineRule="auto"/>
        <w:ind w:left="0" w:right="0" w:firstLine="272"/>
        <w:rPr>
          <w:sz w:val="22"/>
        </w:rPr>
      </w:pPr>
    </w:p>
    <w:p w14:paraId="7377CBD2" w14:textId="5DC79557" w:rsidR="00F25A18" w:rsidRPr="003F13FA" w:rsidRDefault="00F25A18" w:rsidP="00C46DE0">
      <w:pPr>
        <w:spacing w:after="120" w:line="264" w:lineRule="auto"/>
        <w:ind w:left="0" w:right="0" w:firstLine="284"/>
        <w:rPr>
          <w:b/>
          <w:bCs/>
          <w:sz w:val="22"/>
          <w:rtl/>
        </w:rPr>
      </w:pPr>
      <w:r w:rsidRPr="003F13FA">
        <w:rPr>
          <w:b/>
          <w:bCs/>
          <w:sz w:val="22"/>
          <w:u w:val="single"/>
        </w:rPr>
        <w:t>Definition</w:t>
      </w:r>
      <w:r w:rsidRPr="003F13FA">
        <w:rPr>
          <w:b/>
          <w:bCs/>
          <w:sz w:val="22"/>
        </w:rPr>
        <w:t>:</w:t>
      </w:r>
      <w:r w:rsidR="00C36698" w:rsidRPr="003F13FA">
        <w:rPr>
          <w:b/>
          <w:bCs/>
          <w:sz w:val="22"/>
        </w:rPr>
        <w:t xml:space="preserve"> </w:t>
      </w:r>
      <w:r w:rsidRPr="003F13FA">
        <w:rPr>
          <w:rFonts w:asciiTheme="majorBidi" w:hAnsiTheme="majorBidi" w:cstheme="majorBidi"/>
          <w:sz w:val="22"/>
        </w:rPr>
        <w:t>A program graph PG over set Var of typed variables is a tuple (</w:t>
      </w:r>
      <w:r w:rsidRPr="003F13FA">
        <w:rPr>
          <w:rFonts w:asciiTheme="majorBidi" w:hAnsiTheme="majorBidi" w:cstheme="majorBidi"/>
          <w:i/>
          <w:iCs/>
          <w:sz w:val="22"/>
        </w:rPr>
        <w:t xml:space="preserve">Loc, Act, Effect, →, </w:t>
      </w:r>
      <m:oMath>
        <m:sSub>
          <m:sSubPr>
            <m:ctrlPr>
              <w:rPr>
                <w:rFonts w:ascii="Cambria Math" w:hAnsi="Cambria Math" w:cstheme="majorBidi"/>
                <w:i/>
                <w:iCs/>
                <w:sz w:val="22"/>
              </w:rPr>
            </m:ctrlPr>
          </m:sSubPr>
          <m:e>
            <m:r>
              <w:rPr>
                <w:rFonts w:ascii="Cambria Math" w:hAnsi="Cambria Math" w:cstheme="majorBidi"/>
                <w:sz w:val="22"/>
              </w:rPr>
              <m:t>Loc</m:t>
            </m:r>
          </m:e>
          <m:sub>
            <m:r>
              <w:rPr>
                <w:rFonts w:ascii="Cambria Math" w:hAnsi="Cambria Math" w:cstheme="majorBidi"/>
                <w:sz w:val="22"/>
              </w:rPr>
              <m:t>0</m:t>
            </m:r>
          </m:sub>
        </m:sSub>
      </m:oMath>
      <w:r w:rsidRPr="003F13FA">
        <w:rPr>
          <w:rFonts w:asciiTheme="majorBidi" w:hAnsiTheme="majorBidi" w:cstheme="majorBidi"/>
          <w:i/>
          <w:iCs/>
          <w:sz w:val="22"/>
        </w:rPr>
        <w:t xml:space="preserve">, </w:t>
      </w:r>
      <m:oMath>
        <m:sSub>
          <m:sSubPr>
            <m:ctrlPr>
              <w:rPr>
                <w:rFonts w:ascii="Cambria Math" w:hAnsi="Cambria Math" w:cstheme="majorBidi"/>
                <w:i/>
                <w:iCs/>
                <w:sz w:val="22"/>
              </w:rPr>
            </m:ctrlPr>
          </m:sSubPr>
          <m:e>
            <m:r>
              <w:rPr>
                <w:rFonts w:ascii="Cambria Math" w:hAnsi="Cambria Math" w:cstheme="majorBidi"/>
                <w:sz w:val="22"/>
              </w:rPr>
              <m:t>g</m:t>
            </m:r>
          </m:e>
          <m:sub>
            <m:r>
              <w:rPr>
                <w:rFonts w:ascii="Cambria Math" w:hAnsi="Cambria Math" w:cstheme="majorBidi"/>
                <w:sz w:val="22"/>
              </w:rPr>
              <m:t>0</m:t>
            </m:r>
          </m:sub>
        </m:sSub>
      </m:oMath>
      <w:r w:rsidRPr="003F13FA">
        <w:rPr>
          <w:rFonts w:asciiTheme="majorBidi" w:hAnsiTheme="majorBidi" w:cstheme="majorBidi"/>
          <w:sz w:val="22"/>
        </w:rPr>
        <w:t>) where</w:t>
      </w:r>
      <w:r w:rsidR="00C36698" w:rsidRPr="003F13FA">
        <w:rPr>
          <w:rFonts w:asciiTheme="majorBidi" w:hAnsiTheme="majorBidi" w:cstheme="majorBidi"/>
          <w:sz w:val="22"/>
        </w:rPr>
        <w:t>:</w:t>
      </w:r>
      <w:r w:rsidRPr="003F13FA">
        <w:rPr>
          <w:rFonts w:asciiTheme="majorBidi" w:hAnsiTheme="majorBidi" w:cstheme="majorBidi"/>
          <w:color w:val="auto"/>
          <w:sz w:val="22"/>
          <w:rtl/>
        </w:rPr>
        <w:tab/>
      </w:r>
    </w:p>
    <w:p w14:paraId="55D31FBD" w14:textId="428BD086" w:rsidR="00F25A18" w:rsidRPr="003F13FA" w:rsidRDefault="00C36698" w:rsidP="00C46DE0">
      <w:pPr>
        <w:numPr>
          <w:ilvl w:val="0"/>
          <w:numId w:val="24"/>
        </w:numPr>
        <w:tabs>
          <w:tab w:val="clear" w:pos="720"/>
          <w:tab w:val="num" w:pos="216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Loc</m:t>
        </m:r>
      </m:oMath>
      <w:r w:rsidR="00F25A18" w:rsidRPr="003F13FA">
        <w:rPr>
          <w:rFonts w:asciiTheme="majorBidi" w:hAnsiTheme="majorBidi" w:cstheme="majorBidi"/>
          <w:sz w:val="22"/>
        </w:rPr>
        <w:t> is a set of locations</w:t>
      </w:r>
      <w:r w:rsidR="003F13FA" w:rsidRPr="003F13FA">
        <w:rPr>
          <w:rFonts w:asciiTheme="majorBidi" w:hAnsiTheme="majorBidi" w:cstheme="majorBidi"/>
          <w:sz w:val="22"/>
        </w:rPr>
        <w:t>,</w:t>
      </w:r>
    </w:p>
    <w:p w14:paraId="1F757798" w14:textId="04BA8861"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Act</m:t>
        </m:r>
      </m:oMath>
      <w:r w:rsidR="00F25A18" w:rsidRPr="003F13FA">
        <w:rPr>
          <w:rFonts w:asciiTheme="majorBidi" w:hAnsiTheme="majorBidi" w:cstheme="majorBidi"/>
          <w:sz w:val="22"/>
        </w:rPr>
        <w:t> is a set of actions,</w:t>
      </w:r>
    </w:p>
    <w:p w14:paraId="7879C534" w14:textId="0B9C5AF4"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Effect:Act×Eva</m:t>
        </m:r>
        <m:r>
          <w:rPr>
            <w:rFonts w:ascii="Cambria Math" w:hAnsi="Cambria Math" w:cs="Cambria Math"/>
            <w:sz w:val="22"/>
          </w:rPr>
          <m:t>l</m:t>
        </m:r>
        <m:r>
          <w:rPr>
            <w:rFonts w:ascii="Cambria Math" w:hAnsi="Cambria Math" w:cstheme="majorBidi"/>
            <w:sz w:val="22"/>
          </w:rPr>
          <m:t>(Var)→Eval(Var) →Eval(Var) </m:t>
        </m:r>
      </m:oMath>
      <w:r w:rsidR="00F25A18" w:rsidRPr="003F13FA">
        <w:rPr>
          <w:rFonts w:asciiTheme="majorBidi" w:hAnsiTheme="majorBidi" w:cstheme="majorBidi"/>
          <w:sz w:val="22"/>
        </w:rPr>
        <w:t>is the effect function,</w:t>
      </w:r>
    </w:p>
    <w:p w14:paraId="728F4490" w14:textId="3060B440" w:rsidR="00F25A18" w:rsidRPr="003F13FA" w:rsidRDefault="00C36698"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r>
          <w:rPr>
            <w:rFonts w:ascii="Cambria Math" w:hAnsi="Cambria Math" w:cstheme="majorBidi"/>
            <w:sz w:val="22"/>
          </w:rPr>
          <m:t>→</m:t>
        </m:r>
        <m:r>
          <w:rPr>
            <w:rFonts w:ascii="Cambria Math" w:hAnsi="Cambria Math" w:cs="Cambria Math"/>
            <w:sz w:val="22"/>
          </w:rPr>
          <m:t>⊆</m:t>
        </m:r>
        <m:r>
          <w:rPr>
            <w:rFonts w:ascii="Cambria Math" w:hAnsi="Cambria Math" w:cstheme="majorBidi"/>
            <w:sz w:val="22"/>
          </w:rPr>
          <m:t>Loc×Cond(Var)×Act×Loc</m:t>
        </m:r>
        <m:r>
          <w:rPr>
            <w:rFonts w:ascii="Cambria Math" w:hAnsi="Cambria Math" w:cs="Cambria Math"/>
            <w:sz w:val="22"/>
          </w:rPr>
          <m:t>↪⊆</m:t>
        </m:r>
        <m:r>
          <w:rPr>
            <w:rFonts w:ascii="Cambria Math" w:hAnsi="Cambria Math" w:cstheme="majorBidi"/>
            <w:sz w:val="22"/>
          </w:rPr>
          <m:t>Loc×Cond(Var)×Act×Loc</m:t>
        </m:r>
      </m:oMath>
      <w:r w:rsidR="00F25A18" w:rsidRPr="003F13FA">
        <w:rPr>
          <w:rFonts w:asciiTheme="majorBidi" w:hAnsiTheme="majorBidi" w:cstheme="majorBidi"/>
          <w:sz w:val="22"/>
        </w:rPr>
        <w:t> is the conditional transition relation,</w:t>
      </w:r>
    </w:p>
    <w:p w14:paraId="7D463F12" w14:textId="464FF124" w:rsidR="00F25A18" w:rsidRPr="003F13FA" w:rsidRDefault="00C46DE0"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Loc</m:t>
            </m:r>
          </m:e>
          <m:sub>
            <m:r>
              <w:rPr>
                <w:rFonts w:ascii="Cambria Math" w:hAnsi="Cambria Math" w:cstheme="majorBidi"/>
                <w:sz w:val="22"/>
              </w:rPr>
              <m:t>0</m:t>
            </m:r>
          </m:sub>
        </m:sSub>
      </m:oMath>
      <w:r w:rsidR="00F25A18" w:rsidRPr="003F13FA">
        <w:rPr>
          <w:rFonts w:ascii="Cambria Math" w:hAnsi="Cambria Math" w:cs="Cambria Math"/>
          <w:i/>
          <w:sz w:val="22"/>
        </w:rPr>
        <w:t>⊆</w:t>
      </w:r>
      <m:oMath>
        <m:r>
          <w:rPr>
            <w:rFonts w:ascii="Cambria Math" w:hAnsi="Cambria Math" w:cstheme="majorBidi"/>
            <w:sz w:val="22"/>
          </w:rPr>
          <m:t>Loc</m:t>
        </m:r>
      </m:oMath>
      <w:r w:rsidR="00F25A18" w:rsidRPr="003F13FA">
        <w:rPr>
          <w:rFonts w:asciiTheme="majorBidi" w:hAnsiTheme="majorBidi" w:cstheme="majorBidi"/>
          <w:sz w:val="22"/>
        </w:rPr>
        <w:t> is a set of initial locations,</w:t>
      </w:r>
    </w:p>
    <w:p w14:paraId="058706F6" w14:textId="599A83CB" w:rsidR="00215A7B" w:rsidRPr="003F13FA" w:rsidRDefault="00C46DE0" w:rsidP="00C46DE0">
      <w:pPr>
        <w:numPr>
          <w:ilvl w:val="0"/>
          <w:numId w:val="24"/>
        </w:numPr>
        <w:tabs>
          <w:tab w:val="clear" w:pos="720"/>
          <w:tab w:val="num" w:pos="1440"/>
        </w:tabs>
        <w:spacing w:after="0" w:line="240" w:lineRule="auto"/>
        <w:ind w:left="284" w:right="0" w:hanging="284"/>
        <w:contextualSpacing/>
        <w:jc w:val="left"/>
        <w:rPr>
          <w:rFonts w:asciiTheme="majorBidi" w:hAnsiTheme="majorBidi" w:cstheme="majorBidi"/>
          <w:sz w:val="22"/>
        </w:rPr>
      </w:pPr>
      <m:oMath>
        <m:sSub>
          <m:sSubPr>
            <m:ctrlPr>
              <w:rPr>
                <w:rFonts w:ascii="Cambria Math" w:hAnsi="Cambria Math" w:cstheme="majorBidi"/>
                <w:i/>
                <w:sz w:val="22"/>
              </w:rPr>
            </m:ctrlPr>
          </m:sSubPr>
          <m:e>
            <m:r>
              <w:rPr>
                <w:rFonts w:ascii="Cambria Math" w:hAnsi="Cambria Math" w:cstheme="majorBidi"/>
                <w:sz w:val="22"/>
              </w:rPr>
              <m:t>g</m:t>
            </m:r>
          </m:e>
          <m:sub>
            <m:r>
              <w:rPr>
                <w:rFonts w:ascii="Cambria Math" w:hAnsi="Cambria Math" w:cstheme="majorBidi"/>
                <w:sz w:val="22"/>
              </w:rPr>
              <m:t>0</m:t>
            </m:r>
          </m:sub>
        </m:sSub>
        <m:r>
          <w:rPr>
            <w:rFonts w:ascii="Cambria Math" w:hAnsi="Cambria Math" w:cs="Cambria Math"/>
            <w:sz w:val="22"/>
          </w:rPr>
          <m:t>∈</m:t>
        </m:r>
        <m:r>
          <w:rPr>
            <w:rFonts w:ascii="Cambria Math" w:hAnsi="Cambria Math" w:cstheme="majorBidi"/>
            <w:sz w:val="22"/>
          </w:rPr>
          <m:t>Cond(Var)</m:t>
        </m:r>
      </m:oMath>
      <w:r w:rsidR="00F25A18" w:rsidRPr="003F13FA">
        <w:rPr>
          <w:rFonts w:asciiTheme="majorBidi" w:hAnsiTheme="majorBidi" w:cstheme="majorBidi"/>
          <w:sz w:val="22"/>
        </w:rPr>
        <w:t> is the initial condition.</w:t>
      </w:r>
    </w:p>
    <w:p w14:paraId="3033E59E" w14:textId="288B14B2" w:rsidR="00644025" w:rsidRPr="003F13FA" w:rsidRDefault="00644025"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sidRPr="003F13FA">
        <w:rPr>
          <w:rFonts w:asciiTheme="majorBidi" w:hAnsiTheme="majorBidi" w:cstheme="majorBidi"/>
          <w:b/>
          <w:bCs/>
          <w:sz w:val="22"/>
        </w:rPr>
        <w:t xml:space="preserve">2.3 </w:t>
      </w:r>
      <w:r w:rsidRPr="003F13FA">
        <w:rPr>
          <w:rFonts w:asciiTheme="majorBidi" w:eastAsiaTheme="minorEastAsia" w:hAnsiTheme="majorBidi" w:cstheme="majorBidi"/>
          <w:b/>
          <w:bCs/>
          <w:sz w:val="22"/>
          <w:lang w:bidi="ar-SA"/>
        </w:rPr>
        <w:t xml:space="preserve">Linear Temporal Logic(LTL) </w:t>
      </w:r>
    </w:p>
    <w:p w14:paraId="52F831C9" w14:textId="21557121" w:rsidR="003A0468" w:rsidRPr="003F13FA" w:rsidRDefault="003B24AB" w:rsidP="00C46DE0">
      <w:pPr>
        <w:tabs>
          <w:tab w:val="left" w:pos="720"/>
        </w:tabs>
        <w:autoSpaceDE w:val="0"/>
        <w:autoSpaceDN w:val="0"/>
        <w:adjustRightInd w:val="0"/>
        <w:spacing w:after="120" w:line="264" w:lineRule="auto"/>
        <w:ind w:left="0" w:right="0" w:firstLine="284"/>
        <w:rPr>
          <w:color w:val="000000" w:themeColor="text1"/>
          <w:sz w:val="22"/>
        </w:rPr>
      </w:pPr>
      <w:r>
        <w:rPr>
          <w:rFonts w:asciiTheme="majorBidi" w:eastAsiaTheme="minorEastAsia" w:hAnsiTheme="majorBidi" w:cstheme="majorBidi"/>
          <w:b/>
          <w:bCs/>
          <w:color w:val="000000" w:themeColor="text1"/>
          <w:sz w:val="22"/>
          <w:lang w:bidi="ar-SA"/>
        </w:rPr>
        <w:t xml:space="preserve">Linear </w:t>
      </w:r>
      <w:r w:rsidR="00050D60" w:rsidRPr="003F13FA">
        <w:rPr>
          <w:color w:val="000000" w:themeColor="text1"/>
          <w:sz w:val="22"/>
        </w:rPr>
        <w:t>Temporal logics (TL) is a convenient formalism for specifying and verifying properties of reactive systems. We can say that the modalities in Temporal Logic are Time abstract</w:t>
      </w:r>
      <w:r w:rsidR="00933285" w:rsidRPr="003F13FA">
        <w:rPr>
          <w:color w:val="000000" w:themeColor="text1"/>
          <w:sz w:val="22"/>
        </w:rPr>
        <w:t xml:space="preserve"> </w:t>
      </w:r>
    </w:p>
    <w:p w14:paraId="258EB3F0" w14:textId="7B7D1483" w:rsidR="00933285" w:rsidRPr="003F13FA" w:rsidRDefault="00933285" w:rsidP="00C46DE0">
      <w:pPr>
        <w:tabs>
          <w:tab w:val="left" w:pos="720"/>
        </w:tabs>
        <w:autoSpaceDE w:val="0"/>
        <w:autoSpaceDN w:val="0"/>
        <w:adjustRightInd w:val="0"/>
        <w:spacing w:after="120" w:line="264" w:lineRule="auto"/>
        <w:ind w:left="0" w:right="0" w:firstLine="284"/>
        <w:rPr>
          <w:color w:val="000000" w:themeColor="text1"/>
          <w:sz w:val="22"/>
        </w:rPr>
      </w:pPr>
      <w:r w:rsidRPr="00664B83">
        <w:rPr>
          <w:i/>
          <w:iCs/>
          <w:color w:val="000000" w:themeColor="text1"/>
          <w:sz w:val="22"/>
        </w:rPr>
        <w:t>Linear temporal property</w:t>
      </w:r>
      <w:r w:rsidRPr="003F13FA">
        <w:rPr>
          <w:color w:val="000000" w:themeColor="text1"/>
          <w:sz w:val="22"/>
        </w:rPr>
        <w:t xml:space="preserve"> (LT </w:t>
      </w:r>
      <w:r w:rsidRPr="003F13FA">
        <w:rPr>
          <w:rFonts w:asciiTheme="majorBidi" w:eastAsia="cmr10" w:hAnsiTheme="majorBidi" w:cstheme="majorBidi"/>
          <w:color w:val="000000" w:themeColor="text1"/>
          <w:sz w:val="22"/>
        </w:rPr>
        <w:t>properties</w:t>
      </w:r>
      <w:r w:rsidRPr="003F13FA">
        <w:rPr>
          <w:color w:val="000000" w:themeColor="text1"/>
          <w:sz w:val="22"/>
        </w:rPr>
        <w:t>) is a temporal logic formula that describes a set of infinite sequences for which it is true.</w:t>
      </w:r>
    </w:p>
    <w:p w14:paraId="3CD05206" w14:textId="1379E5FC" w:rsidR="00933285" w:rsidRPr="00933285" w:rsidRDefault="00933285" w:rsidP="00C46DE0">
      <w:pPr>
        <w:tabs>
          <w:tab w:val="left" w:pos="720"/>
        </w:tabs>
        <w:autoSpaceDE w:val="0"/>
        <w:autoSpaceDN w:val="0"/>
        <w:adjustRightInd w:val="0"/>
        <w:spacing w:after="120" w:line="264" w:lineRule="auto"/>
        <w:ind w:left="0" w:right="0" w:firstLine="284"/>
        <w:jc w:val="left"/>
        <w:rPr>
          <w:color w:val="000000" w:themeColor="text1"/>
          <w:sz w:val="22"/>
        </w:rPr>
      </w:pPr>
      <w:r w:rsidRPr="003F13FA">
        <w:rPr>
          <w:rFonts w:asciiTheme="majorBidi" w:eastAsia="cmr10" w:hAnsiTheme="majorBidi" w:cstheme="majorBidi"/>
          <w:i/>
          <w:iCs/>
          <w:color w:val="000000" w:themeColor="text1"/>
          <w:sz w:val="22"/>
        </w:rPr>
        <w:t>LTL</w:t>
      </w:r>
      <w:r w:rsidRPr="003F13FA">
        <w:rPr>
          <w:rFonts w:asciiTheme="majorBidi" w:eastAsia="cmr10" w:hAnsiTheme="majorBidi" w:cstheme="majorBidi"/>
          <w:color w:val="000000" w:themeColor="text1"/>
          <w:sz w:val="22"/>
        </w:rPr>
        <w:t xml:space="preserve"> suited for specifying </w:t>
      </w:r>
      <w:commentRangeStart w:id="7"/>
      <w:r w:rsidRPr="003F13FA">
        <w:rPr>
          <w:rFonts w:asciiTheme="majorBidi" w:eastAsia="cmr10" w:hAnsiTheme="majorBidi" w:cstheme="majorBidi"/>
          <w:color w:val="000000" w:themeColor="text1"/>
          <w:sz w:val="22"/>
        </w:rPr>
        <w:t>LT properties.</w:t>
      </w:r>
      <w:commentRangeEnd w:id="7"/>
      <w:r w:rsidRPr="003F13FA">
        <w:rPr>
          <w:rStyle w:val="CommentReference"/>
          <w:color w:val="000000" w:themeColor="text1"/>
          <w:sz w:val="22"/>
          <w:szCs w:val="22"/>
        </w:rPr>
        <w:commentReference w:id="7"/>
      </w:r>
      <w:r w:rsidRPr="003F13FA">
        <w:rPr>
          <w:rFonts w:asciiTheme="majorBidi" w:eastAsia="cmr10" w:hAnsiTheme="majorBidi" w:cstheme="majorBidi"/>
          <w:color w:val="000000" w:themeColor="text1"/>
          <w:sz w:val="22"/>
        </w:rPr>
        <w:t xml:space="preserve"> LTL can be used to specify important system properties.</w:t>
      </w:r>
    </w:p>
    <w:p w14:paraId="09243275" w14:textId="21445470" w:rsidR="00644025" w:rsidRPr="00644025" w:rsidRDefault="00215A7B" w:rsidP="00C46DE0">
      <w:pPr>
        <w:tabs>
          <w:tab w:val="left" w:pos="720"/>
        </w:tabs>
        <w:autoSpaceDE w:val="0"/>
        <w:autoSpaceDN w:val="0"/>
        <w:adjustRightInd w:val="0"/>
        <w:spacing w:after="120" w:line="264" w:lineRule="auto"/>
        <w:ind w:left="0" w:right="0" w:firstLine="284"/>
        <w:rPr>
          <w:rFonts w:asciiTheme="majorBidi" w:eastAsiaTheme="minorEastAsia" w:hAnsiTheme="majorBidi" w:cstheme="majorBidi"/>
          <w:b/>
          <w:bCs/>
          <w:sz w:val="22"/>
          <w:lang w:bidi="ar-SA"/>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i.e.  at each moment in time there is a single successor 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w:t>
      </w:r>
      <w:r w:rsidR="00050D60">
        <w:rPr>
          <w:rFonts w:asciiTheme="majorBidi" w:hAnsiTheme="majorBidi" w:cstheme="majorBidi"/>
          <w:sz w:val="22"/>
        </w:rPr>
        <w:tab/>
      </w:r>
    </w:p>
    <w:p w14:paraId="60F313C9" w14:textId="0D425D7A" w:rsidR="00BE6FDB" w:rsidRPr="009F348C" w:rsidRDefault="003B24AB" w:rsidP="00C46DE0">
      <w:pPr>
        <w:spacing w:after="0" w:line="264" w:lineRule="auto"/>
        <w:ind w:left="0" w:right="0" w:firstLine="284"/>
        <w:rPr>
          <w:rFonts w:asciiTheme="majorBidi" w:hAnsiTheme="majorBidi" w:cstheme="majorBidi"/>
          <w:i/>
          <w:color w:val="auto"/>
          <w:sz w:val="22"/>
          <w:lang w:bidi="ar-SA"/>
        </w:rPr>
      </w:pPr>
      <w:r>
        <w:rPr>
          <w:rFonts w:asciiTheme="majorBidi" w:eastAsiaTheme="minorEastAsia" w:hAnsiTheme="majorBidi" w:cstheme="majorBidi"/>
          <w:b/>
          <w:bCs/>
          <w:i/>
          <w:iCs/>
          <w:color w:val="auto"/>
          <w:sz w:val="22"/>
          <w:u w:val="single"/>
        </w:rPr>
        <w:t>Syntax</w:t>
      </w:r>
      <w:r w:rsidR="00BE6FDB">
        <w:rPr>
          <w:rFonts w:asciiTheme="majorBidi" w:eastAsiaTheme="minorEastAsia" w:hAnsiTheme="majorBidi" w:cstheme="majorBidi"/>
          <w:b/>
          <w:bCs/>
          <w:i/>
          <w:iCs/>
          <w:color w:val="auto"/>
          <w:sz w:val="22"/>
          <w:u w:val="single"/>
        </w:rPr>
        <w:t>:</w:t>
      </w:r>
      <w:r w:rsidR="00BE6FDB" w:rsidRPr="00BE6FDB">
        <w:rPr>
          <w:rFonts w:asciiTheme="majorBidi" w:hAnsiTheme="majorBidi" w:cstheme="majorBidi"/>
          <w:sz w:val="22"/>
        </w:rPr>
        <w:t xml:space="preserve"> </w:t>
      </w:r>
      <w:r w:rsidR="00BE6FDB" w:rsidRPr="009F348C">
        <w:rPr>
          <w:rFonts w:asciiTheme="majorBidi" w:hAnsiTheme="majorBidi" w:cstheme="majorBidi"/>
          <w:sz w:val="22"/>
        </w:rPr>
        <w:t>LTL formulae over the set AP of atomic proposition are formed acco</w:t>
      </w:r>
      <w:r w:rsidR="00BE6FDB">
        <w:rPr>
          <w:rFonts w:asciiTheme="majorBidi" w:hAnsiTheme="majorBidi" w:cstheme="majorBidi"/>
          <w:sz w:val="22"/>
        </w:rPr>
        <w:t>rding to the following gramma</w:t>
      </w:r>
      <m:oMath>
        <m:r>
          <w:rPr>
            <w:rFonts w:ascii="Cambria Math" w:hAnsi="Cambria Math" w:cstheme="majorBidi"/>
            <w:sz w:val="22"/>
          </w:rPr>
          <m:t xml:space="preserve">: </m:t>
        </m:r>
        <m:r>
          <m:rPr>
            <m:sty m:val="p"/>
          </m:rPr>
          <w:rPr>
            <w:rFonts w:ascii="Cambria Math" w:eastAsiaTheme="minorEastAsia" w:hAnsi="Cambria Math" w:cstheme="majorBidi"/>
            <w:color w:val="auto"/>
            <w:sz w:val="22"/>
            <w:lang w:bidi="ar-SA"/>
          </w:rPr>
          <m:t xml:space="preserve"> </m:t>
        </m:r>
      </m:oMath>
    </w:p>
    <w:p w14:paraId="684AEA59" w14:textId="08CB8EB5" w:rsidR="00BE6FDB" w:rsidRPr="009F348C" w:rsidRDefault="00BE6FDB" w:rsidP="00C46DE0">
      <w:pPr>
        <w:spacing w:after="0" w:line="264" w:lineRule="auto"/>
        <w:ind w:left="0" w:right="0" w:firstLine="720"/>
        <w:rPr>
          <w:rFonts w:asciiTheme="majorBidi" w:hAnsiTheme="majorBidi" w:cstheme="majorBidi"/>
          <w:i/>
          <w:sz w:val="22"/>
        </w:rPr>
      </w:pPr>
      <m:oMath>
        <m:r>
          <w:rPr>
            <w:rFonts w:ascii="Cambria Math" w:eastAsiaTheme="minorEastAsia" w:hAnsi="Cambria Math" w:cstheme="majorBidi"/>
            <w:color w:val="auto"/>
            <w:sz w:val="22"/>
            <w:lang w:bidi="ar-SA"/>
          </w:rPr>
          <m:t>φ</m:t>
        </m:r>
        <m:r>
          <w:rPr>
            <w:rFonts w:ascii="Cambria Math" w:hAnsi="Cambria Math" w:cstheme="majorBidi"/>
            <w:sz w:val="22"/>
          </w:rPr>
          <m:t xml:space="preserve">  :≔ true  </m:t>
        </m:r>
        <m:d>
          <m:dPr>
            <m:begChr m:val="|"/>
            <m:endChr m:val="|"/>
            <m:ctrlPr>
              <w:rPr>
                <w:rFonts w:ascii="Cambria Math" w:hAnsi="Cambria Math" w:cstheme="majorBidi"/>
                <w:i/>
                <w:sz w:val="22"/>
              </w:rPr>
            </m:ctrlPr>
          </m:dPr>
          <m:e>
            <m:r>
              <w:rPr>
                <w:rFonts w:ascii="Cambria Math" w:hAnsi="Cambria Math" w:cstheme="majorBidi"/>
                <w:sz w:val="22"/>
              </w:rPr>
              <m:t xml:space="preserve">  a  </m:t>
            </m:r>
            <m:d>
              <m:dPr>
                <m:begChr m:val="|"/>
                <m:endChr m:val="|"/>
                <m:ctrlPr>
                  <w:rPr>
                    <w:rFonts w:ascii="Cambria Math" w:hAnsi="Cambria Math" w:cstheme="majorBidi"/>
                    <w:i/>
                    <w:sz w:val="22"/>
                  </w:rPr>
                </m:ctrlPr>
              </m:dPr>
              <m:e>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m:t>
                </m:r>
                <m:r>
                  <w:rPr>
                    <w:rFonts w:ascii="Cambria Math" w:hAnsi="Cambria Math" w:cs="Cambria Math"/>
                    <w:sz w:val="22"/>
                  </w:rPr>
                  <m:t>∧</m:t>
                </m:r>
                <m:r>
                  <w:rPr>
                    <w:rFonts w:ascii="Cambria Math" w:hAnsi="Cambria Math" w:cstheme="majorBidi"/>
                    <w:sz w:val="22"/>
                  </w:rPr>
                  <m:t xml:space="preserve">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φ</m:t>
                    </m:r>
                  </m:e>
                  <m:sub>
                    <m:r>
                      <w:rPr>
                        <w:rFonts w:ascii="Cambria Math" w:hAnsi="Cambria Math" w:cstheme="majorBidi"/>
                        <w:sz w:val="22"/>
                      </w:rPr>
                      <m:t>2</m:t>
                    </m:r>
                  </m:sub>
                </m:sSub>
                <m:r>
                  <w:rPr>
                    <w:rFonts w:ascii="Cambria Math" w:hAnsi="Cambria Math" w:cstheme="majorBidi"/>
                    <w:sz w:val="22"/>
                  </w:rPr>
                  <m:t xml:space="preserve"> </m:t>
                </m:r>
              </m:e>
            </m:d>
            <m:r>
              <w:rPr>
                <w:rFonts w:ascii="Cambria Math" w:hAnsi="Cambria Math" w:cstheme="majorBidi"/>
                <w:sz w:val="22"/>
              </w:rPr>
              <m:t xml:space="preserve"> ¬</m:t>
            </m:r>
            <m:r>
              <w:rPr>
                <w:rFonts w:ascii="Cambria Math" w:eastAsiaTheme="minorEastAsia" w:hAnsi="Cambria Math" w:cstheme="majorBidi"/>
                <w:color w:val="auto"/>
                <w:sz w:val="22"/>
                <w:lang w:bidi="ar-SA"/>
              </w:rPr>
              <m:t>φ</m:t>
            </m:r>
            <m:r>
              <w:rPr>
                <w:rFonts w:ascii="Cambria Math" w:hAnsi="Cambria Math" w:cstheme="majorBidi"/>
                <w:sz w:val="22"/>
              </w:rPr>
              <m:t xml:space="preserve">  </m:t>
            </m:r>
          </m:e>
        </m:d>
        <m:r>
          <w:rPr>
            <w:rFonts w:ascii="Cambria Math" w:hAnsi="Cambria Math" w:cstheme="majorBidi"/>
            <w:sz w:val="22"/>
          </w:rPr>
          <m:t xml:space="preserve">  Ο</m:t>
        </m:r>
        <m:r>
          <w:rPr>
            <w:rFonts w:ascii="Cambria Math" w:eastAsiaTheme="minorEastAsia" w:hAnsi="Cambria Math" w:cstheme="majorBidi"/>
            <w:color w:val="auto"/>
            <w:sz w:val="22"/>
            <w:lang w:bidi="ar-SA"/>
          </w:rPr>
          <m:t xml:space="preserve">φ  | </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1</m:t>
            </m:r>
          </m:sub>
        </m:sSub>
        <m:r>
          <w:rPr>
            <w:rFonts w:ascii="Cambria Math" w:hAnsi="Cambria Math" w:cstheme="majorBidi"/>
            <w:sz w:val="22"/>
          </w:rPr>
          <m:t xml:space="preserve"> U</m:t>
        </m:r>
        <m:sSub>
          <m:sSubPr>
            <m:ctrlPr>
              <w:rPr>
                <w:rFonts w:ascii="Cambria Math" w:hAnsi="Cambria Math" w:cstheme="majorBidi"/>
                <w:i/>
                <w:sz w:val="22"/>
              </w:rPr>
            </m:ctrlPr>
          </m:sSubPr>
          <m:e>
            <m:r>
              <m:rPr>
                <m:sty m:val="p"/>
              </m:rPr>
              <w:rPr>
                <w:rFonts w:ascii="Cambria Math" w:eastAsiaTheme="minorEastAsia" w:hAnsi="Cambria Math" w:cstheme="majorBidi"/>
                <w:color w:val="auto"/>
                <w:sz w:val="22"/>
                <w:lang w:bidi="ar-SA"/>
              </w:rPr>
              <m:t xml:space="preserve"> </m:t>
            </m:r>
            <m:r>
              <w:rPr>
                <w:rFonts w:ascii="Cambria Math" w:eastAsiaTheme="minorEastAsia" w:hAnsi="Cambria Math" w:cstheme="majorBidi"/>
                <w:color w:val="auto"/>
                <w:sz w:val="22"/>
                <w:lang w:bidi="ar-SA"/>
              </w:rPr>
              <m:t xml:space="preserve"> φ</m:t>
            </m:r>
          </m:e>
          <m:sub>
            <m:r>
              <w:rPr>
                <w:rFonts w:ascii="Cambria Math" w:hAnsi="Cambria Math" w:cstheme="majorBidi"/>
                <w:sz w:val="22"/>
              </w:rPr>
              <m:t xml:space="preserve">2 </m:t>
            </m:r>
          </m:sub>
        </m:sSub>
      </m:oMath>
      <w:r w:rsidR="003F13FA">
        <w:rPr>
          <w:rFonts w:asciiTheme="majorBidi" w:hAnsiTheme="majorBidi" w:cstheme="majorBidi"/>
          <w:i/>
          <w:sz w:val="22"/>
        </w:rPr>
        <w:t>,</w:t>
      </w:r>
    </w:p>
    <w:p w14:paraId="1F89A54E" w14:textId="0D378F19" w:rsidR="00BE6FDB" w:rsidRPr="00BE6FDB" w:rsidRDefault="00BE6FDB" w:rsidP="00C46DE0">
      <w:pPr>
        <w:spacing w:after="0" w:line="264" w:lineRule="auto"/>
        <w:ind w:left="0" w:right="0" w:firstLine="720"/>
        <w:rPr>
          <w:rFonts w:asciiTheme="majorBidi" w:hAnsiTheme="majorBidi" w:cstheme="majorBidi"/>
          <w:sz w:val="22"/>
        </w:rPr>
      </w:pPr>
      <m:oMathPara>
        <m:oMathParaPr>
          <m:jc m:val="left"/>
        </m:oMathParaPr>
        <m:oMath>
          <m:r>
            <w:rPr>
              <w:rFonts w:ascii="Cambria Math" w:hAnsi="Cambria Math" w:cstheme="majorBidi"/>
              <w:sz w:val="22"/>
            </w:rPr>
            <m:t xml:space="preserve"> where a </m:t>
          </m:r>
          <m:r>
            <w:rPr>
              <w:rFonts w:ascii="Cambria Math" w:hAnsi="Cambria Math" w:cs="Cambria Math"/>
              <w:sz w:val="22"/>
            </w:rPr>
            <m:t>∈</m:t>
          </m:r>
          <m:r>
            <w:rPr>
              <w:rFonts w:ascii="Cambria Math" w:hAnsi="Cambria Math" w:cstheme="majorBidi"/>
              <w:sz w:val="22"/>
            </w:rPr>
            <m:t xml:space="preserve"> AP.</m:t>
          </m:r>
        </m:oMath>
      </m:oMathPara>
    </w:p>
    <w:p w14:paraId="0EFC5CF8" w14:textId="03A76CB0" w:rsidR="00BE6FDB" w:rsidRPr="00B51214" w:rsidRDefault="00BE6FDB" w:rsidP="00C46DE0">
      <w:pPr>
        <w:autoSpaceDE w:val="0"/>
        <w:autoSpaceDN w:val="0"/>
        <w:adjustRightInd w:val="0"/>
        <w:spacing w:after="0" w:line="264" w:lineRule="auto"/>
        <w:ind w:left="0" w:right="0" w:firstLine="0"/>
        <w:rPr>
          <w:rFonts w:asciiTheme="majorBidi" w:eastAsiaTheme="minorEastAsia" w:hAnsiTheme="majorBidi" w:cstheme="majorBidi"/>
          <w:color w:val="auto"/>
          <w:sz w:val="22"/>
          <w:lang w:bidi="ar-SA"/>
        </w:rPr>
      </w:pPr>
      <w:r w:rsidRPr="00BE6FDB">
        <w:rPr>
          <w:rFonts w:asciiTheme="majorBidi" w:eastAsiaTheme="minorEastAsia" w:hAnsiTheme="majorBidi" w:cstheme="majorBidi"/>
          <w:color w:val="auto"/>
          <w:sz w:val="22"/>
          <w:lang w:bidi="ar-SA"/>
        </w:rPr>
        <w:t xml:space="preserve">The basic ingredients of LTL-formulae are atomic propositions (state labels </w:t>
      </w:r>
      <w:r w:rsidRPr="00BE6FDB">
        <w:rPr>
          <w:rFonts w:asciiTheme="majorBidi" w:eastAsia="cmmi10" w:hAnsiTheme="majorBidi" w:cstheme="majorBidi"/>
          <w:i/>
          <w:iCs/>
          <w:color w:val="auto"/>
          <w:sz w:val="22"/>
          <w:lang w:bidi="ar-SA"/>
        </w:rPr>
        <w:t xml:space="preserve">a </w:t>
      </w:r>
      <w:r w:rsidRPr="00BE6FDB">
        <w:rPr>
          <w:rFonts w:ascii="Cambria Math" w:eastAsia="cmsy10" w:hAnsi="Cambria Math" w:cs="Cambria Math"/>
          <w:i/>
          <w:iCs/>
          <w:color w:val="auto"/>
          <w:sz w:val="22"/>
          <w:lang w:bidi="ar-SA"/>
        </w:rPr>
        <w:t>∈</w:t>
      </w:r>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i/>
          <w:iCs/>
          <w:color w:val="auto"/>
          <w:sz w:val="22"/>
          <w:lang w:bidi="ar-SA"/>
        </w:rPr>
        <w:t>AP</w:t>
      </w:r>
      <w:r w:rsidRPr="00BE6FDB">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rPr>
            <w:rFonts w:ascii="Cambria Math" w:eastAsiaTheme="minorEastAsia" w:hAnsi="Cambria Math" w:cstheme="majorBidi"/>
            <w:color w:val="auto"/>
            <w:sz w:val="22"/>
            <w:lang w:bidi="ar-SA"/>
          </w:rPr>
          <m:t xml:space="preserve"> </m:t>
        </m:r>
      </m:oMath>
      <w:r w:rsidRPr="00BE6FDB">
        <w:rPr>
          <w:rFonts w:asciiTheme="majorBidi" w:eastAsiaTheme="minorEastAsia" w:hAnsiTheme="majorBidi" w:cstheme="majorBidi"/>
          <w:color w:val="auto"/>
          <w:sz w:val="22"/>
          <w:lang w:bidi="ar-SA"/>
        </w:rPr>
        <w:t xml:space="preserve">, and negation </w:t>
      </w:r>
      <m:oMath>
        <m:r>
          <w:rPr>
            <w:rFonts w:ascii="Cambria Math" w:eastAsia="cmsy10" w:hAnsi="Cambria Math" w:cstheme="majorBidi"/>
            <w:color w:val="auto"/>
            <w:sz w:val="22"/>
            <w:lang w:bidi="ar-SA"/>
          </w:rPr>
          <m:t>￢</m:t>
        </m:r>
      </m:oMath>
      <w:r w:rsidRPr="00BE6FDB">
        <w:rPr>
          <w:rFonts w:asciiTheme="majorBidi" w:eastAsiaTheme="minorEastAsia" w:hAnsiTheme="majorBidi" w:cstheme="majorBidi"/>
          <w:color w:val="auto"/>
          <w:sz w:val="22"/>
          <w:lang w:bidi="ar-SA"/>
        </w:rPr>
        <w:t xml:space="preserve">, and two basic temporal modalities </w:t>
      </w:r>
      <m:oMath>
        <m:r>
          <m:rPr>
            <m:sty m:val="p"/>
          </m:rPr>
          <w:rPr>
            <w:rFonts w:ascii="Cambria Math" w:eastAsia="cmsy10" w:hAnsi="Cambria Math" w:cstheme="majorBidi"/>
            <w:color w:val="auto"/>
            <w:sz w:val="22"/>
            <w:lang w:bidi="ar-SA"/>
          </w:rPr>
          <m:t>O</m:t>
        </m:r>
      </m:oMath>
      <w:r w:rsidRPr="00BE6FDB">
        <w:rPr>
          <w:rFonts w:asciiTheme="majorBidi" w:eastAsia="cmsy10" w:hAnsiTheme="majorBidi" w:cstheme="majorBidi"/>
          <w:i/>
          <w:iCs/>
          <w:color w:val="auto"/>
          <w:sz w:val="22"/>
          <w:lang w:bidi="ar-SA"/>
        </w:rPr>
        <w:t xml:space="preserve"> </w:t>
      </w:r>
      <w:r w:rsidRPr="00BE6FDB">
        <w:rPr>
          <w:rFonts w:asciiTheme="majorBidi" w:eastAsiaTheme="minorEastAsia" w:hAnsiTheme="majorBidi" w:cstheme="majorBidi"/>
          <w:color w:val="auto"/>
          <w:sz w:val="22"/>
          <w:lang w:bidi="ar-SA"/>
        </w:rPr>
        <w:t xml:space="preserve">(pronounced “next”) and </w:t>
      </w:r>
      <m:oMath>
        <m:r>
          <w:rPr>
            <w:rFonts w:ascii="Cambria Math" w:eastAsiaTheme="minorEastAsia" w:hAnsi="Cambria Math" w:cstheme="majorBidi"/>
            <w:color w:val="auto"/>
            <w:sz w:val="22"/>
            <w:lang w:bidi="ar-SA"/>
          </w:rPr>
          <m:t xml:space="preserve">U </m:t>
        </m:r>
      </m:oMath>
      <w:r>
        <w:rPr>
          <w:rFonts w:asciiTheme="majorBidi" w:eastAsiaTheme="minorEastAsia" w:hAnsiTheme="majorBidi" w:cstheme="majorBidi"/>
          <w:color w:val="auto"/>
          <w:sz w:val="22"/>
          <w:lang w:bidi="ar-SA"/>
        </w:rPr>
        <w:t>(pronounced “until”).</w:t>
      </w:r>
    </w:p>
    <w:p w14:paraId="1DAD9A3A" w14:textId="00B80191" w:rsidR="00BE6FDB" w:rsidRDefault="00BE6FDB" w:rsidP="00C46DE0">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atomic proposition</w:t>
      </w:r>
      <w:r w:rsidRPr="00BC2284">
        <w:rPr>
          <w:rFonts w:asciiTheme="majorBidi" w:eastAsiaTheme="minorEastAsia" w:hAnsiTheme="majorBidi" w:cstheme="majorBidi"/>
          <w:color w:val="auto"/>
          <w:sz w:val="22"/>
          <w:lang w:bidi="ar-SA"/>
        </w:rPr>
        <w:t xml:space="preserve"> </w:t>
      </w:r>
      <m:oMath>
        <m:r>
          <w:rPr>
            <w:rFonts w:ascii="Cambria Math" w:eastAsia="cmmi10" w:hAnsi="Cambria Math" w:cstheme="majorBidi"/>
            <w:color w:val="000000" w:themeColor="text1"/>
            <w:sz w:val="22"/>
            <w:lang w:bidi="ar-SA"/>
          </w:rPr>
          <m:t xml:space="preserve">a </m:t>
        </m:r>
        <m:r>
          <w:rPr>
            <w:rFonts w:ascii="Cambria Math" w:eastAsia="cmsy10" w:hAnsi="Cambria Math" w:cs="Cambria Math"/>
            <w:color w:val="000000" w:themeColor="text1"/>
            <w:sz w:val="22"/>
            <w:lang w:bidi="ar-SA"/>
          </w:rPr>
          <m:t>∈</m:t>
        </m:r>
        <m:r>
          <w:rPr>
            <w:rFonts w:ascii="Cambria Math" w:eastAsia="cmsy10" w:hAnsi="Cambria Math" w:cstheme="majorBidi"/>
            <w:color w:val="000000" w:themeColor="text1"/>
            <w:sz w:val="22"/>
            <w:lang w:bidi="ar-SA"/>
          </w:rPr>
          <m:t xml:space="preserve"> </m:t>
        </m:r>
        <m:r>
          <w:rPr>
            <w:rFonts w:ascii="Cambria Math" w:eastAsiaTheme="minorEastAsia" w:hAnsi="Cambria Math" w:cstheme="majorBidi"/>
            <w:color w:val="000000" w:themeColor="text1"/>
            <w:sz w:val="22"/>
            <w:lang w:bidi="ar-SA"/>
          </w:rPr>
          <m:t>AP</m:t>
        </m:r>
      </m:oMath>
      <w:r w:rsidRPr="00933285">
        <w:rPr>
          <w:rFonts w:asciiTheme="majorBidi" w:eastAsiaTheme="minorEastAsia" w:hAnsiTheme="majorBidi" w:cstheme="majorBidi"/>
          <w:i/>
          <w:iCs/>
          <w:color w:val="0070C0"/>
          <w:sz w:val="22"/>
          <w:lang w:bidi="ar-SA"/>
        </w:rPr>
        <w:t xml:space="preserve"> </w:t>
      </w:r>
      <w:r w:rsidRPr="00933285">
        <w:rPr>
          <w:rFonts w:asciiTheme="majorBidi" w:eastAsiaTheme="minorEastAsia" w:hAnsiTheme="majorBidi" w:cstheme="majorBidi"/>
          <w:color w:val="000000" w:themeColor="text1"/>
          <w:sz w:val="22"/>
          <w:highlight w:val="yellow"/>
          <w:lang w:bidi="ar-SA"/>
        </w:rPr>
        <w:t>stands for the state</w:t>
      </w:r>
      <w:r w:rsidR="00483504" w:rsidRPr="00933285">
        <w:rPr>
          <w:rFonts w:asciiTheme="majorBidi" w:eastAsiaTheme="minorEastAsia" w:hAnsiTheme="majorBidi" w:cstheme="majorBidi"/>
          <w:color w:val="000000" w:themeColor="text1"/>
          <w:sz w:val="22"/>
          <w:highlight w:val="yellow"/>
          <w:lang w:bidi="ar-SA"/>
        </w:rPr>
        <w:t xml:space="preserve"> </w:t>
      </w:r>
      <w:commentRangeStart w:id="8"/>
      <w:r w:rsidRPr="00933285">
        <w:rPr>
          <w:rFonts w:asciiTheme="majorBidi" w:eastAsiaTheme="minorEastAsia" w:hAnsiTheme="majorBidi" w:cstheme="majorBidi"/>
          <w:color w:val="000000" w:themeColor="text1"/>
          <w:sz w:val="22"/>
          <w:highlight w:val="yellow"/>
          <w:lang w:bidi="ar-SA"/>
        </w:rPr>
        <w:t xml:space="preserve">label </w:t>
      </w:r>
      <m:oMath>
        <m:r>
          <w:rPr>
            <w:rFonts w:ascii="Cambria Math" w:eastAsiaTheme="minorEastAsia" w:hAnsi="Cambria Math" w:cstheme="majorBidi"/>
            <w:color w:val="000000" w:themeColor="text1"/>
            <w:sz w:val="22"/>
            <w:highlight w:val="yellow"/>
            <w:lang w:bidi="ar-SA"/>
          </w:rPr>
          <m:t>a</m:t>
        </m:r>
      </m:oMath>
      <w:r w:rsidR="00483504" w:rsidRPr="00933285">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cmmi10" w:hAnsiTheme="majorBidi" w:cstheme="majorBidi"/>
          <w:noProof/>
          <w:color w:val="000000" w:themeColor="text1"/>
          <w:sz w:val="22"/>
          <w:highlight w:val="yellow"/>
          <w:lang w:bidi="ar-SA"/>
        </w:rPr>
        <w:t>in</w:t>
      </w:r>
      <w:commentRangeEnd w:id="8"/>
      <w:r w:rsidRPr="00933285">
        <w:rPr>
          <w:rStyle w:val="CommentReference"/>
          <w:rFonts w:asciiTheme="majorBidi" w:hAnsiTheme="majorBidi" w:cstheme="majorBidi"/>
          <w:color w:val="000000" w:themeColor="text1"/>
          <w:sz w:val="22"/>
          <w:szCs w:val="22"/>
          <w:highlight w:val="yellow"/>
        </w:rPr>
        <w:commentReference w:id="8"/>
      </w:r>
      <w:r w:rsidR="003B24AB">
        <w:rPr>
          <w:rFonts w:asciiTheme="majorBidi" w:eastAsiaTheme="minorEastAsia" w:hAnsiTheme="majorBidi" w:cstheme="majorBidi"/>
          <w:color w:val="000000" w:themeColor="text1"/>
          <w:sz w:val="22"/>
          <w:highlight w:val="yellow"/>
          <w:lang w:bidi="ar-SA"/>
        </w:rPr>
        <w:t xml:space="preserve"> </w:t>
      </w:r>
      <w:r w:rsidRPr="00933285">
        <w:rPr>
          <w:rFonts w:asciiTheme="majorBidi" w:eastAsiaTheme="minorEastAsia" w:hAnsiTheme="majorBidi" w:cstheme="majorBidi"/>
          <w:color w:val="000000" w:themeColor="text1"/>
          <w:sz w:val="22"/>
          <w:highlight w:val="yellow"/>
          <w:lang w:bidi="ar-SA"/>
        </w:rPr>
        <w:t>transition system</w:t>
      </w:r>
      <w:r w:rsidRPr="00933285">
        <w:rPr>
          <w:rFonts w:asciiTheme="majorBidi" w:eastAsiaTheme="minorEastAsia" w:hAnsiTheme="majorBidi" w:cstheme="majorBidi"/>
          <w:color w:val="auto"/>
          <w:sz w:val="22"/>
          <w:highlight w:val="yellow"/>
          <w:lang w:bidi="ar-SA"/>
        </w:rPr>
        <w:t>.</w:t>
      </w:r>
      <w:r w:rsidRPr="00933285">
        <w:rPr>
          <w:rFonts w:asciiTheme="majorBidi" w:eastAsiaTheme="minorEastAsia" w:hAnsiTheme="majorBidi" w:cstheme="majorBidi"/>
          <w:color w:val="auto"/>
          <w:sz w:val="22"/>
          <w:lang w:bidi="ar-SA"/>
        </w:rPr>
        <w:t xml:space="preserve"> </w:t>
      </w:r>
      <w:r w:rsidRPr="00BC2284">
        <w:rPr>
          <w:rFonts w:asciiTheme="majorBidi" w:eastAsiaTheme="minorEastAsia" w:hAnsiTheme="majorBidi" w:cstheme="majorBidi"/>
          <w:color w:val="auto"/>
          <w:sz w:val="22"/>
          <w:lang w:bidi="ar-SA"/>
        </w:rPr>
        <w:t>Typically, the atoms are assertions about the values of control variables (e.g., locations in program graphs) or the values of program variables.</w:t>
      </w:r>
    </w:p>
    <w:p w14:paraId="7BCBF796" w14:textId="4DE6DEE5" w:rsidR="00BC2284" w:rsidRPr="00BC2284" w:rsidRDefault="00BC2284" w:rsidP="00C46DE0">
      <w:pPr>
        <w:pStyle w:val="ListParagraph"/>
        <w:numPr>
          <w:ilvl w:val="0"/>
          <w:numId w:val="54"/>
        </w:numPr>
        <w:autoSpaceDE w:val="0"/>
        <w:autoSpaceDN w:val="0"/>
        <w:adjustRightInd w:val="0"/>
        <w:spacing w:after="0" w:line="264" w:lineRule="auto"/>
        <w:ind w:left="360" w:right="0"/>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 xml:space="preserve">The </w:t>
      </w:r>
      <w:r w:rsidRPr="00BC2284">
        <w:rPr>
          <w:rFonts w:asciiTheme="majorBidi" w:eastAsia="cmsy10" w:hAnsiTheme="majorBidi" w:cstheme="majorBidi"/>
          <w:b/>
          <w:bCs/>
          <w:color w:val="auto"/>
          <w:sz w:val="22"/>
          <w:lang w:bidi="ar-SA"/>
        </w:rPr>
        <w:t>next</w:t>
      </w:r>
      <w:r w:rsidRPr="00BC2284">
        <w:rPr>
          <w:rFonts w:asciiTheme="majorBidi" w:eastAsiaTheme="minorEastAsia" w:hAnsiTheme="majorBidi" w:cstheme="majorBidi"/>
          <w:b/>
          <w:bCs/>
          <w:color w:val="auto"/>
          <w:sz w:val="22"/>
          <w:lang w:bidi="ar-SA"/>
        </w:rPr>
        <w:t>-modality</w:t>
      </w:r>
      <w:r w:rsidRPr="00BC2284">
        <w:rPr>
          <w:rFonts w:asciiTheme="majorBidi" w:eastAsiaTheme="minorEastAsia" w:hAnsiTheme="majorBidi" w:cstheme="majorBidi"/>
          <w:color w:val="auto"/>
          <w:sz w:val="22"/>
          <w:lang w:bidi="ar-SA"/>
        </w:rPr>
        <w:t xml:space="preserve"> is a unary prefix operator and requires a single LTL formula as</w:t>
      </w:r>
    </w:p>
    <w:p w14:paraId="7F9940AF" w14:textId="78CC482D" w:rsidR="00BE6FDB" w:rsidRPr="00BC2284" w:rsidDel="005906AE" w:rsidRDefault="00BE6FDB" w:rsidP="00C46DE0">
      <w:pPr>
        <w:spacing w:after="0"/>
        <w:ind w:left="283" w:right="0" w:firstLine="0"/>
        <w:rPr>
          <w:del w:id="9" w:author="adm" w:date="2016-12-20T10:07:00Z"/>
          <w:rFonts w:asciiTheme="majorBidi" w:eastAsiaTheme="minorEastAsia" w:hAnsiTheme="majorBidi" w:cstheme="majorBidi"/>
          <w:color w:val="auto"/>
          <w:sz w:val="22"/>
          <w:lang w:bidi="ar-SA"/>
        </w:rPr>
      </w:pP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Formula </w:t>
      </w:r>
      <m:oMath>
        <m:r>
          <w:rPr>
            <w:rFonts w:ascii="Cambria Math" w:eastAsiaTheme="minorEastAsia" w:hAnsi="Cambria Math" w:cstheme="majorBidi"/>
            <w:color w:val="auto"/>
            <w:sz w:val="22"/>
            <w:lang w:bidi="ar-SA"/>
          </w:rPr>
          <m:t xml:space="preserve">φ   </m:t>
        </m:r>
      </m:oMath>
      <w:r w:rsidR="00334C57">
        <w:rPr>
          <w:rFonts w:asciiTheme="majorBidi" w:eastAsiaTheme="minorEastAsia" w:hAnsiTheme="majorBidi" w:cstheme="majorBidi"/>
          <w:color w:val="auto"/>
          <w:sz w:val="22"/>
          <w:lang w:bidi="ar-SA"/>
        </w:rPr>
        <w:t>h</w:t>
      </w:r>
      <w:r w:rsidRPr="00BC2284">
        <w:rPr>
          <w:rFonts w:asciiTheme="majorBidi" w:eastAsiaTheme="minorEastAsia" w:hAnsiTheme="majorBidi" w:cstheme="majorBidi"/>
          <w:color w:val="auto"/>
          <w:sz w:val="22"/>
          <w:lang w:bidi="ar-SA"/>
        </w:rPr>
        <w:t xml:space="preserve">olds at the current moment, if </w:t>
      </w:r>
      <m:oMath>
        <m:r>
          <w:rPr>
            <w:rFonts w:ascii="Cambria Math" w:eastAsia="cmmi10" w:hAnsi="Cambria Math" w:cstheme="majorBidi"/>
            <w:color w:val="auto"/>
            <w:sz w:val="22"/>
            <w:lang w:bidi="ar-SA"/>
          </w:rPr>
          <m:t>φ</m:t>
        </m:r>
      </m:oMath>
      <w:r w:rsidRPr="00BC2284">
        <w:rPr>
          <w:rFonts w:asciiTheme="majorBidi" w:eastAsia="cmmi10" w:hAnsiTheme="majorBidi" w:cstheme="majorBidi"/>
          <w:i/>
          <w:iCs/>
          <w:color w:val="auto"/>
          <w:sz w:val="22"/>
          <w:lang w:bidi="ar-SA"/>
        </w:rPr>
        <w:t xml:space="preserve"> </w:t>
      </w:r>
      <w:r w:rsidRPr="00BC2284">
        <w:rPr>
          <w:rFonts w:asciiTheme="majorBidi" w:eastAsiaTheme="minorEastAsia" w:hAnsiTheme="majorBidi" w:cstheme="majorBidi"/>
          <w:color w:val="auto"/>
          <w:sz w:val="22"/>
          <w:lang w:bidi="ar-SA"/>
        </w:rPr>
        <w:t>holds in the next “step”.</w:t>
      </w:r>
    </w:p>
    <w:p w14:paraId="5262EFD5" w14:textId="66233F68" w:rsidR="00BE6FDB" w:rsidRPr="00BC2284" w:rsidRDefault="00BE6FDB" w:rsidP="00C46DE0">
      <w:pPr>
        <w:pStyle w:val="ListParagraph"/>
        <w:numPr>
          <w:ilvl w:val="0"/>
          <w:numId w:val="54"/>
        </w:numPr>
        <w:autoSpaceDE w:val="0"/>
        <w:autoSpaceDN w:val="0"/>
        <w:adjustRightInd w:val="0"/>
        <w:spacing w:before="120" w:after="0" w:line="264" w:lineRule="auto"/>
        <w:ind w:left="357" w:right="0" w:hanging="357"/>
        <w:jc w:val="left"/>
        <w:rPr>
          <w:rFonts w:asciiTheme="majorBidi" w:eastAsiaTheme="minorEastAsia" w:hAnsiTheme="majorBidi" w:cstheme="majorBidi"/>
          <w:color w:val="auto"/>
          <w:sz w:val="22"/>
          <w:lang w:bidi="ar-SA"/>
        </w:rPr>
      </w:pPr>
      <w:r w:rsidRPr="00BC2284">
        <w:rPr>
          <w:rFonts w:asciiTheme="majorBidi" w:eastAsiaTheme="minorEastAsia" w:hAnsiTheme="majorBidi" w:cstheme="majorBidi"/>
          <w:b/>
          <w:bCs/>
          <w:color w:val="auto"/>
          <w:sz w:val="22"/>
          <w:lang w:bidi="ar-SA"/>
        </w:rPr>
        <w:t>The Until-modality</w:t>
      </w:r>
      <w:r w:rsidRPr="00BC2284">
        <w:rPr>
          <w:rFonts w:asciiTheme="majorBidi" w:eastAsiaTheme="minorEastAsia" w:hAnsiTheme="majorBidi" w:cstheme="majorBidi"/>
          <w:color w:val="auto"/>
          <w:sz w:val="22"/>
          <w:lang w:bidi="ar-SA"/>
        </w:rPr>
        <w:t xml:space="preserve"> is a binary infix operator and requires two LTL formulae as </w:t>
      </w:r>
      <w:r w:rsidRPr="00BC2284">
        <w:rPr>
          <w:rFonts w:asciiTheme="majorBidi" w:eastAsiaTheme="minorEastAsia" w:hAnsiTheme="majorBidi" w:cstheme="majorBidi"/>
          <w:noProof/>
          <w:color w:val="auto"/>
          <w:sz w:val="22"/>
          <w:lang w:bidi="ar-SA"/>
        </w:rPr>
        <w:t>argument</w:t>
      </w:r>
      <w:r w:rsidRPr="00BC2284">
        <w:rPr>
          <w:rFonts w:asciiTheme="majorBidi" w:eastAsiaTheme="minorEastAsia" w:hAnsiTheme="majorBidi" w:cstheme="majorBidi"/>
          <w:color w:val="auto"/>
          <w:sz w:val="22"/>
          <w:lang w:bidi="ar-SA"/>
        </w:rPr>
        <w:t xml:space="preserve">. </w:t>
      </w:r>
      <w:commentRangeStart w:id="10"/>
      <w:commentRangeStart w:id="11"/>
      <w:r w:rsidRPr="00BC2284">
        <w:rPr>
          <w:rFonts w:asciiTheme="majorBidi" w:eastAsiaTheme="minorEastAsia" w:hAnsiTheme="majorBidi" w:cstheme="majorBidi"/>
          <w:color w:val="auto"/>
          <w:sz w:val="22"/>
          <w:lang w:bidi="ar-SA"/>
        </w:rPr>
        <w:t xml:space="preserve">Formula </w:t>
      </w:r>
      <w:bookmarkStart w:id="12" w:name="OLE_LINK9"/>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w:bookmarkEnd w:id="12"/>
        <m:r>
          <w:rPr>
            <w:rFonts w:ascii="Cambria Math" w:eastAsiaTheme="minorEastAsia" w:hAnsi="Cambria Math" w:cstheme="majorBidi"/>
            <w:color w:val="auto"/>
            <w:sz w:val="22"/>
            <w:lang w:bidi="ar-SA"/>
          </w:rPr>
          <m:t xml:space="preserve"> U</m:t>
        </m:r>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 xml:space="preserve"> φ</m:t>
            </m:r>
          </m:e>
          <m:sub>
            <m:r>
              <w:rPr>
                <w:rFonts w:ascii="Cambria Math" w:eastAsiaTheme="minorEastAsia" w:hAnsi="Cambria Math" w:cstheme="majorBidi"/>
                <w:color w:val="auto"/>
                <w:sz w:val="22"/>
                <w:lang w:bidi="ar-SA"/>
              </w:rPr>
              <m:t>2</m:t>
            </m:r>
          </m:sub>
        </m:sSub>
      </m:oMath>
      <w:r w:rsidRPr="00BC2284">
        <w:rPr>
          <w:rFonts w:asciiTheme="majorBidi" w:eastAsia="cmr8" w:hAnsiTheme="majorBidi" w:cstheme="majorBidi"/>
          <w:color w:val="auto"/>
          <w:sz w:val="22"/>
          <w:lang w:bidi="ar-SA"/>
        </w:rPr>
        <w:t xml:space="preserve"> </w:t>
      </w:r>
      <w:commentRangeEnd w:id="10"/>
      <w:r w:rsidRPr="00B51214">
        <w:rPr>
          <w:rStyle w:val="CommentReference"/>
          <w:sz w:val="22"/>
          <w:szCs w:val="22"/>
        </w:rPr>
        <w:commentReference w:id="10"/>
      </w:r>
      <w:commentRangeEnd w:id="11"/>
      <w:r w:rsidR="003B24AB">
        <w:rPr>
          <w:rStyle w:val="CommentReference"/>
        </w:rPr>
        <w:commentReference w:id="11"/>
      </w:r>
      <w:r w:rsidRPr="00BC2284">
        <w:rPr>
          <w:rFonts w:asciiTheme="majorBidi" w:eastAsiaTheme="minorEastAsia" w:hAnsiTheme="majorBidi" w:cstheme="majorBidi"/>
          <w:color w:val="auto"/>
          <w:sz w:val="22"/>
          <w:lang w:bidi="ar-SA"/>
        </w:rPr>
        <w:t xml:space="preserve">holds at the current moment, if there is some future moment for which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2</m:t>
            </m:r>
          </m:sub>
        </m:sSub>
      </m:oMath>
      <w:r w:rsidRPr="00BC2284">
        <w:rPr>
          <w:rFonts w:asciiTheme="majorBidi" w:eastAsiaTheme="minorEastAsia" w:hAnsiTheme="majorBidi" w:cstheme="majorBidi"/>
          <w:color w:val="auto"/>
          <w:sz w:val="22"/>
          <w:lang w:bidi="ar-SA"/>
        </w:rPr>
        <w:t xml:space="preserve">holds and </w:t>
      </w:r>
      <m:oMath>
        <m:sSub>
          <m:sSubPr>
            <m:ctrlPr>
              <w:rPr>
                <w:rFonts w:ascii="Cambria Math" w:eastAsiaTheme="minorEastAsia" w:hAnsi="Cambria Math" w:cstheme="majorBidi"/>
                <w:i/>
                <w:color w:val="auto"/>
                <w:sz w:val="22"/>
                <w:lang w:bidi="ar-SA"/>
              </w:rPr>
            </m:ctrlPr>
          </m:sSubPr>
          <m:e>
            <m:r>
              <w:rPr>
                <w:rFonts w:ascii="Cambria Math" w:eastAsiaTheme="minorEastAsia" w:hAnsi="Cambria Math" w:cstheme="majorBidi"/>
                <w:color w:val="auto"/>
                <w:sz w:val="22"/>
                <w:lang w:bidi="ar-SA"/>
              </w:rPr>
              <m:t>φ</m:t>
            </m:r>
          </m:e>
          <m:sub>
            <m:r>
              <w:rPr>
                <w:rFonts w:ascii="Cambria Math" w:eastAsiaTheme="minorEastAsia" w:hAnsi="Cambria Math" w:cstheme="majorBidi"/>
                <w:color w:val="auto"/>
                <w:sz w:val="22"/>
                <w:lang w:bidi="ar-SA"/>
              </w:rPr>
              <m:t>1</m:t>
            </m:r>
          </m:sub>
        </m:sSub>
      </m:oMath>
      <w:r w:rsidRPr="00BC2284">
        <w:rPr>
          <w:rFonts w:asciiTheme="majorBidi" w:eastAsiaTheme="minorEastAsia" w:hAnsiTheme="majorBidi" w:cstheme="majorBidi"/>
          <w:color w:val="auto"/>
          <w:sz w:val="22"/>
          <w:lang w:bidi="ar-SA"/>
        </w:rPr>
        <w:t>holds at all moments until that future moment.</w:t>
      </w:r>
    </w:p>
    <w:p w14:paraId="232260EA" w14:textId="77777777" w:rsidR="00BE6FDB" w:rsidRPr="00BC2284" w:rsidRDefault="00BE6FDB" w:rsidP="00C46DE0">
      <w:pPr>
        <w:pStyle w:val="ListParagraph"/>
        <w:numPr>
          <w:ilvl w:val="0"/>
          <w:numId w:val="54"/>
        </w:numPr>
        <w:autoSpaceDE w:val="0"/>
        <w:autoSpaceDN w:val="0"/>
        <w:adjustRightInd w:val="0"/>
        <w:spacing w:after="0" w:line="264" w:lineRule="auto"/>
        <w:ind w:left="360" w:right="0"/>
        <w:jc w:val="left"/>
        <w:rPr>
          <w:rFonts w:asciiTheme="majorBidi" w:hAnsiTheme="majorBidi" w:cstheme="majorBidi"/>
          <w:b/>
          <w:bCs/>
          <w:sz w:val="22"/>
        </w:rPr>
      </w:pPr>
      <w:r w:rsidRPr="00BC2284">
        <w:rPr>
          <w:rFonts w:asciiTheme="majorBidi" w:hAnsiTheme="majorBidi" w:cstheme="majorBidi"/>
          <w:b/>
          <w:bCs/>
          <w:sz w:val="22"/>
        </w:rPr>
        <w:t>There are 2 additional temporal operators:</w:t>
      </w:r>
    </w:p>
    <w:p w14:paraId="78ECBFE7" w14:textId="6FD6BF6D" w:rsidR="00BE6FDB" w:rsidRPr="00B51214" w:rsidRDefault="00BE6FDB" w:rsidP="00C46DE0">
      <w:pPr>
        <w:autoSpaceDE w:val="0"/>
        <w:autoSpaceDN w:val="0"/>
        <w:adjustRightInd w:val="0"/>
        <w:spacing w:after="0" w:line="264" w:lineRule="auto"/>
        <w:ind w:right="0"/>
        <w:jc w:val="left"/>
        <w:rPr>
          <w:rFonts w:asciiTheme="majorBidi" w:eastAsiaTheme="minorEastAsia" w:hAnsiTheme="majorBidi" w:cstheme="majorBidi"/>
          <w:color w:val="auto"/>
          <w:sz w:val="22"/>
          <w:lang w:bidi="ar-SA"/>
        </w:rPr>
      </w:pPr>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067E1C">
        <w:rPr>
          <w:rFonts w:asciiTheme="majorBidi"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“eventually” (eventually in the future)</w:t>
      </w:r>
    </w:p>
    <w:p w14:paraId="2D8B0B63" w14:textId="77777777" w:rsidR="00BE6FDB" w:rsidRPr="00B51214" w:rsidRDefault="00BE6FDB" w:rsidP="00C46DE0">
      <w:pPr>
        <w:autoSpaceDE w:val="0"/>
        <w:autoSpaceDN w:val="0"/>
        <w:adjustRightInd w:val="0"/>
        <w:spacing w:after="0" w:line="264" w:lineRule="auto"/>
        <w:ind w:left="283" w:right="0" w:firstLine="110"/>
        <w:rPr>
          <w:rFonts w:asciiTheme="majorBidi" w:eastAsiaTheme="minorEastAsia"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p>
    <w:p w14:paraId="4A40A237" w14:textId="77777777" w:rsidR="00BE6FDB" w:rsidRPr="00BC2284" w:rsidRDefault="00BE6FDB" w:rsidP="00C46DE0">
      <w:pPr>
        <w:pStyle w:val="ListParagraph"/>
        <w:numPr>
          <w:ilvl w:val="0"/>
          <w:numId w:val="55"/>
        </w:numPr>
        <w:autoSpaceDE w:val="0"/>
        <w:autoSpaceDN w:val="0"/>
        <w:adjustRightInd w:val="0"/>
        <w:spacing w:after="0" w:line="264" w:lineRule="auto"/>
        <w:ind w:left="360" w:right="0"/>
        <w:rPr>
          <w:rFonts w:asciiTheme="majorBidi" w:hAnsiTheme="majorBidi" w:cstheme="majorBidi"/>
          <w:sz w:val="22"/>
        </w:rPr>
      </w:pPr>
      <w:r w:rsidRPr="00BC2284">
        <w:rPr>
          <w:rFonts w:asciiTheme="majorBidi" w:hAnsiTheme="majorBidi" w:cstheme="majorBidi"/>
          <w:sz w:val="22"/>
        </w:rPr>
        <w:lastRenderedPageBreak/>
        <w:t>By combining the temporal modalities ◊ and □, new temporal modalities are obtained</w:t>
      </w:r>
    </w:p>
    <w:p w14:paraId="2C9BFC3C" w14:textId="77777777" w:rsidR="00BE6FDB" w:rsidRPr="00B51214" w:rsidRDefault="00BE6FDB" w:rsidP="00C46DE0">
      <w:pPr>
        <w:autoSpaceDE w:val="0"/>
        <w:autoSpaceDN w:val="0"/>
        <w:adjustRightInd w:val="0"/>
        <w:spacing w:after="0" w:line="264" w:lineRule="auto"/>
        <w:ind w:right="0"/>
        <w:jc w:val="left"/>
        <w:rPr>
          <w:rFonts w:asciiTheme="majorBidi" w:eastAsia="msam10" w:hAnsiTheme="majorBidi" w:cstheme="majorBidi"/>
          <w:color w:val="auto"/>
          <w:sz w:val="22"/>
          <w:lang w:bidi="ar-SA"/>
        </w:rPr>
      </w:pPr>
      <w:r>
        <w:rPr>
          <w:rFonts w:asciiTheme="majorBidi" w:hAnsiTheme="majorBidi" w:cstheme="majorBidi"/>
          <w:sz w:val="22"/>
        </w:rPr>
        <w:t>□</w:t>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p>
    <w:p w14:paraId="611B1C8F" w14:textId="490147FF" w:rsidR="00133854" w:rsidRDefault="003F13FA" w:rsidP="00C46DE0">
      <w:pPr>
        <w:spacing w:after="120" w:line="264" w:lineRule="auto"/>
        <w:ind w:left="283" w:right="0" w:firstLine="0"/>
        <w:rPr>
          <w:rFonts w:asciiTheme="majorBidi" w:eastAsia="msam10" w:hAnsiTheme="majorBidi" w:cstheme="majorBidi"/>
          <w:color w:val="auto"/>
          <w:sz w:val="22"/>
          <w:lang w:bidi="ar-SA"/>
        </w:rPr>
      </w:pPr>
      <w:r>
        <w:rPr>
          <w:rFonts w:asciiTheme="majorBidi" w:hAnsiTheme="majorBidi" w:cstheme="majorBidi"/>
          <w:sz w:val="22"/>
        </w:rPr>
        <w:t xml:space="preserve">  </w:t>
      </w:r>
      <w:r w:rsidR="00BE6FDB" w:rsidRPr="00B51214">
        <w:rPr>
          <w:rFonts w:asciiTheme="majorBidi" w:hAnsiTheme="majorBidi" w:cstheme="majorBidi"/>
          <w:sz w:val="22"/>
        </w:rPr>
        <w:t>◊</w:t>
      </w:r>
      <m:oMath>
        <m:r>
          <m:rPr>
            <m:sty m:val="p"/>
          </m:rPr>
          <w:rPr>
            <w:rFonts w:ascii="Cambria Math" w:hAnsi="Cambria Math" w:cstheme="majorBidi"/>
            <w:sz w:val="22"/>
          </w:rPr>
          <m:t>□</m:t>
        </m:r>
        <m:r>
          <w:rPr>
            <w:rFonts w:ascii="Cambria Math" w:eastAsia="cmmi10" w:hAnsi="Cambria Math" w:cstheme="majorBidi"/>
            <w:color w:val="auto"/>
            <w:sz w:val="22"/>
            <w:lang w:bidi="ar-SA"/>
          </w:rPr>
          <m:t>φ</m:t>
        </m:r>
      </m:oMath>
      <w:r w:rsidR="00BE6FDB" w:rsidRPr="00B51214">
        <w:rPr>
          <w:rFonts w:asciiTheme="majorBidi" w:eastAsia="cmmi10" w:hAnsiTheme="majorBidi" w:cstheme="majorBidi"/>
          <w:i/>
          <w:iCs/>
          <w:color w:val="auto"/>
          <w:sz w:val="22"/>
          <w:lang w:bidi="ar-SA"/>
        </w:rPr>
        <w:t xml:space="preserve"> </w:t>
      </w:r>
      <w:r w:rsidR="00BE6FDB"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BE6FDB" w:rsidRPr="00B51214">
        <w:rPr>
          <w:rFonts w:asciiTheme="majorBidi" w:eastAsia="msam10" w:hAnsiTheme="majorBidi" w:cstheme="majorBidi"/>
          <w:color w:val="auto"/>
          <w:sz w:val="22"/>
          <w:lang w:bidi="ar-SA"/>
        </w:rPr>
        <w:t>”</w:t>
      </w:r>
    </w:p>
    <w:p w14:paraId="5EC39BC6" w14:textId="6D03E5F2" w:rsidR="00795826" w:rsidRPr="00795826" w:rsidRDefault="00795826" w:rsidP="00C46DE0">
      <w:pPr>
        <w:tabs>
          <w:tab w:val="left" w:pos="720"/>
        </w:tabs>
        <w:autoSpaceDE w:val="0"/>
        <w:autoSpaceDN w:val="0"/>
        <w:adjustRightInd w:val="0"/>
        <w:spacing w:after="120" w:line="240" w:lineRule="auto"/>
        <w:ind w:left="0" w:right="0" w:firstLine="0"/>
        <w:jc w:val="left"/>
        <w:rPr>
          <w:rFonts w:asciiTheme="majorBidi" w:eastAsiaTheme="minorEastAsia" w:hAnsiTheme="majorBidi" w:cstheme="majorBidi"/>
          <w:b/>
          <w:bCs/>
          <w:sz w:val="22"/>
          <w:u w:val="single"/>
          <w:lang w:bidi="ar-SA"/>
        </w:rPr>
      </w:pPr>
      <w:r w:rsidRPr="00795826">
        <w:rPr>
          <w:rFonts w:asciiTheme="majorBidi" w:eastAsiaTheme="minorEastAsia" w:hAnsiTheme="majorBidi" w:cstheme="majorBidi"/>
          <w:b/>
          <w:bCs/>
          <w:sz w:val="22"/>
          <w:u w:val="single"/>
          <w:lang w:bidi="ar-SA"/>
        </w:rPr>
        <w:t>Semantics of LT</w:t>
      </w:r>
      <w:r>
        <w:rPr>
          <w:rFonts w:asciiTheme="majorBidi" w:eastAsiaTheme="minorEastAsia" w:hAnsiTheme="majorBidi" w:cstheme="majorBidi"/>
          <w:b/>
          <w:bCs/>
          <w:sz w:val="22"/>
          <w:u w:val="single"/>
          <w:lang w:bidi="ar-SA"/>
        </w:rPr>
        <w:t xml:space="preserve">L over Paths and States: </w:t>
      </w:r>
    </w:p>
    <w:tbl>
      <w:tblPr>
        <w:tblStyle w:val="TableGrid0"/>
        <w:tblW w:w="0" w:type="auto"/>
        <w:tblInd w:w="120" w:type="dxa"/>
        <w:tblLayout w:type="fixed"/>
        <w:tblLook w:val="04A0" w:firstRow="1" w:lastRow="0" w:firstColumn="1" w:lastColumn="0" w:noHBand="0" w:noVBand="1"/>
      </w:tblPr>
      <w:tblGrid>
        <w:gridCol w:w="8097"/>
      </w:tblGrid>
      <w:tr w:rsidR="00795826" w14:paraId="2C6CE476" w14:textId="77777777" w:rsidTr="003A5D05">
        <w:tc>
          <w:tcPr>
            <w:tcW w:w="8097" w:type="dxa"/>
          </w:tcPr>
          <w:p w14:paraId="45997D68" w14:textId="77777777" w:rsidR="00795826" w:rsidRDefault="00795826" w:rsidP="00C46DE0">
            <w:pPr>
              <w:spacing w:after="0"/>
              <w:ind w:left="0" w:right="0" w:firstLine="0"/>
            </w:pPr>
            <w:r>
              <w:rPr>
                <w:noProof/>
                <w:lang w:bidi="ar-SA"/>
              </w:rPr>
              <w:drawing>
                <wp:inline distT="0" distB="0" distL="0" distR="0" wp14:anchorId="6564EFF4" wp14:editId="6C565B60">
                  <wp:extent cx="5010838" cy="4134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C4E5F70" w14:textId="77777777" w:rsidTr="003A5D05">
        <w:trPr>
          <w:trHeight w:val="218"/>
        </w:trPr>
        <w:tc>
          <w:tcPr>
            <w:tcW w:w="8097" w:type="dxa"/>
          </w:tcPr>
          <w:p w14:paraId="688548FF" w14:textId="2F67F238" w:rsidR="00795826" w:rsidRPr="003F13FA" w:rsidRDefault="00B46BDB" w:rsidP="00C46DE0">
            <w:pPr>
              <w:spacing w:after="0"/>
              <w:ind w:left="0" w:right="0" w:firstLine="0"/>
              <w:rPr>
                <w:i/>
                <w:sz w:val="22"/>
              </w:rPr>
            </w:pPr>
            <m:oMath>
              <m:r>
                <w:rPr>
                  <w:rFonts w:ascii="Cambria Math" w:hAnsi="Cambria Math"/>
                  <w:color w:val="000000" w:themeColor="text1"/>
                  <w:sz w:val="22"/>
                </w:rPr>
                <m:t>a</m:t>
              </m:r>
            </m:oMath>
            <w:r w:rsidR="00795826" w:rsidRPr="003F13FA">
              <w:rPr>
                <w:i/>
                <w:sz w:val="22"/>
              </w:rPr>
              <w:t xml:space="preserve"> </w:t>
            </w:r>
            <w:r w:rsidR="00795826" w:rsidRPr="003F13FA">
              <w:rPr>
                <w:iCs/>
                <w:sz w:val="22"/>
              </w:rPr>
              <w:t>has to  hold at the current state</w:t>
            </w:r>
          </w:p>
        </w:tc>
      </w:tr>
      <w:tr w:rsidR="00795826" w14:paraId="37648F6C" w14:textId="77777777" w:rsidTr="003A5D05">
        <w:tc>
          <w:tcPr>
            <w:tcW w:w="8097" w:type="dxa"/>
          </w:tcPr>
          <w:p w14:paraId="45B02EBE" w14:textId="77777777" w:rsidR="00795826" w:rsidRPr="003F13FA" w:rsidRDefault="00795826" w:rsidP="00C46DE0">
            <w:pPr>
              <w:spacing w:after="0"/>
              <w:ind w:left="0" w:right="0" w:firstLine="0"/>
              <w:rPr>
                <w:noProof/>
                <w:lang w:bidi="ar-SA"/>
              </w:rPr>
            </w:pPr>
          </w:p>
          <w:p w14:paraId="12FE0DD0" w14:textId="77777777" w:rsidR="00795826" w:rsidRPr="003F13FA" w:rsidRDefault="00795826" w:rsidP="00C46DE0">
            <w:pPr>
              <w:spacing w:after="0"/>
              <w:ind w:left="0" w:right="0" w:firstLine="0"/>
            </w:pPr>
            <w:r w:rsidRPr="003F13FA">
              <w:rPr>
                <w:noProof/>
                <w:lang w:bidi="ar-SA"/>
              </w:rPr>
              <w:drawing>
                <wp:inline distT="0" distB="0" distL="0" distR="0" wp14:anchorId="47FC55C1" wp14:editId="3672ABE6">
                  <wp:extent cx="5232538" cy="438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2FE3BD4D" w14:textId="77777777" w:rsidTr="003A5D05">
        <w:tc>
          <w:tcPr>
            <w:tcW w:w="8097" w:type="dxa"/>
          </w:tcPr>
          <w:p w14:paraId="27DEF82E" w14:textId="77777777" w:rsidR="00795826" w:rsidRPr="003F13FA" w:rsidRDefault="00795826" w:rsidP="00C46DE0">
            <w:pPr>
              <w:spacing w:after="0"/>
              <w:ind w:left="0" w:right="0" w:firstLine="0"/>
              <w:rPr>
                <w:i/>
                <w:iCs/>
                <w:sz w:val="22"/>
              </w:rPr>
            </w:pPr>
            <w:r w:rsidRPr="003F13FA">
              <w:rPr>
                <w:i/>
                <w:iCs/>
                <w:sz w:val="22"/>
              </w:rPr>
              <w:t xml:space="preserve">a  </w:t>
            </w:r>
            <w:r w:rsidRPr="003F13FA">
              <w:rPr>
                <w:sz w:val="22"/>
              </w:rPr>
              <w:t>has to  hold at the next state</w:t>
            </w:r>
          </w:p>
        </w:tc>
      </w:tr>
      <w:tr w:rsidR="00795826" w14:paraId="60000005" w14:textId="77777777" w:rsidTr="003A5D05">
        <w:tc>
          <w:tcPr>
            <w:tcW w:w="8097" w:type="dxa"/>
          </w:tcPr>
          <w:p w14:paraId="4E9FB56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683967C6" wp14:editId="7D4F133B">
                  <wp:extent cx="4825890" cy="485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57110E11" w14:textId="77777777" w:rsidTr="003A5D05">
        <w:tc>
          <w:tcPr>
            <w:tcW w:w="8097" w:type="dxa"/>
          </w:tcPr>
          <w:p w14:paraId="7B0DAF75" w14:textId="77777777" w:rsidR="00795826" w:rsidRPr="003F13FA" w:rsidRDefault="00795826" w:rsidP="00C46DE0">
            <w:pPr>
              <w:spacing w:after="0"/>
              <w:ind w:left="0" w:right="0" w:firstLine="0"/>
              <w:rPr>
                <w:i/>
                <w:iCs/>
                <w:sz w:val="22"/>
              </w:rPr>
            </w:pPr>
            <w:r w:rsidRPr="003F13FA">
              <w:rPr>
                <w:i/>
                <w:iCs/>
                <w:sz w:val="22"/>
              </w:rPr>
              <w:t xml:space="preserve">a </w:t>
            </w:r>
            <w:r w:rsidRPr="003F13FA">
              <w:rPr>
                <w:sz w:val="22"/>
              </w:rPr>
              <w:t xml:space="preserve">has to hold until </w:t>
            </w:r>
            <w:r w:rsidRPr="003F13FA">
              <w:rPr>
                <w:i/>
                <w:iCs/>
                <w:sz w:val="22"/>
              </w:rPr>
              <w:t>b</w:t>
            </w:r>
            <w:r w:rsidRPr="003F13FA">
              <w:rPr>
                <w:sz w:val="22"/>
              </w:rPr>
              <w:t xml:space="preserve"> , which   holds at the current or a future position</w:t>
            </w:r>
          </w:p>
        </w:tc>
      </w:tr>
      <w:tr w:rsidR="00795826" w14:paraId="4F5C931F" w14:textId="77777777" w:rsidTr="003A5D05">
        <w:tc>
          <w:tcPr>
            <w:tcW w:w="8097" w:type="dxa"/>
          </w:tcPr>
          <w:p w14:paraId="4455980A" w14:textId="77777777" w:rsidR="00795826" w:rsidRPr="003F13FA" w:rsidRDefault="00795826" w:rsidP="00C46DE0">
            <w:pPr>
              <w:spacing w:after="0"/>
              <w:ind w:left="0" w:right="0" w:firstLine="0"/>
              <w:rPr>
                <w:noProof/>
                <w:sz w:val="24"/>
                <w:szCs w:val="24"/>
                <w:lang w:bidi="ar-SA"/>
              </w:rPr>
            </w:pPr>
          </w:p>
          <w:p w14:paraId="22B686C2"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5DA1CBBF" wp14:editId="23124E68">
                  <wp:extent cx="4444421" cy="5352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607ECDF7" w14:textId="77777777" w:rsidTr="003A5D05">
        <w:tc>
          <w:tcPr>
            <w:tcW w:w="8097" w:type="dxa"/>
          </w:tcPr>
          <w:p w14:paraId="2D84F384" w14:textId="6949F80C" w:rsidR="00795826" w:rsidRPr="003F13FA" w:rsidRDefault="00795826" w:rsidP="00C46DE0">
            <w:pPr>
              <w:spacing w:after="0"/>
              <w:ind w:left="0" w:right="0" w:firstLine="0"/>
              <w:rPr>
                <w:i/>
                <w:iCs/>
                <w:sz w:val="22"/>
              </w:rPr>
            </w:pPr>
            <w:r w:rsidRPr="003F13FA">
              <w:rPr>
                <w:i/>
                <w:iCs/>
                <w:sz w:val="22"/>
              </w:rPr>
              <w:t xml:space="preserve">a  </w:t>
            </w:r>
            <w:r w:rsidRPr="003F13FA">
              <w:rPr>
                <w:sz w:val="22"/>
              </w:rPr>
              <w:t>even</w:t>
            </w:r>
            <w:r w:rsidR="00B46BDB" w:rsidRPr="003F13FA">
              <w:rPr>
                <w:sz w:val="22"/>
              </w:rPr>
              <w:t xml:space="preserve">tually has to hold (somewhere </w:t>
            </w:r>
            <w:r w:rsidRPr="003F13FA">
              <w:rPr>
                <w:sz w:val="22"/>
              </w:rPr>
              <w:t>on the subsequent path);</w:t>
            </w:r>
          </w:p>
        </w:tc>
      </w:tr>
      <w:tr w:rsidR="00795826" w14:paraId="398FBB33" w14:textId="77777777" w:rsidTr="003A5D05">
        <w:tc>
          <w:tcPr>
            <w:tcW w:w="8097" w:type="dxa"/>
          </w:tcPr>
          <w:p w14:paraId="7BB073B7" w14:textId="77777777" w:rsidR="00795826" w:rsidRPr="003F13FA" w:rsidRDefault="00795826" w:rsidP="00C46DE0">
            <w:pPr>
              <w:spacing w:after="0"/>
              <w:ind w:left="0" w:right="0" w:firstLine="0"/>
              <w:rPr>
                <w:noProof/>
                <w:sz w:val="24"/>
                <w:szCs w:val="24"/>
                <w:lang w:bidi="ar-SA"/>
              </w:rPr>
            </w:pPr>
          </w:p>
          <w:p w14:paraId="3B541E67" w14:textId="77777777" w:rsidR="00795826" w:rsidRPr="003F13FA" w:rsidRDefault="00795826" w:rsidP="00C46DE0">
            <w:pPr>
              <w:spacing w:after="0"/>
              <w:ind w:left="0" w:right="0" w:firstLine="0"/>
              <w:rPr>
                <w:noProof/>
                <w:sz w:val="24"/>
                <w:szCs w:val="24"/>
              </w:rPr>
            </w:pPr>
          </w:p>
          <w:p w14:paraId="251F370D" w14:textId="77777777" w:rsidR="00795826" w:rsidRPr="003F13FA" w:rsidRDefault="00795826" w:rsidP="00C46DE0">
            <w:pPr>
              <w:spacing w:after="0"/>
              <w:ind w:left="0" w:right="0" w:firstLine="0"/>
              <w:rPr>
                <w:sz w:val="24"/>
                <w:szCs w:val="24"/>
              </w:rPr>
            </w:pPr>
            <w:r w:rsidRPr="003F13FA">
              <w:rPr>
                <w:noProof/>
                <w:sz w:val="24"/>
                <w:szCs w:val="24"/>
                <w:lang w:bidi="ar-SA"/>
              </w:rPr>
              <w:drawing>
                <wp:inline distT="0" distB="0" distL="0" distR="0" wp14:anchorId="1056B477" wp14:editId="6955F40C">
                  <wp:extent cx="4206240" cy="3657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p>
        </w:tc>
      </w:tr>
      <w:tr w:rsidR="00795826" w14:paraId="4F1B4CFA" w14:textId="77777777" w:rsidTr="00933285">
        <w:trPr>
          <w:trHeight w:val="327"/>
        </w:trPr>
        <w:tc>
          <w:tcPr>
            <w:tcW w:w="8097" w:type="dxa"/>
          </w:tcPr>
          <w:p w14:paraId="5A0D6652" w14:textId="55AA169C" w:rsidR="00795826" w:rsidRPr="003F13FA" w:rsidRDefault="00795826" w:rsidP="00C46DE0">
            <w:pPr>
              <w:spacing w:after="0"/>
              <w:ind w:left="0" w:right="0" w:firstLine="0"/>
              <w:rPr>
                <w:i/>
                <w:iCs/>
                <w:sz w:val="22"/>
              </w:rPr>
            </w:pPr>
            <w:r w:rsidRPr="003F13FA">
              <w:rPr>
                <w:i/>
                <w:iCs/>
                <w:sz w:val="22"/>
              </w:rPr>
              <w:t xml:space="preserve">a </w:t>
            </w:r>
            <w:r w:rsidRPr="003F13FA">
              <w:rPr>
                <w:sz w:val="22"/>
              </w:rPr>
              <w:t>has to hold on the entire  subsequent path</w:t>
            </w:r>
          </w:p>
        </w:tc>
      </w:tr>
    </w:tbl>
    <w:p w14:paraId="3996A463" w14:textId="77777777" w:rsidR="00664B83" w:rsidRPr="007B2347" w:rsidRDefault="00664B83" w:rsidP="00C46DE0">
      <w:pPr>
        <w:autoSpaceDE w:val="0"/>
        <w:autoSpaceDN w:val="0"/>
        <w:adjustRightInd w:val="0"/>
        <w:spacing w:after="120" w:line="240" w:lineRule="auto"/>
        <w:jc w:val="center"/>
        <w:rPr>
          <w:rFonts w:asciiTheme="majorBidi" w:eastAsiaTheme="minorHAnsi" w:hAnsiTheme="majorBidi" w:cstheme="majorBidi"/>
          <w:i/>
          <w:iCs/>
          <w:szCs w:val="20"/>
        </w:rPr>
      </w:pPr>
      <w:r w:rsidRPr="007B2347">
        <w:rPr>
          <w:rFonts w:asciiTheme="majorBidi" w:eastAsiaTheme="minorHAnsi" w:hAnsiTheme="majorBidi" w:cstheme="majorBidi"/>
          <w:i/>
          <w:iCs/>
          <w:szCs w:val="20"/>
        </w:rPr>
        <w:t xml:space="preserve">Fig. 1: </w:t>
      </w:r>
      <w:r w:rsidRPr="007B2347">
        <w:rPr>
          <w:rFonts w:asciiTheme="majorBidi" w:eastAsiaTheme="minorEastAsia" w:hAnsiTheme="majorBidi" w:cstheme="majorBidi"/>
          <w:szCs w:val="20"/>
          <w:lang w:bidi="ar-SA"/>
        </w:rPr>
        <w:t>Semantics of LTL</w:t>
      </w:r>
    </w:p>
    <w:p w14:paraId="5B70A9F1" w14:textId="77777777" w:rsidR="00664B83" w:rsidRDefault="00664B83"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bookmarkStart w:id="13" w:name="_Toc470169603"/>
      <w:bookmarkStart w:id="14" w:name="_Toc470446050"/>
      <w:bookmarkStart w:id="15" w:name="_Toc470169604"/>
      <w:bookmarkStart w:id="16" w:name="_Toc470446051"/>
      <w:bookmarkEnd w:id="13"/>
      <w:bookmarkEnd w:id="14"/>
      <w:bookmarkEnd w:id="15"/>
      <w:bookmarkEnd w:id="16"/>
    </w:p>
    <w:p w14:paraId="6962423C" w14:textId="6AAF2022" w:rsidR="00272910" w:rsidRPr="00B51214" w:rsidRDefault="00272910" w:rsidP="00C46DE0">
      <w:pPr>
        <w:autoSpaceDE w:val="0"/>
        <w:autoSpaceDN w:val="0"/>
        <w:adjustRightInd w:val="0"/>
        <w:spacing w:after="120" w:line="264" w:lineRule="auto"/>
        <w:ind w:left="0" w:right="0" w:firstLine="284"/>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LTL formulae stands for properties of paths (or in fact their trace). This means that a path can either fulfill an LTL-formula or not. To precisely formulate when a path satisfies 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is defined 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that satisfy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r w:rsidR="00933285">
        <w:rPr>
          <w:rFonts w:asciiTheme="majorBidi" w:eastAsiaTheme="minorEastAsia" w:hAnsiTheme="majorBidi" w:cstheme="majorBidi"/>
          <w:color w:val="auto"/>
          <w:sz w:val="22"/>
        </w:rPr>
        <w:t xml:space="preserve">For </w:t>
      </w:r>
      <w:commentRangeStart w:id="17"/>
      <w:r w:rsidRPr="00B51214">
        <w:rPr>
          <w:rFonts w:asciiTheme="majorBidi" w:eastAsiaTheme="minorEastAsia" w:hAnsiTheme="majorBidi" w:cstheme="majorBidi"/>
          <w:color w:val="auto"/>
          <w:sz w:val="22"/>
        </w:rPr>
        <w:t xml:space="preserve"> </w:t>
      </w:r>
      <w:r w:rsidRPr="00933285">
        <w:rPr>
          <w:rFonts w:asciiTheme="majorBidi" w:eastAsiaTheme="minorEastAsia" w:hAnsiTheme="majorBidi" w:cstheme="majorBidi"/>
          <w:color w:val="auto"/>
          <w:sz w:val="22"/>
          <w:highlight w:val="yellow"/>
        </w:rPr>
        <w:t>every LTL formula a single LT property is associated</w:t>
      </w:r>
      <w:r w:rsidRPr="00B51214">
        <w:rPr>
          <w:rFonts w:asciiTheme="majorBidi" w:eastAsiaTheme="minorEastAsia" w:hAnsiTheme="majorBidi" w:cstheme="majorBidi"/>
          <w:color w:val="auto"/>
          <w:sz w:val="22"/>
        </w:rPr>
        <w:t>.</w:t>
      </w:r>
      <w:commentRangeEnd w:id="17"/>
      <w:r w:rsidRPr="00B51214">
        <w:rPr>
          <w:rStyle w:val="CommentReference"/>
          <w:rFonts w:asciiTheme="majorBidi" w:hAnsiTheme="majorBidi" w:cstheme="majorBidi"/>
          <w:sz w:val="22"/>
          <w:szCs w:val="22"/>
        </w:rPr>
        <w:commentReference w:id="17"/>
      </w:r>
      <w:r w:rsidRPr="00B51214">
        <w:rPr>
          <w:rFonts w:asciiTheme="majorBidi" w:eastAsiaTheme="minorEastAsia" w:hAnsiTheme="majorBidi" w:cstheme="majorBidi"/>
          <w:color w:val="auto"/>
          <w:sz w:val="22"/>
        </w:rPr>
        <w:t xml:space="preserve"> Then, the semantics is extended to an interpretation over paths and states of a transition system.</w:t>
      </w:r>
    </w:p>
    <w:p w14:paraId="7993D60E" w14:textId="6B5AB7C3" w:rsidR="00272910" w:rsidRPr="00B51214" w:rsidRDefault="00272910" w:rsidP="00C46DE0">
      <w:pPr>
        <w:autoSpaceDE w:val="0"/>
        <w:autoSpaceDN w:val="0"/>
        <w:adjustRightInd w:val="0"/>
        <w:spacing w:after="0" w:line="264" w:lineRule="auto"/>
        <w:ind w:left="0" w:right="0" w:firstLine="284"/>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m:oMath>
        <m:r>
          <w:rPr>
            <w:rFonts w:ascii="Cambria Math" w:eastAsiaTheme="minorEastAsia" w:hAnsi="Cambria Math" w:cstheme="majorBidi"/>
            <w:color w:val="auto"/>
            <w:sz w:val="22"/>
          </w:rPr>
          <m:t>TS = (</m:t>
        </m:r>
        <m:r>
          <w:rPr>
            <w:rFonts w:ascii="Cambria Math" w:eastAsia="cmmi10" w:hAnsi="Cambria Math" w:cstheme="majorBidi"/>
            <w:color w:val="auto"/>
            <w:sz w:val="22"/>
          </w:rPr>
          <m:t xml:space="preserve">S, </m:t>
        </m:r>
        <m:r>
          <w:rPr>
            <w:rFonts w:ascii="Cambria Math" w:eastAsiaTheme="minorEastAsia" w:hAnsi="Cambria Math" w:cstheme="majorBidi"/>
            <w:color w:val="auto"/>
            <w:sz w:val="22"/>
          </w:rPr>
          <m:t>Act</m:t>
        </m:r>
        <m:r>
          <w:rPr>
            <w:rFonts w:ascii="Cambria Math" w:eastAsia="cmmi10" w:hAnsi="Cambria Math" w:cstheme="majorBidi"/>
            <w:color w:val="auto"/>
            <w:sz w:val="22"/>
          </w:rPr>
          <m:t>,</m:t>
        </m:r>
        <m:r>
          <w:rPr>
            <w:rFonts w:ascii="Cambria Math" w:eastAsia="cmsy10" w:hAnsi="Cambria Math" w:cstheme="majorBidi"/>
            <w:color w:val="auto"/>
            <w:sz w:val="22"/>
          </w:rPr>
          <m:t>→</m:t>
        </m:r>
        <m:r>
          <w:rPr>
            <w:rFonts w:ascii="Cambria Math" w:eastAsia="cmmi10" w:hAnsi="Cambria Math" w:cstheme="majorBidi"/>
            <w:color w:val="auto"/>
            <w:sz w:val="22"/>
          </w:rPr>
          <m:t>, I,</m:t>
        </m:r>
        <m:r>
          <w:rPr>
            <w:rFonts w:ascii="Cambria Math" w:eastAsiaTheme="minorEastAsia" w:hAnsi="Cambria Math" w:cstheme="majorBidi"/>
            <w:color w:val="auto"/>
            <w:sz w:val="22"/>
          </w:rPr>
          <m:t>AP</m:t>
        </m:r>
        <m:r>
          <w:rPr>
            <w:rFonts w:ascii="Cambria Math" w:eastAsia="cmmi10" w:hAnsi="Cambria Math" w:cstheme="majorBidi"/>
            <w:color w:val="auto"/>
            <w:sz w:val="22"/>
          </w:rPr>
          <m:t>, L</m:t>
        </m:r>
        <m:r>
          <w:rPr>
            <w:rFonts w:ascii="Cambria Math" w:eastAsiaTheme="minorEastAsia" w:hAnsi="Cambria Math" w:cstheme="majorBidi"/>
            <w:color w:val="auto"/>
            <w:sz w:val="22"/>
          </w:rPr>
          <m:t>)</m:t>
        </m:r>
      </m:oMath>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3787C442" w14:textId="2CEEC29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m:oMath>
        <m:r>
          <w:rPr>
            <w:rFonts w:ascii="Cambria Math" w:eastAsiaTheme="minorEastAsia" w:hAnsi="Cambria Math" w:cstheme="majorBidi"/>
            <w:color w:val="auto"/>
            <w:sz w:val="22"/>
          </w:rPr>
          <m:t>AP</m:t>
        </m:r>
      </m:oMath>
      <w:r w:rsidRPr="00B51214">
        <w:rPr>
          <w:rFonts w:asciiTheme="majorBidi" w:eastAsiaTheme="minorEastAsia" w:hAnsiTheme="majorBidi" w:cstheme="majorBidi"/>
          <w:color w:val="auto"/>
          <w:sz w:val="22"/>
        </w:rPr>
        <w:t>.</w:t>
      </w:r>
    </w:p>
    <w:p w14:paraId="6E80E47A"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61CA079E" w14:textId="77777777" w:rsidR="00272910" w:rsidRPr="00205D4D"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1E931670" w14:textId="77777777" w:rsidR="00272910" w:rsidRPr="00B51214" w:rsidRDefault="00272910" w:rsidP="00C46DE0">
      <w:pPr>
        <w:autoSpaceDE w:val="0"/>
        <w:autoSpaceDN w:val="0"/>
        <w:adjustRightInd w:val="0"/>
        <w:spacing w:after="0" w:line="264" w:lineRule="auto"/>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57AF11A5" w14:textId="5B54198C" w:rsidR="00272910" w:rsidRPr="00B51214" w:rsidRDefault="00272910" w:rsidP="00C46DE0">
      <w:pPr>
        <w:autoSpaceDE w:val="0"/>
        <w:autoSpaceDN w:val="0"/>
        <w:adjustRightInd w:val="0"/>
        <w:spacing w:after="0" w:line="264" w:lineRule="auto"/>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0FDBDCA" w14:textId="72D2857A" w:rsidR="00272910" w:rsidRDefault="00272910" w:rsidP="00C46DE0">
      <w:pPr>
        <w:autoSpaceDE w:val="0"/>
        <w:autoSpaceDN w:val="0"/>
        <w:adjustRightInd w:val="0"/>
        <w:spacing w:after="120" w:line="264" w:lineRule="auto"/>
        <w:ind w:left="0" w:right="0" w:firstLine="0"/>
        <w:jc w:val="left"/>
        <w:rPr>
          <w:rFonts w:asciiTheme="majorBidi" w:eastAsiaTheme="minorEastAsia" w:hAnsiTheme="majorBidi" w:cstheme="majorBidi"/>
          <w:iCs/>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m:oMath>
        <m:r>
          <w:rPr>
            <w:rFonts w:ascii="Cambria Math" w:eastAsiaTheme="minorEastAsia" w:hAnsi="Cambria Math" w:cstheme="majorBidi"/>
            <w:color w:val="auto"/>
            <w:sz w:val="22"/>
          </w:rPr>
          <m:t xml:space="preserve">TS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 xml:space="preserve">, if Traces(TS) </m:t>
        </m:r>
        <m:r>
          <w:rPr>
            <w:rFonts w:ascii="Cambria Math" w:eastAsia="cmsy10" w:hAnsi="Cambria Math" w:cs="Cambria Math"/>
            <w:color w:val="auto"/>
            <w:sz w:val="22"/>
          </w:rPr>
          <m:t>⊆</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 xml:space="preserve">Words( </m:t>
        </m:r>
        <m:r>
          <w:rPr>
            <w:rFonts w:ascii="Cambria Math" w:eastAsia="cmmi10" w:hAnsi="Cambria Math" w:cstheme="majorBidi"/>
            <w:color w:val="auto"/>
            <w:sz w:val="22"/>
          </w:rPr>
          <m:t>φ</m:t>
        </m:r>
        <m:r>
          <w:rPr>
            <w:rFonts w:ascii="Cambria Math" w:eastAsiaTheme="minorEastAsia" w:hAnsi="Cambria Math" w:cstheme="majorBidi"/>
            <w:color w:val="auto"/>
            <w:sz w:val="22"/>
          </w:rPr>
          <m:t>).</m:t>
        </m:r>
      </m:oMath>
    </w:p>
    <w:p w14:paraId="1260A3A4" w14:textId="599B8A9F" w:rsidR="000252B7" w:rsidRPr="00A24E63" w:rsidRDefault="000252B7"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 xml:space="preserve">2.3 </w:t>
      </w:r>
      <w:r>
        <w:rPr>
          <w:rFonts w:asciiTheme="majorBidi" w:hAnsiTheme="majorBidi" w:cstheme="majorBidi"/>
          <w:b/>
          <w:bCs/>
          <w:sz w:val="22"/>
        </w:rPr>
        <w:t>Spin</w:t>
      </w:r>
    </w:p>
    <w:p w14:paraId="20728F4A" w14:textId="77777777" w:rsidR="000252B7" w:rsidRDefault="000252B7" w:rsidP="00C46DE0">
      <w:pPr>
        <w:spacing w:after="120" w:line="264" w:lineRule="auto"/>
        <w:ind w:left="0" w:right="0" w:firstLine="284"/>
        <w:rPr>
          <w:rFonts w:asciiTheme="majorBidi" w:hAnsiTheme="majorBidi" w:cstheme="majorBidi"/>
          <w:sz w:val="22"/>
        </w:rPr>
      </w:pPr>
      <w:commentRangeStart w:id="18"/>
      <w:commentRangeStart w:id="19"/>
      <w:r w:rsidRPr="00C14D50">
        <w:rPr>
          <w:rFonts w:asciiTheme="majorBidi" w:hAnsiTheme="majorBidi" w:cstheme="majorBidi"/>
          <w:sz w:val="22"/>
        </w:rPr>
        <w:t>Spin</w:t>
      </w:r>
      <w:commentRangeEnd w:id="18"/>
      <w:r w:rsidRPr="00C14D50">
        <w:rPr>
          <w:rStyle w:val="CommentReference"/>
          <w:sz w:val="22"/>
          <w:szCs w:val="22"/>
        </w:rPr>
        <w:commentReference w:id="18"/>
      </w:r>
      <w:commentRangeEnd w:id="19"/>
      <w:r w:rsidR="0062612D">
        <w:rPr>
          <w:rStyle w:val="CommentReference"/>
        </w:rPr>
        <w:commentReference w:id="19"/>
      </w:r>
      <w:r w:rsidRPr="00C14D50">
        <w:rPr>
          <w:rFonts w:asciiTheme="majorBidi" w:hAnsiTheme="majorBidi" w:cstheme="majorBidi"/>
          <w:sz w:val="22"/>
        </w:rPr>
        <w:t xml:space="preserve"> is a popular verification tool of distributed systems, used by thousands of people worldwide. It was developed at Bell Labs in the Unix group of the Computing Sciences Research Center, starting in 1980. </w:t>
      </w:r>
    </w:p>
    <w:p w14:paraId="11578F1C" w14:textId="1E9E9B4C" w:rsidR="000252B7" w:rsidRDefault="000252B7" w:rsidP="00C46DE0">
      <w:pPr>
        <w:spacing w:after="120" w:line="264" w:lineRule="auto"/>
        <w:ind w:left="0" w:right="0" w:firstLine="284"/>
        <w:rPr>
          <w:rFonts w:asciiTheme="majorBidi" w:hAnsiTheme="majorBidi" w:cstheme="majorBidi"/>
          <w:sz w:val="22"/>
        </w:rPr>
      </w:pPr>
      <w:r w:rsidRPr="00AC1FEB">
        <w:rPr>
          <w:rFonts w:asciiTheme="majorBidi" w:hAnsiTheme="majorBidi" w:cstheme="majorBidi"/>
          <w:sz w:val="22"/>
        </w:rPr>
        <w:lastRenderedPageBreak/>
        <w:t>The tool can be used for the formal verification of multi-threaded software applications. Spin can perform simulati</w:t>
      </w:r>
      <w:r>
        <w:rPr>
          <w:rFonts w:asciiTheme="majorBidi" w:hAnsiTheme="majorBidi" w:cstheme="majorBidi"/>
          <w:sz w:val="22"/>
        </w:rPr>
        <w:t xml:space="preserve">ons of the system's execution. </w:t>
      </w:r>
      <w:r w:rsidRPr="00AC1FEB">
        <w:rPr>
          <w:rFonts w:asciiTheme="majorBidi" w:hAnsiTheme="majorBidi" w:cstheme="majorBidi"/>
          <w:sz w:val="22"/>
        </w:rPr>
        <w:t>Spin can perform interactive, guided, or random simulations of the system's execution.</w:t>
      </w:r>
    </w:p>
    <w:p w14:paraId="26C8D7D5" w14:textId="77777777" w:rsidR="002F7451" w:rsidRPr="000252B7" w:rsidRDefault="002F7451" w:rsidP="00C46DE0">
      <w:pPr>
        <w:spacing w:after="120" w:line="264" w:lineRule="auto"/>
        <w:ind w:left="0" w:right="0" w:firstLine="284"/>
        <w:rPr>
          <w:rFonts w:asciiTheme="majorBidi" w:hAnsiTheme="majorBidi" w:cstheme="majorBidi"/>
          <w:sz w:val="22"/>
        </w:rPr>
      </w:pPr>
    </w:p>
    <w:p w14:paraId="357EC63C" w14:textId="567B0E47" w:rsidR="00BC2284" w:rsidRDefault="00664B83"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sz w:val="22"/>
          <w:lang w:bidi="ar-SA"/>
        </w:rPr>
      </w:pPr>
      <w:r>
        <w:rPr>
          <w:rFonts w:asciiTheme="majorBidi" w:eastAsiaTheme="minorEastAsia" w:hAnsiTheme="majorBidi" w:cstheme="majorBidi"/>
          <w:b/>
          <w:bCs/>
          <w:sz w:val="22"/>
          <w:lang w:bidi="ar-SA"/>
        </w:rPr>
        <w:t>2.3</w:t>
      </w:r>
      <w:r w:rsidR="000252B7">
        <w:rPr>
          <w:rFonts w:asciiTheme="majorBidi" w:eastAsiaTheme="minorEastAsia" w:hAnsiTheme="majorBidi" w:cstheme="majorBidi"/>
          <w:b/>
          <w:bCs/>
          <w:sz w:val="22"/>
          <w:lang w:bidi="ar-SA"/>
        </w:rPr>
        <w:t xml:space="preserve">.1 The </w:t>
      </w:r>
      <w:r w:rsidR="0062612D">
        <w:rPr>
          <w:rFonts w:asciiTheme="majorBidi" w:eastAsiaTheme="minorEastAsia" w:hAnsiTheme="majorBidi" w:cstheme="majorBidi"/>
          <w:b/>
          <w:bCs/>
          <w:sz w:val="22"/>
          <w:lang w:bidi="ar-SA"/>
        </w:rPr>
        <w:t>PROMELA</w:t>
      </w:r>
      <w:r w:rsidR="000252B7">
        <w:rPr>
          <w:rFonts w:asciiTheme="majorBidi" w:eastAsiaTheme="minorEastAsia" w:hAnsiTheme="majorBidi" w:cstheme="majorBidi"/>
          <w:b/>
          <w:bCs/>
          <w:sz w:val="22"/>
          <w:lang w:bidi="ar-SA"/>
        </w:rPr>
        <w:t xml:space="preserve"> l</w:t>
      </w:r>
      <w:r w:rsidR="00BC2284" w:rsidRPr="00BC2284">
        <w:rPr>
          <w:rFonts w:asciiTheme="majorBidi" w:eastAsiaTheme="minorEastAsia" w:hAnsiTheme="majorBidi" w:cstheme="majorBidi"/>
          <w:b/>
          <w:bCs/>
          <w:sz w:val="22"/>
          <w:lang w:bidi="ar-SA"/>
        </w:rPr>
        <w:t>anguage</w:t>
      </w:r>
    </w:p>
    <w:p w14:paraId="66FA6318" w14:textId="7E26009D" w:rsidR="0062612D" w:rsidRDefault="0062612D" w:rsidP="00C46DE0">
      <w:pPr>
        <w:pStyle w:val="NormalWeb"/>
        <w:spacing w:before="0" w:beforeAutospacing="0" w:after="120" w:afterAutospacing="0" w:line="264" w:lineRule="auto"/>
        <w:ind w:firstLine="284"/>
        <w:jc w:val="both"/>
        <w:rPr>
          <w:sz w:val="22"/>
          <w:szCs w:val="22"/>
        </w:rPr>
      </w:pPr>
      <w:r w:rsidRPr="0062612D">
        <w:rPr>
          <w:sz w:val="22"/>
          <w:szCs w:val="22"/>
          <w:highlight w:val="yellow"/>
        </w:rPr>
        <w:t>PROMELA (Process or Protocol Meta Language) is a verification modeling language. The language allows for the dynamic creation of concurrent processes to model, for example, distributed systems. In PROMELA models, communication via message channels can be defined to be synchronous or asynchronous. PROMELA models can be analyzed with the SPIN model checker, to verify that the modeled system produces the desired behavior.</w:t>
      </w:r>
      <w:r w:rsidRPr="0062612D">
        <w:rPr>
          <w:sz w:val="22"/>
          <w:szCs w:val="22"/>
        </w:rPr>
        <w:t xml:space="preserve"> </w:t>
      </w:r>
    </w:p>
    <w:p w14:paraId="51C4715A" w14:textId="31D58274" w:rsidR="000252B7" w:rsidRPr="000252B7" w:rsidRDefault="00BC2284" w:rsidP="00C46DE0">
      <w:pPr>
        <w:pStyle w:val="NormalWeb"/>
        <w:spacing w:before="0" w:beforeAutospacing="0" w:after="120" w:afterAutospacing="0" w:line="264" w:lineRule="auto"/>
        <w:ind w:firstLine="284"/>
        <w:jc w:val="both"/>
        <w:rPr>
          <w:sz w:val="22"/>
          <w:szCs w:val="22"/>
        </w:rPr>
      </w:pPr>
      <w:r w:rsidRPr="000252B7">
        <w:rPr>
          <w:sz w:val="22"/>
          <w:szCs w:val="22"/>
        </w:rPr>
        <w:t xml:space="preserve">PROMELA programs consist of </w:t>
      </w:r>
      <w:r w:rsidRPr="000252B7">
        <w:rPr>
          <w:rStyle w:val="Emphasis"/>
          <w:rFonts w:eastAsia="Arial"/>
          <w:sz w:val="22"/>
          <w:szCs w:val="22"/>
        </w:rPr>
        <w:t>processes, message channels</w:t>
      </w:r>
      <w:r w:rsidRPr="000252B7">
        <w:rPr>
          <w:sz w:val="22"/>
          <w:szCs w:val="22"/>
        </w:rPr>
        <w:t xml:space="preserve">, and </w:t>
      </w:r>
      <w:r w:rsidRPr="000252B7">
        <w:rPr>
          <w:rStyle w:val="Emphasis"/>
          <w:rFonts w:eastAsia="Arial"/>
          <w:sz w:val="22"/>
          <w:szCs w:val="22"/>
        </w:rPr>
        <w:t>variables</w:t>
      </w:r>
      <w:r w:rsidRPr="000252B7">
        <w:rPr>
          <w:sz w:val="22"/>
          <w:szCs w:val="22"/>
        </w:rPr>
        <w:t>. Processes are global objects that represent the concurrent entities of the distributed system. Message channels and variables can be declared either globally or locally within a process. Processes specify behavior, channels and global variables define the environment in which the processes run.</w:t>
      </w:r>
    </w:p>
    <w:p w14:paraId="137389F3" w14:textId="40E541F9"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 xml:space="preserve">There are five predefined integer data types: bit , bool , byte , short , and int . (There are also constructors </w:t>
      </w:r>
      <w:r w:rsidR="00702959">
        <w:rPr>
          <w:sz w:val="22"/>
          <w:szCs w:val="22"/>
        </w:rPr>
        <w:t xml:space="preserve">for user-defined data types, </w:t>
      </w:r>
      <w:r w:rsidRPr="000252B7">
        <w:rPr>
          <w:sz w:val="22"/>
          <w:szCs w:val="22"/>
        </w:rPr>
        <w:t> </w:t>
      </w:r>
      <w:hyperlink r:id="rId12" w:history="1">
        <w:r w:rsidR="00702959">
          <w:rPr>
            <w:sz w:val="22"/>
            <w:szCs w:val="22"/>
          </w:rPr>
          <w:t>mtype</w:t>
        </w:r>
      </w:hyperlink>
      <w:r w:rsidRPr="000252B7">
        <w:rPr>
          <w:sz w:val="22"/>
          <w:szCs w:val="22"/>
        </w:rPr>
        <w:t>,</w:t>
      </w:r>
      <w:r w:rsidR="00702959">
        <w:rPr>
          <w:sz w:val="22"/>
          <w:szCs w:val="22"/>
        </w:rPr>
        <w:t xml:space="preserve"> </w:t>
      </w:r>
      <w:hyperlink r:id="rId13" w:history="1">
        <w:r w:rsidRPr="000252B7">
          <w:rPr>
            <w:sz w:val="22"/>
            <w:szCs w:val="22"/>
          </w:rPr>
          <w:t>typedef</w:t>
        </w:r>
      </w:hyperlink>
      <w:r w:rsidRPr="000252B7">
        <w:rPr>
          <w:sz w:val="22"/>
          <w:szCs w:val="22"/>
        </w:rPr>
        <w:t>, and a predefined data type for message passing channels)</w:t>
      </w:r>
    </w:p>
    <w:p w14:paraId="10220CAB" w14:textId="4B151E9C" w:rsidR="00BC2284" w:rsidRPr="000252B7" w:rsidRDefault="00BC2284" w:rsidP="00C46DE0">
      <w:pPr>
        <w:pStyle w:val="NormalWeb"/>
        <w:tabs>
          <w:tab w:val="left" w:pos="0"/>
        </w:tabs>
        <w:spacing w:before="0" w:beforeAutospacing="0" w:after="120" w:afterAutospacing="0" w:line="264" w:lineRule="auto"/>
        <w:ind w:firstLine="284"/>
        <w:jc w:val="both"/>
        <w:rPr>
          <w:sz w:val="22"/>
          <w:szCs w:val="22"/>
        </w:rPr>
      </w:pPr>
      <w:r w:rsidRPr="000252B7">
        <w:rPr>
          <w:sz w:val="22"/>
          <w:szCs w:val="22"/>
        </w:rPr>
        <w:t>Variables of the predefined types can be declared in a C-like style, with a </w:t>
      </w:r>
      <w:r w:rsidR="00702959" w:rsidRPr="000252B7">
        <w:rPr>
          <w:sz w:val="22"/>
          <w:szCs w:val="22"/>
        </w:rPr>
        <w:t>type name</w:t>
      </w:r>
      <w:r w:rsidRPr="000252B7">
        <w:rPr>
          <w:sz w:val="22"/>
          <w:szCs w:val="22"/>
        </w:rPr>
        <w:t> that is followed by a comma-separated list of one or more identifier names, each optionally followed by an initializer field. Each variable can also optionally be declared as an array, rathe</w:t>
      </w:r>
      <w:r w:rsidR="00702959">
        <w:rPr>
          <w:sz w:val="22"/>
          <w:szCs w:val="22"/>
        </w:rPr>
        <w:t xml:space="preserve">r than as a scalar (for this </w:t>
      </w:r>
      <w:r w:rsidR="00702959" w:rsidRPr="000252B7">
        <w:rPr>
          <w:sz w:val="22"/>
          <w:szCs w:val="22"/>
        </w:rPr>
        <w:t>arrays</w:t>
      </w:r>
      <w:r w:rsidRPr="000252B7">
        <w:rPr>
          <w:sz w:val="22"/>
          <w:szCs w:val="22"/>
        </w:rPr>
        <w:t>).</w:t>
      </w:r>
    </w:p>
    <w:p w14:paraId="79A06EFF" w14:textId="15AE167D" w:rsidR="00BC2284" w:rsidRDefault="00BC2284" w:rsidP="00C46DE0">
      <w:pPr>
        <w:spacing w:after="120" w:line="264" w:lineRule="auto"/>
        <w:ind w:left="0" w:right="0" w:firstLine="0"/>
        <w:jc w:val="left"/>
        <w:rPr>
          <w:rFonts w:asciiTheme="majorBidi" w:hAnsiTheme="majorBidi" w:cstheme="majorBidi"/>
          <w:sz w:val="24"/>
          <w:szCs w:val="24"/>
          <w:u w:val="single"/>
          <w:lang w:bidi="ar-SA"/>
        </w:rPr>
      </w:pPr>
      <w:r w:rsidRPr="00AF1850">
        <w:rPr>
          <w:rFonts w:asciiTheme="majorBidi" w:hAnsiTheme="majorBidi" w:cstheme="majorBidi"/>
          <w:sz w:val="24"/>
          <w:szCs w:val="24"/>
          <w:u w:val="single"/>
          <w:lang w:bidi="ar-SA"/>
        </w:rPr>
        <w:t>The table bel</w:t>
      </w:r>
      <w:r w:rsidR="0062612D">
        <w:rPr>
          <w:rFonts w:asciiTheme="majorBidi" w:hAnsiTheme="majorBidi" w:cstheme="majorBidi"/>
          <w:sz w:val="24"/>
          <w:szCs w:val="24"/>
          <w:u w:val="single"/>
          <w:lang w:bidi="ar-SA"/>
        </w:rPr>
        <w:t>ow summarizes these definitions:</w:t>
      </w:r>
    </w:p>
    <w:tbl>
      <w:tblPr>
        <w:tblStyle w:val="TableGridLight1"/>
        <w:tblW w:w="0" w:type="auto"/>
        <w:tblLook w:val="04A0" w:firstRow="1" w:lastRow="0" w:firstColumn="1" w:lastColumn="0" w:noHBand="0" w:noVBand="1"/>
      </w:tblPr>
      <w:tblGrid>
        <w:gridCol w:w="816"/>
        <w:gridCol w:w="1196"/>
        <w:gridCol w:w="1083"/>
        <w:gridCol w:w="1407"/>
      </w:tblGrid>
      <w:tr w:rsidR="0062612D" w:rsidRPr="0062612D" w14:paraId="24CA167E" w14:textId="77777777" w:rsidTr="0062612D">
        <w:trPr>
          <w:trHeight w:val="20"/>
          <w:tblHeader/>
        </w:trPr>
        <w:tc>
          <w:tcPr>
            <w:tcW w:w="0" w:type="auto"/>
            <w:hideMark/>
          </w:tcPr>
          <w:p w14:paraId="02A987C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Name</w:t>
            </w:r>
          </w:p>
        </w:tc>
        <w:tc>
          <w:tcPr>
            <w:tcW w:w="0" w:type="auto"/>
            <w:hideMark/>
          </w:tcPr>
          <w:p w14:paraId="3CCA63F6"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Size (bits)</w:t>
            </w:r>
          </w:p>
        </w:tc>
        <w:tc>
          <w:tcPr>
            <w:tcW w:w="0" w:type="auto"/>
            <w:hideMark/>
          </w:tcPr>
          <w:p w14:paraId="3B69B494"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Usage</w:t>
            </w:r>
          </w:p>
        </w:tc>
        <w:tc>
          <w:tcPr>
            <w:tcW w:w="0" w:type="auto"/>
            <w:hideMark/>
          </w:tcPr>
          <w:p w14:paraId="614164EF" w14:textId="77777777" w:rsidR="0062612D" w:rsidRPr="0062612D" w:rsidRDefault="0062612D" w:rsidP="00C46DE0">
            <w:pPr>
              <w:spacing w:before="240" w:after="240" w:line="240" w:lineRule="auto"/>
              <w:ind w:left="0" w:right="0" w:firstLine="0"/>
              <w:jc w:val="center"/>
              <w:rPr>
                <w:rFonts w:asciiTheme="majorBidi" w:hAnsiTheme="majorBidi" w:cstheme="majorBidi"/>
                <w:sz w:val="24"/>
                <w:szCs w:val="24"/>
                <w:lang w:bidi="ar-SA"/>
              </w:rPr>
            </w:pPr>
            <w:r w:rsidRPr="0062612D">
              <w:rPr>
                <w:rFonts w:asciiTheme="majorBidi" w:hAnsiTheme="majorBidi" w:cstheme="majorBidi"/>
                <w:sz w:val="24"/>
                <w:szCs w:val="24"/>
                <w:lang w:bidi="ar-SA"/>
              </w:rPr>
              <w:t>Range</w:t>
            </w:r>
          </w:p>
        </w:tc>
      </w:tr>
      <w:tr w:rsidR="0062612D" w:rsidRPr="0062612D" w14:paraId="623B1686" w14:textId="77777777" w:rsidTr="0062612D">
        <w:trPr>
          <w:trHeight w:val="20"/>
          <w:tblHeader/>
        </w:trPr>
        <w:tc>
          <w:tcPr>
            <w:tcW w:w="0" w:type="auto"/>
            <w:hideMark/>
          </w:tcPr>
          <w:p w14:paraId="77CDA84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bit</w:t>
            </w:r>
          </w:p>
        </w:tc>
        <w:tc>
          <w:tcPr>
            <w:tcW w:w="0" w:type="auto"/>
            <w:hideMark/>
          </w:tcPr>
          <w:p w14:paraId="27BE8B9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53FDA579"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44C204B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68005970" w14:textId="77777777" w:rsidTr="0062612D">
        <w:trPr>
          <w:trHeight w:val="20"/>
          <w:tblHeader/>
        </w:trPr>
        <w:tc>
          <w:tcPr>
            <w:tcW w:w="0" w:type="auto"/>
            <w:hideMark/>
          </w:tcPr>
          <w:p w14:paraId="0FDC082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bool</w:t>
            </w:r>
          </w:p>
        </w:tc>
        <w:tc>
          <w:tcPr>
            <w:tcW w:w="0" w:type="auto"/>
            <w:hideMark/>
          </w:tcPr>
          <w:p w14:paraId="07322C4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w:t>
            </w:r>
          </w:p>
        </w:tc>
        <w:tc>
          <w:tcPr>
            <w:tcW w:w="0" w:type="auto"/>
            <w:hideMark/>
          </w:tcPr>
          <w:p w14:paraId="2AD913F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4DF5D04"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0..1</w:t>
            </w:r>
          </w:p>
        </w:tc>
      </w:tr>
      <w:tr w:rsidR="0062612D" w:rsidRPr="0062612D" w14:paraId="37C558D3" w14:textId="77777777" w:rsidTr="0062612D">
        <w:trPr>
          <w:trHeight w:val="20"/>
          <w:tblHeader/>
        </w:trPr>
        <w:tc>
          <w:tcPr>
            <w:tcW w:w="0" w:type="auto"/>
            <w:hideMark/>
          </w:tcPr>
          <w:p w14:paraId="7074089C"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byte</w:t>
            </w:r>
          </w:p>
        </w:tc>
        <w:tc>
          <w:tcPr>
            <w:tcW w:w="0" w:type="auto"/>
            <w:hideMark/>
          </w:tcPr>
          <w:p w14:paraId="2E7B2A3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460FE01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6A14B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4EA4CFD5" w14:textId="77777777" w:rsidTr="0062612D">
        <w:trPr>
          <w:trHeight w:val="20"/>
          <w:tblHeader/>
        </w:trPr>
        <w:tc>
          <w:tcPr>
            <w:tcW w:w="0" w:type="auto"/>
            <w:hideMark/>
          </w:tcPr>
          <w:p w14:paraId="28ED7810"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mtype</w:t>
            </w:r>
          </w:p>
        </w:tc>
        <w:tc>
          <w:tcPr>
            <w:tcW w:w="0" w:type="auto"/>
            <w:hideMark/>
          </w:tcPr>
          <w:p w14:paraId="3923B66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8</w:t>
            </w:r>
          </w:p>
        </w:tc>
        <w:tc>
          <w:tcPr>
            <w:tcW w:w="0" w:type="auto"/>
            <w:hideMark/>
          </w:tcPr>
          <w:p w14:paraId="2A18ACC3"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unsigned</w:t>
            </w:r>
          </w:p>
        </w:tc>
        <w:tc>
          <w:tcPr>
            <w:tcW w:w="0" w:type="auto"/>
            <w:hideMark/>
          </w:tcPr>
          <w:p w14:paraId="0FA8828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0..255</w:t>
            </w:r>
          </w:p>
        </w:tc>
      </w:tr>
      <w:tr w:rsidR="0062612D" w:rsidRPr="0062612D" w14:paraId="0C7D9E17" w14:textId="77777777" w:rsidTr="0062612D">
        <w:trPr>
          <w:trHeight w:val="20"/>
          <w:tblHeader/>
        </w:trPr>
        <w:tc>
          <w:tcPr>
            <w:tcW w:w="0" w:type="auto"/>
            <w:hideMark/>
          </w:tcPr>
          <w:p w14:paraId="23C60735"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short</w:t>
            </w:r>
          </w:p>
        </w:tc>
        <w:tc>
          <w:tcPr>
            <w:tcW w:w="0" w:type="auto"/>
            <w:hideMark/>
          </w:tcPr>
          <w:p w14:paraId="7F0F3426"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16</w:t>
            </w:r>
          </w:p>
        </w:tc>
        <w:tc>
          <w:tcPr>
            <w:tcW w:w="0" w:type="auto"/>
            <w:hideMark/>
          </w:tcPr>
          <w:p w14:paraId="055082FB"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7CBD7D52"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15</w:t>
            </w:r>
            <w:r w:rsidRPr="0062612D">
              <w:rPr>
                <w:rFonts w:asciiTheme="majorBidi" w:hAnsiTheme="majorBidi" w:cstheme="majorBidi"/>
                <w:sz w:val="24"/>
                <w:szCs w:val="24"/>
                <w:lang w:bidi="ar-SA"/>
              </w:rPr>
              <w:t> − 1</w:t>
            </w:r>
          </w:p>
        </w:tc>
      </w:tr>
      <w:tr w:rsidR="0062612D" w:rsidRPr="0062612D" w14:paraId="7C5E4741" w14:textId="77777777" w:rsidTr="0062612D">
        <w:trPr>
          <w:trHeight w:val="20"/>
          <w:tblHeader/>
        </w:trPr>
        <w:tc>
          <w:tcPr>
            <w:tcW w:w="0" w:type="auto"/>
            <w:hideMark/>
          </w:tcPr>
          <w:p w14:paraId="4A269007"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int</w:t>
            </w:r>
          </w:p>
        </w:tc>
        <w:tc>
          <w:tcPr>
            <w:tcW w:w="0" w:type="auto"/>
            <w:hideMark/>
          </w:tcPr>
          <w:p w14:paraId="447034CF"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32</w:t>
            </w:r>
          </w:p>
        </w:tc>
        <w:tc>
          <w:tcPr>
            <w:tcW w:w="0" w:type="auto"/>
            <w:hideMark/>
          </w:tcPr>
          <w:p w14:paraId="1FA6C1FE"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signed</w:t>
            </w:r>
          </w:p>
        </w:tc>
        <w:tc>
          <w:tcPr>
            <w:tcW w:w="0" w:type="auto"/>
            <w:hideMark/>
          </w:tcPr>
          <w:p w14:paraId="5B6CEA1D" w14:textId="77777777" w:rsidR="0062612D" w:rsidRPr="0062612D" w:rsidRDefault="0062612D" w:rsidP="00C46DE0">
            <w:pPr>
              <w:spacing w:before="240" w:after="240" w:line="240" w:lineRule="auto"/>
              <w:ind w:left="0" w:right="0" w:firstLine="0"/>
              <w:jc w:val="left"/>
              <w:rPr>
                <w:rFonts w:asciiTheme="majorBidi" w:hAnsiTheme="majorBidi" w:cstheme="majorBidi"/>
                <w:sz w:val="24"/>
                <w:szCs w:val="24"/>
                <w:lang w:bidi="ar-SA"/>
              </w:rPr>
            </w:pP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..2</w:t>
            </w:r>
            <w:r w:rsidRPr="0062612D">
              <w:rPr>
                <w:rFonts w:asciiTheme="majorBidi" w:hAnsiTheme="majorBidi" w:cstheme="majorBidi"/>
                <w:sz w:val="24"/>
                <w:szCs w:val="24"/>
                <w:vertAlign w:val="superscript"/>
                <w:lang w:bidi="ar-SA"/>
              </w:rPr>
              <w:t>31</w:t>
            </w:r>
            <w:r w:rsidRPr="0062612D">
              <w:rPr>
                <w:rFonts w:asciiTheme="majorBidi" w:hAnsiTheme="majorBidi" w:cstheme="majorBidi"/>
                <w:sz w:val="24"/>
                <w:szCs w:val="24"/>
                <w:lang w:bidi="ar-SA"/>
              </w:rPr>
              <w:t> − 1</w:t>
            </w:r>
          </w:p>
        </w:tc>
      </w:tr>
    </w:tbl>
    <w:p w14:paraId="5C2C6586" w14:textId="5B03A8A2" w:rsidR="00BC2284" w:rsidRDefault="0062612D" w:rsidP="00C46DE0">
      <w:pPr>
        <w:spacing w:before="100" w:beforeAutospacing="1" w:after="0" w:line="264" w:lineRule="auto"/>
        <w:ind w:left="0" w:right="0" w:firstLine="0"/>
        <w:jc w:val="left"/>
        <w:rPr>
          <w:rFonts w:asciiTheme="majorBidi" w:hAnsiTheme="majorBidi" w:cstheme="majorBidi"/>
          <w:sz w:val="22"/>
          <w:lang w:bidi="ar-SA"/>
        </w:rPr>
      </w:pPr>
      <w:r w:rsidRPr="0062612D">
        <w:rPr>
          <w:rFonts w:asciiTheme="majorBidi" w:hAnsiTheme="majorBidi" w:cstheme="majorBidi"/>
          <w:sz w:val="24"/>
          <w:szCs w:val="24"/>
          <w:lang w:bidi="ar-SA"/>
        </w:rPr>
        <w:t>*</w:t>
      </w:r>
      <w:r>
        <w:rPr>
          <w:rFonts w:asciiTheme="majorBidi" w:hAnsiTheme="majorBidi" w:cstheme="majorBidi"/>
          <w:sz w:val="24"/>
          <w:szCs w:val="24"/>
          <w:lang w:bidi="ar-SA"/>
        </w:rPr>
        <w:t xml:space="preserve"> </w:t>
      </w:r>
      <w:r w:rsidR="00BC2284" w:rsidRPr="0062612D">
        <w:rPr>
          <w:rFonts w:asciiTheme="majorBidi" w:hAnsiTheme="majorBidi" w:cstheme="majorBidi"/>
          <w:sz w:val="22"/>
          <w:lang w:bidi="ar-SA"/>
        </w:rPr>
        <w:t>The</w:t>
      </w:r>
      <w:r w:rsidR="00BC2284" w:rsidRPr="00D52D18">
        <w:rPr>
          <w:rFonts w:asciiTheme="majorBidi" w:hAnsiTheme="majorBidi" w:cstheme="majorBidi"/>
          <w:sz w:val="22"/>
          <w:lang w:bidi="ar-SA"/>
        </w:rPr>
        <w:t xml:space="preserve"> default initial value of a variable is zero.</w:t>
      </w:r>
    </w:p>
    <w:p w14:paraId="4087E83F" w14:textId="77777777" w:rsidR="0062612D" w:rsidRPr="00D52D18" w:rsidRDefault="0062612D" w:rsidP="00C46DE0">
      <w:pPr>
        <w:spacing w:before="100" w:beforeAutospacing="1" w:after="0" w:line="264" w:lineRule="auto"/>
        <w:ind w:left="0" w:right="0" w:firstLine="0"/>
        <w:jc w:val="left"/>
        <w:rPr>
          <w:rFonts w:asciiTheme="majorBidi" w:hAnsiTheme="majorBidi" w:cstheme="majorBidi"/>
          <w:color w:val="auto"/>
          <w:sz w:val="22"/>
          <w:lang w:bidi="ar-SA"/>
        </w:rPr>
      </w:pPr>
    </w:p>
    <w:p w14:paraId="2E3FAD88" w14:textId="00C3AC67" w:rsidR="00BC2284" w:rsidRPr="00D52D18" w:rsidRDefault="00BC2284" w:rsidP="00C46DE0">
      <w:pPr>
        <w:spacing w:after="100" w:afterAutospacing="1" w:line="264" w:lineRule="auto"/>
        <w:ind w:left="0" w:right="0" w:firstLine="284"/>
        <w:jc w:val="left"/>
        <w:rPr>
          <w:rFonts w:asciiTheme="majorBidi" w:hAnsiTheme="majorBidi" w:cstheme="majorBidi"/>
          <w:sz w:val="22"/>
          <w:lang w:bidi="ar-SA"/>
        </w:rPr>
      </w:pPr>
      <w:r w:rsidRPr="00D52D18">
        <w:rPr>
          <w:rFonts w:asciiTheme="majorBidi" w:hAnsiTheme="majorBidi" w:cstheme="majorBidi"/>
          <w:sz w:val="22"/>
          <w:lang w:bidi="ar-SA"/>
        </w:rPr>
        <w:lastRenderedPageBreak/>
        <w:t>If a value is assigned that lies outside the domain of the variable type, the true value assigned is obtained by truncation of the value to the domain (i.e., by a type cast operation</w:t>
      </w:r>
      <w:r w:rsidR="00D52D18" w:rsidRPr="00D52D18">
        <w:rPr>
          <w:rFonts w:asciiTheme="majorBidi" w:hAnsiTheme="majorBidi" w:cstheme="majorBidi"/>
          <w:sz w:val="22"/>
          <w:lang w:bidi="ar-SA"/>
        </w:rPr>
        <w:t>). For</w:t>
      </w:r>
      <w:r w:rsidRPr="00D52D18">
        <w:rPr>
          <w:rFonts w:asciiTheme="majorBidi" w:hAnsiTheme="majorBidi" w:cstheme="majorBidi"/>
          <w:sz w:val="22"/>
          <w:lang w:bidi="ar-SA"/>
        </w:rPr>
        <w:t xml:space="preserve"> instance:</w:t>
      </w:r>
      <w:r w:rsidR="00D52D18" w:rsidRPr="00D52D18">
        <w:rPr>
          <w:rFonts w:asciiTheme="majorBidi" w:hAnsiTheme="majorBidi" w:cstheme="majorBidi"/>
          <w:sz w:val="22"/>
          <w:lang w:bidi="ar-SA"/>
        </w:rPr>
        <w:t xml:space="preserve"> </w:t>
      </w:r>
      <w:r w:rsidRPr="00D52D18">
        <w:rPr>
          <w:rFonts w:asciiTheme="majorBidi" w:hAnsiTheme="majorBidi" w:cstheme="majorBidi"/>
          <w:i/>
          <w:iCs/>
          <w:sz w:val="22"/>
          <w:lang w:bidi="ar-SA"/>
        </w:rPr>
        <w:t>byte a, b = 2; short c[3] = 3;</w:t>
      </w:r>
    </w:p>
    <w:p w14:paraId="5BF10ACE" w14:textId="77777777" w:rsidR="00BC2284" w:rsidRPr="00D52D18" w:rsidRDefault="00BC2284" w:rsidP="00C46DE0">
      <w:pPr>
        <w:pStyle w:val="Heading2"/>
        <w:numPr>
          <w:ilvl w:val="0"/>
          <w:numId w:val="24"/>
        </w:numPr>
        <w:spacing w:after="120" w:line="264" w:lineRule="auto"/>
        <w:ind w:left="0" w:firstLine="284"/>
        <w:rPr>
          <w:rFonts w:asciiTheme="majorBidi" w:hAnsiTheme="majorBidi" w:cstheme="majorBidi"/>
          <w:color w:val="auto"/>
          <w:sz w:val="22"/>
        </w:rPr>
      </w:pPr>
      <w:commentRangeStart w:id="20"/>
      <w:r w:rsidRPr="00D52D18">
        <w:rPr>
          <w:rFonts w:asciiTheme="majorBidi" w:hAnsiTheme="majorBidi" w:cstheme="majorBidi"/>
          <w:sz w:val="22"/>
        </w:rPr>
        <w:t>Processes</w:t>
      </w:r>
      <w:commentRangeEnd w:id="20"/>
      <w:r w:rsidR="00067E1C">
        <w:rPr>
          <w:rStyle w:val="CommentReference"/>
          <w:rFonts w:ascii="Times New Roman" w:eastAsia="Times New Roman" w:hAnsi="Times New Roman" w:cs="Times New Roman"/>
          <w:b w:val="0"/>
        </w:rPr>
        <w:commentReference w:id="20"/>
      </w:r>
    </w:p>
    <w:p w14:paraId="493856DA"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state of a variable or of a message channel can only be changed or inspected by processes. The behavior of a process is defined by a </w:t>
      </w:r>
      <w:r w:rsidRPr="00D52D18">
        <w:rPr>
          <w:rStyle w:val="HTMLTypewriter"/>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declaration. For example, the following declares a process type </w:t>
      </w:r>
      <w:r w:rsidRPr="00D52D18">
        <w:rPr>
          <w:rStyle w:val="HTMLTypewriter"/>
          <w:rFonts w:asciiTheme="majorBidi" w:eastAsia="Arial" w:hAnsiTheme="majorBidi" w:cstheme="majorBidi"/>
          <w:sz w:val="22"/>
          <w:szCs w:val="22"/>
        </w:rPr>
        <w:t>A</w:t>
      </w:r>
      <w:r w:rsidRPr="00D52D18">
        <w:rPr>
          <w:rFonts w:asciiTheme="majorBidi" w:hAnsiTheme="majorBidi" w:cstheme="majorBidi"/>
          <w:sz w:val="22"/>
          <w:szCs w:val="22"/>
        </w:rPr>
        <w:t xml:space="preserve"> with one variable </w:t>
      </w:r>
      <w:r w:rsidRPr="00D52D18">
        <w:rPr>
          <w:rStyle w:val="HTMLTypewriter"/>
          <w:rFonts w:asciiTheme="majorBidi" w:eastAsia="Arial" w:hAnsiTheme="majorBidi" w:cstheme="majorBidi"/>
          <w:i/>
          <w:iCs/>
          <w:sz w:val="22"/>
          <w:szCs w:val="22"/>
        </w:rPr>
        <w:t>state</w:t>
      </w:r>
      <w:r w:rsidRPr="00D52D18">
        <w:rPr>
          <w:rFonts w:asciiTheme="majorBidi" w:hAnsiTheme="majorBidi" w:cstheme="majorBidi"/>
          <w:sz w:val="22"/>
          <w:szCs w:val="22"/>
        </w:rPr>
        <w:t xml:space="preserve">: </w:t>
      </w:r>
    </w:p>
    <w:p w14:paraId="1168D71E"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proctype A()</w:t>
      </w:r>
    </w:p>
    <w:p w14:paraId="7E115F47"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B812EA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byte state;</w:t>
      </w:r>
    </w:p>
    <w:p w14:paraId="25E7093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 xml:space="preserve">  state = 3;</w:t>
      </w:r>
    </w:p>
    <w:p w14:paraId="2B587EE2" w14:textId="77777777" w:rsidR="00BC2284" w:rsidRPr="00702959" w:rsidRDefault="00BC2284" w:rsidP="00C46DE0">
      <w:pPr>
        <w:pStyle w:val="HTMLPreformatted"/>
        <w:spacing w:after="120" w:line="264" w:lineRule="auto"/>
        <w:ind w:firstLine="284"/>
        <w:rPr>
          <w:rFonts w:asciiTheme="majorBidi" w:hAnsiTheme="majorBidi" w:cstheme="majorBidi"/>
          <w:i/>
          <w:iCs/>
          <w:sz w:val="22"/>
          <w:szCs w:val="22"/>
        </w:rPr>
      </w:pPr>
      <w:r w:rsidRPr="00702959">
        <w:rPr>
          <w:rFonts w:asciiTheme="majorBidi" w:hAnsiTheme="majorBidi" w:cstheme="majorBidi"/>
          <w:i/>
          <w:iCs/>
          <w:sz w:val="22"/>
          <w:szCs w:val="22"/>
        </w:rPr>
        <w:t>}</w:t>
      </w:r>
    </w:p>
    <w:p w14:paraId="7D087505" w14:textId="19BE15D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The </w:t>
      </w:r>
      <w:r w:rsidRPr="00D52D18">
        <w:rPr>
          <w:rStyle w:val="HTMLTypewriter"/>
          <w:rFonts w:asciiTheme="majorBidi" w:eastAsia="Arial" w:hAnsiTheme="majorBidi" w:cstheme="majorBidi"/>
          <w:i/>
          <w:iCs/>
          <w:sz w:val="22"/>
          <w:szCs w:val="22"/>
        </w:rPr>
        <w:t>proctype</w:t>
      </w:r>
      <w:r w:rsidRPr="00D52D18">
        <w:rPr>
          <w:rFonts w:asciiTheme="majorBidi" w:hAnsiTheme="majorBidi" w:cstheme="majorBidi"/>
          <w:sz w:val="22"/>
          <w:szCs w:val="22"/>
        </w:rPr>
        <w:t xml:space="preserve"> definition only declares process behavior, it does not execute it. Initially, in the PROMELA model, just one process will be executed: a process of type </w:t>
      </w:r>
      <w:r w:rsidR="00067E1C" w:rsidRPr="00D52D18">
        <w:rPr>
          <w:rStyle w:val="HTMLTypewriter"/>
          <w:rFonts w:asciiTheme="majorBidi" w:eastAsia="Arial" w:hAnsiTheme="majorBidi" w:cstheme="majorBidi"/>
          <w:i/>
          <w:iCs/>
          <w:sz w:val="22"/>
          <w:szCs w:val="22"/>
        </w:rPr>
        <w:t>init</w:t>
      </w:r>
      <w:r w:rsidR="00067E1C" w:rsidRPr="00D52D18">
        <w:rPr>
          <w:rFonts w:asciiTheme="majorBidi" w:hAnsiTheme="majorBidi" w:cstheme="majorBidi"/>
          <w:sz w:val="22"/>
          <w:szCs w:val="22"/>
        </w:rPr>
        <w:t xml:space="preserve"> that</w:t>
      </w:r>
      <w:r w:rsidRPr="00D52D18">
        <w:rPr>
          <w:rFonts w:asciiTheme="majorBidi" w:hAnsiTheme="majorBidi" w:cstheme="majorBidi"/>
          <w:sz w:val="22"/>
          <w:szCs w:val="22"/>
        </w:rPr>
        <w:t xml:space="preserve"> must be declared explicitly in every PROMELA specification. </w:t>
      </w:r>
    </w:p>
    <w:p w14:paraId="487E479D"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New processes can be spawn using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statement. It takes as argument the name of a process type and instantiate it. The </w:t>
      </w:r>
      <w:r w:rsidRPr="00D52D18">
        <w:rPr>
          <w:rStyle w:val="HTMLTypewriter"/>
          <w:rFonts w:asciiTheme="majorBidi" w:eastAsia="Arial" w:hAnsiTheme="majorBidi" w:cstheme="majorBidi"/>
          <w:sz w:val="22"/>
          <w:szCs w:val="22"/>
        </w:rPr>
        <w:t>run</w:t>
      </w:r>
      <w:r w:rsidRPr="00D52D18">
        <w:rPr>
          <w:rFonts w:asciiTheme="majorBidi" w:hAnsiTheme="majorBidi" w:cstheme="majorBidi"/>
          <w:sz w:val="22"/>
          <w:szCs w:val="22"/>
        </w:rPr>
        <w:t xml:space="preserve"> operator can be used in the body of the </w:t>
      </w:r>
      <w:r w:rsidRPr="00D52D18">
        <w:rPr>
          <w:rStyle w:val="HTMLTypewriter"/>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definitions, not only in the initial process. This allows for dynamic creation of processes in PROMELA. </w:t>
      </w:r>
    </w:p>
    <w:p w14:paraId="2F8E232F"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An executing process disappears when it terminates, that is, it reaches the end of the body in the </w:t>
      </w:r>
      <w:r w:rsidRPr="00D52D18">
        <w:rPr>
          <w:rStyle w:val="HTMLTypewriter"/>
          <w:rFonts w:asciiTheme="majorBidi" w:eastAsia="Arial" w:hAnsiTheme="majorBidi" w:cstheme="majorBidi"/>
          <w:sz w:val="22"/>
          <w:szCs w:val="22"/>
        </w:rPr>
        <w:t>proctype</w:t>
      </w:r>
      <w:r w:rsidRPr="00D52D18">
        <w:rPr>
          <w:rFonts w:asciiTheme="majorBidi" w:hAnsiTheme="majorBidi" w:cstheme="majorBidi"/>
          <w:sz w:val="22"/>
          <w:szCs w:val="22"/>
        </w:rPr>
        <w:t xml:space="preserve"> definition, but not before all processes that it started have terminated. </w:t>
      </w:r>
    </w:p>
    <w:p w14:paraId="6811B0CF" w14:textId="77777777" w:rsidR="00067E1C" w:rsidRPr="00067E1C" w:rsidRDefault="00BC2284" w:rsidP="00C46DE0">
      <w:pPr>
        <w:pStyle w:val="NormalWeb"/>
        <w:spacing w:before="0" w:beforeAutospacing="0" w:after="120" w:afterAutospacing="0" w:line="264" w:lineRule="auto"/>
        <w:ind w:firstLine="284"/>
        <w:rPr>
          <w:rFonts w:asciiTheme="majorBidi" w:hAnsiTheme="majorBidi" w:cstheme="majorBidi"/>
          <w:b/>
          <w:bCs/>
          <w:sz w:val="22"/>
        </w:rPr>
      </w:pPr>
      <w:r w:rsidRPr="00067E1C">
        <w:rPr>
          <w:rFonts w:asciiTheme="majorBidi" w:hAnsiTheme="majorBidi" w:cstheme="majorBidi"/>
          <w:b/>
          <w:bCs/>
          <w:sz w:val="22"/>
        </w:rPr>
        <w:t>Atomicity</w:t>
      </w:r>
    </w:p>
    <w:p w14:paraId="4711646F" w14:textId="09B8EA2A"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 xml:space="preserve">By prefixing a sequence of statements enclosed in curly braces with the keyword </w:t>
      </w:r>
      <w:r w:rsidRPr="00D52D18">
        <w:rPr>
          <w:rStyle w:val="HTMLTypewriter"/>
          <w:rFonts w:asciiTheme="majorBidi" w:eastAsia="Arial" w:hAnsiTheme="majorBidi" w:cstheme="majorBidi"/>
          <w:sz w:val="22"/>
          <w:szCs w:val="22"/>
        </w:rPr>
        <w:t>atomic</w:t>
      </w:r>
      <w:r w:rsidRPr="00D52D18">
        <w:rPr>
          <w:rFonts w:asciiTheme="majorBidi" w:hAnsiTheme="majorBidi" w:cstheme="majorBidi"/>
          <w:sz w:val="22"/>
          <w:szCs w:val="22"/>
        </w:rP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p>
    <w:p w14:paraId="0146BF89"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p>
    <w:p w14:paraId="1E632C20" w14:textId="73E4E5C2" w:rsidR="00BC2284" w:rsidRPr="00702959" w:rsidRDefault="00BC2284" w:rsidP="00C46DE0">
      <w:pPr>
        <w:pStyle w:val="Heading2"/>
        <w:numPr>
          <w:ilvl w:val="0"/>
          <w:numId w:val="50"/>
        </w:numPr>
        <w:spacing w:after="120" w:line="264" w:lineRule="auto"/>
        <w:ind w:left="0" w:firstLine="284"/>
        <w:rPr>
          <w:rFonts w:asciiTheme="majorBidi" w:hAnsiTheme="majorBidi" w:cstheme="majorBidi"/>
          <w:sz w:val="22"/>
        </w:rPr>
      </w:pPr>
      <w:commentRangeStart w:id="21"/>
      <w:r w:rsidRPr="00D52D18">
        <w:rPr>
          <w:rFonts w:asciiTheme="majorBidi" w:hAnsiTheme="majorBidi" w:cstheme="majorBidi"/>
          <w:sz w:val="22"/>
        </w:rPr>
        <w:t>Control Flow</w:t>
      </w:r>
    </w:p>
    <w:p w14:paraId="5DA09AE8"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Case Selection</w:t>
      </w:r>
      <w:commentRangeEnd w:id="21"/>
      <w:r w:rsidRPr="00D52D18">
        <w:rPr>
          <w:rStyle w:val="CommentReference"/>
          <w:rFonts w:asciiTheme="majorBidi" w:eastAsia="Times New Roman" w:hAnsiTheme="majorBidi" w:cstheme="majorBidi"/>
          <w:b w:val="0"/>
          <w:i w:val="0"/>
          <w:sz w:val="22"/>
          <w:szCs w:val="22"/>
        </w:rPr>
        <w:commentReference w:id="21"/>
      </w:r>
    </w:p>
    <w:p w14:paraId="75639F37"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simplest construct is the selection structure. Using the relative values of two variables a and b, for example we can write:</w:t>
      </w:r>
    </w:p>
    <w:p w14:paraId="09DFFCEA"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if</w:t>
      </w:r>
    </w:p>
    <w:p w14:paraId="70F6614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option1</w:t>
      </w:r>
    </w:p>
    <w:p w14:paraId="36FE59C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(a == b) -&gt; option2</w:t>
      </w:r>
    </w:p>
    <w:p w14:paraId="56C5F1E4"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fi</w:t>
      </w:r>
    </w:p>
    <w:p w14:paraId="02DD9B30" w14:textId="15FC157E"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selection structure contains two execution sequences, each preceded by a double colon. One sequence from the list will be executed. A sequence can be selected only if its first statement is executable. The first statement of a control sequence is called a guard.</w:t>
      </w:r>
    </w:p>
    <w:p w14:paraId="0A972E5F"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lastRenderedPageBreak/>
        <w:t>In the example above, the guards are mutually exclusive, but they need not be. If more than one guard is executable, one of the corresponding sequences is selected non-deterministically. If all guards are unexecutable the process will block until one of them can be selected.</w:t>
      </w:r>
    </w:p>
    <w:p w14:paraId="64DAB340"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There are two pseudo-statements that can used as guards: the timeout statement and the else statement. The timeout statement models a special condition that allows a process to abort the waiting for a condition that may never become true. The else statement can be used as the initial statement of the last option sequence in a selection or iteration statement. The else is only executable only if all other options in the same selection are not executable.</w:t>
      </w:r>
    </w:p>
    <w:p w14:paraId="351B8CB0"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Repetition</w:t>
      </w:r>
    </w:p>
    <w:p w14:paraId="7CF0FC73"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 logical extension of the selection stucture is the repetition structure. For example:</w:t>
      </w:r>
    </w:p>
    <w:p w14:paraId="4411B0A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75B3C213"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0C293BF5"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24EDCC98"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break</w:t>
      </w:r>
    </w:p>
    <w:p w14:paraId="51CEAB9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0099F842"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describes a repetition structure in PROMELA. Only one option can be selected at a time. After the option completes, the execution of the structure is repeated. The normal way to terminate the repetition structure is with a break statement. It transfers the control to the instruction that immediately follows the repetition structure.</w:t>
      </w:r>
    </w:p>
    <w:p w14:paraId="2DD5B021" w14:textId="77777777" w:rsidR="00BC2284" w:rsidRPr="00D52D18" w:rsidRDefault="00BC2284" w:rsidP="00C46DE0">
      <w:pPr>
        <w:pStyle w:val="Heading3"/>
        <w:spacing w:after="120" w:line="264" w:lineRule="auto"/>
        <w:ind w:left="0" w:firstLine="284"/>
        <w:rPr>
          <w:rFonts w:asciiTheme="majorBidi" w:hAnsiTheme="majorBidi" w:cstheme="majorBidi"/>
          <w:sz w:val="22"/>
        </w:rPr>
      </w:pPr>
      <w:r w:rsidRPr="00D52D18">
        <w:rPr>
          <w:rFonts w:asciiTheme="majorBidi" w:hAnsiTheme="majorBidi" w:cstheme="majorBidi"/>
          <w:sz w:val="22"/>
        </w:rPr>
        <w:t>Unconditional Jumps</w:t>
      </w:r>
    </w:p>
    <w:p w14:paraId="79D2A5A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Another way to break a loop is the goto statement. For example, we can modify the example above as follows:</w:t>
      </w:r>
    </w:p>
    <w:p w14:paraId="2129B779"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 </w:t>
      </w:r>
    </w:p>
    <w:p w14:paraId="587056E0"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8C1B8D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count - 1</w:t>
      </w:r>
    </w:p>
    <w:p w14:paraId="6ADE399F"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 (count == 0) -&gt; goto done</w:t>
      </w:r>
    </w:p>
    <w:p w14:paraId="6BCAFC33" w14:textId="56528160"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od</w:t>
      </w:r>
    </w:p>
    <w:p w14:paraId="653A2976"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done:</w:t>
      </w:r>
    </w:p>
    <w:p w14:paraId="0355744E"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skip;</w:t>
      </w:r>
    </w:p>
    <w:p w14:paraId="005B7F0D" w14:textId="77777777" w:rsidR="00BC2284" w:rsidRPr="00D52D18" w:rsidRDefault="00BC2284"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color w:val="auto"/>
          <w:sz w:val="22"/>
        </w:rPr>
      </w:pPr>
    </w:p>
    <w:p w14:paraId="5125B75D" w14:textId="77777777" w:rsidR="00BC2284" w:rsidRPr="00D52D18" w:rsidRDefault="00BC2284" w:rsidP="00C46DE0">
      <w:pPr>
        <w:spacing w:after="120" w:line="264" w:lineRule="auto"/>
        <w:ind w:left="0" w:right="1454" w:firstLine="284"/>
        <w:rPr>
          <w:rFonts w:asciiTheme="majorBidi" w:hAnsiTheme="majorBidi" w:cstheme="majorBidi"/>
          <w:color w:val="auto"/>
          <w:sz w:val="22"/>
        </w:rPr>
      </w:pPr>
      <w:r w:rsidRPr="00D52D18">
        <w:rPr>
          <w:rFonts w:asciiTheme="majorBidi" w:hAnsiTheme="majorBidi" w:cstheme="majorBidi"/>
          <w:color w:val="auto"/>
          <w:sz w:val="22"/>
        </w:rPr>
        <w:t>The </w:t>
      </w:r>
      <w:r w:rsidRPr="0062612D">
        <w:rPr>
          <w:rFonts w:asciiTheme="majorBidi" w:hAnsiTheme="majorBidi" w:cstheme="majorBidi"/>
          <w:i/>
          <w:iCs/>
          <w:color w:val="auto"/>
          <w:sz w:val="22"/>
        </w:rPr>
        <w:t>goto</w:t>
      </w:r>
      <w:r w:rsidRPr="00D52D18">
        <w:rPr>
          <w:rFonts w:asciiTheme="majorBidi" w:hAnsiTheme="majorBidi" w:cstheme="majorBidi"/>
          <w:color w:val="auto"/>
          <w:sz w:val="22"/>
        </w:rPr>
        <w:t> in this example jumps to a label named done. A label can only appear before a statement. If we might want to jump at the end of the program, for example, a dummy statement skip is useful: it is a place holder that is always executable and has no effect.</w:t>
      </w:r>
    </w:p>
    <w:p w14:paraId="2EF859FB" w14:textId="77777777" w:rsidR="00BC2284" w:rsidRPr="00D52D18" w:rsidRDefault="00BC2284" w:rsidP="00C46DE0">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t>Conditional Expressions</w:t>
      </w:r>
    </w:p>
    <w:p w14:paraId="08A0C954"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Conditional expressions analogous to the C-syntax </w:t>
      </w:r>
      <w:r w:rsidRPr="00D52D18">
        <w:rPr>
          <w:rFonts w:asciiTheme="majorBidi" w:hAnsiTheme="majorBidi" w:cstheme="majorBidi"/>
          <w:i/>
          <w:iCs/>
          <w:color w:val="auto"/>
          <w:sz w:val="22"/>
        </w:rPr>
        <w:t>expr1 ? expr2 : expr3</w:t>
      </w:r>
      <w:r w:rsidRPr="00D52D18">
        <w:rPr>
          <w:rFonts w:asciiTheme="majorBidi" w:hAnsiTheme="majorBidi" w:cstheme="majorBidi"/>
          <w:color w:val="auto"/>
          <w:sz w:val="22"/>
        </w:rPr>
        <w:t> are supported in Spin version 2. The syntax is however, different from C:</w:t>
      </w:r>
    </w:p>
    <w:p w14:paraId="1B585883" w14:textId="77777777" w:rsidR="00BC2284" w:rsidRPr="00D52D18" w:rsidRDefault="00BC2284" w:rsidP="00C46DE0">
      <w:pPr>
        <w:spacing w:after="120" w:line="264" w:lineRule="auto"/>
        <w:ind w:left="0" w:right="0" w:firstLine="284"/>
        <w:jc w:val="left"/>
        <w:rPr>
          <w:rFonts w:asciiTheme="majorBidi" w:hAnsiTheme="majorBidi" w:cstheme="majorBidi"/>
          <w:i/>
          <w:iCs/>
          <w:color w:val="auto"/>
          <w:sz w:val="22"/>
        </w:rPr>
      </w:pPr>
      <w:r w:rsidRPr="00D52D18">
        <w:rPr>
          <w:rFonts w:asciiTheme="majorBidi" w:hAnsiTheme="majorBidi" w:cstheme="majorBidi"/>
          <w:i/>
          <w:iCs/>
          <w:color w:val="auto"/>
          <w:sz w:val="22"/>
        </w:rPr>
        <w:t xml:space="preserve"> (expr1 -&gt; expr2 : expr3)</w:t>
      </w:r>
    </w:p>
    <w:p w14:paraId="27484786" w14:textId="77777777" w:rsidR="00BC2284" w:rsidRPr="00D52D18" w:rsidRDefault="00BC2284" w:rsidP="00C46DE0">
      <w:pPr>
        <w:spacing w:after="120" w:line="264" w:lineRule="auto"/>
        <w:ind w:left="0" w:right="0" w:firstLine="284"/>
        <w:jc w:val="left"/>
        <w:rPr>
          <w:rFonts w:asciiTheme="majorBidi" w:hAnsiTheme="majorBidi" w:cstheme="majorBidi"/>
          <w:color w:val="auto"/>
          <w:sz w:val="22"/>
        </w:rPr>
      </w:pPr>
      <w:r w:rsidRPr="00D52D18">
        <w:rPr>
          <w:rFonts w:asciiTheme="majorBidi" w:hAnsiTheme="majorBidi" w:cstheme="majorBidi"/>
          <w:color w:val="auto"/>
          <w:sz w:val="22"/>
        </w:rPr>
        <w:t>The expression has the value of </w:t>
      </w:r>
      <w:r w:rsidRPr="00D52D18">
        <w:rPr>
          <w:rFonts w:asciiTheme="majorBidi" w:hAnsiTheme="majorBidi" w:cstheme="majorBidi"/>
          <w:i/>
          <w:iCs/>
          <w:color w:val="auto"/>
          <w:sz w:val="22"/>
        </w:rPr>
        <w:t>expr2</w:t>
      </w:r>
      <w:r w:rsidRPr="00D52D18">
        <w:rPr>
          <w:rFonts w:asciiTheme="majorBidi" w:hAnsiTheme="majorBidi" w:cstheme="majorBidi"/>
          <w:color w:val="auto"/>
          <w:sz w:val="22"/>
        </w:rPr>
        <w:t> when </w:t>
      </w:r>
      <w:r w:rsidRPr="00D52D18">
        <w:rPr>
          <w:rFonts w:asciiTheme="majorBidi" w:hAnsiTheme="majorBidi" w:cstheme="majorBidi"/>
          <w:i/>
          <w:iCs/>
          <w:color w:val="auto"/>
          <w:sz w:val="22"/>
        </w:rPr>
        <w:t>expr1</w:t>
      </w:r>
      <w:r w:rsidRPr="00D52D18">
        <w:rPr>
          <w:rFonts w:asciiTheme="majorBidi" w:hAnsiTheme="majorBidi" w:cstheme="majorBidi"/>
          <w:color w:val="auto"/>
          <w:sz w:val="22"/>
        </w:rPr>
        <w:t> evaluates to a non-zero value, and the value of </w:t>
      </w:r>
      <w:r w:rsidRPr="00D52D18">
        <w:rPr>
          <w:rFonts w:asciiTheme="majorBidi" w:hAnsiTheme="majorBidi" w:cstheme="majorBidi"/>
          <w:i/>
          <w:iCs/>
          <w:color w:val="auto"/>
          <w:sz w:val="22"/>
        </w:rPr>
        <w:t>expr3</w:t>
      </w:r>
      <w:r w:rsidRPr="00D52D18">
        <w:rPr>
          <w:rFonts w:asciiTheme="majorBidi" w:hAnsiTheme="majorBidi" w:cstheme="majorBidi"/>
          <w:color w:val="auto"/>
          <w:sz w:val="22"/>
        </w:rPr>
        <w:t> otherwise.</w:t>
      </w:r>
    </w:p>
    <w:p w14:paraId="1AECA06C" w14:textId="77777777" w:rsidR="00BC2284" w:rsidRPr="00D52D18" w:rsidRDefault="00BC2284" w:rsidP="00C46DE0">
      <w:pPr>
        <w:pStyle w:val="Heading2"/>
        <w:numPr>
          <w:ilvl w:val="0"/>
          <w:numId w:val="50"/>
        </w:numPr>
        <w:spacing w:after="120" w:line="264" w:lineRule="auto"/>
        <w:ind w:left="0" w:firstLine="284"/>
        <w:rPr>
          <w:rFonts w:asciiTheme="majorBidi" w:hAnsiTheme="majorBidi" w:cstheme="majorBidi"/>
          <w:sz w:val="22"/>
        </w:rPr>
      </w:pPr>
      <w:r w:rsidRPr="00D52D18">
        <w:rPr>
          <w:rFonts w:asciiTheme="majorBidi" w:hAnsiTheme="majorBidi" w:cstheme="majorBidi"/>
          <w:sz w:val="22"/>
        </w:rPr>
        <w:lastRenderedPageBreak/>
        <w:t>Active Proctypes</w:t>
      </w:r>
    </w:p>
    <w:p w14:paraId="02D30051" w14:textId="77777777" w:rsidR="00BC2284" w:rsidRPr="00D52D18" w:rsidRDefault="00BC2284" w:rsidP="00C46DE0">
      <w:pPr>
        <w:pStyle w:val="NormalWeb"/>
        <w:spacing w:before="0" w:beforeAutospacing="0" w:after="120" w:afterAutospacing="0" w:line="264" w:lineRule="auto"/>
        <w:ind w:firstLine="284"/>
        <w:rPr>
          <w:rFonts w:asciiTheme="majorBidi" w:hAnsiTheme="majorBidi" w:cstheme="majorBidi"/>
          <w:sz w:val="22"/>
          <w:szCs w:val="22"/>
        </w:rPr>
      </w:pPr>
      <w:r w:rsidRPr="00D52D18">
        <w:rPr>
          <w:rFonts w:asciiTheme="majorBidi" w:hAnsiTheme="majorBidi" w:cstheme="majorBidi"/>
          <w:sz w:val="22"/>
          <w:szCs w:val="22"/>
        </w:rPr>
        <w:t>In Spin version 2 there is a keyword active that can be prefixed to any proctype definition. If the keyword is present, an instance of that proctype will be active in the initial system state. Multiple instantiations of that proctype can be specified with an optional array suffix of the keyword. Example:</w:t>
      </w:r>
    </w:p>
    <w:p w14:paraId="73BFD5ED" w14:textId="77777777" w:rsidR="00BC2284" w:rsidRPr="00D52D18" w:rsidRDefault="00BC2284" w:rsidP="00C46DE0">
      <w:pPr>
        <w:pStyle w:val="HTMLPreformatted"/>
        <w:spacing w:after="120" w:line="264" w:lineRule="auto"/>
        <w:ind w:firstLine="284"/>
        <w:rPr>
          <w:rFonts w:asciiTheme="majorBidi" w:hAnsiTheme="majorBidi" w:cstheme="majorBidi"/>
          <w:i/>
          <w:iCs/>
          <w:sz w:val="22"/>
          <w:szCs w:val="22"/>
        </w:rPr>
      </w:pPr>
      <w:r w:rsidRPr="00D52D18">
        <w:rPr>
          <w:rFonts w:asciiTheme="majorBidi" w:hAnsiTheme="majorBidi" w:cstheme="majorBidi"/>
          <w:i/>
          <w:iCs/>
          <w:sz w:val="22"/>
          <w:szCs w:val="22"/>
        </w:rPr>
        <w:t xml:space="preserve"> active proctype A() { ... }</w:t>
      </w:r>
    </w:p>
    <w:p w14:paraId="11D027C9" w14:textId="2B37E483" w:rsidR="00BC2284" w:rsidRPr="00D52D18" w:rsidRDefault="00BC2284" w:rsidP="00C46DE0">
      <w:pPr>
        <w:pStyle w:val="HTMLPreformatted"/>
        <w:spacing w:after="120" w:line="264" w:lineRule="auto"/>
        <w:ind w:firstLine="284"/>
        <w:rPr>
          <w:rFonts w:asciiTheme="majorBidi" w:hAnsiTheme="majorBidi" w:cstheme="majorBidi"/>
          <w:sz w:val="22"/>
          <w:szCs w:val="22"/>
        </w:rPr>
      </w:pPr>
      <w:r w:rsidRPr="00D52D18">
        <w:rPr>
          <w:rFonts w:asciiTheme="majorBidi" w:hAnsiTheme="majorBidi" w:cstheme="majorBidi"/>
          <w:i/>
          <w:iCs/>
          <w:sz w:val="22"/>
          <w:szCs w:val="22"/>
        </w:rPr>
        <w:t xml:space="preserve"> active [4] proctype B() { ... }</w:t>
      </w:r>
    </w:p>
    <w:p w14:paraId="05FACEEB" w14:textId="7371337B" w:rsidR="00D52D18" w:rsidRPr="00D52D18" w:rsidRDefault="00D52D18" w:rsidP="00C46DE0">
      <w:pPr>
        <w:tabs>
          <w:tab w:val="left" w:pos="720"/>
        </w:tabs>
        <w:autoSpaceDE w:val="0"/>
        <w:autoSpaceDN w:val="0"/>
        <w:adjustRightInd w:val="0"/>
        <w:spacing w:before="240" w:after="120" w:line="240" w:lineRule="auto"/>
        <w:ind w:left="0" w:right="0" w:firstLine="0"/>
        <w:jc w:val="left"/>
        <w:rPr>
          <w:rFonts w:ascii="Segoe UI" w:eastAsiaTheme="minorEastAsia" w:hAnsi="Segoe UI" w:cs="Segoe UI"/>
          <w:sz w:val="18"/>
          <w:szCs w:val="18"/>
          <w:lang w:bidi="ar-SA"/>
        </w:rPr>
      </w:pPr>
      <w:r>
        <w:rPr>
          <w:rFonts w:asciiTheme="majorBidi" w:eastAsiaTheme="minorEastAsia" w:hAnsiTheme="majorBidi" w:cstheme="majorBidi"/>
          <w:b/>
          <w:bCs/>
          <w:sz w:val="22"/>
          <w:lang w:bidi="ar-SA"/>
        </w:rPr>
        <w:t xml:space="preserve">2.3.2 </w:t>
      </w:r>
      <w:r w:rsidRPr="00D52D18">
        <w:rPr>
          <w:rFonts w:asciiTheme="majorBidi" w:eastAsiaTheme="minorEastAsia" w:hAnsiTheme="majorBidi" w:cstheme="majorBidi"/>
          <w:b/>
          <w:bCs/>
          <w:sz w:val="22"/>
          <w:lang w:bidi="ar-SA"/>
        </w:rPr>
        <w:t>LTL syntax in spin</w:t>
      </w:r>
      <w:r>
        <w:rPr>
          <w:rFonts w:ascii="Segoe UI" w:eastAsiaTheme="minorEastAsia" w:hAnsi="Segoe UI" w:cs="Segoe UI"/>
          <w:sz w:val="18"/>
          <w:szCs w:val="18"/>
          <w:lang w:bidi="ar-SA"/>
        </w:rPr>
        <w:t xml:space="preserve"> </w:t>
      </w:r>
    </w:p>
    <w:p w14:paraId="1168998C" w14:textId="2B4F733C" w:rsidR="00D52D18" w:rsidRPr="00D52D18" w:rsidRDefault="00D52D18" w:rsidP="00C46DE0">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sz w:val="24"/>
          <w:szCs w:val="24"/>
          <w:lang w:bidi="ar-SA"/>
        </w:rPr>
      </w:pPr>
      <w:r w:rsidRPr="00D52D18">
        <w:rPr>
          <w:rFonts w:asciiTheme="majorBidi" w:hAnsiTheme="majorBidi" w:cstheme="majorBidi"/>
          <w:b/>
          <w:bCs/>
          <w:sz w:val="24"/>
          <w:szCs w:val="24"/>
          <w:lang w:bidi="ar-SA"/>
        </w:rPr>
        <w:t>Grammar</w:t>
      </w:r>
      <w:r w:rsidRPr="00D52D18">
        <w:rPr>
          <w:rFonts w:asciiTheme="majorBidi" w:hAnsiTheme="majorBidi" w:cstheme="majorBidi"/>
          <w:b/>
          <w:bCs/>
          <w:sz w:val="24"/>
          <w:szCs w:val="24"/>
          <w:u w:val="single"/>
          <w:lang w:bidi="ar-SA"/>
        </w:rPr>
        <w:t>:</w:t>
      </w:r>
      <w:r w:rsidRPr="00D52D18">
        <w:rPr>
          <w:rFonts w:asciiTheme="majorBidi" w:hAnsiTheme="majorBidi" w:cstheme="majorBidi"/>
          <w:sz w:val="24"/>
          <w:szCs w:val="24"/>
          <w:lang w:bidi="ar-SA"/>
        </w:rPr>
        <w:t xml:space="preserve"> </w:t>
      </w:r>
      <m:oMath>
        <m:r>
          <w:rPr>
            <w:rFonts w:ascii="Cambria Math" w:hAnsi="Cambria Math" w:cstheme="majorBidi"/>
            <w:sz w:val="24"/>
            <w:szCs w:val="24"/>
            <w:lang w:bidi="ar-SA"/>
          </w:rPr>
          <m:t xml:space="preserve">ltl ::= </m:t>
        </m:r>
        <m:r>
          <m:rPr>
            <m:sty m:val="bi"/>
          </m:rPr>
          <w:rPr>
            <w:rFonts w:ascii="Cambria Math" w:hAnsi="Cambria Math" w:cstheme="majorBidi"/>
            <w:sz w:val="24"/>
            <w:szCs w:val="24"/>
            <w:lang w:bidi="ar-SA"/>
          </w:rPr>
          <m:t>opd</m:t>
        </m:r>
        <m:r>
          <w:rPr>
            <w:rFonts w:ascii="Cambria Math" w:hAnsi="Cambria Math" w:cstheme="majorBidi"/>
            <w:sz w:val="24"/>
            <w:szCs w:val="24"/>
            <w:lang w:bidi="ar-SA"/>
          </w:rPr>
          <m:t xml:space="preserve"> | ( ltl ) | ltl </m:t>
        </m:r>
        <m:r>
          <m:rPr>
            <m:sty m:val="bi"/>
          </m:rPr>
          <w:rPr>
            <w:rFonts w:ascii="Cambria Math" w:hAnsi="Cambria Math" w:cstheme="majorBidi"/>
            <w:sz w:val="24"/>
            <w:szCs w:val="24"/>
            <w:lang w:bidi="ar-SA"/>
          </w:rPr>
          <m:t>binop</m:t>
        </m:r>
        <m:r>
          <w:rPr>
            <w:rFonts w:ascii="Cambria Math" w:hAnsi="Cambria Math" w:cstheme="majorBidi"/>
            <w:sz w:val="24"/>
            <w:szCs w:val="24"/>
            <w:lang w:bidi="ar-SA"/>
          </w:rPr>
          <m:t xml:space="preserve"> ltl | </m:t>
        </m:r>
        <m:r>
          <m:rPr>
            <m:sty m:val="bi"/>
          </m:rPr>
          <w:rPr>
            <w:rFonts w:ascii="Cambria Math" w:hAnsi="Cambria Math" w:cstheme="majorBidi"/>
            <w:sz w:val="24"/>
            <w:szCs w:val="24"/>
            <w:lang w:bidi="ar-SA"/>
          </w:rPr>
          <m:t>unop</m:t>
        </m:r>
        <m:r>
          <w:rPr>
            <w:rFonts w:ascii="Cambria Math" w:hAnsi="Cambria Math" w:cstheme="majorBidi"/>
            <w:sz w:val="24"/>
            <w:szCs w:val="24"/>
            <w:lang w:bidi="ar-SA"/>
          </w:rPr>
          <m:t xml:space="preserve"> ltl</m:t>
        </m:r>
      </m:oMath>
    </w:p>
    <w:p w14:paraId="063EEFFA" w14:textId="77777777" w:rsidR="009C2676" w:rsidRDefault="00D52D18" w:rsidP="00C46DE0">
      <w:pPr>
        <w:pStyle w:val="ListParagraph"/>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4"/>
          <w:szCs w:val="24"/>
          <w:lang w:bidi="ar-SA"/>
        </w:rPr>
      </w:pPr>
      <w:r w:rsidRPr="00D52D18">
        <w:rPr>
          <w:rFonts w:asciiTheme="majorBidi" w:hAnsiTheme="majorBidi" w:cstheme="majorBidi"/>
          <w:b/>
          <w:bCs/>
          <w:sz w:val="24"/>
          <w:szCs w:val="24"/>
          <w:lang w:bidi="ar-SA"/>
        </w:rPr>
        <w:t>Operands (opd):</w:t>
      </w:r>
    </w:p>
    <w:p w14:paraId="022221B4" w14:textId="1851693C" w:rsidR="00D52D18" w:rsidRPr="009C2676" w:rsidRDefault="009C2676" w:rsidP="00C46DE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b/>
          <w:bCs/>
          <w:sz w:val="22"/>
          <w:lang w:bidi="ar-SA"/>
        </w:rPr>
      </w:pPr>
      <w:r>
        <w:rPr>
          <w:rFonts w:asciiTheme="majorBidi" w:hAnsiTheme="majorBidi" w:cstheme="majorBidi"/>
          <w:b/>
          <w:bCs/>
          <w:sz w:val="24"/>
          <w:szCs w:val="24"/>
          <w:lang w:bidi="ar-SA"/>
        </w:rPr>
        <w:t xml:space="preserve"> </w:t>
      </w:r>
      <w:r w:rsidR="00D52D18" w:rsidRPr="009C2676">
        <w:rPr>
          <w:rFonts w:asciiTheme="majorBidi" w:hAnsiTheme="majorBidi" w:cstheme="majorBidi"/>
          <w:sz w:val="22"/>
          <w:lang w:bidi="ar-SA"/>
        </w:rPr>
        <w:t>true, false, user-defined names starting with a lower-case letter,</w:t>
      </w:r>
    </w:p>
    <w:p w14:paraId="576E5C2C" w14:textId="4FF66DEC"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or embedded expressions inside curly braces, e.g.,: { a+b&gt;n }.</w:t>
      </w:r>
    </w:p>
    <w:p w14:paraId="3FD2D907" w14:textId="77777777" w:rsidR="00D52D18" w:rsidRPr="009C2676" w:rsidRDefault="00D52D18" w:rsidP="00C46DE0">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Unary Operators (unop):</w:t>
      </w:r>
    </w:p>
    <w:p w14:paraId="16DCC19B" w14:textId="735C217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always</w:t>
      </w:r>
      <w:r w:rsidRPr="009C2676">
        <w:rPr>
          <w:rFonts w:asciiTheme="majorBidi" w:hAnsiTheme="majorBidi" w:cstheme="majorBidi"/>
          <w:sz w:val="22"/>
          <w:lang w:bidi="ar-SA"/>
        </w:rPr>
        <w:t>)</w:t>
      </w:r>
    </w:p>
    <w:p w14:paraId="2DFC058A" w14:textId="5A202456"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eventually</w:t>
      </w:r>
      <w:r w:rsidRPr="009C2676">
        <w:rPr>
          <w:rFonts w:asciiTheme="majorBidi" w:hAnsiTheme="majorBidi" w:cstheme="majorBidi"/>
          <w:sz w:val="22"/>
          <w:lang w:bidi="ar-SA"/>
        </w:rPr>
        <w:t>)</w:t>
      </w:r>
    </w:p>
    <w:p w14:paraId="56657558" w14:textId="7DED62B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 </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negation</w:t>
      </w:r>
      <w:r w:rsidR="009C2676" w:rsidRPr="009C2676">
        <w:rPr>
          <w:rFonts w:asciiTheme="majorBidi" w:hAnsiTheme="majorBidi" w:cstheme="majorBidi"/>
          <w:sz w:val="22"/>
          <w:lang w:bidi="ar-SA"/>
        </w:rPr>
        <w:t>)</w:t>
      </w:r>
    </w:p>
    <w:p w14:paraId="0D538B56" w14:textId="77777777" w:rsidR="00D52D18" w:rsidRPr="009C2676" w:rsidRDefault="00D52D18" w:rsidP="00C46DE0">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ight="0"/>
        <w:jc w:val="left"/>
        <w:rPr>
          <w:rFonts w:asciiTheme="majorBidi" w:hAnsiTheme="majorBidi" w:cstheme="majorBidi"/>
          <w:b/>
          <w:bCs/>
          <w:sz w:val="22"/>
          <w:lang w:bidi="ar-SA"/>
        </w:rPr>
      </w:pPr>
      <w:r w:rsidRPr="009C2676">
        <w:rPr>
          <w:rFonts w:asciiTheme="majorBidi" w:hAnsiTheme="majorBidi" w:cstheme="majorBidi"/>
          <w:b/>
          <w:bCs/>
          <w:sz w:val="22"/>
          <w:lang w:bidi="ar-SA"/>
        </w:rPr>
        <w:t>Binary Operators (binop):</w:t>
      </w:r>
    </w:p>
    <w:p w14:paraId="591517F7" w14:textId="425626A9"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U </w:t>
      </w:r>
      <w:r w:rsidRPr="009C2676">
        <w:rPr>
          <w:rFonts w:asciiTheme="majorBidi" w:hAnsiTheme="majorBidi" w:cstheme="majorBidi"/>
          <w:sz w:val="22"/>
          <w:lang w:bidi="ar-SA"/>
        </w:rPr>
        <w:tab/>
        <w:t xml:space="preserve">(the temporal operator </w:t>
      </w:r>
      <w:r w:rsidRPr="009C2676">
        <w:rPr>
          <w:rFonts w:asciiTheme="majorBidi" w:hAnsiTheme="majorBidi" w:cstheme="majorBidi"/>
          <w:i/>
          <w:iCs/>
          <w:sz w:val="22"/>
          <w:lang w:bidi="ar-SA"/>
        </w:rPr>
        <w:t>strong until</w:t>
      </w:r>
      <w:r w:rsidRPr="009C2676">
        <w:rPr>
          <w:rFonts w:asciiTheme="majorBidi" w:hAnsiTheme="majorBidi" w:cstheme="majorBidi"/>
          <w:sz w:val="22"/>
          <w:lang w:bidi="ar-SA"/>
        </w:rPr>
        <w:t>)</w:t>
      </w:r>
    </w:p>
    <w:p w14:paraId="10F3DB11" w14:textId="1DF92755"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 xml:space="preserve">V </w:t>
      </w:r>
      <w:r w:rsidRPr="009C2676">
        <w:rPr>
          <w:rFonts w:asciiTheme="majorBidi" w:hAnsiTheme="majorBidi" w:cstheme="majorBidi"/>
          <w:sz w:val="22"/>
          <w:lang w:bidi="ar-SA"/>
        </w:rPr>
        <w:tab/>
        <w:t>(the dual of U): (p V q) means !(!p U !q))</w:t>
      </w:r>
    </w:p>
    <w:p w14:paraId="7627CE46" w14:textId="63C1235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&amp;&amp;</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and</w:t>
      </w:r>
      <w:r w:rsidRPr="009C2676">
        <w:rPr>
          <w:rFonts w:asciiTheme="majorBidi" w:hAnsiTheme="majorBidi" w:cstheme="majorBidi"/>
          <w:sz w:val="22"/>
          <w:lang w:bidi="ar-SA"/>
        </w:rPr>
        <w:t>)</w:t>
      </w:r>
    </w:p>
    <w:p w14:paraId="70214EFC" w14:textId="3244218A"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or</w:t>
      </w:r>
      <w:r w:rsidRPr="009C2676">
        <w:rPr>
          <w:rFonts w:asciiTheme="majorBidi" w:hAnsiTheme="majorBidi" w:cstheme="majorBidi"/>
          <w:sz w:val="22"/>
          <w:lang w:bidi="ar-SA"/>
        </w:rPr>
        <w:t>)</w:t>
      </w:r>
    </w:p>
    <w:p w14:paraId="48E0079E" w14:textId="22E47E34"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&amp;&amp;)</w:t>
      </w:r>
    </w:p>
    <w:p w14:paraId="55910BCB" w14:textId="1E727642"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4" w:right="0" w:firstLine="0"/>
        <w:jc w:val="left"/>
        <w:rPr>
          <w:rFonts w:asciiTheme="majorBidi" w:hAnsiTheme="majorBidi" w:cstheme="majorBidi"/>
          <w:sz w:val="22"/>
          <w:lang w:bidi="ar-SA"/>
        </w:rPr>
      </w:pPr>
      <w:r w:rsidRPr="009C2676">
        <w:rPr>
          <w:rFonts w:asciiTheme="majorBidi" w:hAnsiTheme="majorBidi" w:cstheme="majorBidi"/>
          <w:sz w:val="22"/>
          <w:lang w:bidi="ar-SA"/>
        </w:rPr>
        <w:t>\/</w:t>
      </w:r>
      <w:r w:rsidRPr="009C2676">
        <w:rPr>
          <w:rFonts w:asciiTheme="majorBidi" w:hAnsiTheme="majorBidi" w:cstheme="majorBidi"/>
          <w:sz w:val="22"/>
          <w:lang w:bidi="ar-SA"/>
        </w:rPr>
        <w:tab/>
        <w:t>(alternative form of ||)</w:t>
      </w:r>
    </w:p>
    <w:p w14:paraId="387E4AF4" w14:textId="23A5363F"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implication</w:t>
      </w:r>
      <w:r w:rsidRPr="009C2676">
        <w:rPr>
          <w:rFonts w:asciiTheme="majorBidi" w:hAnsiTheme="majorBidi" w:cstheme="majorBidi"/>
          <w:sz w:val="22"/>
          <w:lang w:bidi="ar-SA"/>
        </w:rPr>
        <w:t>)</w:t>
      </w:r>
    </w:p>
    <w:p w14:paraId="78DBA0C1" w14:textId="77777777" w:rsid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283" w:right="0" w:firstLine="0"/>
        <w:jc w:val="left"/>
        <w:rPr>
          <w:rFonts w:asciiTheme="majorBidi" w:hAnsiTheme="majorBidi" w:cstheme="majorBidi"/>
          <w:sz w:val="22"/>
          <w:lang w:bidi="ar-SA"/>
        </w:rPr>
      </w:pPr>
      <w:r w:rsidRPr="009C2676">
        <w:rPr>
          <w:rFonts w:asciiTheme="majorBidi" w:hAnsiTheme="majorBidi" w:cstheme="majorBidi"/>
          <w:sz w:val="22"/>
          <w:lang w:bidi="ar-SA"/>
        </w:rPr>
        <w:t>&lt;-&gt;</w:t>
      </w:r>
      <w:r w:rsidRPr="009C2676">
        <w:rPr>
          <w:rFonts w:asciiTheme="majorBidi" w:hAnsiTheme="majorBidi" w:cstheme="majorBidi"/>
          <w:sz w:val="22"/>
          <w:lang w:bidi="ar-SA"/>
        </w:rPr>
        <w:tab/>
        <w:t xml:space="preserve">(the boolean operator for </w:t>
      </w:r>
      <w:r w:rsidRPr="009C2676">
        <w:rPr>
          <w:rFonts w:asciiTheme="majorBidi" w:hAnsiTheme="majorBidi" w:cstheme="majorBidi"/>
          <w:i/>
          <w:iCs/>
          <w:sz w:val="22"/>
          <w:lang w:bidi="ar-SA"/>
        </w:rPr>
        <w:t>logical equivalence</w:t>
      </w:r>
      <w:r w:rsidR="009C2676" w:rsidRPr="009C2676">
        <w:rPr>
          <w:rFonts w:asciiTheme="majorBidi" w:hAnsiTheme="majorBidi" w:cstheme="majorBidi"/>
          <w:sz w:val="22"/>
          <w:lang w:bidi="ar-SA"/>
        </w:rPr>
        <w:t>)</w:t>
      </w:r>
    </w:p>
    <w:p w14:paraId="2E2A2986" w14:textId="1DE5AF41" w:rsidR="00D52D18" w:rsidRPr="009C2676" w:rsidRDefault="009C2676"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284"/>
        <w:jc w:val="left"/>
        <w:rPr>
          <w:rFonts w:asciiTheme="majorBidi" w:hAnsiTheme="majorBidi" w:cstheme="majorBidi"/>
          <w:sz w:val="22"/>
          <w:lang w:bidi="ar-SA"/>
        </w:rPr>
      </w:pPr>
      <w:r w:rsidRPr="009C2676">
        <w:rPr>
          <w:rFonts w:asciiTheme="majorBidi" w:hAnsiTheme="majorBidi" w:cstheme="majorBidi"/>
          <w:sz w:val="22"/>
          <w:lang w:bidi="ar-SA"/>
        </w:rPr>
        <w:t>The easiest way to specify an LTL property is to specify it inline. The formula is specified globally</w:t>
      </w:r>
      <w:r w:rsidR="00D52D18" w:rsidRPr="009C2676">
        <w:rPr>
          <w:rFonts w:asciiTheme="majorBidi" w:hAnsiTheme="majorBidi" w:cstheme="majorBidi"/>
          <w:sz w:val="22"/>
          <w:lang w:bidi="ar-SA"/>
        </w:rPr>
        <w:br/>
        <w:t>(i.e., outside all proctype or init declarations) with the following syntax:</w:t>
      </w:r>
      <w:r>
        <w:rPr>
          <w:rFonts w:asciiTheme="majorBidi" w:hAnsiTheme="majorBidi" w:cstheme="majorBidi"/>
          <w:sz w:val="22"/>
          <w:lang w:bidi="ar-SA"/>
        </w:rPr>
        <w:t xml:space="preserve"> </w:t>
      </w:r>
      <w:r w:rsidR="00D52D18" w:rsidRPr="009C2676">
        <w:rPr>
          <w:rFonts w:asciiTheme="majorBidi" w:hAnsiTheme="majorBidi" w:cstheme="majorBidi"/>
          <w:i/>
          <w:iCs/>
          <w:sz w:val="22"/>
          <w:lang w:bidi="ar-SA"/>
        </w:rPr>
        <w:t xml:space="preserve">ltl [ name ] '{' </w:t>
      </w:r>
      <w:commentRangeStart w:id="22"/>
      <w:r w:rsidR="00D52D18" w:rsidRPr="009C2676">
        <w:rPr>
          <w:rFonts w:asciiTheme="majorBidi" w:hAnsiTheme="majorBidi" w:cstheme="majorBidi"/>
          <w:i/>
          <w:iCs/>
          <w:sz w:val="22"/>
          <w:lang w:bidi="ar-SA"/>
        </w:rPr>
        <w:t xml:space="preserve"> formula</w:t>
      </w:r>
      <w:commentRangeEnd w:id="22"/>
      <w:r w:rsidR="00D52D18" w:rsidRPr="009C2676">
        <w:rPr>
          <w:rStyle w:val="CommentReference"/>
          <w:sz w:val="22"/>
          <w:szCs w:val="22"/>
        </w:rPr>
        <w:commentReference w:id="22"/>
      </w:r>
      <w:r w:rsidR="00D52D18" w:rsidRPr="009C2676">
        <w:rPr>
          <w:rFonts w:asciiTheme="majorBidi" w:hAnsiTheme="majorBidi" w:cstheme="majorBidi"/>
          <w:i/>
          <w:iCs/>
          <w:sz w:val="22"/>
          <w:lang w:bidi="ar-SA"/>
        </w:rPr>
        <w:t xml:space="preserve"> '}'</w:t>
      </w:r>
    </w:p>
    <w:p w14:paraId="2287D2EC" w14:textId="4B2A1C17" w:rsidR="00D52D18" w:rsidRPr="009C2676" w:rsidRDefault="00D52D18" w:rsidP="00C46DE0">
      <w:pPr>
        <w:spacing w:after="0" w:line="264" w:lineRule="auto"/>
        <w:ind w:left="0" w:right="0" w:firstLine="284"/>
        <w:jc w:val="left"/>
        <w:rPr>
          <w:rFonts w:asciiTheme="majorBidi" w:hAnsiTheme="majorBidi" w:cstheme="majorBidi"/>
          <w:color w:val="auto"/>
          <w:sz w:val="22"/>
          <w:lang w:bidi="ar-SA"/>
        </w:rPr>
      </w:pPr>
      <w:r w:rsidRPr="009C2676">
        <w:rPr>
          <w:rFonts w:asciiTheme="majorBidi" w:hAnsiTheme="majorBidi" w:cstheme="majorBidi"/>
          <w:sz w:val="22"/>
          <w:shd w:val="clear" w:color="auto" w:fill="FFFFFF"/>
          <w:lang w:bidi="ar-SA"/>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9C2676">
        <w:rPr>
          <w:rFonts w:asciiTheme="majorBidi" w:hAnsiTheme="majorBidi" w:cstheme="majorBidi"/>
          <w:sz w:val="22"/>
          <w:lang w:bidi="ar-SA"/>
        </w:rPr>
        <w:t>always</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eventually</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implies</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equivalent</w:t>
      </w:r>
      <w:r w:rsidR="009C2676">
        <w:rPr>
          <w:rFonts w:asciiTheme="majorBidi" w:hAnsiTheme="majorBidi" w:cstheme="majorBidi"/>
          <w:sz w:val="22"/>
          <w:shd w:val="clear" w:color="auto" w:fill="FFFFFF"/>
          <w:lang w:bidi="ar-SA"/>
        </w:rPr>
        <w:t xml:space="preserve">. The alternative </w:t>
      </w:r>
      <w:r w:rsidRPr="009C2676">
        <w:rPr>
          <w:rFonts w:asciiTheme="majorBidi" w:hAnsiTheme="majorBidi" w:cstheme="majorBidi"/>
          <w:sz w:val="22"/>
          <w:shd w:val="clear" w:color="auto" w:fill="FFFFFF"/>
          <w:lang w:bidi="ar-SA"/>
        </w:rPr>
        <w:t>operators </w:t>
      </w:r>
      <w:r w:rsidRPr="009C2676">
        <w:rPr>
          <w:rFonts w:asciiTheme="majorBidi" w:hAnsiTheme="majorBidi" w:cstheme="majorBidi"/>
          <w:sz w:val="22"/>
          <w:lang w:bidi="ar-SA"/>
        </w:rPr>
        <w:t>weakuntil</w:t>
      </w:r>
      <w:r w:rsidRPr="009C2676">
        <w:rPr>
          <w:rFonts w:asciiTheme="majorBidi" w:hAnsiTheme="majorBidi" w:cstheme="majorBidi"/>
          <w:sz w:val="22"/>
          <w:shd w:val="clear" w:color="auto" w:fill="FFFFFF"/>
          <w:lang w:bidi="ar-SA"/>
        </w:rPr>
        <w:t>, </w:t>
      </w:r>
      <w:r w:rsidRPr="009C2676">
        <w:rPr>
          <w:rFonts w:asciiTheme="majorBidi" w:hAnsiTheme="majorBidi" w:cstheme="majorBidi"/>
          <w:sz w:val="22"/>
          <w:lang w:bidi="ar-SA"/>
        </w:rPr>
        <w:t>stronguntil</w:t>
      </w:r>
      <w:r w:rsidRPr="009C2676">
        <w:rPr>
          <w:rFonts w:asciiTheme="majorBidi" w:hAnsiTheme="majorBidi" w:cstheme="majorBidi"/>
          <w:sz w:val="22"/>
          <w:shd w:val="clear" w:color="auto" w:fill="FFFFFF"/>
          <w:lang w:bidi="ar-SA"/>
        </w:rPr>
        <w:t>, and </w:t>
      </w:r>
      <w:r w:rsidRPr="009C2676">
        <w:rPr>
          <w:rFonts w:asciiTheme="majorBidi" w:hAnsiTheme="majorBidi" w:cstheme="majorBidi"/>
          <w:sz w:val="22"/>
          <w:lang w:bidi="ar-SA"/>
        </w:rPr>
        <w:t>release</w:t>
      </w:r>
      <w:r w:rsidRPr="009C2676">
        <w:rPr>
          <w:rFonts w:asciiTheme="majorBidi" w:hAnsiTheme="majorBidi" w:cstheme="majorBidi"/>
          <w:sz w:val="22"/>
          <w:shd w:val="clear" w:color="auto" w:fill="FFFFFF"/>
          <w:lang w:bidi="ar-SA"/>
        </w:rPr>
        <w:t> (for the V operator, see above), are also supported. </w:t>
      </w:r>
      <w:r w:rsidRPr="009C2676">
        <w:rPr>
          <w:rFonts w:asciiTheme="majorBidi" w:hAnsiTheme="majorBidi" w:cstheme="majorBidi"/>
          <w:sz w:val="22"/>
          <w:lang w:bidi="ar-SA"/>
        </w:rPr>
        <w:br/>
      </w:r>
      <w:r w:rsidRPr="009C2676">
        <w:rPr>
          <w:rFonts w:asciiTheme="majorBidi" w:hAnsiTheme="majorBidi" w:cstheme="majorBidi"/>
          <w:sz w:val="22"/>
          <w:shd w:val="clear" w:color="auto" w:fill="FFFFFF"/>
          <w:lang w:bidi="ar-SA"/>
        </w:rPr>
        <w:t>This means that the following two are equivalent:</w:t>
      </w:r>
    </w:p>
    <w:p w14:paraId="4FB36806" w14:textId="77777777"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sz w:val="22"/>
          <w:lang w:bidi="ar-SA"/>
        </w:rPr>
        <w:tab/>
      </w:r>
      <w:r w:rsidRPr="009C2676">
        <w:rPr>
          <w:rFonts w:asciiTheme="majorBidi" w:hAnsiTheme="majorBidi" w:cstheme="majorBidi"/>
          <w:i/>
          <w:iCs/>
          <w:sz w:val="22"/>
          <w:lang w:bidi="ar-SA"/>
        </w:rPr>
        <w:t>ltl p1 { []&lt;&gt; p }</w:t>
      </w:r>
    </w:p>
    <w:p w14:paraId="1850C394" w14:textId="1CED700D" w:rsidR="00D52D18" w:rsidRPr="009C2676" w:rsidRDefault="00D52D18" w:rsidP="00C46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4" w:lineRule="auto"/>
        <w:ind w:left="0" w:right="0" w:firstLine="0"/>
        <w:jc w:val="left"/>
        <w:rPr>
          <w:rFonts w:asciiTheme="majorBidi" w:hAnsiTheme="majorBidi" w:cstheme="majorBidi"/>
          <w:i/>
          <w:iCs/>
          <w:sz w:val="22"/>
          <w:lang w:bidi="ar-SA"/>
        </w:rPr>
      </w:pP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r>
      <w:r w:rsidRPr="009C2676">
        <w:rPr>
          <w:rFonts w:asciiTheme="majorBidi" w:hAnsiTheme="majorBidi" w:cstheme="majorBidi"/>
          <w:i/>
          <w:iCs/>
          <w:sz w:val="22"/>
          <w:lang w:bidi="ar-SA"/>
        </w:rPr>
        <w:tab/>
        <w:t>ltl p2 { always eventually p }</w:t>
      </w:r>
    </w:p>
    <w:p w14:paraId="6D6BC653" w14:textId="77777777" w:rsidR="00D52D18" w:rsidRDefault="00D52D18" w:rsidP="00C46DE0">
      <w:pPr>
        <w:spacing w:after="120" w:line="264" w:lineRule="auto"/>
        <w:ind w:left="0" w:right="0" w:firstLine="284"/>
        <w:rPr>
          <w:rFonts w:asciiTheme="majorBidi" w:hAnsiTheme="majorBidi" w:cstheme="majorBidi"/>
          <w:sz w:val="24"/>
          <w:szCs w:val="24"/>
          <w:shd w:val="clear" w:color="auto" w:fill="FFFFFF"/>
          <w:lang w:bidi="ar-SA"/>
        </w:rPr>
      </w:pPr>
      <w:r w:rsidRPr="00327154">
        <w:rPr>
          <w:rFonts w:asciiTheme="majorBidi" w:hAnsiTheme="majorBidi" w:cstheme="majorBidi"/>
          <w:sz w:val="24"/>
          <w:szCs w:val="24"/>
          <w:shd w:val="clear" w:color="auto" w:fill="FFFFFF"/>
          <w:lang w:bidi="ar-SA"/>
        </w:rPr>
        <w:t>The properties stated in this way are taken as positive properties that must be satisfied by the model. The model checker will perform an automatic negation of the formula to find counter-examples</w:t>
      </w:r>
      <w:r>
        <w:rPr>
          <w:rFonts w:asciiTheme="majorBidi" w:hAnsiTheme="majorBidi" w:cstheme="majorBidi"/>
          <w:sz w:val="24"/>
          <w:szCs w:val="24"/>
          <w:shd w:val="clear" w:color="auto" w:fill="FFFFFF"/>
          <w:lang w:bidi="ar-SA"/>
        </w:rPr>
        <w:t>.</w:t>
      </w:r>
    </w:p>
    <w:p w14:paraId="04EE3C73" w14:textId="09511FDF" w:rsidR="00AD1E9F" w:rsidRPr="00067E1C" w:rsidRDefault="00AD1E9F" w:rsidP="00C46DE0">
      <w:pPr>
        <w:tabs>
          <w:tab w:val="left" w:pos="720"/>
        </w:tabs>
        <w:autoSpaceDE w:val="0"/>
        <w:autoSpaceDN w:val="0"/>
        <w:adjustRightInd w:val="0"/>
        <w:spacing w:before="240" w:after="120" w:line="240" w:lineRule="auto"/>
        <w:ind w:left="0" w:right="0" w:firstLine="0"/>
        <w:jc w:val="left"/>
        <w:rPr>
          <w:rFonts w:asciiTheme="majorBidi" w:eastAsiaTheme="minorEastAsia" w:hAnsiTheme="majorBidi" w:cstheme="majorBidi"/>
          <w:b/>
          <w:bCs/>
          <w:color w:val="auto"/>
          <w:sz w:val="22"/>
          <w:lang w:bidi="ar-SA"/>
        </w:rPr>
      </w:pPr>
      <w:r w:rsidRPr="00067E1C">
        <w:rPr>
          <w:rFonts w:asciiTheme="majorBidi" w:eastAsiaTheme="minorEastAsia" w:hAnsiTheme="majorBidi" w:cstheme="majorBidi"/>
          <w:b/>
          <w:bCs/>
          <w:color w:val="auto"/>
          <w:sz w:val="22"/>
          <w:lang w:bidi="ar-SA"/>
        </w:rPr>
        <w:t xml:space="preserve">2.4 </w:t>
      </w:r>
      <w:commentRangeStart w:id="23"/>
      <w:r w:rsidR="003A5D05" w:rsidRPr="00067E1C">
        <w:rPr>
          <w:rFonts w:asciiTheme="majorBidi" w:eastAsiaTheme="minorEastAsia" w:hAnsiTheme="majorBidi" w:cstheme="majorBidi"/>
          <w:b/>
          <w:bCs/>
          <w:color w:val="auto"/>
          <w:sz w:val="22"/>
          <w:lang w:bidi="ar-SA"/>
        </w:rPr>
        <w:t xml:space="preserve">Building </w:t>
      </w:r>
      <w:r w:rsidR="0062612D" w:rsidRPr="00067E1C">
        <w:rPr>
          <w:rFonts w:asciiTheme="majorBidi" w:eastAsiaTheme="minorEastAsia" w:hAnsiTheme="majorBidi" w:cstheme="majorBidi"/>
          <w:b/>
          <w:bCs/>
          <w:color w:val="auto"/>
          <w:sz w:val="22"/>
          <w:lang w:bidi="ar-SA"/>
        </w:rPr>
        <w:t>and</w:t>
      </w:r>
      <w:r w:rsidRPr="00067E1C">
        <w:rPr>
          <w:rFonts w:asciiTheme="majorBidi" w:eastAsiaTheme="minorEastAsia" w:hAnsiTheme="majorBidi" w:cstheme="majorBidi"/>
          <w:b/>
          <w:bCs/>
          <w:color w:val="auto"/>
          <w:sz w:val="22"/>
          <w:lang w:bidi="ar-SA"/>
        </w:rPr>
        <w:t xml:space="preserve"> </w:t>
      </w:r>
      <w:commentRangeEnd w:id="23"/>
      <w:r w:rsidR="0062612D" w:rsidRPr="00067E1C">
        <w:rPr>
          <w:rFonts w:asciiTheme="majorBidi" w:eastAsiaTheme="minorEastAsia" w:hAnsiTheme="majorBidi" w:cstheme="majorBidi"/>
          <w:b/>
          <w:bCs/>
          <w:color w:val="auto"/>
          <w:sz w:val="22"/>
          <w:lang w:bidi="ar-SA"/>
        </w:rPr>
        <w:t>Verifying Spin</w:t>
      </w:r>
      <w:r w:rsidR="00067E1C" w:rsidRPr="00067E1C">
        <w:rPr>
          <w:rStyle w:val="CommentReference"/>
          <w:color w:val="auto"/>
        </w:rPr>
        <w:commentReference w:id="23"/>
      </w:r>
    </w:p>
    <w:p w14:paraId="205E1909" w14:textId="0388B18E" w:rsidR="00AD1E9F" w:rsidRPr="00067E1C" w:rsidRDefault="00AD1E9F" w:rsidP="00C46DE0">
      <w:pPr>
        <w:spacing w:after="120" w:line="22" w:lineRule="atLeast"/>
        <w:ind w:left="0" w:right="0" w:firstLine="0"/>
        <w:rPr>
          <w:rFonts w:asciiTheme="majorBidi" w:eastAsia="Arial" w:hAnsiTheme="majorBidi" w:cstheme="majorBidi"/>
          <w:iCs/>
          <w:color w:val="auto"/>
          <w:sz w:val="22"/>
        </w:rPr>
      </w:pPr>
      <w:r w:rsidRPr="00067E1C">
        <w:rPr>
          <w:rFonts w:asciiTheme="majorBidi" w:eastAsia="Arial" w:hAnsiTheme="majorBidi" w:cstheme="majorBidi"/>
          <w:b/>
          <w:iCs/>
          <w:color w:val="auto"/>
          <w:sz w:val="22"/>
          <w:u w:val="single"/>
        </w:rPr>
        <w:t>Example:</w:t>
      </w:r>
      <w:r w:rsidRPr="00067E1C">
        <w:rPr>
          <w:rFonts w:asciiTheme="majorBidi" w:eastAsia="Arial" w:hAnsiTheme="majorBidi" w:cstheme="majorBidi"/>
          <w:b/>
          <w:iCs/>
          <w:color w:val="auto"/>
          <w:sz w:val="22"/>
        </w:rPr>
        <w:t xml:space="preserve">  </w:t>
      </w:r>
      <w:r w:rsidR="003A5D05" w:rsidRPr="00067E1C">
        <w:rPr>
          <w:rFonts w:asciiTheme="majorBidi" w:eastAsia="Arial" w:hAnsiTheme="majorBidi" w:cstheme="majorBidi"/>
          <w:bCs/>
          <w:iCs/>
          <w:color w:val="auto"/>
          <w:sz w:val="22"/>
        </w:rPr>
        <w:t xml:space="preserve">we performed a </w:t>
      </w:r>
      <w:r w:rsidR="0062612D" w:rsidRPr="00067E1C">
        <w:rPr>
          <w:rFonts w:asciiTheme="majorBidi" w:eastAsia="Arial" w:hAnsiTheme="majorBidi" w:cstheme="majorBidi"/>
          <w:bCs/>
          <w:iCs/>
          <w:color w:val="auto"/>
          <w:sz w:val="22"/>
        </w:rPr>
        <w:t>verification on</w:t>
      </w:r>
      <w:r w:rsidR="003A5D05" w:rsidRPr="00067E1C">
        <w:rPr>
          <w:rFonts w:asciiTheme="majorBidi" w:eastAsia="Arial" w:hAnsiTheme="majorBidi" w:cstheme="majorBidi"/>
          <w:bCs/>
          <w:iCs/>
          <w:color w:val="auto"/>
          <w:sz w:val="22"/>
        </w:rPr>
        <w:t xml:space="preserve"> vending machine</w:t>
      </w:r>
      <w:r w:rsidR="00502F94" w:rsidRPr="00067E1C">
        <w:rPr>
          <w:rFonts w:asciiTheme="majorBidi" w:eastAsia="Arial" w:hAnsiTheme="majorBidi" w:cstheme="majorBidi"/>
          <w:bCs/>
          <w:iCs/>
          <w:color w:val="auto"/>
          <w:sz w:val="22"/>
        </w:rPr>
        <w:t xml:space="preserve"> (VM)</w:t>
      </w:r>
      <w:r w:rsidR="00D40652" w:rsidRPr="00067E1C">
        <w:rPr>
          <w:rFonts w:asciiTheme="majorBidi" w:eastAsia="Arial" w:hAnsiTheme="majorBidi" w:cstheme="majorBidi"/>
          <w:bCs/>
          <w:iCs/>
          <w:color w:val="auto"/>
          <w:sz w:val="22"/>
        </w:rPr>
        <w:t xml:space="preserve"> model  that was written  in </w:t>
      </w:r>
      <w:r w:rsidR="00D40652" w:rsidRPr="00067E1C">
        <w:rPr>
          <w:rFonts w:asciiTheme="majorBidi" w:hAnsiTheme="majorBidi" w:cstheme="majorBidi"/>
          <w:bCs/>
          <w:i/>
          <w:color w:val="auto"/>
          <w:sz w:val="22"/>
        </w:rPr>
        <w:t>PROMELA</w:t>
      </w:r>
      <w:r w:rsidR="00D40652" w:rsidRPr="00067E1C">
        <w:rPr>
          <w:rFonts w:asciiTheme="majorBidi" w:hAnsiTheme="majorBidi" w:cstheme="majorBidi"/>
          <w:bCs/>
          <w:iCs/>
          <w:color w:val="auto"/>
          <w:sz w:val="22"/>
        </w:rPr>
        <w:t xml:space="preserve">  language (</w:t>
      </w:r>
      <w:r w:rsidR="004C29F3" w:rsidRPr="00067E1C">
        <w:rPr>
          <w:rFonts w:asciiTheme="majorBidi" w:hAnsiTheme="majorBidi" w:cstheme="majorBidi"/>
          <w:color w:val="auto"/>
          <w:sz w:val="22"/>
        </w:rPr>
        <w:t xml:space="preserve">Figure </w:t>
      </w:r>
      <w:r w:rsidR="004C29F3" w:rsidRPr="00067E1C">
        <w:rPr>
          <w:rFonts w:asciiTheme="majorBidi" w:eastAsia="Arial" w:hAnsiTheme="majorBidi" w:cstheme="majorBidi"/>
          <w:bCs/>
          <w:iCs/>
          <w:color w:val="auto"/>
          <w:sz w:val="22"/>
        </w:rPr>
        <w:t>2.0</w:t>
      </w:r>
      <w:r w:rsidR="00D40652" w:rsidRPr="00067E1C">
        <w:rPr>
          <w:rFonts w:asciiTheme="majorBidi" w:eastAsiaTheme="minorHAnsi" w:hAnsiTheme="majorBidi" w:cstheme="majorBidi"/>
          <w:bCs/>
          <w:color w:val="auto"/>
          <w:sz w:val="22"/>
        </w:rPr>
        <w:t>)</w:t>
      </w:r>
      <w:r w:rsidRPr="00067E1C">
        <w:rPr>
          <w:rFonts w:asciiTheme="majorBidi" w:eastAsiaTheme="minorHAnsi" w:hAnsiTheme="majorBidi" w:cstheme="majorBidi"/>
          <w:bCs/>
          <w:color w:val="auto"/>
          <w:sz w:val="22"/>
        </w:rPr>
        <w:t>.</w:t>
      </w:r>
      <w:r w:rsidRPr="00067E1C">
        <w:rPr>
          <w:rFonts w:asciiTheme="majorBidi" w:hAnsiTheme="majorBidi" w:cstheme="majorBidi"/>
          <w:bCs/>
          <w:iCs/>
          <w:color w:val="auto"/>
          <w:sz w:val="22"/>
        </w:rPr>
        <w:t xml:space="preserve"> </w:t>
      </w:r>
    </w:p>
    <w:tbl>
      <w:tblPr>
        <w:tblStyle w:val="TableGrid0"/>
        <w:tblW w:w="0" w:type="auto"/>
        <w:tblInd w:w="137" w:type="dxa"/>
        <w:tblLayout w:type="fixed"/>
        <w:tblLook w:val="04A0" w:firstRow="1" w:lastRow="0" w:firstColumn="1" w:lastColumn="0" w:noHBand="0" w:noVBand="1"/>
      </w:tblPr>
      <w:tblGrid>
        <w:gridCol w:w="7938"/>
      </w:tblGrid>
      <w:tr w:rsidR="00D40652" w14:paraId="457F0449" w14:textId="77777777" w:rsidTr="00D40652">
        <w:tc>
          <w:tcPr>
            <w:tcW w:w="7938" w:type="dxa"/>
          </w:tcPr>
          <w:commentRangeStart w:id="24"/>
          <w:p w14:paraId="32D2366F" w14:textId="071A1951" w:rsidR="00D40652" w:rsidRDefault="004C29F3" w:rsidP="00C46DE0">
            <w:pPr>
              <w:spacing w:after="120" w:line="22" w:lineRule="atLeast"/>
              <w:ind w:left="0" w:right="1454" w:firstLine="0"/>
              <w:rPr>
                <w:rFonts w:asciiTheme="majorBidi" w:eastAsia="Arial" w:hAnsiTheme="majorBidi" w:cstheme="majorBidi"/>
                <w:b/>
                <w:i/>
                <w:sz w:val="22"/>
              </w:rPr>
            </w:pPr>
            <w:r>
              <w:object w:dxaOrig="10965" w:dyaOrig="8535" w14:anchorId="276D9A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39pt" o:ole="">
                  <v:imagedata r:id="rId14" o:title=""/>
                </v:shape>
                <o:OLEObject Type="Embed" ProgID="PBrush" ShapeID="_x0000_i1025" DrawAspect="Content" ObjectID="_1545851199" r:id="rId15"/>
              </w:object>
            </w:r>
            <w:commentRangeEnd w:id="24"/>
            <w:r w:rsidR="00D40652">
              <w:rPr>
                <w:rStyle w:val="CommentReference"/>
              </w:rPr>
              <w:commentReference w:id="24"/>
            </w:r>
          </w:p>
        </w:tc>
      </w:tr>
      <w:tr w:rsidR="00D40652" w:rsidRPr="00933285" w14:paraId="4BF651C7" w14:textId="77777777" w:rsidTr="00D40652">
        <w:tc>
          <w:tcPr>
            <w:tcW w:w="7938" w:type="dxa"/>
          </w:tcPr>
          <w:p w14:paraId="34D434B2" w14:textId="002FD770" w:rsidR="00D40652" w:rsidRPr="00933285" w:rsidRDefault="004C29F3" w:rsidP="00C46DE0">
            <w:pPr>
              <w:spacing w:after="120" w:line="22" w:lineRule="atLeast"/>
              <w:ind w:left="115" w:right="1454" w:firstLine="0"/>
              <w:jc w:val="left"/>
              <w:rPr>
                <w:rFonts w:asciiTheme="majorBidi" w:eastAsia="Arial" w:hAnsiTheme="majorBidi" w:cstheme="majorBidi"/>
                <w:iCs/>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 xml:space="preserve">2.0 : </w:t>
            </w:r>
            <w:r w:rsidR="00D40652" w:rsidRPr="00067E1C">
              <w:rPr>
                <w:rFonts w:asciiTheme="majorBidi" w:eastAsia="Arial" w:hAnsiTheme="majorBidi" w:cstheme="majorBidi"/>
                <w:bCs/>
                <w:iCs/>
                <w:color w:val="000000" w:themeColor="text1"/>
                <w:sz w:val="22"/>
              </w:rPr>
              <w:t>represent</w:t>
            </w:r>
            <w:r w:rsidRPr="00067E1C">
              <w:rPr>
                <w:rFonts w:asciiTheme="majorBidi" w:eastAsia="Arial" w:hAnsiTheme="majorBidi" w:cstheme="majorBidi"/>
                <w:bCs/>
                <w:iCs/>
                <w:color w:val="000000" w:themeColor="text1"/>
                <w:sz w:val="22"/>
              </w:rPr>
              <w:t xml:space="preserve">ation </w:t>
            </w:r>
            <w:r w:rsidR="00D40652" w:rsidRPr="00067E1C">
              <w:rPr>
                <w:rFonts w:asciiTheme="majorBidi" w:eastAsia="Arial" w:hAnsiTheme="majorBidi" w:cstheme="majorBidi"/>
                <w:bCs/>
                <w:iCs/>
                <w:color w:val="000000" w:themeColor="text1"/>
                <w:sz w:val="22"/>
              </w:rPr>
              <w:t xml:space="preserve"> a program graph</w:t>
            </w:r>
            <w:r w:rsidR="00987AC9" w:rsidRPr="00067E1C">
              <w:rPr>
                <w:rFonts w:asciiTheme="majorBidi" w:eastAsia="Arial" w:hAnsiTheme="majorBidi" w:cstheme="majorBidi"/>
                <w:bCs/>
                <w:iCs/>
                <w:color w:val="000000" w:themeColor="text1"/>
                <w:sz w:val="22"/>
              </w:rPr>
              <w:t xml:space="preserve"> and model </w:t>
            </w:r>
            <w:r w:rsidR="00D40652" w:rsidRPr="00067E1C">
              <w:rPr>
                <w:rFonts w:asciiTheme="majorBidi" w:eastAsia="Arial" w:hAnsiTheme="majorBidi" w:cstheme="majorBidi"/>
                <w:bCs/>
                <w:iCs/>
                <w:color w:val="000000" w:themeColor="text1"/>
                <w:sz w:val="22"/>
              </w:rPr>
              <w:t xml:space="preserve"> of </w:t>
            </w:r>
            <w:r w:rsidR="00502F94" w:rsidRPr="00067E1C">
              <w:rPr>
                <w:rFonts w:asciiTheme="majorBidi" w:eastAsia="Arial" w:hAnsiTheme="majorBidi" w:cstheme="majorBidi"/>
                <w:bCs/>
                <w:iCs/>
                <w:color w:val="000000" w:themeColor="text1"/>
                <w:sz w:val="22"/>
              </w:rPr>
              <w:t>VM</w:t>
            </w:r>
            <w:r w:rsidRPr="00067E1C">
              <w:rPr>
                <w:rFonts w:asciiTheme="majorBidi" w:eastAsia="Arial" w:hAnsiTheme="majorBidi" w:cstheme="majorBidi"/>
                <w:bCs/>
                <w:iCs/>
                <w:color w:val="000000" w:themeColor="text1"/>
                <w:sz w:val="22"/>
              </w:rPr>
              <w:t xml:space="preserve"> </w:t>
            </w:r>
          </w:p>
        </w:tc>
      </w:tr>
    </w:tbl>
    <w:p w14:paraId="62AA888F" w14:textId="49285CB9" w:rsidR="00954843" w:rsidRPr="00933285" w:rsidRDefault="00067E1C" w:rsidP="00C46DE0">
      <w:pPr>
        <w:spacing w:after="120" w:line="22" w:lineRule="atLeast"/>
        <w:ind w:left="0" w:right="0" w:firstLine="284"/>
        <w:rPr>
          <w:rFonts w:asciiTheme="majorBidi" w:eastAsia="Arial" w:hAnsiTheme="majorBidi" w:cstheme="majorBidi"/>
          <w:bCs/>
          <w:iCs/>
          <w:color w:val="000000" w:themeColor="text1"/>
          <w:sz w:val="22"/>
        </w:rPr>
      </w:pPr>
      <w:r w:rsidRPr="00067E1C">
        <w:rPr>
          <w:rFonts w:asciiTheme="majorBidi" w:eastAsia="Arial" w:hAnsiTheme="majorBidi" w:cstheme="majorBidi"/>
          <w:bCs/>
          <w:iCs/>
          <w:color w:val="000000" w:themeColor="text1"/>
          <w:sz w:val="22"/>
        </w:rPr>
        <w:t xml:space="preserve">We added LTL formula </w:t>
      </w:r>
      <w:r w:rsidR="004C29F3" w:rsidRPr="00067E1C">
        <w:rPr>
          <w:rFonts w:asciiTheme="majorBidi" w:eastAsia="Arial" w:hAnsiTheme="majorBidi" w:cstheme="majorBidi"/>
          <w:bCs/>
          <w:iCs/>
          <w:color w:val="000000" w:themeColor="text1"/>
          <w:sz w:val="22"/>
        </w:rPr>
        <w:t xml:space="preserve">to the </w:t>
      </w:r>
      <w:r w:rsidR="004C29F3" w:rsidRPr="00067E1C">
        <w:rPr>
          <w:rFonts w:asciiTheme="majorBidi" w:hAnsiTheme="majorBidi" w:cstheme="majorBidi"/>
          <w:bCs/>
          <w:iCs/>
          <w:color w:val="000000" w:themeColor="text1"/>
          <w:sz w:val="22"/>
        </w:rPr>
        <w:t>PROMELA</w:t>
      </w:r>
      <w:r w:rsidR="004C29F3" w:rsidRPr="00067E1C">
        <w:rPr>
          <w:rFonts w:asciiTheme="majorBidi" w:eastAsia="Arial" w:hAnsiTheme="majorBidi" w:cstheme="majorBidi"/>
          <w:bCs/>
          <w:iCs/>
          <w:color w:val="000000" w:themeColor="text1"/>
          <w:sz w:val="22"/>
        </w:rPr>
        <w:t xml:space="preserve"> </w:t>
      </w:r>
      <w:r w:rsidR="004C29F3" w:rsidRPr="00067E1C">
        <w:rPr>
          <w:rFonts w:asciiTheme="majorBidi" w:hAnsiTheme="majorBidi" w:cstheme="majorBidi"/>
          <w:bCs/>
          <w:iCs/>
          <w:color w:val="000000" w:themeColor="text1"/>
          <w:sz w:val="22"/>
        </w:rPr>
        <w:t xml:space="preserve">in order to </w:t>
      </w:r>
      <w:r w:rsidR="004C29F3" w:rsidRPr="00067E1C">
        <w:rPr>
          <w:rFonts w:asciiTheme="majorBidi" w:eastAsia="Arial" w:hAnsiTheme="majorBidi" w:cstheme="majorBidi"/>
          <w:bCs/>
          <w:iCs/>
          <w:color w:val="000000" w:themeColor="text1"/>
          <w:sz w:val="22"/>
        </w:rPr>
        <w:t xml:space="preserve">verify </w:t>
      </w:r>
      <w:r w:rsidRPr="00067E1C">
        <w:rPr>
          <w:rFonts w:asciiTheme="majorBidi" w:eastAsia="Arial" w:hAnsiTheme="majorBidi" w:cstheme="majorBidi"/>
          <w:bCs/>
          <w:iCs/>
          <w:color w:val="000000" w:themeColor="text1"/>
          <w:sz w:val="22"/>
        </w:rPr>
        <w:t>the property “</w:t>
      </w:r>
      <w:r w:rsidR="004C29F3" w:rsidRPr="00067E1C">
        <w:rPr>
          <w:rFonts w:asciiTheme="majorBidi" w:eastAsia="Arial" w:hAnsiTheme="majorBidi" w:cstheme="majorBidi"/>
          <w:bCs/>
          <w:iCs/>
          <w:color w:val="000000" w:themeColor="text1"/>
          <w:sz w:val="22"/>
        </w:rPr>
        <w:t>The machine is refilled infinitely many times</w:t>
      </w:r>
      <w:r w:rsidRPr="00067E1C">
        <w:rPr>
          <w:rFonts w:asciiTheme="majorBidi" w:eastAsia="Arial" w:hAnsiTheme="majorBidi" w:cstheme="majorBidi"/>
          <w:bCs/>
          <w:iCs/>
          <w:color w:val="000000" w:themeColor="text1"/>
          <w:sz w:val="22"/>
        </w:rPr>
        <w:t>”</w:t>
      </w:r>
      <w:r w:rsidR="004C29F3" w:rsidRPr="00067E1C">
        <w:rPr>
          <w:rFonts w:asciiTheme="majorBidi" w:eastAsia="Arial" w:hAnsiTheme="majorBidi" w:cstheme="majorBidi"/>
          <w:bCs/>
          <w:iCs/>
          <w:color w:val="000000" w:themeColor="text1"/>
          <w:sz w:val="22"/>
        </w:rPr>
        <w:t>. We run verification in spin and the result show an error (</w:t>
      </w:r>
      <w:r w:rsidR="004C29F3" w:rsidRPr="00067E1C">
        <w:rPr>
          <w:rFonts w:asciiTheme="majorBidi" w:hAnsiTheme="majorBidi" w:cstheme="majorBidi"/>
          <w:color w:val="000000" w:themeColor="text1"/>
          <w:sz w:val="22"/>
        </w:rPr>
        <w:t xml:space="preserve">Figure </w:t>
      </w:r>
      <w:r w:rsidR="004C29F3" w:rsidRPr="00067E1C">
        <w:rPr>
          <w:rFonts w:asciiTheme="majorBidi" w:eastAsia="Arial" w:hAnsiTheme="majorBidi" w:cstheme="majorBidi"/>
          <w:bCs/>
          <w:iCs/>
          <w:color w:val="000000" w:themeColor="text1"/>
          <w:sz w:val="22"/>
        </w:rPr>
        <w:t xml:space="preserve">2.1) </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 xml:space="preserve">because there is a path  that </w:t>
      </w:r>
      <w:r w:rsidRPr="00067E1C">
        <w:rPr>
          <w:rFonts w:asciiTheme="majorBidi" w:eastAsia="Arial" w:hAnsiTheme="majorBidi" w:cstheme="majorBidi"/>
          <w:bCs/>
          <w:iCs/>
          <w:color w:val="000000" w:themeColor="text1"/>
          <w:sz w:val="24"/>
          <w:szCs w:val="24"/>
        </w:rPr>
        <w:t>c</w:t>
      </w:r>
      <w:r w:rsidR="00954843" w:rsidRPr="00067E1C">
        <w:rPr>
          <w:rFonts w:asciiTheme="majorBidi" w:eastAsia="Arial" w:hAnsiTheme="majorBidi" w:cstheme="majorBidi"/>
          <w:bCs/>
          <w:iCs/>
          <w:color w:val="000000" w:themeColor="text1"/>
          <w:sz w:val="24"/>
          <w:szCs w:val="24"/>
        </w:rPr>
        <w:t xml:space="preserve">ontradicts  the </w:t>
      </w:r>
      <w:r w:rsidR="00954843" w:rsidRPr="00067E1C">
        <w:rPr>
          <w:rFonts w:asciiTheme="majorBidi" w:hAnsiTheme="majorBidi" w:cstheme="majorBidi"/>
          <w:bCs/>
          <w:iCs/>
          <w:color w:val="000000" w:themeColor="text1"/>
          <w:sz w:val="22"/>
          <w:shd w:val="clear" w:color="auto" w:fill="FFFFFF"/>
        </w:rPr>
        <w:t>condition</w:t>
      </w:r>
      <w:r w:rsidR="00954843" w:rsidRPr="00067E1C">
        <w:rPr>
          <w:rFonts w:asciiTheme="majorBidi" w:eastAsia="Arial" w:hAnsiTheme="majorBidi" w:cstheme="majorBidi"/>
          <w:bCs/>
          <w:iCs/>
          <w:color w:val="000000" w:themeColor="text1"/>
          <w:sz w:val="22"/>
        </w:rPr>
        <w:t xml:space="preserve"> </w:t>
      </w:r>
      <w:r w:rsidR="00954843" w:rsidRPr="00067E1C">
        <w:rPr>
          <w:rFonts w:asciiTheme="majorBidi" w:eastAsia="Arial" w:hAnsiTheme="majorBidi" w:cstheme="majorBidi"/>
          <w:bCs/>
          <w:iCs/>
          <w:color w:val="000000" w:themeColor="text1"/>
          <w:sz w:val="24"/>
          <w:szCs w:val="24"/>
        </w:rPr>
        <w:t>(</w:t>
      </w:r>
      <w:r w:rsidR="00954843" w:rsidRPr="00067E1C">
        <w:rPr>
          <w:rFonts w:asciiTheme="majorBidi" w:hAnsiTheme="majorBidi" w:cstheme="majorBidi"/>
          <w:color w:val="000000" w:themeColor="text1"/>
          <w:sz w:val="22"/>
        </w:rPr>
        <w:t xml:space="preserve">Figure </w:t>
      </w:r>
      <w:r w:rsidR="00954843" w:rsidRPr="00067E1C">
        <w:rPr>
          <w:rFonts w:asciiTheme="majorBidi" w:eastAsia="Arial" w:hAnsiTheme="majorBidi" w:cstheme="majorBidi"/>
          <w:bCs/>
          <w:iCs/>
          <w:color w:val="000000" w:themeColor="text1"/>
          <w:sz w:val="22"/>
        </w:rPr>
        <w:t>2.2</w:t>
      </w:r>
      <w:r w:rsidR="00954843" w:rsidRPr="00067E1C">
        <w:rPr>
          <w:rFonts w:asciiTheme="majorBidi" w:eastAsia="Arial" w:hAnsiTheme="majorBidi" w:cstheme="majorBidi"/>
          <w:bCs/>
          <w:iCs/>
          <w:color w:val="000000" w:themeColor="text1"/>
          <w:sz w:val="24"/>
          <w:szCs w:val="24"/>
        </w:rPr>
        <w:t>).</w:t>
      </w:r>
    </w:p>
    <w:p w14:paraId="0879C565" w14:textId="77777777" w:rsidR="00954843" w:rsidRDefault="00954843" w:rsidP="00C46DE0">
      <w:pPr>
        <w:spacing w:after="120" w:line="22" w:lineRule="atLeast"/>
        <w:ind w:left="0" w:right="0" w:firstLine="284"/>
        <w:rPr>
          <w:rFonts w:asciiTheme="majorBidi" w:eastAsia="Arial" w:hAnsiTheme="majorBidi" w:cstheme="majorBidi"/>
          <w:bCs/>
          <w:iCs/>
          <w:color w:val="0070C0"/>
          <w:sz w:val="22"/>
        </w:rPr>
      </w:pPr>
    </w:p>
    <w:p w14:paraId="5290E335" w14:textId="77777777" w:rsidR="004C29F3" w:rsidRDefault="004C29F3" w:rsidP="00C46DE0">
      <w:pPr>
        <w:spacing w:after="120" w:line="22" w:lineRule="atLeast"/>
        <w:ind w:left="0" w:right="0" w:firstLine="284"/>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6962"/>
      </w:tblGrid>
      <w:tr w:rsidR="004C29F3" w14:paraId="7D44C5D8" w14:textId="77777777" w:rsidTr="004C29F3">
        <w:tc>
          <w:tcPr>
            <w:tcW w:w="6962" w:type="dxa"/>
          </w:tcPr>
          <w:p w14:paraId="25F32E52" w14:textId="77777777" w:rsidR="004C29F3" w:rsidRDefault="004C29F3" w:rsidP="00C46DE0">
            <w:pPr>
              <w:spacing w:after="0" w:line="22" w:lineRule="atLeast"/>
              <w:ind w:left="0" w:right="0" w:firstLine="0"/>
              <w:rPr>
                <w:rFonts w:asciiTheme="majorBidi" w:eastAsia="Arial" w:hAnsiTheme="majorBidi" w:cstheme="majorBidi"/>
                <w:bCs/>
                <w:iCs/>
                <w:sz w:val="24"/>
                <w:szCs w:val="24"/>
              </w:rPr>
            </w:pPr>
            <w:r>
              <w:rPr>
                <w:noProof/>
                <w:rtl/>
                <w:lang w:bidi="ar-SA"/>
              </w:rPr>
              <w:lastRenderedPageBreak/>
              <mc:AlternateContent>
                <mc:Choice Requires="wps">
                  <w:drawing>
                    <wp:anchor distT="0" distB="0" distL="114300" distR="114300" simplePos="0" relativeHeight="251727360" behindDoc="0" locked="0" layoutInCell="1" allowOverlap="1" wp14:anchorId="17914DF5" wp14:editId="3C687C82">
                      <wp:simplePos x="0" y="0"/>
                      <wp:positionH relativeFrom="column">
                        <wp:posOffset>443534</wp:posOffset>
                      </wp:positionH>
                      <wp:positionV relativeFrom="paragraph">
                        <wp:posOffset>814457</wp:posOffset>
                      </wp:positionV>
                      <wp:extent cx="1948069" cy="214685"/>
                      <wp:effectExtent l="57150" t="57150" r="52705" b="52070"/>
                      <wp:wrapNone/>
                      <wp:docPr id="18" name="Rectangle 18"/>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046A7" id="Rectangle 18" o:spid="_x0000_s1026" style="position:absolute;margin-left:34.9pt;margin-top:64.15pt;width:153.4pt;height:16.9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CA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" filled="f" strokecolor="red" strokeweight="1pt"/>
                  </w:pict>
                </mc:Fallback>
              </mc:AlternateContent>
            </w:r>
            <w:r>
              <w:object w:dxaOrig="8550" w:dyaOrig="6420" w14:anchorId="78E93716">
                <v:shape id="_x0000_i1026" type="#_x0000_t75" style="width:337.5pt;height:281.25pt" o:ole="">
                  <v:imagedata r:id="rId16" o:title=""/>
                </v:shape>
                <o:OLEObject Type="Embed" ProgID="PBrush" ShapeID="_x0000_i1026" DrawAspect="Content" ObjectID="_1545851200" r:id="rId17"/>
              </w:object>
            </w:r>
          </w:p>
        </w:tc>
      </w:tr>
      <w:tr w:rsidR="004C29F3" w14:paraId="5111164C" w14:textId="77777777" w:rsidTr="004C29F3">
        <w:tc>
          <w:tcPr>
            <w:tcW w:w="6962" w:type="dxa"/>
          </w:tcPr>
          <w:p w14:paraId="5266E94D" w14:textId="644EAD9D" w:rsidR="004C29F3" w:rsidRDefault="004C29F3" w:rsidP="00C46DE0">
            <w:pPr>
              <w:spacing w:after="120" w:line="22" w:lineRule="atLeast"/>
              <w:ind w:left="0" w:right="1454" w:firstLine="0"/>
              <w:jc w:val="center"/>
              <w:rPr>
                <w:rFonts w:asciiTheme="majorBidi" w:eastAsia="Arial" w:hAnsiTheme="majorBidi" w:cstheme="majorBidi"/>
                <w:bCs/>
                <w:iCs/>
                <w:sz w:val="24"/>
                <w:szCs w:val="24"/>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2"/>
              </w:rPr>
              <w:t>2.1 The verification result</w:t>
            </w:r>
            <w:r w:rsidRPr="00933285">
              <w:rPr>
                <w:rFonts w:asciiTheme="majorBidi" w:eastAsia="Arial" w:hAnsiTheme="majorBidi" w:cstheme="majorBidi"/>
                <w:bCs/>
                <w:iCs/>
                <w:color w:val="000000" w:themeColor="text1"/>
                <w:sz w:val="22"/>
              </w:rPr>
              <w:t xml:space="preserve"> </w:t>
            </w:r>
          </w:p>
        </w:tc>
      </w:tr>
    </w:tbl>
    <w:p w14:paraId="61441FBC" w14:textId="01E908EA" w:rsidR="004C29F3" w:rsidRDefault="004C29F3" w:rsidP="00C46DE0">
      <w:pPr>
        <w:spacing w:after="120" w:line="22" w:lineRule="atLeast"/>
        <w:ind w:left="0" w:right="0" w:firstLine="0"/>
        <w:rPr>
          <w:rFonts w:asciiTheme="majorBidi" w:eastAsia="Arial" w:hAnsiTheme="majorBidi" w:cstheme="majorBidi"/>
          <w:bCs/>
          <w:iCs/>
          <w:color w:val="0070C0"/>
          <w:sz w:val="22"/>
        </w:rPr>
      </w:pPr>
    </w:p>
    <w:tbl>
      <w:tblPr>
        <w:tblStyle w:val="TableGrid0"/>
        <w:tblW w:w="0" w:type="auto"/>
        <w:tblLook w:val="04A0" w:firstRow="1" w:lastRow="0" w:firstColumn="1" w:lastColumn="0" w:noHBand="0" w:noVBand="1"/>
      </w:tblPr>
      <w:tblGrid>
        <w:gridCol w:w="7157"/>
      </w:tblGrid>
      <w:tr w:rsidR="00973ABE" w14:paraId="0945DE54" w14:textId="77777777" w:rsidTr="00502F94">
        <w:tc>
          <w:tcPr>
            <w:tcW w:w="6941" w:type="dxa"/>
          </w:tcPr>
          <w:p w14:paraId="5D0AFAD6" w14:textId="77777777" w:rsidR="00973ABE" w:rsidRDefault="00973ABE" w:rsidP="00C46DE0">
            <w:pPr>
              <w:spacing w:after="0" w:line="22" w:lineRule="atLeast"/>
              <w:ind w:left="0" w:right="0" w:firstLine="0"/>
              <w:rPr>
                <w:rFonts w:asciiTheme="majorBidi" w:eastAsia="Arial" w:hAnsiTheme="majorBidi" w:cstheme="majorBidi"/>
                <w:bCs/>
                <w:iCs/>
                <w:sz w:val="24"/>
                <w:szCs w:val="24"/>
              </w:rPr>
            </w:pPr>
            <w:r>
              <w:object w:dxaOrig="10965" w:dyaOrig="6345" w14:anchorId="374494BD">
                <v:shape id="_x0000_i1027" type="#_x0000_t75" style="width:347.25pt;height:228pt" o:ole="">
                  <v:imagedata r:id="rId18" o:title=""/>
                </v:shape>
                <o:OLEObject Type="Embed" ProgID="PBrush" ShapeID="_x0000_i1027" DrawAspect="Content" ObjectID="_1545851201" r:id="rId19"/>
              </w:object>
            </w:r>
          </w:p>
        </w:tc>
      </w:tr>
      <w:tr w:rsidR="00973ABE" w:rsidRPr="00933285" w14:paraId="33EB2A15" w14:textId="77777777" w:rsidTr="00502F94">
        <w:tc>
          <w:tcPr>
            <w:tcW w:w="6941" w:type="dxa"/>
          </w:tcPr>
          <w:p w14:paraId="586EF649" w14:textId="0FC4BB95" w:rsidR="00973ABE" w:rsidRPr="00933285" w:rsidRDefault="00973ABE" w:rsidP="00C46DE0">
            <w:pPr>
              <w:spacing w:after="120" w:line="22" w:lineRule="atLeast"/>
              <w:ind w:left="0" w:right="1454" w:firstLine="0"/>
              <w:jc w:val="center"/>
              <w:rPr>
                <w:rFonts w:asciiTheme="majorBidi" w:eastAsia="Arial" w:hAnsiTheme="majorBidi" w:cstheme="majorBidi"/>
                <w:bCs/>
                <w:iCs/>
                <w:color w:val="000000" w:themeColor="text1"/>
                <w:sz w:val="24"/>
                <w:szCs w:val="24"/>
              </w:rPr>
            </w:pPr>
            <w:r w:rsidRPr="00933285">
              <w:rPr>
                <w:rFonts w:asciiTheme="majorBidi" w:hAnsiTheme="majorBidi" w:cstheme="majorBidi"/>
                <w:color w:val="000000" w:themeColor="text1"/>
                <w:sz w:val="22"/>
              </w:rPr>
              <w:t xml:space="preserve">Figure </w:t>
            </w:r>
            <w:r w:rsidRPr="00933285">
              <w:rPr>
                <w:rFonts w:asciiTheme="majorBidi" w:eastAsia="Arial" w:hAnsiTheme="majorBidi" w:cstheme="majorBidi"/>
                <w:bCs/>
                <w:iCs/>
                <w:color w:val="000000" w:themeColor="text1"/>
                <w:sz w:val="22"/>
              </w:rPr>
              <w:t>2.2</w:t>
            </w:r>
            <w:r w:rsidR="00954843"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4"/>
                <w:szCs w:val="24"/>
              </w:rPr>
              <w:t xml:space="preserve">the path  that </w:t>
            </w:r>
            <w:r w:rsidR="00067E1C">
              <w:rPr>
                <w:rFonts w:asciiTheme="majorBidi" w:eastAsia="Arial" w:hAnsiTheme="majorBidi" w:cstheme="majorBidi"/>
                <w:bCs/>
                <w:iCs/>
                <w:color w:val="000000" w:themeColor="text1"/>
                <w:sz w:val="24"/>
                <w:szCs w:val="24"/>
              </w:rPr>
              <w:t>c</w:t>
            </w:r>
            <w:r w:rsidR="00954843" w:rsidRPr="00933285">
              <w:rPr>
                <w:rFonts w:asciiTheme="majorBidi" w:eastAsia="Arial" w:hAnsiTheme="majorBidi" w:cstheme="majorBidi"/>
                <w:bCs/>
                <w:iCs/>
                <w:color w:val="000000" w:themeColor="text1"/>
                <w:sz w:val="24"/>
                <w:szCs w:val="24"/>
              </w:rPr>
              <w:t xml:space="preserve">ontradicts  the </w:t>
            </w:r>
            <w:r w:rsidR="00954843" w:rsidRPr="00933285">
              <w:rPr>
                <w:rFonts w:asciiTheme="majorBidi" w:hAnsiTheme="majorBidi" w:cstheme="majorBidi"/>
                <w:bCs/>
                <w:iCs/>
                <w:color w:val="000000" w:themeColor="text1"/>
                <w:sz w:val="22"/>
                <w:shd w:val="clear" w:color="auto" w:fill="FFFFFF"/>
              </w:rPr>
              <w:t>condition</w:t>
            </w:r>
          </w:p>
        </w:tc>
      </w:tr>
    </w:tbl>
    <w:p w14:paraId="3ED70129" w14:textId="741C0FF1" w:rsidR="00954843" w:rsidRPr="00933285" w:rsidRDefault="00954843" w:rsidP="00C46DE0">
      <w:pPr>
        <w:spacing w:after="120" w:line="22" w:lineRule="atLeast"/>
        <w:ind w:left="0" w:right="0" w:firstLine="0"/>
        <w:rPr>
          <w:rFonts w:asciiTheme="majorBidi" w:eastAsia="Arial" w:hAnsiTheme="majorBidi" w:cstheme="majorBidi"/>
          <w:bCs/>
          <w:iCs/>
          <w:color w:val="000000" w:themeColor="text1"/>
          <w:sz w:val="22"/>
        </w:rPr>
      </w:pPr>
    </w:p>
    <w:p w14:paraId="1D46188C" w14:textId="5864B06F" w:rsidR="004C29F3" w:rsidRPr="00933285" w:rsidRDefault="004C29F3" w:rsidP="00C46DE0">
      <w:pPr>
        <w:spacing w:after="120" w:line="22" w:lineRule="atLeast"/>
        <w:ind w:left="115" w:right="1454" w:firstLine="0"/>
        <w:rPr>
          <w:rFonts w:asciiTheme="majorBidi" w:eastAsia="Arial" w:hAnsiTheme="majorBidi" w:cstheme="majorBidi"/>
          <w:bCs/>
          <w:iCs/>
          <w:color w:val="000000" w:themeColor="text1"/>
          <w:sz w:val="22"/>
        </w:rPr>
      </w:pPr>
      <w:r w:rsidRPr="00933285">
        <w:rPr>
          <w:rFonts w:asciiTheme="majorBidi" w:eastAsia="Arial" w:hAnsiTheme="majorBidi" w:cstheme="majorBidi"/>
          <w:bCs/>
          <w:iCs/>
          <w:color w:val="000000" w:themeColor="text1"/>
          <w:sz w:val="22"/>
        </w:rPr>
        <w:t xml:space="preserve">In order to fix </w:t>
      </w:r>
      <w:r w:rsidRPr="00933285">
        <w:rPr>
          <w:rFonts w:asciiTheme="majorBidi" w:hAnsiTheme="majorBidi" w:cstheme="majorBidi"/>
          <w:bCs/>
          <w:iCs/>
          <w:color w:val="000000" w:themeColor="text1"/>
          <w:sz w:val="22"/>
        </w:rPr>
        <w:t>this error we adde</w:t>
      </w:r>
      <w:r w:rsidR="00E81BBF" w:rsidRPr="00933285">
        <w:rPr>
          <w:rFonts w:asciiTheme="majorBidi" w:hAnsiTheme="majorBidi" w:cstheme="majorBidi"/>
          <w:bCs/>
          <w:iCs/>
          <w:color w:val="000000" w:themeColor="text1"/>
          <w:sz w:val="22"/>
        </w:rPr>
        <w:t>d a new condition to the vm code</w:t>
      </w:r>
      <w:r w:rsidRPr="00933285">
        <w:rPr>
          <w:rFonts w:asciiTheme="majorBidi" w:eastAsia="Arial" w:hAnsiTheme="majorBidi" w:cstheme="majorBidi"/>
          <w:bCs/>
          <w:iCs/>
          <w:color w:val="000000" w:themeColor="text1"/>
          <w:sz w:val="22"/>
        </w:rPr>
        <w:t xml:space="preserve"> </w:t>
      </w:r>
      <w:r w:rsidR="00954843" w:rsidRPr="00933285">
        <w:rPr>
          <w:rFonts w:asciiTheme="majorBidi" w:eastAsia="Arial" w:hAnsiTheme="majorBidi" w:cstheme="majorBidi"/>
          <w:bCs/>
          <w:iCs/>
          <w:color w:val="000000" w:themeColor="text1"/>
          <w:sz w:val="22"/>
        </w:rPr>
        <w:t>(</w:t>
      </w:r>
      <w:r w:rsidR="00954843" w:rsidRPr="00933285">
        <w:rPr>
          <w:rFonts w:asciiTheme="majorBidi" w:hAnsiTheme="majorBidi" w:cstheme="majorBidi"/>
          <w:color w:val="000000" w:themeColor="text1"/>
          <w:sz w:val="22"/>
        </w:rPr>
        <w:t xml:space="preserve">Figure </w:t>
      </w:r>
      <w:r w:rsidR="00954843" w:rsidRPr="00933285">
        <w:rPr>
          <w:rFonts w:asciiTheme="majorBidi" w:eastAsia="Arial" w:hAnsiTheme="majorBidi" w:cstheme="majorBidi"/>
          <w:bCs/>
          <w:iCs/>
          <w:color w:val="000000" w:themeColor="text1"/>
          <w:sz w:val="22"/>
        </w:rPr>
        <w:t>2</w:t>
      </w:r>
      <w:r w:rsidRPr="00933285">
        <w:rPr>
          <w:rFonts w:asciiTheme="majorBidi" w:eastAsia="Arial" w:hAnsiTheme="majorBidi" w:cstheme="majorBidi"/>
          <w:bCs/>
          <w:iCs/>
          <w:color w:val="000000" w:themeColor="text1"/>
          <w:sz w:val="22"/>
        </w:rPr>
        <w:t>.3)</w:t>
      </w:r>
    </w:p>
    <w:tbl>
      <w:tblPr>
        <w:tblStyle w:val="TableGrid0"/>
        <w:tblW w:w="0" w:type="auto"/>
        <w:tblInd w:w="115" w:type="dxa"/>
        <w:tblLayout w:type="fixed"/>
        <w:tblLook w:val="04A0" w:firstRow="1" w:lastRow="0" w:firstColumn="1" w:lastColumn="0" w:noHBand="0" w:noVBand="1"/>
      </w:tblPr>
      <w:tblGrid>
        <w:gridCol w:w="7110"/>
      </w:tblGrid>
      <w:tr w:rsidR="00954843" w14:paraId="40D7FA71" w14:textId="77777777" w:rsidTr="00502F94">
        <w:tc>
          <w:tcPr>
            <w:tcW w:w="7110" w:type="dxa"/>
          </w:tcPr>
          <w:p w14:paraId="0F3D61A7" w14:textId="77777777" w:rsidR="00954843" w:rsidRDefault="00954843" w:rsidP="00C46DE0">
            <w:pPr>
              <w:spacing w:after="120" w:line="22" w:lineRule="atLeast"/>
              <w:ind w:left="0" w:right="1454" w:firstLine="0"/>
              <w:rPr>
                <w:rFonts w:asciiTheme="majorBidi" w:eastAsia="Arial" w:hAnsiTheme="majorBidi" w:cstheme="majorBidi"/>
                <w:b/>
                <w:i/>
                <w:sz w:val="22"/>
              </w:rPr>
            </w:pPr>
            <w:r>
              <w:object w:dxaOrig="8295" w:dyaOrig="7215" w14:anchorId="6A63BC58">
                <v:shape id="_x0000_i1028" type="#_x0000_t75" style="width:326.25pt;height:360.75pt" o:ole="">
                  <v:imagedata r:id="rId20" o:title=""/>
                </v:shape>
                <o:OLEObject Type="Embed" ProgID="PBrush" ShapeID="_x0000_i1028" DrawAspect="Content" ObjectID="_1545851202" r:id="rId21"/>
              </w:object>
            </w:r>
          </w:p>
        </w:tc>
      </w:tr>
      <w:tr w:rsidR="00954843" w:rsidRPr="00933285" w14:paraId="42911D1D" w14:textId="77777777" w:rsidTr="00502F94">
        <w:tc>
          <w:tcPr>
            <w:tcW w:w="7110" w:type="dxa"/>
          </w:tcPr>
          <w:p w14:paraId="38AF926C" w14:textId="4B4F32A2" w:rsidR="00954843" w:rsidRPr="00933285" w:rsidRDefault="00954843" w:rsidP="00C46DE0">
            <w:pPr>
              <w:spacing w:after="120" w:line="22" w:lineRule="atLeast"/>
              <w:ind w:left="0" w:right="1454" w:firstLine="0"/>
              <w:jc w:val="center"/>
              <w:rPr>
                <w:rFonts w:asciiTheme="majorBidi" w:eastAsia="Arial" w:hAnsiTheme="majorBidi" w:cstheme="majorBidi"/>
                <w:b/>
                <w:i/>
                <w:color w:val="000000" w:themeColor="text1"/>
                <w:sz w:val="22"/>
                <w:highlight w:val="yellow"/>
              </w:rPr>
            </w:pPr>
            <w:r w:rsidRPr="00067E1C">
              <w:rPr>
                <w:rFonts w:asciiTheme="majorBidi" w:hAnsiTheme="majorBidi" w:cstheme="majorBidi"/>
                <w:color w:val="000000" w:themeColor="text1"/>
                <w:sz w:val="22"/>
              </w:rPr>
              <w:t xml:space="preserve">Figure </w:t>
            </w:r>
            <w:r w:rsidRPr="00067E1C">
              <w:rPr>
                <w:rFonts w:asciiTheme="majorBidi" w:eastAsia="Arial" w:hAnsiTheme="majorBidi" w:cstheme="majorBidi"/>
                <w:bCs/>
                <w:iCs/>
                <w:color w:val="000000" w:themeColor="text1"/>
                <w:sz w:val="24"/>
                <w:szCs w:val="24"/>
              </w:rPr>
              <w:t>2.3</w:t>
            </w:r>
            <w:r w:rsidR="00987AC9" w:rsidRPr="00067E1C">
              <w:rPr>
                <w:rFonts w:asciiTheme="majorBidi" w:eastAsia="Arial" w:hAnsiTheme="majorBidi" w:cstheme="majorBidi"/>
                <w:bCs/>
                <w:iCs/>
                <w:color w:val="000000" w:themeColor="text1"/>
                <w:sz w:val="24"/>
                <w:szCs w:val="24"/>
              </w:rPr>
              <w:t xml:space="preserve"> Second </w:t>
            </w:r>
            <w:r w:rsidR="00067E1C" w:rsidRPr="00067E1C">
              <w:rPr>
                <w:rFonts w:asciiTheme="majorBidi" w:eastAsia="Arial" w:hAnsiTheme="majorBidi" w:cstheme="majorBidi"/>
                <w:bCs/>
                <w:iCs/>
                <w:color w:val="000000" w:themeColor="text1"/>
                <w:sz w:val="24"/>
                <w:szCs w:val="24"/>
              </w:rPr>
              <w:t xml:space="preserve">version of </w:t>
            </w:r>
            <w:r w:rsidR="00987AC9" w:rsidRPr="00067E1C">
              <w:rPr>
                <w:rFonts w:asciiTheme="majorBidi" w:eastAsia="Arial" w:hAnsiTheme="majorBidi" w:cstheme="majorBidi"/>
                <w:bCs/>
                <w:iCs/>
                <w:color w:val="000000" w:themeColor="text1"/>
                <w:sz w:val="24"/>
                <w:szCs w:val="24"/>
              </w:rPr>
              <w:t xml:space="preserve">VM </w:t>
            </w:r>
            <w:r w:rsidR="00987AC9" w:rsidRPr="00067E1C">
              <w:rPr>
                <w:rFonts w:asciiTheme="majorBidi" w:hAnsiTheme="majorBidi" w:cstheme="majorBidi"/>
                <w:color w:val="000000" w:themeColor="text1"/>
                <w:sz w:val="22"/>
              </w:rPr>
              <w:t xml:space="preserve">model </w:t>
            </w:r>
            <w:r w:rsidR="00987AC9" w:rsidRPr="00067E1C">
              <w:rPr>
                <w:rFonts w:asciiTheme="majorBidi" w:eastAsia="Arial" w:hAnsiTheme="majorBidi" w:cstheme="majorBidi"/>
                <w:bCs/>
                <w:iCs/>
                <w:color w:val="000000" w:themeColor="text1"/>
                <w:sz w:val="24"/>
                <w:szCs w:val="24"/>
              </w:rPr>
              <w:t xml:space="preserve"> and the verification result</w:t>
            </w:r>
          </w:p>
        </w:tc>
      </w:tr>
    </w:tbl>
    <w:p w14:paraId="29D6320D" w14:textId="77777777" w:rsidR="00987AC9" w:rsidRPr="00933285" w:rsidRDefault="00987AC9" w:rsidP="00C46DE0">
      <w:pPr>
        <w:spacing w:after="120" w:line="264" w:lineRule="auto"/>
        <w:ind w:left="0" w:right="0" w:firstLine="0"/>
        <w:rPr>
          <w:rFonts w:asciiTheme="majorBidi" w:hAnsiTheme="majorBidi" w:cstheme="majorBidi"/>
          <w:color w:val="000000" w:themeColor="text1"/>
          <w:sz w:val="22"/>
          <w:highlight w:val="yellow"/>
        </w:rPr>
      </w:pPr>
    </w:p>
    <w:p w14:paraId="6549F529" w14:textId="28438309" w:rsidR="00580857" w:rsidRPr="00067E1C" w:rsidRDefault="00E81BBF" w:rsidP="00C46DE0">
      <w:pPr>
        <w:spacing w:after="120" w:line="264" w:lineRule="auto"/>
        <w:ind w:left="0" w:right="0" w:firstLine="0"/>
        <w:rPr>
          <w:rFonts w:asciiTheme="majorBidi" w:hAnsiTheme="majorBidi" w:cstheme="majorBidi"/>
          <w:color w:val="000000" w:themeColor="text1"/>
          <w:sz w:val="22"/>
        </w:rPr>
      </w:pPr>
      <w:r w:rsidRPr="00067E1C">
        <w:rPr>
          <w:rFonts w:asciiTheme="majorBidi" w:hAnsiTheme="majorBidi" w:cstheme="majorBidi"/>
          <w:color w:val="000000" w:themeColor="text1"/>
          <w:sz w:val="22"/>
        </w:rPr>
        <w:t xml:space="preserve">The first vm </w:t>
      </w:r>
      <w:r w:rsidR="00FE1BD2" w:rsidRPr="00067E1C">
        <w:rPr>
          <w:rFonts w:asciiTheme="majorBidi" w:hAnsiTheme="majorBidi" w:cstheme="majorBidi"/>
          <w:color w:val="000000" w:themeColor="text1"/>
          <w:sz w:val="22"/>
        </w:rPr>
        <w:t>model allows</w:t>
      </w:r>
      <w:r w:rsidRPr="00067E1C">
        <w:rPr>
          <w:rFonts w:asciiTheme="majorBidi" w:hAnsiTheme="majorBidi" w:cstheme="majorBidi"/>
          <w:color w:val="000000" w:themeColor="text1"/>
          <w:sz w:val="22"/>
        </w:rPr>
        <w:t xml:space="preserve"> switching from start state to selection without </w:t>
      </w:r>
      <w:r w:rsidR="00FE1BD2" w:rsidRPr="00067E1C">
        <w:rPr>
          <w:rFonts w:asciiTheme="majorBidi" w:hAnsiTheme="majorBidi" w:cstheme="majorBidi"/>
          <w:color w:val="000000" w:themeColor="text1"/>
          <w:sz w:val="22"/>
        </w:rPr>
        <w:t>checking the</w:t>
      </w:r>
      <w:r w:rsidRPr="00067E1C">
        <w:rPr>
          <w:rFonts w:asciiTheme="majorBidi" w:hAnsiTheme="majorBidi" w:cstheme="majorBidi"/>
          <w:color w:val="000000" w:themeColor="text1"/>
          <w:sz w:val="22"/>
        </w:rPr>
        <w:t xml:space="preserve"> possibility that the machine is empty</w:t>
      </w:r>
      <w:r w:rsidR="00987AC9" w:rsidRPr="00067E1C">
        <w:rPr>
          <w:rFonts w:asciiTheme="majorBidi" w:hAnsiTheme="majorBidi" w:cstheme="majorBidi"/>
          <w:color w:val="000000" w:themeColor="text1"/>
          <w:sz w:val="22"/>
        </w:rPr>
        <w:t>,</w:t>
      </w:r>
      <w:r w:rsidRPr="00067E1C">
        <w:rPr>
          <w:rFonts w:asciiTheme="majorBidi" w:hAnsiTheme="majorBidi" w:cstheme="majorBidi"/>
          <w:color w:val="000000" w:themeColor="text1"/>
          <w:sz w:val="22"/>
        </w:rPr>
        <w:t xml:space="preserve"> thus the </w:t>
      </w:r>
      <w:r w:rsidR="00FE1BD2" w:rsidRPr="00067E1C">
        <w:rPr>
          <w:rFonts w:asciiTheme="majorBidi" w:hAnsiTheme="majorBidi" w:cstheme="majorBidi"/>
          <w:color w:val="000000" w:themeColor="text1"/>
          <w:sz w:val="22"/>
        </w:rPr>
        <w:t xml:space="preserve">error was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occurred</w:t>
      </w:r>
      <w:r w:rsidR="00987AC9" w:rsidRPr="00067E1C">
        <w:rPr>
          <w:rFonts w:asciiTheme="majorBidi" w:hAnsiTheme="majorBidi" w:cstheme="majorBidi"/>
          <w:color w:val="000000" w:themeColor="text1"/>
          <w:sz w:val="22"/>
        </w:rPr>
        <w:t>,</w:t>
      </w:r>
      <w:r w:rsidR="00FE1BD2" w:rsidRPr="00067E1C">
        <w:rPr>
          <w:rFonts w:asciiTheme="majorBidi" w:hAnsiTheme="majorBidi" w:cstheme="majorBidi"/>
          <w:color w:val="000000" w:themeColor="text1"/>
          <w:sz w:val="22"/>
        </w:rPr>
        <w:t xml:space="preserve"> </w:t>
      </w:r>
      <w:r w:rsidRPr="00067E1C">
        <w:rPr>
          <w:rFonts w:asciiTheme="majorBidi" w:hAnsiTheme="majorBidi" w:cstheme="majorBidi"/>
          <w:color w:val="000000" w:themeColor="text1"/>
          <w:sz w:val="22"/>
        </w:rPr>
        <w:t>but in the second model we add</w:t>
      </w:r>
      <w:r w:rsidR="00FE1BD2" w:rsidRPr="00067E1C">
        <w:rPr>
          <w:rFonts w:asciiTheme="majorBidi" w:hAnsiTheme="majorBidi" w:cstheme="majorBidi"/>
          <w:color w:val="000000" w:themeColor="text1"/>
          <w:sz w:val="22"/>
        </w:rPr>
        <w:t xml:space="preserve">ed a condition before </w:t>
      </w:r>
      <w:r w:rsidRPr="00067E1C">
        <w:rPr>
          <w:rFonts w:asciiTheme="majorBidi" w:hAnsiTheme="majorBidi" w:cstheme="majorBidi"/>
          <w:color w:val="000000" w:themeColor="text1"/>
          <w:sz w:val="22"/>
        </w:rPr>
        <w:t xml:space="preserve"> </w:t>
      </w:r>
      <w:r w:rsidR="00FE1BD2" w:rsidRPr="00067E1C">
        <w:rPr>
          <w:rFonts w:asciiTheme="majorBidi" w:hAnsiTheme="majorBidi" w:cstheme="majorBidi"/>
          <w:color w:val="000000" w:themeColor="text1"/>
          <w:sz w:val="22"/>
        </w:rPr>
        <w:t xml:space="preserve">the </w:t>
      </w:r>
      <w:r w:rsidR="00FE1BD2" w:rsidRPr="00067E1C">
        <w:rPr>
          <w:rFonts w:asciiTheme="majorBidi" w:hAnsiTheme="majorBidi" w:cstheme="majorBidi"/>
          <w:color w:val="000000" w:themeColor="text1"/>
          <w:sz w:val="22"/>
          <w:shd w:val="clear" w:color="auto" w:fill="FFFFFF"/>
        </w:rPr>
        <w:t>transfer</w:t>
      </w:r>
      <w:r w:rsidR="00FE1BD2" w:rsidRPr="00067E1C">
        <w:rPr>
          <w:rFonts w:asciiTheme="majorBidi" w:hAnsiTheme="majorBidi" w:cstheme="majorBidi"/>
          <w:color w:val="000000" w:themeColor="text1"/>
          <w:sz w:val="22"/>
        </w:rPr>
        <w:t xml:space="preserve"> , </w:t>
      </w:r>
      <w:r w:rsidRPr="00067E1C">
        <w:rPr>
          <w:rFonts w:asciiTheme="majorBidi" w:hAnsiTheme="majorBidi" w:cstheme="majorBidi"/>
          <w:color w:val="000000" w:themeColor="text1"/>
          <w:sz w:val="22"/>
        </w:rPr>
        <w:t xml:space="preserve">the condition was number of </w:t>
      </w:r>
      <w:r w:rsidR="00FE1BD2" w:rsidRPr="00067E1C">
        <w:rPr>
          <w:rFonts w:asciiTheme="majorBidi" w:hAnsiTheme="majorBidi" w:cstheme="majorBidi"/>
          <w:color w:val="000000" w:themeColor="text1"/>
          <w:sz w:val="22"/>
        </w:rPr>
        <w:t xml:space="preserve">beer  </w:t>
      </w:r>
      <w:r w:rsidRPr="00067E1C">
        <w:rPr>
          <w:rFonts w:asciiTheme="majorBidi" w:hAnsiTheme="majorBidi" w:cstheme="majorBidi"/>
          <w:color w:val="000000" w:themeColor="text1"/>
          <w:sz w:val="22"/>
        </w:rPr>
        <w:t xml:space="preserve">or soda is </w:t>
      </w:r>
      <w:r w:rsidR="00FE1BD2" w:rsidRPr="00067E1C">
        <w:rPr>
          <w:rFonts w:asciiTheme="majorBidi" w:hAnsiTheme="majorBidi" w:cstheme="majorBidi"/>
          <w:color w:val="000000" w:themeColor="text1"/>
          <w:sz w:val="22"/>
        </w:rPr>
        <w:t xml:space="preserve">greater </w:t>
      </w:r>
      <w:r w:rsidRPr="00067E1C">
        <w:rPr>
          <w:rFonts w:asciiTheme="majorBidi" w:hAnsiTheme="majorBidi" w:cstheme="majorBidi"/>
          <w:color w:val="000000" w:themeColor="text1"/>
          <w:sz w:val="22"/>
        </w:rPr>
        <w:t>than 0</w:t>
      </w:r>
      <w:r w:rsidR="00067E1C">
        <w:rPr>
          <w:rFonts w:asciiTheme="majorBidi" w:hAnsiTheme="majorBidi" w:cstheme="majorBidi"/>
          <w:color w:val="000000" w:themeColor="text1"/>
          <w:sz w:val="22"/>
        </w:rPr>
        <w:t>.</w:t>
      </w:r>
    </w:p>
    <w:p w14:paraId="4C1CC6CE" w14:textId="5D291E85" w:rsidR="00580857" w:rsidRPr="00764B7F" w:rsidRDefault="00580857" w:rsidP="00C46DE0">
      <w:pPr>
        <w:pStyle w:val="ListParagraph"/>
        <w:numPr>
          <w:ilvl w:val="0"/>
          <w:numId w:val="53"/>
        </w:numPr>
        <w:spacing w:before="240" w:after="120" w:line="264" w:lineRule="auto"/>
        <w:ind w:right="0"/>
        <w:rPr>
          <w:rStyle w:val="CommentReference"/>
          <w:rFonts w:asciiTheme="majorBidi" w:hAnsiTheme="majorBidi" w:cstheme="majorBidi"/>
          <w:b/>
          <w:bCs/>
          <w:color w:val="000000" w:themeColor="text1"/>
          <w:sz w:val="24"/>
          <w:szCs w:val="24"/>
          <w:lang w:val="en-GB"/>
        </w:rPr>
      </w:pPr>
      <w:bookmarkStart w:id="25" w:name="OLE_LINK1"/>
      <w:r w:rsidRPr="00764B7F">
        <w:rPr>
          <w:rFonts w:asciiTheme="majorBidi" w:eastAsiaTheme="minorEastAsia" w:hAnsiTheme="majorBidi" w:cstheme="majorBidi"/>
          <w:b/>
          <w:bCs/>
          <w:color w:val="000000" w:themeColor="text1"/>
          <w:sz w:val="24"/>
          <w:szCs w:val="24"/>
          <w:lang w:bidi="ar-SA"/>
        </w:rPr>
        <w:t>D</w:t>
      </w:r>
      <w:r w:rsidR="00F569D3">
        <w:rPr>
          <w:rFonts w:asciiTheme="majorBidi" w:hAnsiTheme="majorBidi" w:cstheme="majorBidi"/>
          <w:b/>
          <w:bCs/>
          <w:color w:val="000000" w:themeColor="text1"/>
          <w:sz w:val="24"/>
          <w:szCs w:val="24"/>
          <w:lang w:bidi="ar-SA"/>
        </w:rPr>
        <w:t>ETAILED DESCRIPTION</w:t>
      </w:r>
    </w:p>
    <w:bookmarkEnd w:id="25"/>
    <w:p w14:paraId="6A6531D9"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 xml:space="preserve">As it was mentioned above, we will build a tool </w:t>
      </w:r>
      <w:r w:rsidRPr="00580857">
        <w:rPr>
          <w:rFonts w:asciiTheme="majorBidi" w:hAnsiTheme="majorBidi" w:cstheme="majorBidi"/>
          <w:color w:val="auto"/>
          <w:sz w:val="22"/>
          <w:shd w:val="clear" w:color="auto" w:fill="FFFFFF"/>
        </w:rPr>
        <w:t>that allows the graphical definition of specifications of cellular applications</w:t>
      </w:r>
      <w:r w:rsidRPr="00580857">
        <w:rPr>
          <w:rFonts w:asciiTheme="majorBidi" w:hAnsiTheme="majorBidi" w:cstheme="majorBidi"/>
          <w:color w:val="auto"/>
          <w:sz w:val="22"/>
        </w:rPr>
        <w:t>. To be more practical, we implement our tool using a real application for cellular phones, called “Bopo” Supervised by Dr. Elena Ravve. We take its spec in order to compose it in a visual form.</w:t>
      </w:r>
    </w:p>
    <w:p w14:paraId="47365242" w14:textId="77777777" w:rsidR="00987AC9" w:rsidRPr="00580857" w:rsidRDefault="00987AC9" w:rsidP="00C46DE0">
      <w:pPr>
        <w:spacing w:after="120" w:line="264" w:lineRule="auto"/>
        <w:ind w:left="0" w:right="0" w:firstLine="284"/>
        <w:jc w:val="left"/>
        <w:rPr>
          <w:rFonts w:asciiTheme="majorBidi" w:hAnsiTheme="majorBidi" w:cstheme="majorBidi"/>
          <w:color w:val="auto"/>
          <w:sz w:val="22"/>
        </w:rPr>
      </w:pPr>
      <w:r w:rsidRPr="00580857">
        <w:rPr>
          <w:rFonts w:asciiTheme="majorBidi" w:hAnsiTheme="majorBidi" w:cstheme="majorBidi"/>
          <w:color w:val="auto"/>
          <w:sz w:val="22"/>
        </w:rPr>
        <w:t>In order to add a new screen to the spec of an application, the user should press “add screen”, then she/he sets the screen location, defined the name and the description and then presses “save”.</w:t>
      </w:r>
    </w:p>
    <w:p w14:paraId="09FE948F" w14:textId="39AFFF81" w:rsidR="00987AC9" w:rsidRDefault="00987AC9" w:rsidP="00C46DE0">
      <w:pPr>
        <w:spacing w:after="120" w:line="264" w:lineRule="auto"/>
        <w:ind w:left="0" w:right="0" w:firstLine="284"/>
        <w:jc w:val="left"/>
        <w:rPr>
          <w:rFonts w:asciiTheme="majorBidi" w:hAnsiTheme="majorBidi" w:cstheme="majorBidi"/>
          <w:sz w:val="22"/>
        </w:rPr>
      </w:pPr>
      <w:r w:rsidRPr="00580857">
        <w:rPr>
          <w:rFonts w:asciiTheme="majorBidi" w:hAnsiTheme="majorBidi" w:cstheme="majorBidi"/>
          <w:sz w:val="22"/>
        </w:rPr>
        <w:t xml:space="preserve">The user should press on </w:t>
      </w:r>
      <w:r w:rsidRPr="00580857">
        <w:rPr>
          <w:rFonts w:asciiTheme="majorBidi" w:hAnsiTheme="majorBidi" w:cstheme="majorBidi"/>
          <w:b/>
          <w:bCs/>
          <w:i/>
          <w:iCs/>
          <w:sz w:val="22"/>
        </w:rPr>
        <w:t xml:space="preserve">"+" </w:t>
      </w:r>
      <w:r w:rsidRPr="00580857">
        <w:rPr>
          <w:rFonts w:asciiTheme="majorBidi" w:hAnsiTheme="majorBidi" w:cstheme="majorBidi"/>
          <w:sz w:val="22"/>
        </w:rPr>
        <w:t>button to choose an element type from the menu bar, this way we can represent the specs types of screens</w:t>
      </w:r>
    </w:p>
    <w:tbl>
      <w:tblPr>
        <w:tblStyle w:val="TableGrid0"/>
        <w:tblW w:w="0" w:type="auto"/>
        <w:tblLook w:val="04A0" w:firstRow="1" w:lastRow="0" w:firstColumn="1" w:lastColumn="0" w:noHBand="0" w:noVBand="1"/>
      </w:tblPr>
      <w:tblGrid>
        <w:gridCol w:w="3771"/>
        <w:gridCol w:w="3320"/>
      </w:tblGrid>
      <w:tr w:rsidR="008C185C" w:rsidRPr="00AC1FEB" w14:paraId="6D6ED080" w14:textId="77777777" w:rsidTr="008C185C">
        <w:tc>
          <w:tcPr>
            <w:tcW w:w="3399" w:type="dxa"/>
          </w:tcPr>
          <w:commentRangeStart w:id="26"/>
          <w:p w14:paraId="2C4FD736" w14:textId="77777777" w:rsidR="008C185C" w:rsidRPr="00AC1FEB" w:rsidRDefault="008C185C" w:rsidP="00C46DE0">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14D34BFF">
                <v:shape id="_x0000_i1029" type="#_x0000_t75" style="width:171.75pt;height:175.5pt" o:ole="">
                  <v:imagedata r:id="rId22" o:title=""/>
                </v:shape>
                <o:OLEObject Type="Embed" ProgID="PBrush" ShapeID="_x0000_i1029" DrawAspect="Content" ObjectID="_1545851203" r:id="rId23"/>
              </w:object>
            </w:r>
            <w:commentRangeEnd w:id="26"/>
            <w:r>
              <w:rPr>
                <w:rStyle w:val="CommentReference"/>
              </w:rPr>
              <w:commentReference w:id="26"/>
            </w:r>
          </w:p>
        </w:tc>
        <w:tc>
          <w:tcPr>
            <w:tcW w:w="2995" w:type="dxa"/>
          </w:tcPr>
          <w:p w14:paraId="32D69715" w14:textId="067CC1F3" w:rsidR="008C185C" w:rsidRPr="00AC1FEB" w:rsidRDefault="008C185C" w:rsidP="00C46DE0">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5A0C7E22">
                <v:shape id="_x0000_i1030" type="#_x0000_t75" style="width:149.25pt;height:184.5pt" o:ole="">
                  <v:imagedata r:id="rId24" o:title=""/>
                </v:shape>
                <o:OLEObject Type="Embed" ProgID="PBrush" ShapeID="_x0000_i1030" DrawAspect="Content" ObjectID="_1545851204" r:id="rId25"/>
              </w:object>
            </w:r>
          </w:p>
        </w:tc>
      </w:tr>
      <w:tr w:rsidR="008C185C" w:rsidRPr="00AC1FEB" w14:paraId="5971787B" w14:textId="77777777" w:rsidTr="008C185C">
        <w:tc>
          <w:tcPr>
            <w:tcW w:w="3399" w:type="dxa"/>
          </w:tcPr>
          <w:p w14:paraId="4F41B077" w14:textId="62E67FDF" w:rsidR="008C185C" w:rsidRPr="00AC1FEB" w:rsidRDefault="008C185C" w:rsidP="00C46DE0">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3.1 Adding  a new screen</w:t>
            </w:r>
            <w:r w:rsidRPr="00933285">
              <w:rPr>
                <w:rFonts w:asciiTheme="majorBidi" w:eastAsia="Arial" w:hAnsiTheme="majorBidi" w:cstheme="majorBidi"/>
                <w:bCs/>
                <w:iCs/>
                <w:color w:val="000000" w:themeColor="text1"/>
                <w:sz w:val="22"/>
              </w:rPr>
              <w:t xml:space="preserve"> </w:t>
            </w:r>
          </w:p>
        </w:tc>
        <w:tc>
          <w:tcPr>
            <w:tcW w:w="2995" w:type="dxa"/>
          </w:tcPr>
          <w:p w14:paraId="0E4A74DA" w14:textId="4CF77E44" w:rsidR="008C185C" w:rsidRPr="00AC1FEB" w:rsidRDefault="008C185C" w:rsidP="00C46DE0">
            <w:pPr>
              <w:spacing w:after="120" w:line="240" w:lineRule="auto"/>
              <w:ind w:left="0" w:right="120" w:firstLine="0"/>
              <w:jc w:val="center"/>
              <w:rPr>
                <w:rFonts w:asciiTheme="majorBidi" w:hAnsiTheme="majorBidi" w:cstheme="majorBidi"/>
                <w:sz w:val="22"/>
              </w:rPr>
            </w:pPr>
            <w:r w:rsidRPr="00933285">
              <w:rPr>
                <w:rFonts w:asciiTheme="majorBidi" w:hAnsiTheme="majorBidi" w:cstheme="majorBidi"/>
                <w:color w:val="000000" w:themeColor="text1"/>
                <w:sz w:val="22"/>
                <w:highlight w:val="yellow"/>
              </w:rPr>
              <w:t xml:space="preserve">Figure </w:t>
            </w:r>
            <w:r w:rsidRPr="00933285">
              <w:rPr>
                <w:rFonts w:asciiTheme="majorBidi" w:eastAsia="Arial" w:hAnsiTheme="majorBidi" w:cstheme="majorBidi"/>
                <w:bCs/>
                <w:iCs/>
                <w:color w:val="000000" w:themeColor="text1"/>
                <w:sz w:val="22"/>
                <w:highlight w:val="yellow"/>
              </w:rPr>
              <w:t xml:space="preserve">3.2 adding new </w:t>
            </w:r>
            <w:commentRangeStart w:id="27"/>
            <w:r w:rsidRPr="00933285">
              <w:rPr>
                <w:rFonts w:asciiTheme="majorBidi" w:eastAsia="Arial" w:hAnsiTheme="majorBidi" w:cstheme="majorBidi"/>
                <w:bCs/>
                <w:iCs/>
                <w:color w:val="000000" w:themeColor="text1"/>
                <w:sz w:val="22"/>
                <w:highlight w:val="yellow"/>
              </w:rPr>
              <w:t xml:space="preserve">spec </w:t>
            </w:r>
            <w:commentRangeEnd w:id="27"/>
            <w:r w:rsidR="00764B7F">
              <w:rPr>
                <w:rStyle w:val="CommentReference"/>
              </w:rPr>
              <w:commentReference w:id="27"/>
            </w:r>
            <w:r w:rsidRPr="00933285">
              <w:rPr>
                <w:rFonts w:asciiTheme="majorBidi" w:eastAsia="Arial" w:hAnsiTheme="majorBidi" w:cstheme="majorBidi"/>
                <w:bCs/>
                <w:iCs/>
                <w:color w:val="000000" w:themeColor="text1"/>
                <w:sz w:val="22"/>
                <w:highlight w:val="yellow"/>
              </w:rPr>
              <w:t>to the screen</w:t>
            </w:r>
          </w:p>
        </w:tc>
      </w:tr>
    </w:tbl>
    <w:p w14:paraId="2FE9B9F4" w14:textId="7E6BF4E4" w:rsidR="00580857" w:rsidRDefault="00580857" w:rsidP="00C46DE0">
      <w:pPr>
        <w:spacing w:after="120" w:line="264" w:lineRule="auto"/>
        <w:ind w:left="0" w:right="0" w:firstLine="284"/>
        <w:jc w:val="left"/>
        <w:rPr>
          <w:rFonts w:asciiTheme="majorBidi" w:hAnsiTheme="majorBidi" w:cstheme="majorBidi"/>
          <w:sz w:val="22"/>
        </w:rPr>
      </w:pPr>
    </w:p>
    <w:p w14:paraId="0E9EBDF2" w14:textId="697BAFC3" w:rsidR="00702959" w:rsidRDefault="00702959" w:rsidP="00C46DE0">
      <w:pPr>
        <w:spacing w:after="120" w:line="264" w:lineRule="auto"/>
        <w:ind w:left="0" w:right="0" w:firstLine="284"/>
        <w:jc w:val="left"/>
        <w:rPr>
          <w:rFonts w:asciiTheme="majorBidi" w:hAnsiTheme="majorBidi" w:cstheme="majorBidi"/>
          <w:sz w:val="22"/>
        </w:rPr>
      </w:pPr>
      <w:r>
        <w:rPr>
          <w:rFonts w:asciiTheme="majorBidi" w:hAnsiTheme="majorBidi" w:cstheme="majorBidi"/>
          <w:sz w:val="22"/>
        </w:rPr>
        <w:t xml:space="preserve">Backend : </w:t>
      </w:r>
      <w:commentRangeStart w:id="28"/>
    </w:p>
    <w:commentRangeEnd w:id="28"/>
    <w:p w14:paraId="4912C273" w14:textId="77777777" w:rsidR="00702959" w:rsidRDefault="00F569D3" w:rsidP="00C46DE0">
      <w:pPr>
        <w:spacing w:after="120" w:line="264" w:lineRule="auto"/>
        <w:ind w:left="0" w:right="0" w:firstLine="284"/>
        <w:jc w:val="left"/>
        <w:rPr>
          <w:rFonts w:asciiTheme="majorBidi" w:hAnsiTheme="majorBidi" w:cstheme="majorBidi"/>
          <w:sz w:val="22"/>
        </w:rPr>
      </w:pPr>
      <w:r>
        <w:rPr>
          <w:rStyle w:val="CommentReference"/>
        </w:rPr>
        <w:commentReference w:id="28"/>
      </w:r>
    </w:p>
    <w:p w14:paraId="765FF8A5" w14:textId="77777777" w:rsidR="00702959" w:rsidRPr="00580857" w:rsidRDefault="00702959" w:rsidP="00C46DE0">
      <w:pPr>
        <w:spacing w:after="120" w:line="264" w:lineRule="auto"/>
        <w:ind w:left="0" w:right="0" w:firstLine="284"/>
        <w:jc w:val="left"/>
        <w:rPr>
          <w:rFonts w:asciiTheme="majorBidi" w:hAnsiTheme="majorBidi" w:cstheme="majorBidi"/>
          <w:sz w:val="22"/>
        </w:rPr>
      </w:pPr>
    </w:p>
    <w:p w14:paraId="33E50E97" w14:textId="7E9F7F8A" w:rsidR="00580857" w:rsidRPr="00AC1FEB" w:rsidRDefault="00580857" w:rsidP="00C46DE0">
      <w:pPr>
        <w:spacing w:after="120" w:line="240"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2"/>
        </w:rPr>
        <w:t>M</w:t>
      </w:r>
      <w:r w:rsidRPr="00CC21F3">
        <w:rPr>
          <w:rFonts w:asciiTheme="majorBidi" w:hAnsiTheme="majorBidi" w:cstheme="majorBidi"/>
          <w:color w:val="auto"/>
          <w:sz w:val="22"/>
        </w:rPr>
        <w:t>enu bar include</w:t>
      </w:r>
      <w:r>
        <w:rPr>
          <w:rFonts w:asciiTheme="majorBidi" w:hAnsiTheme="majorBidi" w:cstheme="majorBidi"/>
          <w:color w:val="auto"/>
          <w:sz w:val="22"/>
        </w:rPr>
        <w:t>s</w:t>
      </w:r>
      <w:r w:rsidRPr="00CC21F3">
        <w:rPr>
          <w:rFonts w:asciiTheme="majorBidi" w:hAnsiTheme="majorBidi" w:cstheme="majorBidi"/>
          <w:color w:val="auto"/>
          <w:sz w:val="22"/>
        </w:rPr>
        <w:t xml:space="preserve"> </w:t>
      </w:r>
      <w:r>
        <w:rPr>
          <w:rFonts w:asciiTheme="majorBidi" w:hAnsiTheme="majorBidi" w:cstheme="majorBidi"/>
          <w:color w:val="auto"/>
          <w:sz w:val="22"/>
        </w:rPr>
        <w:t>the following</w:t>
      </w:r>
      <w:r w:rsidRPr="00CC21F3">
        <w:rPr>
          <w:rFonts w:asciiTheme="majorBidi" w:hAnsiTheme="majorBidi" w:cstheme="majorBidi"/>
          <w:color w:val="auto"/>
          <w:sz w:val="22"/>
        </w:rPr>
        <w:t xml:space="preserve"> options:</w:t>
      </w:r>
    </w:p>
    <w:p w14:paraId="5F7EA3BC" w14:textId="19840DB2" w:rsidR="00580857" w:rsidRPr="00580857" w:rsidRDefault="00580857" w:rsidP="00C46DE0">
      <w:pPr>
        <w:numPr>
          <w:ilvl w:val="0"/>
          <w:numId w:val="30"/>
        </w:numPr>
        <w:spacing w:after="0" w:line="264" w:lineRule="auto"/>
        <w:ind w:left="284" w:right="0" w:hanging="284"/>
        <w:jc w:val="left"/>
        <w:textAlignment w:val="baseline"/>
        <w:rPr>
          <w:rFonts w:asciiTheme="majorBidi" w:hAnsiTheme="majorBidi" w:cstheme="majorBidi"/>
          <w:color w:val="auto"/>
          <w:sz w:val="22"/>
        </w:rPr>
      </w:pPr>
      <w:r w:rsidRPr="00CC21F3">
        <w:rPr>
          <w:rFonts w:asciiTheme="majorBidi" w:hAnsiTheme="majorBidi" w:cstheme="majorBidi"/>
          <w:b/>
          <w:bCs/>
          <w:color w:val="auto"/>
          <w:sz w:val="22"/>
        </w:rPr>
        <w:t>On-Off</w:t>
      </w:r>
      <w:r w:rsidRPr="00CC21F3">
        <w:rPr>
          <w:rFonts w:asciiTheme="majorBidi" w:hAnsiTheme="majorBidi" w:cstheme="majorBidi"/>
          <w:color w:val="auto"/>
          <w:sz w:val="22"/>
        </w:rPr>
        <w:t xml:space="preserve"> : this type  allows to </w:t>
      </w:r>
      <w:r w:rsidRPr="00CC21F3">
        <w:rPr>
          <w:rFonts w:asciiTheme="majorBidi" w:hAnsiTheme="majorBidi" w:cstheme="majorBidi"/>
          <w:color w:val="auto"/>
          <w:sz w:val="22"/>
          <w:shd w:val="clear" w:color="auto" w:fill="FFFFFF"/>
        </w:rPr>
        <w:t xml:space="preserve">activate or deactivate some features, in this  element type  we specified a field for name(the element name) and </w:t>
      </w:r>
      <w:commentRangeStart w:id="29"/>
      <w:r w:rsidRPr="00CC21F3">
        <w:rPr>
          <w:rFonts w:asciiTheme="majorBidi" w:hAnsiTheme="majorBidi" w:cstheme="majorBidi"/>
          <w:color w:val="auto"/>
          <w:sz w:val="22"/>
          <w:shd w:val="clear" w:color="auto" w:fill="FFFFFF"/>
        </w:rPr>
        <w:t>a list for</w:t>
      </w:r>
      <w:commentRangeEnd w:id="29"/>
      <w:r>
        <w:rPr>
          <w:rStyle w:val="CommentReference"/>
        </w:rPr>
        <w:commentReference w:id="29"/>
      </w:r>
      <w:r w:rsidRPr="00CC21F3">
        <w:rPr>
          <w:rFonts w:asciiTheme="majorBidi" w:hAnsiTheme="majorBidi" w:cstheme="majorBidi"/>
          <w:color w:val="auto"/>
          <w:sz w:val="22"/>
          <w:shd w:val="clear" w:color="auto" w:fill="FFFFFF"/>
        </w:rPr>
        <w:t xml:space="preserve"> default values.</w:t>
      </w:r>
    </w:p>
    <w:p w14:paraId="046F2FB5" w14:textId="77777777" w:rsidR="00580857" w:rsidRDefault="00580857" w:rsidP="00C46DE0">
      <w:pPr>
        <w:spacing w:after="0" w:line="240" w:lineRule="auto"/>
        <w:ind w:left="0" w:right="0" w:firstLine="284"/>
        <w:jc w:val="left"/>
        <w:textAlignment w:val="baseline"/>
        <w:rPr>
          <w:rFonts w:asciiTheme="majorBidi" w:hAnsiTheme="majorBidi" w:cstheme="majorBidi"/>
          <w:b/>
          <w:bCs/>
          <w:color w:val="auto"/>
          <w:sz w:val="22"/>
        </w:rPr>
      </w:pPr>
      <w:r w:rsidRPr="00AC1FEB">
        <w:rPr>
          <w:rFonts w:asciiTheme="majorBidi" w:hAnsiTheme="majorBidi" w:cstheme="majorBidi"/>
          <w:b/>
          <w:bCs/>
          <w:color w:val="auto"/>
          <w:sz w:val="22"/>
        </w:rPr>
        <w:t xml:space="preserve">Front-end: </w:t>
      </w:r>
    </w:p>
    <w:p w14:paraId="344D2480" w14:textId="31444A32" w:rsidR="00580857" w:rsidRDefault="0022523F" w:rsidP="00C46DE0">
      <w:pPr>
        <w:spacing w:after="0" w:line="240" w:lineRule="auto"/>
        <w:ind w:left="360" w:right="120" w:firstLine="0"/>
        <w:jc w:val="left"/>
        <w:textAlignment w:val="baseline"/>
        <w:rPr>
          <w:rFonts w:asciiTheme="majorBidi" w:hAnsiTheme="majorBidi" w:cstheme="majorBidi"/>
          <w:b/>
          <w:bCs/>
          <w:color w:val="auto"/>
          <w:sz w:val="22"/>
        </w:rPr>
      </w:pPr>
      <w:r>
        <w:rPr>
          <w:rFonts w:asciiTheme="majorBidi" w:hAnsiTheme="majorBidi" w:cstheme="majorBidi"/>
        </w:rPr>
        <w:tab/>
      </w:r>
    </w:p>
    <w:p w14:paraId="0E7E24BC" w14:textId="77777777" w:rsidR="00580857" w:rsidRDefault="00580857" w:rsidP="00C46DE0">
      <w:pPr>
        <w:spacing w:after="0" w:line="240" w:lineRule="auto"/>
        <w:ind w:left="360" w:right="120" w:firstLine="0"/>
        <w:jc w:val="left"/>
        <w:textAlignment w:val="baseline"/>
        <w:rPr>
          <w:rFonts w:asciiTheme="majorBidi" w:hAnsiTheme="majorBidi" w:cstheme="majorBidi"/>
          <w:b/>
          <w:bCs/>
          <w:color w:val="auto"/>
          <w:sz w:val="22"/>
        </w:rPr>
      </w:pPr>
    </w:p>
    <w:p w14:paraId="1853F8CC" w14:textId="77777777" w:rsidR="00580857" w:rsidRPr="00CC21F3" w:rsidRDefault="00580857" w:rsidP="00C46DE0">
      <w:pPr>
        <w:spacing w:after="0" w:line="240" w:lineRule="auto"/>
        <w:ind w:left="360" w:right="120" w:firstLine="0"/>
        <w:jc w:val="left"/>
        <w:textAlignment w:val="baseline"/>
        <w:rPr>
          <w:rFonts w:asciiTheme="majorBidi" w:hAnsiTheme="majorBidi" w:cstheme="majorBidi"/>
          <w:color w:val="auto"/>
          <w:sz w:val="22"/>
        </w:rPr>
      </w:pPr>
    </w:p>
    <w:tbl>
      <w:tblPr>
        <w:tblStyle w:val="TableGrid0"/>
        <w:tblW w:w="0" w:type="auto"/>
        <w:tblInd w:w="720" w:type="dxa"/>
        <w:tblLook w:val="04A0" w:firstRow="1" w:lastRow="0" w:firstColumn="1" w:lastColumn="0" w:noHBand="0" w:noVBand="1"/>
      </w:tblPr>
      <w:tblGrid>
        <w:gridCol w:w="3216"/>
      </w:tblGrid>
      <w:tr w:rsidR="00580857" w:rsidRPr="00AC1FEB" w14:paraId="05DFD803" w14:textId="77777777" w:rsidTr="00483504">
        <w:tc>
          <w:tcPr>
            <w:tcW w:w="3216" w:type="dxa"/>
          </w:tcPr>
          <w:p w14:paraId="687C5BEF"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tc>
      </w:tr>
      <w:tr w:rsidR="00580857" w:rsidRPr="00AC1FEB" w14:paraId="6BCB5B11" w14:textId="77777777" w:rsidTr="00483504">
        <w:trPr>
          <w:trHeight w:val="70"/>
        </w:trPr>
        <w:tc>
          <w:tcPr>
            <w:tcW w:w="3216" w:type="dxa"/>
          </w:tcPr>
          <w:p w14:paraId="776EAC0D" w14:textId="77777777" w:rsidR="00580857" w:rsidRPr="00AC1FEB" w:rsidRDefault="00580857" w:rsidP="00C46DE0">
            <w:pPr>
              <w:spacing w:after="0" w:line="240" w:lineRule="auto"/>
              <w:ind w:left="0" w:right="120" w:firstLine="0"/>
              <w:jc w:val="center"/>
              <w:textAlignment w:val="baseline"/>
              <w:rPr>
                <w:rFonts w:asciiTheme="majorBidi" w:hAnsiTheme="majorBidi" w:cstheme="majorBidi"/>
                <w:color w:val="0000FF"/>
                <w:sz w:val="22"/>
              </w:rPr>
            </w:pPr>
            <w:commentRangeStart w:id="30"/>
            <w:r w:rsidRPr="00CC21F3">
              <w:rPr>
                <w:rFonts w:asciiTheme="majorBidi" w:hAnsiTheme="majorBidi" w:cstheme="majorBidi"/>
                <w:color w:val="auto"/>
              </w:rPr>
              <w:t>Fig. 1:</w:t>
            </w:r>
            <w:commentRangeEnd w:id="30"/>
            <w:r w:rsidR="00F569D3">
              <w:rPr>
                <w:rStyle w:val="CommentReference"/>
              </w:rPr>
              <w:commentReference w:id="30"/>
            </w:r>
          </w:p>
        </w:tc>
      </w:tr>
    </w:tbl>
    <w:p w14:paraId="73718E30"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commentRangeStart w:id="31"/>
      <w:r w:rsidRPr="001B35DE">
        <w:rPr>
          <w:rFonts w:asciiTheme="majorBidi" w:hAnsiTheme="majorBidi" w:cstheme="majorBidi"/>
          <w:b/>
          <w:bCs/>
          <w:color w:val="auto"/>
          <w:sz w:val="22"/>
        </w:rPr>
        <w:t xml:space="preserve">Back-end: </w:t>
      </w:r>
    </w:p>
    <w:p w14:paraId="6668C0BF"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5BB73C39"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1F8E3292"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2D36D90A"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OFF&gt;</w:t>
      </w:r>
    </w:p>
    <w:p w14:paraId="2C3131D8"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765203CE"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commentRangeEnd w:id="31"/>
      <w:r>
        <w:rPr>
          <w:rStyle w:val="CommentReference"/>
        </w:rPr>
        <w:commentReference w:id="31"/>
      </w:r>
    </w:p>
    <w:p w14:paraId="0C1989D5" w14:textId="136F8AE3"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4AC96D98" w14:textId="77777777" w:rsidR="00580857" w:rsidRPr="00CC21F3" w:rsidRDefault="00580857" w:rsidP="00C46DE0">
      <w:pPr>
        <w:spacing w:after="0" w:line="240" w:lineRule="auto"/>
        <w:ind w:left="720" w:right="120" w:firstLine="0"/>
        <w:jc w:val="left"/>
        <w:textAlignment w:val="baseline"/>
        <w:rPr>
          <w:rFonts w:asciiTheme="majorBidi" w:hAnsiTheme="majorBidi" w:cstheme="majorBidi"/>
          <w:color w:val="auto"/>
          <w:sz w:val="22"/>
        </w:rPr>
      </w:pPr>
    </w:p>
    <w:p w14:paraId="2C7E496B" w14:textId="36FBC3A8" w:rsidR="00580857" w:rsidRPr="00F569D3"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F569D3">
        <w:rPr>
          <w:rFonts w:asciiTheme="majorBidi" w:hAnsiTheme="majorBidi" w:cstheme="majorBidi"/>
          <w:b/>
          <w:bCs/>
          <w:color w:val="auto"/>
          <w:sz w:val="22"/>
        </w:rPr>
        <w:t>List</w:t>
      </w:r>
      <w:r w:rsidRPr="00F569D3">
        <w:rPr>
          <w:rFonts w:asciiTheme="majorBidi" w:hAnsiTheme="majorBidi" w:cstheme="majorBidi"/>
          <w:color w:val="auto"/>
          <w:sz w:val="22"/>
        </w:rPr>
        <w:t>: if the user knows the parameters she/he can add them as a list, so we specified a</w:t>
      </w:r>
      <w:r w:rsidRPr="00F569D3">
        <w:rPr>
          <w:rFonts w:asciiTheme="majorBidi" w:hAnsiTheme="majorBidi" w:cstheme="majorBidi"/>
          <w:color w:val="auto"/>
          <w:sz w:val="22"/>
          <w:shd w:val="clear" w:color="auto" w:fill="FFFFFF"/>
        </w:rPr>
        <w:t xml:space="preserve"> field for name, values and </w:t>
      </w:r>
      <w:r w:rsidR="00B46BDB" w:rsidRPr="00F569D3">
        <w:rPr>
          <w:rFonts w:asciiTheme="majorBidi" w:hAnsiTheme="majorBidi" w:cstheme="majorBidi"/>
          <w:color w:val="auto"/>
          <w:sz w:val="22"/>
          <w:shd w:val="clear" w:color="auto" w:fill="FFFFFF"/>
        </w:rPr>
        <w:t>a default value by choosing from the list</w:t>
      </w:r>
      <w:r w:rsidRPr="00F569D3">
        <w:rPr>
          <w:rFonts w:asciiTheme="majorBidi" w:hAnsiTheme="majorBidi" w:cstheme="majorBidi"/>
          <w:color w:val="auto"/>
          <w:sz w:val="22"/>
          <w:shd w:val="clear" w:color="auto" w:fill="FFFFFF"/>
        </w:rPr>
        <w:t>.</w:t>
      </w:r>
    </w:p>
    <w:p w14:paraId="03D3689D" w14:textId="77777777" w:rsidR="00580857" w:rsidRDefault="00580857" w:rsidP="00C46DE0">
      <w:pPr>
        <w:spacing w:after="0" w:line="240" w:lineRule="auto"/>
        <w:ind w:right="120"/>
        <w:jc w:val="left"/>
        <w:textAlignment w:val="baseline"/>
        <w:rPr>
          <w:rFonts w:asciiTheme="majorBidi" w:hAnsiTheme="majorBidi" w:cstheme="majorBidi"/>
          <w:color w:val="auto"/>
          <w:sz w:val="22"/>
        </w:rPr>
      </w:pPr>
    </w:p>
    <w:p w14:paraId="6061013C" w14:textId="77777777" w:rsidR="00580857" w:rsidRPr="00CC21F3" w:rsidRDefault="00580857" w:rsidP="00C46DE0">
      <w:pPr>
        <w:spacing w:after="0" w:line="240" w:lineRule="auto"/>
        <w:ind w:right="120"/>
        <w:jc w:val="left"/>
        <w:textAlignment w:val="baseline"/>
        <w:rPr>
          <w:rFonts w:asciiTheme="majorBidi" w:hAnsiTheme="majorBidi" w:cstheme="majorBidi"/>
          <w:color w:val="auto"/>
          <w:sz w:val="22"/>
        </w:rPr>
      </w:pPr>
      <w:commentRangeStart w:id="32"/>
      <w:ins w:id="33" w:author="K23.06" w:date="2017-01-04T15:49:00Z">
        <w:r>
          <w:rPr>
            <w:rFonts w:asciiTheme="majorBidi" w:hAnsiTheme="majorBidi" w:cstheme="majorBidi"/>
            <w:color w:val="auto"/>
            <w:sz w:val="22"/>
          </w:rPr>
          <w:t xml:space="preserve"> </w:t>
        </w:r>
      </w:ins>
      <w:commentRangeEnd w:id="32"/>
      <w:ins w:id="34" w:author="K23.06" w:date="2017-01-04T15:50:00Z">
        <w:r>
          <w:rPr>
            <w:rStyle w:val="CommentReference"/>
          </w:rPr>
          <w:commentReference w:id="32"/>
        </w:r>
      </w:ins>
    </w:p>
    <w:tbl>
      <w:tblPr>
        <w:tblStyle w:val="TableGrid0"/>
        <w:tblW w:w="0" w:type="auto"/>
        <w:tblInd w:w="720" w:type="dxa"/>
        <w:tblLook w:val="04A0" w:firstRow="1" w:lastRow="0" w:firstColumn="1" w:lastColumn="0" w:noHBand="0" w:noVBand="1"/>
      </w:tblPr>
      <w:tblGrid>
        <w:gridCol w:w="4522"/>
        <w:gridCol w:w="4038"/>
      </w:tblGrid>
      <w:tr w:rsidR="00580857" w:rsidRPr="00AC1FEB" w14:paraId="7FF04CB5" w14:textId="77777777" w:rsidTr="00483504">
        <w:tc>
          <w:tcPr>
            <w:tcW w:w="4522" w:type="dxa"/>
          </w:tcPr>
          <w:p w14:paraId="04794F77"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5C49DB32">
                <v:shape id="_x0000_i1031" type="#_x0000_t75" style="width:209.25pt;height:204.75pt" o:ole="">
                  <v:imagedata r:id="rId26" o:title=""/>
                </v:shape>
                <o:OLEObject Type="Embed" ProgID="PBrush" ShapeID="_x0000_i1031" DrawAspect="Content" ObjectID="_1545851205" r:id="rId27"/>
              </w:object>
            </w:r>
          </w:p>
        </w:tc>
        <w:tc>
          <w:tcPr>
            <w:tcW w:w="4038" w:type="dxa"/>
          </w:tcPr>
          <w:p w14:paraId="3CEA3497"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p>
        </w:tc>
      </w:tr>
      <w:tr w:rsidR="00580857" w:rsidRPr="00AC1FEB" w14:paraId="6D0AB427" w14:textId="77777777" w:rsidTr="00483504">
        <w:trPr>
          <w:trHeight w:val="273"/>
        </w:trPr>
        <w:tc>
          <w:tcPr>
            <w:tcW w:w="4522" w:type="dxa"/>
          </w:tcPr>
          <w:p w14:paraId="40BBC360" w14:textId="530E2618" w:rsidR="00580857" w:rsidRPr="00224031" w:rsidRDefault="00411C04" w:rsidP="00C46DE0">
            <w:pPr>
              <w:spacing w:after="0" w:line="240" w:lineRule="auto"/>
              <w:ind w:left="0" w:right="120" w:firstLine="0"/>
              <w:jc w:val="center"/>
              <w:textAlignment w:val="baseline"/>
              <w:rPr>
                <w:rFonts w:asciiTheme="majorBidi" w:hAnsiTheme="majorBidi" w:cstheme="majorBidi"/>
                <w:color w:val="0000FF"/>
                <w:szCs w:val="20"/>
              </w:rPr>
            </w:pPr>
            <w:commentRangeStart w:id="35"/>
            <w:r>
              <w:rPr>
                <w:rFonts w:asciiTheme="majorBidi" w:hAnsiTheme="majorBidi" w:cstheme="majorBidi"/>
                <w:b/>
                <w:bCs/>
                <w:color w:val="auto"/>
                <w:sz w:val="22"/>
              </w:rPr>
              <w:t xml:space="preserve"> </w:t>
            </w:r>
            <w:commentRangeEnd w:id="35"/>
            <w:r>
              <w:rPr>
                <w:rStyle w:val="CommentReference"/>
              </w:rPr>
              <w:commentReference w:id="35"/>
            </w:r>
            <w:commentRangeStart w:id="36"/>
            <w:r w:rsidR="00580857">
              <w:rPr>
                <w:rFonts w:asciiTheme="majorBidi" w:hAnsiTheme="majorBidi" w:cstheme="majorBidi"/>
                <w:b/>
                <w:bCs/>
                <w:color w:val="auto"/>
                <w:sz w:val="22"/>
              </w:rPr>
              <w:t>New element design</w:t>
            </w:r>
          </w:p>
        </w:tc>
        <w:tc>
          <w:tcPr>
            <w:tcW w:w="4038" w:type="dxa"/>
          </w:tcPr>
          <w:p w14:paraId="7E430B05"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b/>
                <w:bCs/>
                <w:color w:val="auto"/>
                <w:sz w:val="22"/>
              </w:rPr>
              <w:t>New GUI design</w:t>
            </w:r>
            <w:commentRangeEnd w:id="36"/>
            <w:r>
              <w:rPr>
                <w:rStyle w:val="CommentReference"/>
              </w:rPr>
              <w:commentReference w:id="36"/>
            </w:r>
          </w:p>
        </w:tc>
      </w:tr>
    </w:tbl>
    <w:p w14:paraId="4EAE2764"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0A29FE79" w14:textId="77777777" w:rsidR="00580857" w:rsidRDefault="00580857" w:rsidP="00C46DE0">
      <w:pPr>
        <w:spacing w:after="0" w:line="240" w:lineRule="auto"/>
        <w:ind w:left="360" w:right="120" w:firstLine="0"/>
        <w:jc w:val="left"/>
        <w:textAlignment w:val="baseline"/>
        <w:rPr>
          <w:rFonts w:asciiTheme="majorBidi" w:hAnsiTheme="majorBidi" w:cstheme="majorBidi"/>
          <w:color w:val="0000FF"/>
          <w:sz w:val="22"/>
        </w:rPr>
      </w:pPr>
      <w:r>
        <w:rPr>
          <w:rStyle w:val="CommentReference"/>
        </w:rPr>
        <w:commentReference w:id="37"/>
      </w:r>
      <w:r>
        <w:rPr>
          <w:rStyle w:val="CommentReference"/>
        </w:rPr>
        <w:commentReference w:id="38"/>
      </w:r>
    </w:p>
    <w:tbl>
      <w:tblPr>
        <w:tblStyle w:val="TableGrid0"/>
        <w:tblW w:w="0" w:type="auto"/>
        <w:tblInd w:w="108" w:type="dxa"/>
        <w:tblLook w:val="04A0" w:firstRow="1" w:lastRow="0" w:firstColumn="1" w:lastColumn="0" w:noHBand="0" w:noVBand="1"/>
      </w:tblPr>
      <w:tblGrid>
        <w:gridCol w:w="4820"/>
        <w:gridCol w:w="4352"/>
      </w:tblGrid>
      <w:tr w:rsidR="00580857" w:rsidRPr="00AC1FEB" w14:paraId="1DF6DCEE" w14:textId="77777777" w:rsidTr="00483504">
        <w:tc>
          <w:tcPr>
            <w:tcW w:w="4820" w:type="dxa"/>
          </w:tcPr>
          <w:p w14:paraId="081424F4"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7DA5293"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0672" behindDoc="0" locked="0" layoutInCell="1" allowOverlap="1" wp14:anchorId="012F090F" wp14:editId="047B3B4D">
                      <wp:simplePos x="0" y="0"/>
                      <wp:positionH relativeFrom="column">
                        <wp:posOffset>909320</wp:posOffset>
                      </wp:positionH>
                      <wp:positionV relativeFrom="paragraph">
                        <wp:posOffset>31750</wp:posOffset>
                      </wp:positionV>
                      <wp:extent cx="1266825" cy="257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66825" cy="257175"/>
                              </a:xfrm>
                              <a:prstGeom prst="rect">
                                <a:avLst/>
                              </a:prstGeom>
                              <a:solidFill>
                                <a:schemeClr val="lt1"/>
                              </a:solidFill>
                              <a:ln w="6350">
                                <a:solidFill>
                                  <a:schemeClr val="bg1"/>
                                </a:solidFill>
                              </a:ln>
                            </wps:spPr>
                            <wps:txbx>
                              <w:txbxContent>
                                <w:p w14:paraId="3752656C" w14:textId="77777777" w:rsidR="00C46DE0" w:rsidRDefault="00C46DE0" w:rsidP="00580857">
                                  <w:pPr>
                                    <w:spacing w:line="360" w:lineRule="auto"/>
                                    <w:ind w:left="0" w:right="0" w:firstLine="0"/>
                                    <w:jc w:val="left"/>
                                  </w:pPr>
                                  <w:r>
                                    <w:t>Go:(category=study)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F090F" id="_x0000_t202" coordsize="21600,21600" o:spt="202" path="m,l,21600r21600,l21600,xe">
                      <v:stroke joinstyle="miter"/>
                      <v:path gradientshapeok="t" o:connecttype="rect"/>
                    </v:shapetype>
                    <v:shape id="Text Box 38" o:spid="_x0000_s1026" type="#_x0000_t202" style="position:absolute;margin-left:71.6pt;margin-top:2.5pt;width:99.75pt;height:2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" fillcolor="white [3201]" strokecolor="white [3212]" strokeweight=".5pt">
                      <v:textbox>
                        <w:txbxContent>
                          <w:p w14:paraId="3752656C" w14:textId="77777777" w:rsidR="00C46DE0" w:rsidRDefault="00C46DE0" w:rsidP="00580857">
                            <w:pPr>
                              <w:spacing w:line="360" w:lineRule="auto"/>
                              <w:ind w:left="0" w:right="0" w:firstLine="0"/>
                              <w:jc w:val="left"/>
                            </w:pPr>
                            <w:r>
                              <w:t>Go:(category=study)</w:t>
                            </w:r>
                          </w:p>
                        </w:txbxContent>
                      </v:textbox>
                    </v:shape>
                  </w:pict>
                </mc:Fallback>
              </mc:AlternateContent>
            </w:r>
          </w:p>
          <w:p w14:paraId="5D9E922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8624" behindDoc="0" locked="0" layoutInCell="1" allowOverlap="1" wp14:anchorId="069EAAF4" wp14:editId="10111789">
                      <wp:simplePos x="0" y="0"/>
                      <wp:positionH relativeFrom="column">
                        <wp:posOffset>899795</wp:posOffset>
                      </wp:positionH>
                      <wp:positionV relativeFrom="paragraph">
                        <wp:posOffset>129539</wp:posOffset>
                      </wp:positionV>
                      <wp:extent cx="152400" cy="180975"/>
                      <wp:effectExtent l="0" t="0" r="76200" b="47625"/>
                      <wp:wrapNone/>
                      <wp:docPr id="39" name="Straight Arrow Connector 39"/>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F50E" id="_x0000_t32" coordsize="21600,21600" o:spt="32" o:oned="t" path="m,l21600,21600e" filled="f">
                      <v:path arrowok="t" fillok="f" o:connecttype="none"/>
                      <o:lock v:ext="edit" shapetype="t"/>
                    </v:shapetype>
                    <v:shape id="Straight Arrow Connector 39" o:spid="_x0000_s1026" type="#_x0000_t32" style="position:absolute;margin-left:70.85pt;margin-top:10.2pt;width:12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DRWpRs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27594685"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37600" behindDoc="0" locked="0" layoutInCell="1" allowOverlap="1" wp14:anchorId="7AC0A282" wp14:editId="4B274565">
                      <wp:simplePos x="0" y="0"/>
                      <wp:positionH relativeFrom="column">
                        <wp:posOffset>852170</wp:posOffset>
                      </wp:positionH>
                      <wp:positionV relativeFrom="paragraph">
                        <wp:posOffset>107315</wp:posOffset>
                      </wp:positionV>
                      <wp:extent cx="942975" cy="323850"/>
                      <wp:effectExtent l="0" t="0" r="28575" b="19050"/>
                      <wp:wrapNone/>
                      <wp:docPr id="40" name="Oval 40"/>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62CFA119" w14:textId="77777777" w:rsidR="00C46DE0" w:rsidRDefault="00C46DE0"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0A282" id="Oval 40" o:spid="_x0000_s1027" style="position:absolute;margin-left:67.1pt;margin-top:8.45pt;width:74.25pt;height: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" fillcolor="white [3201]" strokecolor="black [3200]" strokeweight="1pt">
                      <v:stroke joinstyle="miter"/>
                      <v:textbox>
                        <w:txbxContent>
                          <w:p w14:paraId="62CFA119" w14:textId="77777777" w:rsidR="00C46DE0" w:rsidRDefault="00C46DE0" w:rsidP="00580857">
                            <w:pPr>
                              <w:spacing w:after="0" w:line="240" w:lineRule="auto"/>
                              <w:ind w:left="0" w:right="0" w:firstLine="0"/>
                              <w:jc w:val="left"/>
                            </w:pPr>
                            <w:r>
                              <w:t>Screen1</w:t>
                            </w:r>
                          </w:p>
                        </w:txbxContent>
                      </v:textbox>
                    </v:oval>
                  </w:pict>
                </mc:Fallback>
              </mc:AlternateContent>
            </w:r>
          </w:p>
          <w:p w14:paraId="26F3352F"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1696" behindDoc="0" locked="0" layoutInCell="1" allowOverlap="1" wp14:anchorId="3C9E0A62" wp14:editId="16013183">
                      <wp:simplePos x="0" y="0"/>
                      <wp:positionH relativeFrom="column">
                        <wp:posOffset>890270</wp:posOffset>
                      </wp:positionH>
                      <wp:positionV relativeFrom="paragraph">
                        <wp:posOffset>142240</wp:posOffset>
                      </wp:positionV>
                      <wp:extent cx="314325" cy="133350"/>
                      <wp:effectExtent l="400050" t="0" r="0" b="95250"/>
                      <wp:wrapNone/>
                      <wp:docPr id="41" name="Curved Connector 31"/>
                      <wp:cNvGraphicFramePr/>
                      <a:graphic xmlns:a="http://schemas.openxmlformats.org/drawingml/2006/main">
                        <a:graphicData uri="http://schemas.microsoft.com/office/word/2010/wordprocessingShape">
                          <wps:wsp>
                            <wps:cNvCnPr/>
                            <wps:spPr>
                              <a:xfrm>
                                <a:off x="0" y="0"/>
                                <a:ext cx="314325" cy="133350"/>
                              </a:xfrm>
                              <a:prstGeom prst="curvedConnector3">
                                <a:avLst>
                                  <a:gd name="adj1" fmla="val -125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07339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1" o:spid="_x0000_s1026" type="#_x0000_t38" style="position:absolute;margin-left:70.1pt;margin-top:11.2pt;width:24.75pt;height:1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" adj="-27164" strokecolor="black [3200]" strokeweight=".5pt">
                      <v:stroke endarrow="block" joinstyle="miter"/>
                    </v:shape>
                  </w:pict>
                </mc:Fallback>
              </mc:AlternateContent>
            </w:r>
            <w:r>
              <w:rPr>
                <w:rFonts w:asciiTheme="majorBidi" w:hAnsiTheme="majorBidi" w:cstheme="majorBidi"/>
                <w:noProof/>
                <w:lang w:bidi="ar-SA"/>
              </w:rPr>
              <mc:AlternateContent>
                <mc:Choice Requires="wps">
                  <w:drawing>
                    <wp:anchor distT="0" distB="0" distL="114300" distR="114300" simplePos="0" relativeHeight="251739648" behindDoc="0" locked="0" layoutInCell="1" allowOverlap="1" wp14:anchorId="46D5353F" wp14:editId="7C6896BD">
                      <wp:simplePos x="0" y="0"/>
                      <wp:positionH relativeFrom="column">
                        <wp:posOffset>1537970</wp:posOffset>
                      </wp:positionH>
                      <wp:positionV relativeFrom="paragraph">
                        <wp:posOffset>123190</wp:posOffset>
                      </wp:positionV>
                      <wp:extent cx="266700" cy="142875"/>
                      <wp:effectExtent l="38100" t="0" r="381000" b="85725"/>
                      <wp:wrapNone/>
                      <wp:docPr id="47" name="Curved Connector 32"/>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F27A8" id="Curved Connector 32" o:spid="_x0000_s1026" type="#_x0000_t38" style="position:absolute;margin-left:121.1pt;margin-top:9.7pt;width:21pt;height:11.2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rIxryf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5B4C0FE2"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3744" behindDoc="0" locked="0" layoutInCell="1" allowOverlap="1" wp14:anchorId="536BBD3B" wp14:editId="674761EA">
                      <wp:simplePos x="0" y="0"/>
                      <wp:positionH relativeFrom="column">
                        <wp:posOffset>-62230</wp:posOffset>
                      </wp:positionH>
                      <wp:positionV relativeFrom="paragraph">
                        <wp:posOffset>171450</wp:posOffset>
                      </wp:positionV>
                      <wp:extent cx="158115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581150" cy="695325"/>
                              </a:xfrm>
                              <a:prstGeom prst="rect">
                                <a:avLst/>
                              </a:prstGeom>
                              <a:solidFill>
                                <a:schemeClr val="lt1"/>
                              </a:solidFill>
                              <a:ln w="6350">
                                <a:solidFill>
                                  <a:schemeClr val="bg1"/>
                                </a:solidFill>
                              </a:ln>
                            </wps:spPr>
                            <wps:txbx>
                              <w:txbxContent>
                                <w:p w14:paraId="68F99EBE" w14:textId="77777777" w:rsidR="00C46DE0" w:rsidRDefault="00C46DE0" w:rsidP="00580857">
                                  <w:pPr>
                                    <w:spacing w:line="360" w:lineRule="auto"/>
                                    <w:ind w:left="0" w:right="0" w:firstLine="0"/>
                                    <w:jc w:val="left"/>
                                  </w:pPr>
                                  <w:r>
                                    <w:t>{category =study}</w:t>
                                  </w:r>
                                </w:p>
                                <w:p w14:paraId="4B4BD52F" w14:textId="77777777" w:rsidR="00C46DE0" w:rsidRDefault="00C46DE0" w:rsidP="00580857">
                                  <w:pPr>
                                    <w:spacing w:line="360" w:lineRule="auto"/>
                                    <w:ind w:left="0" w:right="0" w:firstLine="0"/>
                                    <w:jc w:val="left"/>
                                  </w:pPr>
                                  <w:r>
                                    <w:t>{category =eat and drink}</w:t>
                                  </w:r>
                                </w:p>
                                <w:p w14:paraId="373E5713" w14:textId="77777777" w:rsidR="00C46DE0" w:rsidRDefault="00C46DE0" w:rsidP="00580857">
                                  <w:pPr>
                                    <w:spacing w:line="360" w:lineRule="auto"/>
                                    <w:ind w:left="0" w:right="0" w:firstLine="0"/>
                                    <w:jc w:val="left"/>
                                  </w:pPr>
                                  <w:r>
                                    <w:t>{category =concerts}</w:t>
                                  </w:r>
                                </w:p>
                                <w:p w14:paraId="6D9F3610" w14:textId="77777777" w:rsidR="00C46DE0" w:rsidRDefault="00C46DE0" w:rsidP="00580857">
                                  <w:pPr>
                                    <w:spacing w:line="360" w:lineRule="auto"/>
                                    <w:ind w:left="0" w:right="0" w:firstLine="0"/>
                                    <w:jc w:val="left"/>
                                  </w:pPr>
                                </w:p>
                                <w:p w14:paraId="0FE9EC91" w14:textId="77777777" w:rsidR="00C46DE0" w:rsidRDefault="00C46DE0"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BD3B" id="Text Box 51" o:spid="_x0000_s1028" type="#_x0000_t202" style="position:absolute;margin-left:-4.9pt;margin-top:13.5pt;width:124.5pt;height:54.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" fillcolor="white [3201]" strokecolor="white [3212]" strokeweight=".5pt">
                      <v:textbox>
                        <w:txbxContent>
                          <w:p w14:paraId="68F99EBE" w14:textId="77777777" w:rsidR="00C46DE0" w:rsidRDefault="00C46DE0" w:rsidP="00580857">
                            <w:pPr>
                              <w:spacing w:line="360" w:lineRule="auto"/>
                              <w:ind w:left="0" w:right="0" w:firstLine="0"/>
                              <w:jc w:val="left"/>
                            </w:pPr>
                            <w:r>
                              <w:t>{category =study}</w:t>
                            </w:r>
                          </w:p>
                          <w:p w14:paraId="4B4BD52F" w14:textId="77777777" w:rsidR="00C46DE0" w:rsidRDefault="00C46DE0" w:rsidP="00580857">
                            <w:pPr>
                              <w:spacing w:line="360" w:lineRule="auto"/>
                              <w:ind w:left="0" w:right="0" w:firstLine="0"/>
                              <w:jc w:val="left"/>
                            </w:pPr>
                            <w:r>
                              <w:t>{category =eat and drink}</w:t>
                            </w:r>
                          </w:p>
                          <w:p w14:paraId="373E5713" w14:textId="77777777" w:rsidR="00C46DE0" w:rsidRDefault="00C46DE0" w:rsidP="00580857">
                            <w:pPr>
                              <w:spacing w:line="360" w:lineRule="auto"/>
                              <w:ind w:left="0" w:right="0" w:firstLine="0"/>
                              <w:jc w:val="left"/>
                            </w:pPr>
                            <w:r>
                              <w:t>{category =concerts}</w:t>
                            </w:r>
                          </w:p>
                          <w:p w14:paraId="6D9F3610" w14:textId="77777777" w:rsidR="00C46DE0" w:rsidRDefault="00C46DE0" w:rsidP="00580857">
                            <w:pPr>
                              <w:spacing w:line="360" w:lineRule="auto"/>
                              <w:ind w:left="0" w:right="0" w:firstLine="0"/>
                              <w:jc w:val="left"/>
                            </w:pPr>
                          </w:p>
                          <w:p w14:paraId="0FE9EC91" w14:textId="77777777" w:rsidR="00C46DE0" w:rsidRDefault="00C46DE0" w:rsidP="00580857">
                            <w:pPr>
                              <w:spacing w:line="360" w:lineRule="auto"/>
                              <w:ind w:left="0" w:right="0" w:firstLine="0"/>
                              <w:jc w:val="left"/>
                            </w:pPr>
                          </w:p>
                        </w:txbxContent>
                      </v:textbox>
                    </v:shape>
                  </w:pict>
                </mc:Fallback>
              </mc:AlternateContent>
            </w:r>
          </w:p>
          <w:p w14:paraId="100A39B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2720" behindDoc="0" locked="0" layoutInCell="1" allowOverlap="1" wp14:anchorId="388433E9" wp14:editId="42C84CAF">
                      <wp:simplePos x="0" y="0"/>
                      <wp:positionH relativeFrom="column">
                        <wp:posOffset>1383665</wp:posOffset>
                      </wp:positionH>
                      <wp:positionV relativeFrom="paragraph">
                        <wp:posOffset>15875</wp:posOffset>
                      </wp:positionV>
                      <wp:extent cx="1552575" cy="5143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52575" cy="514350"/>
                              </a:xfrm>
                              <a:prstGeom prst="rect">
                                <a:avLst/>
                              </a:prstGeom>
                              <a:solidFill>
                                <a:schemeClr val="lt1"/>
                              </a:solidFill>
                              <a:ln w="6350">
                                <a:solidFill>
                                  <a:schemeClr val="bg1"/>
                                </a:solidFill>
                              </a:ln>
                            </wps:spPr>
                            <wps:txbx>
                              <w:txbxContent>
                                <w:p w14:paraId="5872EFFA" w14:textId="77777777" w:rsidR="00C46DE0" w:rsidRDefault="00C46DE0" w:rsidP="00580857">
                                  <w:pPr>
                                    <w:spacing w:line="360" w:lineRule="auto"/>
                                    <w:ind w:left="0" w:right="0" w:firstLine="0"/>
                                    <w:jc w:val="left"/>
                                  </w:pPr>
                                  <w:r>
                                    <w:t>{category =sports}</w:t>
                                  </w:r>
                                </w:p>
                                <w:p w14:paraId="4C6D33FE" w14:textId="77777777" w:rsidR="00C46DE0" w:rsidRDefault="00C46DE0" w:rsidP="00580857">
                                  <w:pPr>
                                    <w:spacing w:line="360" w:lineRule="auto"/>
                                    <w:ind w:left="0" w:right="0" w:firstLine="0"/>
                                    <w:jc w:val="left"/>
                                  </w:pPr>
                                  <w:r>
                                    <w:t>{{</w:t>
                                  </w:r>
                                  <w:r w:rsidRPr="00294ED7">
                                    <w:t>category</w:t>
                                  </w:r>
                                  <w:r>
                                    <w:t xml:space="preserve"> =conventions}</w:t>
                                  </w:r>
                                </w:p>
                                <w:p w14:paraId="14707FE0" w14:textId="77777777" w:rsidR="00C46DE0" w:rsidRDefault="00C46DE0" w:rsidP="00580857">
                                  <w:pPr>
                                    <w:spacing w:line="360" w:lineRule="auto"/>
                                    <w:ind w:left="0" w:righ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433E9" id="Text Box 52" o:spid="_x0000_s1029" type="#_x0000_t202" style="position:absolute;margin-left:108.95pt;margin-top:1.25pt;width:122.25pt;height:4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" fillcolor="white [3201]" strokecolor="white [3212]" strokeweight=".5pt">
                      <v:textbox>
                        <w:txbxContent>
                          <w:p w14:paraId="5872EFFA" w14:textId="77777777" w:rsidR="00C46DE0" w:rsidRDefault="00C46DE0" w:rsidP="00580857">
                            <w:pPr>
                              <w:spacing w:line="360" w:lineRule="auto"/>
                              <w:ind w:left="0" w:right="0" w:firstLine="0"/>
                              <w:jc w:val="left"/>
                            </w:pPr>
                            <w:r>
                              <w:t>{category =sports}</w:t>
                            </w:r>
                          </w:p>
                          <w:p w14:paraId="4C6D33FE" w14:textId="77777777" w:rsidR="00C46DE0" w:rsidRDefault="00C46DE0" w:rsidP="00580857">
                            <w:pPr>
                              <w:spacing w:line="360" w:lineRule="auto"/>
                              <w:ind w:left="0" w:right="0" w:firstLine="0"/>
                              <w:jc w:val="left"/>
                            </w:pPr>
                            <w:r>
                              <w:t>{{</w:t>
                            </w:r>
                            <w:r w:rsidRPr="00294ED7">
                              <w:t>category</w:t>
                            </w:r>
                            <w:r>
                              <w:t xml:space="preserve"> =conventions}</w:t>
                            </w:r>
                          </w:p>
                          <w:p w14:paraId="14707FE0" w14:textId="77777777" w:rsidR="00C46DE0" w:rsidRDefault="00C46DE0" w:rsidP="00580857">
                            <w:pPr>
                              <w:spacing w:line="360" w:lineRule="auto"/>
                              <w:ind w:left="0" w:right="0" w:firstLine="0"/>
                              <w:jc w:val="left"/>
                            </w:pPr>
                          </w:p>
                        </w:txbxContent>
                      </v:textbox>
                    </v:shape>
                  </w:pict>
                </mc:Fallback>
              </mc:AlternateContent>
            </w:r>
          </w:p>
          <w:p w14:paraId="735477BE" w14:textId="77777777" w:rsidR="00580857" w:rsidRDefault="00580857" w:rsidP="00C46DE0">
            <w:pPr>
              <w:spacing w:after="0" w:line="240" w:lineRule="auto"/>
              <w:ind w:left="0" w:right="0" w:firstLine="0"/>
              <w:jc w:val="left"/>
              <w:textAlignment w:val="baseline"/>
              <w:rPr>
                <w:rFonts w:asciiTheme="majorBidi" w:hAnsiTheme="majorBidi" w:cstheme="majorBidi"/>
              </w:rPr>
            </w:pPr>
          </w:p>
          <w:p w14:paraId="0A82AD9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249126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853CFE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p>
        </w:tc>
        <w:tc>
          <w:tcPr>
            <w:tcW w:w="4352" w:type="dxa"/>
          </w:tcPr>
          <w:p w14:paraId="225B0278"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
          <w:p w14:paraId="187A889E" w14:textId="77777777" w:rsidR="00580857"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ins w:id="39" w:author="K23.06" w:date="2017-01-04T15:55:00Z">
              <w:r>
                <w:rPr>
                  <w:rFonts w:asciiTheme="majorBidi" w:hAnsiTheme="majorBidi" w:cstheme="majorBidi"/>
                </w:rPr>
                <w:t xml:space="preserve">undefined, </w:t>
              </w:r>
            </w:ins>
            <w:r>
              <w:rPr>
                <w:rFonts w:asciiTheme="majorBidi" w:hAnsiTheme="majorBidi" w:cstheme="majorBidi"/>
              </w:rPr>
              <w:t>study</w:t>
            </w:r>
            <w:r w:rsidRPr="00E13EDF">
              <w:rPr>
                <w:rFonts w:asciiTheme="majorBidi" w:hAnsiTheme="majorBidi" w:cstheme="majorBidi"/>
              </w:rPr>
              <w:t xml:space="preserve">, </w:t>
            </w:r>
            <w:r>
              <w:t>eat and drink</w:t>
            </w:r>
            <w:r w:rsidRPr="00E13EDF">
              <w:rPr>
                <w:rFonts w:asciiTheme="majorBidi" w:hAnsiTheme="majorBidi" w:cstheme="majorBidi"/>
              </w:rPr>
              <w:t xml:space="preserve">, </w:t>
            </w:r>
            <w:r>
              <w:t>concerts</w:t>
            </w:r>
            <w:r w:rsidRPr="00E13EDF">
              <w:rPr>
                <w:rFonts w:asciiTheme="majorBidi" w:hAnsiTheme="majorBidi" w:cstheme="majorBidi"/>
              </w:rPr>
              <w:t xml:space="preserve">, </w:t>
            </w:r>
            <w:r>
              <w:t>sports</w:t>
            </w:r>
            <w:r w:rsidRPr="00E13EDF">
              <w:rPr>
                <w:rFonts w:asciiTheme="majorBidi" w:hAnsiTheme="majorBidi" w:cstheme="majorBidi"/>
              </w:rPr>
              <w:t xml:space="preserve"> </w:t>
            </w:r>
            <w:r>
              <w:t xml:space="preserve">conventions, </w:t>
            </w:r>
            <w:commentRangeStart w:id="40"/>
            <w:r>
              <w:t>screen1</w:t>
            </w:r>
            <w:commentRangeEnd w:id="40"/>
            <w:r>
              <w:rPr>
                <w:rStyle w:val="CommentReference"/>
              </w:rPr>
              <w:commentReference w:id="40"/>
            </w:r>
            <w:r w:rsidRPr="00E13EDF">
              <w:rPr>
                <w:rFonts w:asciiTheme="majorBidi" w:hAnsiTheme="majorBidi" w:cstheme="majorBidi"/>
              </w:rPr>
              <w:t>};</w:t>
            </w:r>
          </w:p>
          <w:p w14:paraId="2FD7D2C4"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state=start;</w:t>
            </w:r>
          </w:p>
          <w:p w14:paraId="05BD79FB"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rPr>
                <w:rFonts w:asciiTheme="majorBidi" w:hAnsiTheme="majorBidi" w:cstheme="majorBidi"/>
              </w:rPr>
              <w:t>category</w:t>
            </w:r>
            <w:r w:rsidRPr="00E13EDF">
              <w:rPr>
                <w:rFonts w:asciiTheme="majorBidi" w:hAnsiTheme="majorBidi" w:cstheme="majorBidi"/>
              </w:rPr>
              <w:t>=</w:t>
            </w:r>
            <w:r>
              <w:rPr>
                <w:rFonts w:asciiTheme="majorBidi" w:hAnsiTheme="majorBidi" w:cstheme="majorBidi"/>
              </w:rPr>
              <w:t>study</w:t>
            </w:r>
            <w:r w:rsidRPr="00E13EDF">
              <w:rPr>
                <w:rFonts w:asciiTheme="majorBidi" w:hAnsiTheme="majorBidi" w:cstheme="majorBidi"/>
              </w:rPr>
              <w:t>;</w:t>
            </w:r>
          </w:p>
          <w:p w14:paraId="50FD3E5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E4C82B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78407A47"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C9FEC07"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w:t>
            </w:r>
            <w:del w:id="41" w:author="K23.06" w:date="2017-01-04T15:55:00Z">
              <w:r w:rsidDel="00773D19">
                <w:rPr>
                  <w:rFonts w:asciiTheme="majorBidi" w:hAnsiTheme="majorBidi" w:cstheme="majorBidi"/>
                </w:rPr>
                <w:delText>study</w:delText>
              </w:r>
              <w:r w:rsidRPr="00E13EDF" w:rsidDel="00773D19">
                <w:rPr>
                  <w:rFonts w:asciiTheme="majorBidi" w:hAnsiTheme="majorBidi" w:cstheme="majorBidi"/>
                </w:rPr>
                <w:delText xml:space="preserve"> </w:delText>
              </w:r>
            </w:del>
            <w:ins w:id="42" w:author="K23.06" w:date="2017-01-04T15:55:00Z">
              <w:r>
                <w:rPr>
                  <w:rFonts w:asciiTheme="majorBidi" w:hAnsiTheme="majorBidi" w:cstheme="majorBidi"/>
                </w:rPr>
                <w:t>screen1</w:t>
              </w:r>
              <w:r w:rsidRPr="00E13EDF">
                <w:rPr>
                  <w:rFonts w:asciiTheme="majorBidi" w:hAnsiTheme="majorBidi" w:cstheme="majorBidi"/>
                </w:rPr>
                <w:t xml:space="preserve"> </w:t>
              </w:r>
            </w:ins>
            <w:r w:rsidRPr="00E13EDF">
              <w:rPr>
                <w:rFonts w:asciiTheme="majorBidi" w:hAnsiTheme="majorBidi" w:cstheme="majorBidi"/>
              </w:rPr>
              <w:t xml:space="preserve">-&gt; </w:t>
            </w:r>
          </w:p>
          <w:p w14:paraId="7E2EBAA8"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=eat and drink</w:t>
            </w:r>
            <w:r w:rsidRPr="00E13EDF">
              <w:rPr>
                <w:rFonts w:asciiTheme="majorBidi" w:hAnsiTheme="majorBidi" w:cstheme="majorBidi"/>
              </w:rPr>
              <w:t>}</w:t>
            </w:r>
          </w:p>
          <w:p w14:paraId="61BBB15F" w14:textId="77777777" w:rsidR="00580857" w:rsidRDefault="00580857" w:rsidP="00C46DE0">
            <w:pPr>
              <w:spacing w:after="0" w:line="240" w:lineRule="auto"/>
              <w:ind w:right="120"/>
              <w:jc w:val="left"/>
              <w:textAlignment w:val="baseline"/>
              <w:rPr>
                <w:rFonts w:asciiTheme="majorBidi" w:hAnsiTheme="majorBidi" w:cstheme="majorBidi"/>
              </w:rPr>
            </w:pPr>
            <w:r>
              <w:rPr>
                <w:rFonts w:asciiTheme="majorBidi" w:hAnsiTheme="majorBidi" w:cstheme="majorBidi"/>
              </w:rPr>
              <w:t xml:space="preserve">       ::</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=study</w:t>
            </w:r>
            <w:r w:rsidRPr="00E13EDF">
              <w:rPr>
                <w:rFonts w:asciiTheme="majorBidi" w:hAnsiTheme="majorBidi" w:cstheme="majorBidi"/>
              </w:rPr>
              <w:t>}</w:t>
            </w:r>
          </w:p>
          <w:p w14:paraId="78906A8A"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concerts</w:t>
            </w:r>
            <w:r w:rsidRPr="00E13EDF">
              <w:rPr>
                <w:rFonts w:asciiTheme="majorBidi" w:hAnsiTheme="majorBidi" w:cstheme="majorBidi"/>
              </w:rPr>
              <w:t xml:space="preserve"> }</w:t>
            </w:r>
          </w:p>
          <w:p w14:paraId="575438F3"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sports</w:t>
            </w:r>
            <w:r w:rsidRPr="00E13EDF">
              <w:rPr>
                <w:rFonts w:asciiTheme="majorBidi" w:hAnsiTheme="majorBidi" w:cstheme="majorBidi"/>
              </w:rPr>
              <w:t xml:space="preserve"> }</w:t>
            </w:r>
          </w:p>
          <w:p w14:paraId="5519B631" w14:textId="77777777" w:rsidR="00580857"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conventions</w:t>
            </w:r>
            <w:r w:rsidRPr="00E13EDF">
              <w:rPr>
                <w:rFonts w:asciiTheme="majorBidi" w:hAnsiTheme="majorBidi" w:cstheme="majorBidi"/>
              </w:rPr>
              <w:t xml:space="preserve"> }</w:t>
            </w:r>
          </w:p>
          <w:p w14:paraId="566F4F90"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category</w:t>
            </w:r>
            <w:r w:rsidRPr="00E13EDF">
              <w:rPr>
                <w:rFonts w:asciiTheme="majorBidi" w:hAnsiTheme="majorBidi" w:cstheme="majorBidi"/>
              </w:rPr>
              <w:t xml:space="preserve"> </w:t>
            </w:r>
            <w:r>
              <w:rPr>
                <w:rFonts w:asciiTheme="majorBidi" w:hAnsiTheme="majorBidi" w:cstheme="majorBidi"/>
              </w:rPr>
              <w:t>=</w:t>
            </w:r>
            <w:r>
              <w:t xml:space="preserve"> study</w:t>
            </w:r>
            <w:r w:rsidRPr="00E13EDF">
              <w:rPr>
                <w:rFonts w:asciiTheme="majorBidi" w:hAnsiTheme="majorBidi" w:cstheme="majorBidi"/>
              </w:rPr>
              <w:t xml:space="preserve"> }</w:t>
            </w:r>
          </w:p>
          <w:p w14:paraId="074C3862"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p>
          <w:p w14:paraId="121BBEC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4D71999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1A1E7839"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p>
        </w:tc>
      </w:tr>
      <w:tr w:rsidR="00580857" w:rsidRPr="00AC1FEB" w14:paraId="28E554C5" w14:textId="77777777" w:rsidTr="00483504">
        <w:tc>
          <w:tcPr>
            <w:tcW w:w="4820" w:type="dxa"/>
          </w:tcPr>
          <w:p w14:paraId="22864F1C"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commentRangeStart w:id="43"/>
            <w:r w:rsidRPr="00224031">
              <w:rPr>
                <w:rFonts w:asciiTheme="majorBidi" w:hAnsiTheme="majorBidi" w:cstheme="majorBidi"/>
                <w:color w:val="auto"/>
                <w:szCs w:val="20"/>
              </w:rPr>
              <w:t>Fig 2:</w:t>
            </w:r>
            <w:commentRangeEnd w:id="43"/>
            <w:r>
              <w:rPr>
                <w:rStyle w:val="CommentReference"/>
              </w:rPr>
              <w:commentReference w:id="43"/>
            </w:r>
          </w:p>
        </w:tc>
        <w:tc>
          <w:tcPr>
            <w:tcW w:w="4352" w:type="dxa"/>
          </w:tcPr>
          <w:p w14:paraId="1595A4F0"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00F1CB4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57104818"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26AAB0BD" w14:textId="77777777" w:rsidR="00580857" w:rsidRPr="00AC1FEB" w:rsidRDefault="00580857" w:rsidP="00C46DE0">
      <w:pPr>
        <w:spacing w:after="0" w:line="240" w:lineRule="auto"/>
        <w:ind w:right="120"/>
        <w:jc w:val="left"/>
        <w:textAlignment w:val="baseline"/>
        <w:rPr>
          <w:rFonts w:asciiTheme="majorBidi" w:hAnsiTheme="majorBidi" w:cstheme="majorBidi"/>
          <w:color w:val="0000FF"/>
          <w:sz w:val="22"/>
        </w:rPr>
      </w:pPr>
    </w:p>
    <w:p w14:paraId="7D4B16CD"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44B6B600"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w:t>
      </w:r>
      <w:commentRangeStart w:id="44"/>
      <w:r>
        <w:rPr>
          <w:rFonts w:asciiTheme="majorBidi" w:hAnsiTheme="majorBidi" w:cstheme="majorBidi"/>
          <w:b/>
          <w:bCs/>
          <w:color w:val="auto"/>
          <w:sz w:val="22"/>
        </w:rPr>
        <w:t>Screen, defaultval=val &gt;</w:t>
      </w:r>
      <w:commentRangeEnd w:id="44"/>
      <w:r>
        <w:rPr>
          <w:rStyle w:val="CommentReference"/>
        </w:rPr>
        <w:commentReference w:id="44"/>
      </w:r>
      <w:r>
        <w:rPr>
          <w:rFonts w:asciiTheme="majorBidi" w:hAnsiTheme="majorBidi" w:cstheme="majorBidi"/>
          <w:b/>
          <w:bCs/>
          <w:color w:val="auto"/>
          <w:sz w:val="22"/>
        </w:rPr>
        <w:t xml:space="preserve"> </w:t>
      </w:r>
    </w:p>
    <w:p w14:paraId="3070FDD6"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79C6BA6E"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commentRangeStart w:id="45"/>
      <w:r>
        <w:rPr>
          <w:rFonts w:asciiTheme="majorBidi" w:hAnsiTheme="majorBidi" w:cstheme="majorBidi"/>
          <w:b/>
          <w:bCs/>
          <w:color w:val="auto"/>
          <w:sz w:val="22"/>
        </w:rPr>
        <w:t>If SelectedVal = 0</w:t>
      </w:r>
    </w:p>
    <w:p w14:paraId="57EAF6EF"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6C101B18"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0EC539E"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5509D74"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40B548CD"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05B6BC44"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4E611D5F"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7EB0A6D7"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59FD846F"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DCE79C0"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p>
    <w:p w14:paraId="2521BC61"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If SelectedVal = N-1</w:t>
      </w:r>
    </w:p>
    <w:p w14:paraId="1A449202"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commentRangeEnd w:id="45"/>
      <w:r>
        <w:rPr>
          <w:rStyle w:val="CommentReference"/>
        </w:rPr>
        <w:commentReference w:id="45"/>
      </w:r>
    </w:p>
    <w:p w14:paraId="53A2161D" w14:textId="77777777" w:rsidR="00580857"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0C374A01" w14:textId="77777777" w:rsidR="00580857" w:rsidRPr="00AC1FEB" w:rsidRDefault="00580857" w:rsidP="00C46DE0">
      <w:pPr>
        <w:spacing w:after="0" w:line="240" w:lineRule="auto"/>
        <w:ind w:left="360" w:right="120" w:firstLine="0"/>
        <w:jc w:val="left"/>
        <w:textAlignment w:val="baseline"/>
        <w:rPr>
          <w:rFonts w:asciiTheme="majorBidi" w:hAnsiTheme="majorBidi" w:cstheme="majorBidi"/>
          <w:color w:val="0000FF"/>
          <w:sz w:val="22"/>
        </w:rPr>
      </w:pPr>
    </w:p>
    <w:p w14:paraId="401EB851" w14:textId="77777777" w:rsidR="00580857" w:rsidRPr="00224031" w:rsidRDefault="00580857" w:rsidP="00C46DE0">
      <w:pPr>
        <w:numPr>
          <w:ilvl w:val="0"/>
          <w:numId w:val="30"/>
        </w:numPr>
        <w:spacing w:after="0" w:line="240" w:lineRule="auto"/>
        <w:ind w:right="120"/>
        <w:jc w:val="left"/>
        <w:textAlignment w:val="baseline"/>
        <w:rPr>
          <w:rFonts w:asciiTheme="majorBidi" w:hAnsiTheme="majorBidi" w:cstheme="majorBidi"/>
          <w:color w:val="auto"/>
          <w:sz w:val="22"/>
        </w:rPr>
      </w:pPr>
      <w:r w:rsidRPr="00224031">
        <w:rPr>
          <w:rFonts w:asciiTheme="majorBidi" w:hAnsiTheme="majorBidi" w:cstheme="majorBidi"/>
          <w:b/>
          <w:bCs/>
          <w:color w:val="auto"/>
          <w:sz w:val="22"/>
        </w:rPr>
        <w:t xml:space="preserve">standard button </w:t>
      </w:r>
      <w:r w:rsidRPr="00224031">
        <w:rPr>
          <w:rFonts w:asciiTheme="majorBidi" w:hAnsiTheme="majorBidi" w:cstheme="majorBidi"/>
          <w:color w:val="auto"/>
          <w:sz w:val="22"/>
        </w:rPr>
        <w:t>: this type is  used  to enable moving  from screen to another screen  ,in this type we  </w:t>
      </w:r>
      <w:r w:rsidRPr="00224031">
        <w:rPr>
          <w:rFonts w:asciiTheme="majorBidi" w:hAnsiTheme="majorBidi" w:cstheme="majorBidi"/>
          <w:color w:val="auto"/>
          <w:sz w:val="22"/>
          <w:shd w:val="clear" w:color="auto" w:fill="FFFFFF"/>
        </w:rPr>
        <w:t xml:space="preserve">specified a field for </w:t>
      </w:r>
      <w:r w:rsidRPr="00224031">
        <w:rPr>
          <w:rFonts w:asciiTheme="majorBidi" w:hAnsiTheme="majorBidi" w:cstheme="majorBidi"/>
          <w:color w:val="auto"/>
          <w:sz w:val="22"/>
        </w:rPr>
        <w:t> name ,default value, conditions ,and the next  screen.</w:t>
      </w:r>
    </w:p>
    <w:p w14:paraId="7591DEDA"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tbl>
      <w:tblPr>
        <w:tblStyle w:val="TableGrid0"/>
        <w:tblW w:w="0" w:type="auto"/>
        <w:tblInd w:w="-5" w:type="dxa"/>
        <w:tblLook w:val="04A0" w:firstRow="1" w:lastRow="0" w:firstColumn="1" w:lastColumn="0" w:noHBand="0" w:noVBand="1"/>
      </w:tblPr>
      <w:tblGrid>
        <w:gridCol w:w="4911"/>
        <w:gridCol w:w="4331"/>
      </w:tblGrid>
      <w:tr w:rsidR="00580857" w:rsidRPr="00AC1FEB" w14:paraId="20AD2A19" w14:textId="77777777" w:rsidTr="00483504">
        <w:trPr>
          <w:trHeight w:val="4166"/>
        </w:trPr>
        <w:tc>
          <w:tcPr>
            <w:tcW w:w="4911" w:type="dxa"/>
          </w:tcPr>
          <w:p w14:paraId="781F52D1"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86AEC7A">
                <v:shape id="_x0000_i1032" type="#_x0000_t75" style="width:227.25pt;height:178.5pt" o:ole="">
                  <v:imagedata r:id="rId28" o:title=""/>
                </v:shape>
                <o:OLEObject Type="Embed" ProgID="PBrush" ShapeID="_x0000_i1032" DrawAspect="Content" ObjectID="_1545851206" r:id="rId29"/>
              </w:object>
            </w:r>
          </w:p>
        </w:tc>
        <w:tc>
          <w:tcPr>
            <w:tcW w:w="4331" w:type="dxa"/>
          </w:tcPr>
          <w:p w14:paraId="64B9256B" w14:textId="77777777" w:rsidR="00580857" w:rsidRDefault="00580857" w:rsidP="00C46DE0">
            <w:pPr>
              <w:spacing w:after="0" w:line="240" w:lineRule="auto"/>
              <w:ind w:left="0" w:right="120" w:firstLine="0"/>
              <w:jc w:val="left"/>
              <w:textAlignment w:val="baseline"/>
              <w:rPr>
                <w:noProof/>
              </w:rPr>
            </w:pPr>
          </w:p>
          <w:p w14:paraId="2DDD5FB3"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1932A3A7" wp14:editId="46BCFB7C">
                  <wp:extent cx="2047828" cy="2788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580857" w:rsidRPr="00AC1FEB" w14:paraId="24FA7B53" w14:textId="77777777" w:rsidTr="00483504">
        <w:trPr>
          <w:trHeight w:val="70"/>
        </w:trPr>
        <w:tc>
          <w:tcPr>
            <w:tcW w:w="4911" w:type="dxa"/>
          </w:tcPr>
          <w:p w14:paraId="2E34D348"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3:</w:t>
            </w:r>
          </w:p>
        </w:tc>
        <w:tc>
          <w:tcPr>
            <w:tcW w:w="4331" w:type="dxa"/>
          </w:tcPr>
          <w:p w14:paraId="3B9A2E99"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3859ED87" w14:textId="77777777" w:rsidR="00580857" w:rsidRDefault="00580857" w:rsidP="00C46DE0">
      <w:pPr>
        <w:spacing w:after="0" w:line="240" w:lineRule="auto"/>
        <w:ind w:left="720" w:right="120" w:firstLine="0"/>
        <w:jc w:val="left"/>
        <w:textAlignment w:val="baseline"/>
        <w:rPr>
          <w:rFonts w:asciiTheme="majorBidi" w:hAnsiTheme="majorBidi" w:cstheme="majorBidi"/>
          <w:noProof/>
          <w:color w:val="0000FF"/>
          <w:sz w:val="22"/>
        </w:rPr>
      </w:pPr>
    </w:p>
    <w:p w14:paraId="6CFA2DBB"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r>
        <w:rPr>
          <w:rStyle w:val="CommentReference"/>
        </w:rPr>
        <w:commentReference w:id="46"/>
      </w:r>
    </w:p>
    <w:tbl>
      <w:tblPr>
        <w:tblStyle w:val="TableGrid0"/>
        <w:tblpPr w:leftFromText="180" w:rightFromText="180" w:vertAnchor="text" w:horzAnchor="margin" w:tblpY="99"/>
        <w:tblW w:w="9303" w:type="dxa"/>
        <w:tblLook w:val="04A0" w:firstRow="1" w:lastRow="0" w:firstColumn="1" w:lastColumn="0" w:noHBand="0" w:noVBand="1"/>
      </w:tblPr>
      <w:tblGrid>
        <w:gridCol w:w="5023"/>
        <w:gridCol w:w="4280"/>
      </w:tblGrid>
      <w:tr w:rsidR="00580857" w14:paraId="19EBF1D0" w14:textId="77777777" w:rsidTr="00483504">
        <w:trPr>
          <w:trHeight w:val="3251"/>
        </w:trPr>
        <w:tc>
          <w:tcPr>
            <w:tcW w:w="5023" w:type="dxa"/>
          </w:tcPr>
          <w:p w14:paraId="54B94908"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3339989"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D96109C"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4768" behindDoc="0" locked="0" layoutInCell="1" allowOverlap="1" wp14:anchorId="5B089844" wp14:editId="73C648D5">
                      <wp:simplePos x="0" y="0"/>
                      <wp:positionH relativeFrom="column">
                        <wp:posOffset>899795</wp:posOffset>
                      </wp:positionH>
                      <wp:positionV relativeFrom="paragraph">
                        <wp:posOffset>129539</wp:posOffset>
                      </wp:positionV>
                      <wp:extent cx="152400" cy="180975"/>
                      <wp:effectExtent l="0" t="0" r="76200" b="47625"/>
                      <wp:wrapNone/>
                      <wp:docPr id="53" name="Straight Arrow Connector 53"/>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00AD" id="Straight Arrow Connector 53" o:spid="_x0000_s1026" type="#_x0000_t32" style="position:absolute;margin-left:70.85pt;margin-top:10.2pt;width:12pt;height:14.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" strokecolor="black [3200]" strokeweight=".5pt">
                      <v:stroke endarrow="block" joinstyle="miter"/>
                    </v:shape>
                  </w:pict>
                </mc:Fallback>
              </mc:AlternateContent>
            </w:r>
          </w:p>
          <w:p w14:paraId="11080379"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5792" behindDoc="0" locked="0" layoutInCell="1" allowOverlap="1" wp14:anchorId="18E5154F" wp14:editId="276F29FA">
                      <wp:simplePos x="0" y="0"/>
                      <wp:positionH relativeFrom="column">
                        <wp:posOffset>908050</wp:posOffset>
                      </wp:positionH>
                      <wp:positionV relativeFrom="paragraph">
                        <wp:posOffset>112395</wp:posOffset>
                      </wp:positionV>
                      <wp:extent cx="942975" cy="323850"/>
                      <wp:effectExtent l="0" t="0" r="28575" b="19050"/>
                      <wp:wrapNone/>
                      <wp:docPr id="54" name="Oval 54"/>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772421B" w14:textId="77777777" w:rsidR="00C46DE0" w:rsidRDefault="00C46DE0"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5154F" id="Oval 54" o:spid="_x0000_s1030" style="position:absolute;margin-left:71.5pt;margin-top:8.85pt;width:74.25pt;height: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" fillcolor="white [3201]" strokecolor="black [3200]" strokeweight="1pt">
                      <v:stroke joinstyle="miter"/>
                      <v:textbox>
                        <w:txbxContent>
                          <w:p w14:paraId="3772421B" w14:textId="77777777" w:rsidR="00C46DE0" w:rsidRDefault="00C46DE0" w:rsidP="00580857">
                            <w:pPr>
                              <w:spacing w:after="0" w:line="240" w:lineRule="auto"/>
                              <w:ind w:left="0" w:right="0" w:firstLine="0"/>
                              <w:jc w:val="left"/>
                            </w:pPr>
                            <w:r>
                              <w:t>Screen1</w:t>
                            </w:r>
                          </w:p>
                        </w:txbxContent>
                      </v:textbox>
                    </v:oval>
                  </w:pict>
                </mc:Fallback>
              </mc:AlternateContent>
            </w:r>
          </w:p>
          <w:p w14:paraId="7B79E16A"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7840" behindDoc="0" locked="0" layoutInCell="1" allowOverlap="1" wp14:anchorId="6EAA3116" wp14:editId="122A0DF5">
                      <wp:simplePos x="0" y="0"/>
                      <wp:positionH relativeFrom="column">
                        <wp:posOffset>904240</wp:posOffset>
                      </wp:positionH>
                      <wp:positionV relativeFrom="paragraph">
                        <wp:posOffset>113030</wp:posOffset>
                      </wp:positionV>
                      <wp:extent cx="38100" cy="752475"/>
                      <wp:effectExtent l="266700" t="0" r="19050" b="85725"/>
                      <wp:wrapNone/>
                      <wp:docPr id="55" name="Curved Connector 43"/>
                      <wp:cNvGraphicFramePr/>
                      <a:graphic xmlns:a="http://schemas.openxmlformats.org/drawingml/2006/main">
                        <a:graphicData uri="http://schemas.microsoft.com/office/word/2010/wordprocessingShape">
                          <wps:wsp>
                            <wps:cNvCnPr/>
                            <wps:spPr>
                              <a:xfrm>
                                <a:off x="0" y="0"/>
                                <a:ext cx="38100" cy="752475"/>
                              </a:xfrm>
                              <a:prstGeom prst="curvedConnector3">
                                <a:avLst>
                                  <a:gd name="adj1" fmla="val -7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8A4" id="Curved Connector 43" o:spid="_x0000_s1026" type="#_x0000_t38" style="position:absolute;margin-left:71.2pt;margin-top:8.9pt;width:3pt;height:59.2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" adj="-151200" strokecolor="#5b9bd5 [3204]" strokeweight=".5pt">
                      <v:stroke endarrow="block" joinstyle="miter"/>
                    </v:shape>
                  </w:pict>
                </mc:Fallback>
              </mc:AlternateContent>
            </w:r>
          </w:p>
          <w:p w14:paraId="0DC9A303"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B7F552D"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F363D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49BCF8"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6816" behindDoc="0" locked="0" layoutInCell="1" allowOverlap="1" wp14:anchorId="7266384F" wp14:editId="568B1367">
                      <wp:simplePos x="0" y="0"/>
                      <wp:positionH relativeFrom="column">
                        <wp:posOffset>946150</wp:posOffset>
                      </wp:positionH>
                      <wp:positionV relativeFrom="paragraph">
                        <wp:posOffset>104140</wp:posOffset>
                      </wp:positionV>
                      <wp:extent cx="942975" cy="323850"/>
                      <wp:effectExtent l="0" t="0" r="28575" b="19050"/>
                      <wp:wrapNone/>
                      <wp:docPr id="56" name="Oval 56"/>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11890E12" w14:textId="77777777" w:rsidR="00C46DE0" w:rsidRDefault="00C46DE0" w:rsidP="00580857">
                                  <w:pPr>
                                    <w:spacing w:after="0" w:line="240" w:lineRule="auto"/>
                                    <w:ind w:left="0" w:right="0" w:firstLine="0"/>
                                    <w:jc w:val="left"/>
                                  </w:pPr>
                                  <w:r>
                                    <w:t>Screen2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66384F" id="Oval 56" o:spid="_x0000_s1031" style="position:absolute;margin-left:74.5pt;margin-top:8.2pt;width:74.25pt;height: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" fillcolor="white [3201]" strokecolor="black [3200]" strokeweight="1pt">
                      <v:stroke joinstyle="miter"/>
                      <v:textbox>
                        <w:txbxContent>
                          <w:p w14:paraId="11890E12" w14:textId="77777777" w:rsidR="00C46DE0" w:rsidRDefault="00C46DE0" w:rsidP="00580857">
                            <w:pPr>
                              <w:spacing w:after="0" w:line="240" w:lineRule="auto"/>
                              <w:ind w:left="0" w:right="0" w:firstLine="0"/>
                              <w:jc w:val="left"/>
                            </w:pPr>
                            <w:r>
                              <w:t>Screen2</w:t>
                            </w:r>
                          </w:p>
                        </w:txbxContent>
                      </v:textbox>
                    </v:oval>
                  </w:pict>
                </mc:Fallback>
              </mc:AlternateContent>
            </w:r>
          </w:p>
          <w:p w14:paraId="09E340BA"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6E36CFBF"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c>
          <w:tcPr>
            <w:tcW w:w="4280" w:type="dxa"/>
          </w:tcPr>
          <w:p w14:paraId="47CCCAB9"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 {</w:t>
            </w:r>
            <w:r>
              <w:rPr>
                <w:rFonts w:asciiTheme="majorBidi" w:hAnsiTheme="majorBidi" w:cstheme="majorBidi"/>
                <w:color w:val="0000FF"/>
                <w:sz w:val="22"/>
              </w:rPr>
              <w:t>screen1</w:t>
            </w:r>
            <w:r w:rsidRPr="00156065">
              <w:rPr>
                <w:rFonts w:asciiTheme="majorBidi" w:hAnsiTheme="majorBidi" w:cstheme="majorBidi"/>
                <w:color w:val="0000FF"/>
                <w:sz w:val="22"/>
              </w:rPr>
              <w:t xml:space="preserve">, </w:t>
            </w:r>
            <w:r>
              <w:rPr>
                <w:rFonts w:asciiTheme="majorBidi" w:hAnsiTheme="majorBidi" w:cstheme="majorBidi"/>
                <w:color w:val="0000FF"/>
                <w:sz w:val="22"/>
              </w:rPr>
              <w:t>screen2</w:t>
            </w:r>
            <w:r w:rsidRPr="00156065">
              <w:rPr>
                <w:rFonts w:asciiTheme="majorBidi" w:hAnsiTheme="majorBidi" w:cstheme="majorBidi"/>
                <w:color w:val="0000FF"/>
                <w:sz w:val="22"/>
              </w:rPr>
              <w:t xml:space="preserve">, </w:t>
            </w:r>
            <w:commentRangeStart w:id="47"/>
            <w:r>
              <w:rPr>
                <w:rFonts w:asciiTheme="majorBidi" w:hAnsiTheme="majorBidi" w:cstheme="majorBidi"/>
                <w:color w:val="0000FF"/>
                <w:sz w:val="22"/>
              </w:rPr>
              <w:t>cond1</w:t>
            </w:r>
            <w:r w:rsidRPr="00156065">
              <w:rPr>
                <w:rFonts w:asciiTheme="majorBidi" w:hAnsiTheme="majorBidi" w:cstheme="majorBidi"/>
                <w:color w:val="0000FF"/>
                <w:sz w:val="22"/>
              </w:rPr>
              <w:t>}</w:t>
            </w:r>
            <w:commentRangeEnd w:id="47"/>
            <w:r>
              <w:rPr>
                <w:rStyle w:val="CommentReference"/>
              </w:rPr>
              <w:commentReference w:id="47"/>
            </w:r>
            <w:r w:rsidRPr="00156065">
              <w:rPr>
                <w:rFonts w:asciiTheme="majorBidi" w:hAnsiTheme="majorBidi" w:cstheme="majorBidi"/>
                <w:color w:val="0000FF"/>
                <w:sz w:val="22"/>
              </w:rPr>
              <w:t>;</w:t>
            </w:r>
          </w:p>
          <w:p w14:paraId="1689EA42"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mtype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w:t>
            </w:r>
          </w:p>
          <w:p w14:paraId="43ECB1A7"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commentRangeStart w:id="48"/>
            <w:r w:rsidRPr="00156065">
              <w:rPr>
                <w:rFonts w:asciiTheme="majorBidi" w:hAnsiTheme="majorBidi" w:cstheme="majorBidi"/>
                <w:color w:val="0000FF"/>
                <w:sz w:val="22"/>
              </w:rPr>
              <w:t>mtype</w:t>
            </w:r>
            <w:r>
              <w:rPr>
                <w:rFonts w:asciiTheme="majorBidi" w:hAnsiTheme="majorBidi" w:cstheme="majorBidi"/>
                <w:color w:val="0000FF"/>
                <w:sz w:val="22"/>
              </w:rPr>
              <w:t xml:space="preserve"> cond=cond1;</w:t>
            </w:r>
            <w:commentRangeEnd w:id="48"/>
            <w:r>
              <w:rPr>
                <w:rStyle w:val="CommentReference"/>
              </w:rPr>
              <w:commentReference w:id="48"/>
            </w:r>
          </w:p>
          <w:p w14:paraId="6A683F0A"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3C4747A3"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active proctype vm()</w:t>
            </w:r>
            <w:r w:rsidRPr="00156065">
              <w:rPr>
                <w:rFonts w:asciiTheme="majorBidi" w:hAnsiTheme="majorBidi" w:cstheme="majorBidi"/>
                <w:color w:val="0000FF"/>
                <w:sz w:val="22"/>
              </w:rPr>
              <w:tab/>
            </w:r>
          </w:p>
          <w:p w14:paraId="15940C5D"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p w14:paraId="6BAAFE96"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do</w:t>
            </w:r>
          </w:p>
          <w:p w14:paraId="19F5A02E"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state==</w:t>
            </w:r>
            <w:r>
              <w:rPr>
                <w:rFonts w:asciiTheme="majorBidi" w:hAnsiTheme="majorBidi" w:cstheme="majorBidi"/>
                <w:color w:val="0000FF"/>
                <w:sz w:val="22"/>
              </w:rPr>
              <w:t xml:space="preserve"> screen1</w:t>
            </w:r>
            <w:r w:rsidRPr="00156065">
              <w:rPr>
                <w:rFonts w:asciiTheme="majorBidi" w:hAnsiTheme="majorBidi" w:cstheme="majorBidi"/>
                <w:color w:val="0000FF"/>
                <w:sz w:val="22"/>
              </w:rPr>
              <w:t xml:space="preserve">-&gt; </w:t>
            </w:r>
          </w:p>
          <w:p w14:paraId="7F0EB689"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 xml:space="preserve">if :: </w:t>
            </w:r>
            <w:r>
              <w:rPr>
                <w:rFonts w:asciiTheme="majorBidi" w:hAnsiTheme="majorBidi" w:cstheme="majorBidi"/>
                <w:color w:val="0000FF"/>
                <w:sz w:val="22"/>
              </w:rPr>
              <w:t>cond==cond1</w:t>
            </w:r>
            <w:r w:rsidRPr="00156065">
              <w:rPr>
                <w:rFonts w:asciiTheme="majorBidi" w:hAnsiTheme="majorBidi" w:cstheme="majorBidi"/>
                <w:color w:val="0000FF"/>
                <w:sz w:val="22"/>
              </w:rPr>
              <w:t xml:space="preserve"> -&gt; </w:t>
            </w:r>
          </w:p>
          <w:p w14:paraId="727D9DF4"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Pr>
                <w:rFonts w:asciiTheme="majorBidi" w:hAnsiTheme="majorBidi" w:cstheme="majorBidi"/>
                <w:color w:val="0000FF"/>
                <w:sz w:val="22"/>
              </w:rPr>
              <w:t xml:space="preserve">                        </w:t>
            </w:r>
            <w:r w:rsidRPr="00156065">
              <w:rPr>
                <w:rFonts w:asciiTheme="majorBidi" w:hAnsiTheme="majorBidi" w:cstheme="majorBidi"/>
                <w:color w:val="0000FF"/>
                <w:sz w:val="22"/>
              </w:rPr>
              <w:t>atomic{ state==</w:t>
            </w:r>
            <w:r>
              <w:rPr>
                <w:rFonts w:asciiTheme="majorBidi" w:hAnsiTheme="majorBidi" w:cstheme="majorBidi"/>
                <w:color w:val="0000FF"/>
                <w:sz w:val="22"/>
              </w:rPr>
              <w:t xml:space="preserve"> screen2</w:t>
            </w:r>
            <w:r w:rsidRPr="00156065">
              <w:rPr>
                <w:rFonts w:asciiTheme="majorBidi" w:hAnsiTheme="majorBidi" w:cstheme="majorBidi"/>
                <w:color w:val="0000FF"/>
                <w:sz w:val="22"/>
              </w:rPr>
              <w:t>}</w:t>
            </w:r>
          </w:p>
          <w:p w14:paraId="582180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fi</w:t>
            </w:r>
          </w:p>
          <w:p w14:paraId="53A45BA3" w14:textId="5491D6C0" w:rsidR="00580857" w:rsidDel="00E72534" w:rsidRDefault="00702959" w:rsidP="00C46DE0">
            <w:pPr>
              <w:spacing w:after="0" w:line="240" w:lineRule="auto"/>
              <w:ind w:left="0" w:right="120" w:firstLine="0"/>
              <w:jc w:val="left"/>
              <w:textAlignment w:val="baseline"/>
              <w:rPr>
                <w:del w:id="49" w:author="K23.06" w:date="2017-01-04T16:30:00Z"/>
                <w:rFonts w:asciiTheme="majorBidi" w:hAnsiTheme="majorBidi" w:cstheme="majorBidi"/>
                <w:color w:val="0000FF"/>
                <w:sz w:val="22"/>
              </w:rPr>
            </w:pPr>
            <w:r>
              <w:rPr>
                <w:rFonts w:asciiTheme="majorBidi" w:hAnsiTheme="majorBidi" w:cstheme="majorBidi"/>
                <w:color w:val="0000FF"/>
                <w:sz w:val="22"/>
              </w:rPr>
              <w:t>od</w:t>
            </w:r>
            <w:del w:id="50" w:author="K23.06" w:date="2017-01-04T16:30:00Z">
              <w:r w:rsidR="00580857" w:rsidRPr="00156065" w:rsidDel="00E72534">
                <w:rPr>
                  <w:rFonts w:asciiTheme="majorBidi" w:hAnsiTheme="majorBidi" w:cstheme="majorBidi"/>
                  <w:color w:val="0000FF"/>
                  <w:sz w:val="22"/>
                </w:rPr>
                <w:delText>:: state==</w:delText>
              </w:r>
              <w:r w:rsidR="00580857" w:rsidDel="00E72534">
                <w:rPr>
                  <w:rFonts w:asciiTheme="majorBidi" w:hAnsiTheme="majorBidi" w:cstheme="majorBidi"/>
                  <w:color w:val="0000FF"/>
                  <w:sz w:val="22"/>
                </w:rPr>
                <w:delText xml:space="preserve"> screen1</w:delText>
              </w:r>
              <w:r w:rsidR="00580857" w:rsidRPr="00156065" w:rsidDel="00E72534">
                <w:rPr>
                  <w:rFonts w:asciiTheme="majorBidi" w:hAnsiTheme="majorBidi" w:cstheme="majorBidi"/>
                  <w:color w:val="0000FF"/>
                  <w:sz w:val="22"/>
                </w:rPr>
                <w:delText xml:space="preserve">-&gt; if :: </w:delText>
              </w:r>
              <w:r w:rsidR="00580857" w:rsidDel="00E72534">
                <w:rPr>
                  <w:rFonts w:asciiTheme="majorBidi" w:hAnsiTheme="majorBidi" w:cstheme="majorBidi"/>
                  <w:color w:val="0000FF"/>
                  <w:sz w:val="22"/>
                </w:rPr>
                <w:delText>cond!=cond1</w:delText>
              </w:r>
              <w:r w:rsidR="00580857" w:rsidRPr="00156065" w:rsidDel="00E72534">
                <w:rPr>
                  <w:rFonts w:asciiTheme="majorBidi" w:hAnsiTheme="majorBidi" w:cstheme="majorBidi"/>
                  <w:color w:val="0000FF"/>
                  <w:sz w:val="22"/>
                </w:rPr>
                <w:delText xml:space="preserve"> -&gt; </w:delText>
              </w:r>
            </w:del>
          </w:p>
          <w:p w14:paraId="635C6364" w14:textId="77777777" w:rsidR="00580857" w:rsidDel="00E72534" w:rsidRDefault="00580857" w:rsidP="00C46DE0">
            <w:pPr>
              <w:spacing w:after="0" w:line="240" w:lineRule="auto"/>
              <w:ind w:left="0" w:right="120" w:firstLine="0"/>
              <w:jc w:val="left"/>
              <w:textAlignment w:val="baseline"/>
              <w:rPr>
                <w:del w:id="51" w:author="K23.06" w:date="2017-01-04T16:30:00Z"/>
                <w:rFonts w:asciiTheme="majorBidi" w:hAnsiTheme="majorBidi" w:cstheme="majorBidi"/>
                <w:color w:val="0000FF"/>
                <w:sz w:val="22"/>
              </w:rPr>
            </w:pPr>
            <w:del w:id="52" w:author="K23.06" w:date="2017-01-04T16:30:00Z">
              <w:r w:rsidDel="00E72534">
                <w:rPr>
                  <w:rFonts w:asciiTheme="majorBidi" w:hAnsiTheme="majorBidi" w:cstheme="majorBidi"/>
                  <w:color w:val="0000FF"/>
                  <w:sz w:val="22"/>
                </w:rPr>
                <w:delText xml:space="preserve">                        </w:delText>
              </w:r>
              <w:r w:rsidRPr="00156065" w:rsidDel="00E72534">
                <w:rPr>
                  <w:rFonts w:asciiTheme="majorBidi" w:hAnsiTheme="majorBidi" w:cstheme="majorBidi"/>
                  <w:color w:val="0000FF"/>
                  <w:sz w:val="22"/>
                </w:rPr>
                <w:delText>atomic{ state==</w:delText>
              </w:r>
              <w:r w:rsidDel="00E72534">
                <w:rPr>
                  <w:rFonts w:asciiTheme="majorBidi" w:hAnsiTheme="majorBidi" w:cstheme="majorBidi"/>
                  <w:color w:val="0000FF"/>
                  <w:sz w:val="22"/>
                </w:rPr>
                <w:delText xml:space="preserve"> screen1</w:delText>
              </w:r>
              <w:r w:rsidRPr="00156065" w:rsidDel="00E72534">
                <w:rPr>
                  <w:rFonts w:asciiTheme="majorBidi" w:hAnsiTheme="majorBidi" w:cstheme="majorBidi"/>
                  <w:color w:val="0000FF"/>
                  <w:sz w:val="22"/>
                </w:rPr>
                <w:delText>}</w:delText>
              </w:r>
            </w:del>
          </w:p>
          <w:p w14:paraId="6A5DD1BC" w14:textId="77777777" w:rsidR="00580857" w:rsidRPr="00156065" w:rsidDel="00E72534" w:rsidRDefault="00580857" w:rsidP="00C46DE0">
            <w:pPr>
              <w:spacing w:after="0" w:line="240" w:lineRule="auto"/>
              <w:ind w:left="0" w:right="120" w:firstLine="0"/>
              <w:jc w:val="left"/>
              <w:textAlignment w:val="baseline"/>
              <w:rPr>
                <w:del w:id="53" w:author="K23.06" w:date="2017-01-04T16:30:00Z"/>
                <w:rFonts w:asciiTheme="majorBidi" w:hAnsiTheme="majorBidi" w:cstheme="majorBidi"/>
                <w:color w:val="0000FF"/>
                <w:sz w:val="22"/>
              </w:rPr>
            </w:pPr>
            <w:del w:id="54" w:author="K23.06" w:date="2017-01-04T16:30:00Z">
              <w:r w:rsidRPr="00156065" w:rsidDel="00E72534">
                <w:rPr>
                  <w:rFonts w:asciiTheme="majorBidi" w:hAnsiTheme="majorBidi" w:cstheme="majorBidi"/>
                  <w:color w:val="0000FF"/>
                  <w:sz w:val="22"/>
                </w:rPr>
                <w:delText>fi</w:delText>
              </w:r>
            </w:del>
          </w:p>
          <w:p w14:paraId="2C441468" w14:textId="77777777" w:rsidR="00580857" w:rsidRPr="00156065"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od</w:t>
            </w:r>
          </w:p>
          <w:p w14:paraId="4ACF9DF7"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156065">
              <w:rPr>
                <w:rFonts w:asciiTheme="majorBidi" w:hAnsiTheme="majorBidi" w:cstheme="majorBidi"/>
                <w:color w:val="0000FF"/>
                <w:sz w:val="22"/>
              </w:rPr>
              <w:t>}</w:t>
            </w:r>
          </w:p>
        </w:tc>
      </w:tr>
      <w:tr w:rsidR="00580857" w14:paraId="74F7CADD" w14:textId="77777777" w:rsidTr="00483504">
        <w:trPr>
          <w:trHeight w:val="132"/>
        </w:trPr>
        <w:tc>
          <w:tcPr>
            <w:tcW w:w="5023" w:type="dxa"/>
          </w:tcPr>
          <w:p w14:paraId="0BA86D51"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r>
              <w:rPr>
                <w:rFonts w:asciiTheme="majorBidi" w:hAnsiTheme="majorBidi" w:cstheme="majorBidi"/>
                <w:color w:val="0000FF"/>
                <w:sz w:val="22"/>
              </w:rPr>
              <w:t xml:space="preserve">  </w:t>
            </w:r>
          </w:p>
        </w:tc>
        <w:tc>
          <w:tcPr>
            <w:tcW w:w="4280" w:type="dxa"/>
          </w:tcPr>
          <w:p w14:paraId="57766B1B" w14:textId="77777777" w:rsidR="00580857" w:rsidRDefault="00580857" w:rsidP="00C46DE0">
            <w:pPr>
              <w:spacing w:after="0" w:line="240" w:lineRule="auto"/>
              <w:ind w:left="0" w:right="120" w:firstLine="0"/>
              <w:jc w:val="right"/>
              <w:textAlignment w:val="baseline"/>
              <w:rPr>
                <w:rFonts w:asciiTheme="majorBidi" w:hAnsiTheme="majorBidi" w:cstheme="majorBidi"/>
                <w:color w:val="0000FF"/>
                <w:sz w:val="22"/>
              </w:rPr>
            </w:pPr>
          </w:p>
        </w:tc>
      </w:tr>
    </w:tbl>
    <w:p w14:paraId="612E7B3E" w14:textId="77777777" w:rsidR="00580857" w:rsidRDefault="00580857" w:rsidP="00C46DE0">
      <w:pPr>
        <w:spacing w:after="0" w:line="240" w:lineRule="auto"/>
        <w:ind w:left="720" w:right="120" w:firstLine="0"/>
        <w:jc w:val="right"/>
        <w:textAlignment w:val="baseline"/>
        <w:rPr>
          <w:rFonts w:asciiTheme="majorBidi" w:hAnsiTheme="majorBidi" w:cstheme="majorBidi"/>
          <w:color w:val="0000FF"/>
          <w:sz w:val="22"/>
        </w:rPr>
      </w:pPr>
    </w:p>
    <w:p w14:paraId="4F3AD636" w14:textId="77777777" w:rsidR="00580857" w:rsidDel="00E72534" w:rsidRDefault="00580857" w:rsidP="00C46DE0">
      <w:pPr>
        <w:spacing w:after="0" w:line="240" w:lineRule="auto"/>
        <w:ind w:left="720" w:right="120" w:firstLine="0"/>
        <w:jc w:val="right"/>
        <w:textAlignment w:val="baseline"/>
        <w:rPr>
          <w:del w:id="55" w:author="K23.06" w:date="2017-01-04T16:30:00Z"/>
          <w:rFonts w:asciiTheme="majorBidi" w:hAnsiTheme="majorBidi" w:cstheme="majorBidi"/>
          <w:noProof/>
          <w:color w:val="0000FF"/>
          <w:sz w:val="22"/>
        </w:rPr>
      </w:pPr>
      <w:r>
        <w:rPr>
          <w:rStyle w:val="CommentReference"/>
        </w:rPr>
        <w:commentReference w:id="56"/>
      </w:r>
    </w:p>
    <w:p w14:paraId="1F38A38C" w14:textId="77777777" w:rsidR="00580857" w:rsidDel="00E72534" w:rsidRDefault="00580857" w:rsidP="00C46DE0">
      <w:pPr>
        <w:spacing w:after="0" w:line="240" w:lineRule="auto"/>
        <w:ind w:left="720" w:right="120" w:firstLine="0"/>
        <w:jc w:val="right"/>
        <w:textAlignment w:val="baseline"/>
        <w:rPr>
          <w:del w:id="57" w:author="K23.06" w:date="2017-01-04T16:30:00Z"/>
          <w:rFonts w:asciiTheme="majorBidi" w:hAnsiTheme="majorBidi" w:cstheme="majorBidi"/>
          <w:noProof/>
          <w:color w:val="0000FF"/>
          <w:sz w:val="22"/>
        </w:rPr>
      </w:pPr>
    </w:p>
    <w:p w14:paraId="5AE6E1BD" w14:textId="77777777" w:rsidR="00580857" w:rsidRDefault="00580857" w:rsidP="00C46DE0">
      <w:pPr>
        <w:spacing w:after="0" w:line="240" w:lineRule="auto"/>
        <w:ind w:left="0" w:right="120" w:firstLine="0"/>
        <w:jc w:val="left"/>
        <w:textAlignment w:val="baseline"/>
        <w:rPr>
          <w:rFonts w:asciiTheme="majorBidi" w:hAnsiTheme="majorBidi" w:cstheme="majorBidi"/>
          <w:color w:val="0000FF"/>
          <w:sz w:val="22"/>
        </w:rPr>
      </w:pPr>
    </w:p>
    <w:p w14:paraId="666EEC1F" w14:textId="77777777" w:rsidR="00580857" w:rsidRPr="00AC1FEB" w:rsidRDefault="00580857" w:rsidP="00C46DE0">
      <w:pPr>
        <w:spacing w:after="0" w:line="240" w:lineRule="auto"/>
        <w:ind w:left="720" w:right="120" w:firstLine="0"/>
        <w:jc w:val="left"/>
        <w:textAlignment w:val="baseline"/>
        <w:rPr>
          <w:rFonts w:asciiTheme="majorBidi" w:hAnsiTheme="majorBidi" w:cstheme="majorBidi"/>
          <w:color w:val="0000FF"/>
          <w:sz w:val="22"/>
        </w:rPr>
      </w:pPr>
    </w:p>
    <w:p w14:paraId="486540A5" w14:textId="77777777" w:rsidR="00580857" w:rsidRPr="00224031" w:rsidRDefault="00580857" w:rsidP="00C46DE0">
      <w:pPr>
        <w:numPr>
          <w:ilvl w:val="0"/>
          <w:numId w:val="30"/>
        </w:numPr>
        <w:spacing w:after="120" w:line="240" w:lineRule="auto"/>
        <w:ind w:right="120"/>
        <w:jc w:val="left"/>
        <w:textAlignment w:val="baseline"/>
        <w:rPr>
          <w:rFonts w:asciiTheme="majorBidi" w:hAnsiTheme="majorBidi" w:cstheme="majorBidi"/>
          <w:color w:val="auto"/>
          <w:sz w:val="22"/>
        </w:rPr>
      </w:pPr>
      <w:commentRangeStart w:id="58"/>
      <w:r w:rsidRPr="00224031">
        <w:rPr>
          <w:rFonts w:asciiTheme="majorBidi" w:hAnsiTheme="majorBidi" w:cstheme="majorBidi"/>
          <w:b/>
          <w:bCs/>
          <w:color w:val="auto"/>
          <w:sz w:val="22"/>
        </w:rPr>
        <w:t>defined/undefined:</w:t>
      </w:r>
      <w:r w:rsidRPr="00224031">
        <w:rPr>
          <w:rFonts w:asciiTheme="majorBidi" w:hAnsiTheme="majorBidi" w:cstheme="majorBidi"/>
          <w:color w:val="auto"/>
          <w:sz w:val="22"/>
        </w:rPr>
        <w:t xml:space="preserve"> </w:t>
      </w:r>
      <w:commentRangeEnd w:id="58"/>
      <w:r>
        <w:rPr>
          <w:rStyle w:val="CommentReference"/>
        </w:rPr>
        <w:commentReference w:id="58"/>
      </w:r>
      <w:r w:rsidRPr="00224031">
        <w:rPr>
          <w:rFonts w:asciiTheme="majorBidi" w:hAnsiTheme="majorBidi" w:cstheme="majorBidi"/>
          <w:color w:val="auto"/>
          <w:sz w:val="22"/>
        </w:rPr>
        <w:t xml:space="preserve">some elements such as a </w:t>
      </w:r>
      <w:r w:rsidRPr="00AC1FEB">
        <w:rPr>
          <w:rFonts w:asciiTheme="majorBidi" w:hAnsiTheme="majorBidi" w:cstheme="majorBidi"/>
          <w:color w:val="auto"/>
          <w:sz w:val="22"/>
        </w:rPr>
        <w:t>Name, Location,</w:t>
      </w:r>
      <w:r w:rsidRPr="00224031">
        <w:rPr>
          <w:rFonts w:asciiTheme="majorBidi" w:hAnsiTheme="majorBidi" w:cstheme="majorBidi"/>
          <w:color w:val="auto"/>
          <w:sz w:val="22"/>
        </w:rPr>
        <w:t xml:space="preserve"> can get </w:t>
      </w:r>
      <w:r w:rsidRPr="00224031">
        <w:rPr>
          <w:rFonts w:asciiTheme="majorBidi" w:hAnsiTheme="majorBidi" w:cstheme="majorBidi"/>
          <w:color w:val="auto"/>
          <w:szCs w:val="20"/>
          <w:shd w:val="clear" w:color="auto" w:fill="FFFFFF"/>
        </w:rPr>
        <w:t xml:space="preserve">a lot </w:t>
      </w:r>
      <w:r w:rsidRPr="00AC1FEB">
        <w:rPr>
          <w:rFonts w:asciiTheme="majorBidi" w:hAnsiTheme="majorBidi" w:cstheme="majorBidi"/>
          <w:color w:val="auto"/>
          <w:szCs w:val="20"/>
          <w:shd w:val="clear" w:color="auto" w:fill="FFFFFF"/>
        </w:rPr>
        <w:t>of varied</w:t>
      </w:r>
      <w:r w:rsidRPr="00224031">
        <w:rPr>
          <w:rFonts w:asciiTheme="majorBidi" w:hAnsiTheme="majorBidi" w:cstheme="majorBidi"/>
          <w:color w:val="auto"/>
          <w:szCs w:val="20"/>
          <w:shd w:val="clear" w:color="auto" w:fill="FFFFFF"/>
        </w:rPr>
        <w:t xml:space="preserve"> values so we defined   this </w:t>
      </w:r>
      <w:r w:rsidRPr="00AC1FEB">
        <w:rPr>
          <w:rFonts w:asciiTheme="majorBidi" w:hAnsiTheme="majorBidi" w:cstheme="majorBidi"/>
          <w:color w:val="auto"/>
          <w:szCs w:val="20"/>
          <w:shd w:val="clear" w:color="auto" w:fill="FFFFFF"/>
        </w:rPr>
        <w:t>type.</w:t>
      </w:r>
    </w:p>
    <w:p w14:paraId="6F6DDC8B" w14:textId="77777777" w:rsidR="00580857" w:rsidRPr="00224031" w:rsidRDefault="00580857" w:rsidP="00C46DE0">
      <w:pPr>
        <w:spacing w:after="120" w:line="240" w:lineRule="auto"/>
        <w:ind w:left="720" w:right="120" w:firstLine="0"/>
        <w:jc w:val="left"/>
        <w:textAlignment w:val="baseline"/>
        <w:rPr>
          <w:rFonts w:asciiTheme="majorBidi" w:hAnsiTheme="majorBidi" w:cstheme="majorBidi"/>
          <w:color w:val="auto"/>
          <w:sz w:val="22"/>
        </w:rPr>
      </w:pPr>
      <w:r>
        <w:rPr>
          <w:rFonts w:asciiTheme="majorBidi" w:hAnsiTheme="majorBidi" w:cstheme="majorBidi"/>
          <w:color w:val="auto"/>
          <w:szCs w:val="20"/>
          <w:shd w:val="clear" w:color="auto" w:fill="FFFFFF"/>
        </w:rPr>
        <w:t>W</w:t>
      </w:r>
      <w:commentRangeStart w:id="59"/>
      <w:r w:rsidRPr="00AC1FEB">
        <w:rPr>
          <w:rFonts w:asciiTheme="majorBidi" w:hAnsiTheme="majorBidi" w:cstheme="majorBidi"/>
          <w:color w:val="auto"/>
          <w:szCs w:val="20"/>
          <w:shd w:val="clear" w:color="auto" w:fill="FFFFFF"/>
        </w:rPr>
        <w:t>e</w:t>
      </w:r>
      <w:commentRangeEnd w:id="59"/>
      <w:r>
        <w:rPr>
          <w:rStyle w:val="CommentReference"/>
        </w:rPr>
        <w:commentReference w:id="59"/>
      </w:r>
      <w:r w:rsidRPr="00AC1FEB">
        <w:rPr>
          <w:rFonts w:asciiTheme="majorBidi" w:hAnsiTheme="majorBidi" w:cstheme="majorBidi"/>
          <w:color w:val="auto"/>
          <w:szCs w:val="20"/>
          <w:shd w:val="clear" w:color="auto" w:fill="FFFFFF"/>
        </w:rPr>
        <w:t xml:space="preserve"> </w:t>
      </w:r>
      <w:r w:rsidRPr="00AC1FEB">
        <w:rPr>
          <w:rFonts w:asciiTheme="majorBidi" w:hAnsiTheme="majorBidi" w:cstheme="majorBidi"/>
          <w:color w:val="auto"/>
          <w:sz w:val="22"/>
        </w:rPr>
        <w:t>specified</w:t>
      </w:r>
      <w:r w:rsidRPr="00224031">
        <w:rPr>
          <w:rFonts w:asciiTheme="majorBidi" w:hAnsiTheme="majorBidi" w:cstheme="majorBidi"/>
          <w:color w:val="auto"/>
          <w:sz w:val="22"/>
          <w:shd w:val="clear" w:color="auto" w:fill="FFFFFF"/>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Pr="00224031">
        <w:rPr>
          <w:rFonts w:asciiTheme="majorBidi" w:hAnsiTheme="majorBidi" w:cstheme="majorBidi"/>
          <w:color w:val="auto"/>
          <w:sz w:val="22"/>
        </w:rPr>
        <w:t xml:space="preserve"> and a list for default values.</w:t>
      </w:r>
    </w:p>
    <w:tbl>
      <w:tblPr>
        <w:tblStyle w:val="TableGrid0"/>
        <w:tblW w:w="0" w:type="auto"/>
        <w:tblInd w:w="-5" w:type="dxa"/>
        <w:tblLook w:val="04A0" w:firstRow="1" w:lastRow="0" w:firstColumn="1" w:lastColumn="0" w:noHBand="0" w:noVBand="1"/>
      </w:tblPr>
      <w:tblGrid>
        <w:gridCol w:w="5273"/>
        <w:gridCol w:w="4012"/>
      </w:tblGrid>
      <w:tr w:rsidR="00580857" w:rsidRPr="00AC1FEB" w14:paraId="4082261A" w14:textId="77777777" w:rsidTr="00483504">
        <w:tc>
          <w:tcPr>
            <w:tcW w:w="4962" w:type="dxa"/>
          </w:tcPr>
          <w:p w14:paraId="64B2C232"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58FEB998">
                <v:shape id="_x0000_i1033" type="#_x0000_t75" style="width:246.75pt;height:231.75pt" o:ole="">
                  <v:imagedata r:id="rId31" o:title=""/>
                </v:shape>
                <o:OLEObject Type="Embed" ProgID="PBrush" ShapeID="_x0000_i1033" DrawAspect="Content" ObjectID="_1545851207" r:id="rId32"/>
              </w:object>
            </w:r>
          </w:p>
        </w:tc>
        <w:tc>
          <w:tcPr>
            <w:tcW w:w="4252" w:type="dxa"/>
          </w:tcPr>
          <w:p w14:paraId="38D0E230" w14:textId="77777777" w:rsidR="00580857" w:rsidRPr="00AC1FEB" w:rsidRDefault="00580857" w:rsidP="00C46DE0">
            <w:pPr>
              <w:spacing w:after="0" w:line="240" w:lineRule="auto"/>
              <w:ind w:left="0" w:right="120" w:firstLine="0"/>
              <w:jc w:val="left"/>
              <w:textAlignment w:val="baseline"/>
              <w:rPr>
                <w:rFonts w:asciiTheme="majorBidi" w:hAnsiTheme="majorBidi" w:cstheme="majorBidi"/>
              </w:rPr>
            </w:pPr>
            <w:r>
              <w:object w:dxaOrig="3015" w:dyaOrig="3765" w14:anchorId="3F22DBAE">
                <v:shape id="_x0000_i1034" type="#_x0000_t75" style="width:169.5pt;height:226.5pt" o:ole="">
                  <v:imagedata r:id="rId33" o:title=""/>
                </v:shape>
                <o:OLEObject Type="Embed" ProgID="PBrush" ShapeID="_x0000_i1034" DrawAspect="Content" ObjectID="_1545851208" r:id="rId34"/>
              </w:object>
            </w:r>
          </w:p>
        </w:tc>
      </w:tr>
      <w:tr w:rsidR="00580857" w:rsidRPr="00AC1FEB" w14:paraId="77A3E037" w14:textId="77777777" w:rsidTr="00483504">
        <w:tc>
          <w:tcPr>
            <w:tcW w:w="4962" w:type="dxa"/>
          </w:tcPr>
          <w:p w14:paraId="5BFC850A" w14:textId="77777777" w:rsidR="00580857" w:rsidRPr="00224031" w:rsidRDefault="00580857" w:rsidP="00C46DE0">
            <w:pPr>
              <w:spacing w:after="0" w:line="240" w:lineRule="auto"/>
              <w:ind w:left="0" w:right="120" w:firstLine="0"/>
              <w:jc w:val="center"/>
              <w:textAlignment w:val="baseline"/>
              <w:rPr>
                <w:rFonts w:asciiTheme="majorBidi" w:hAnsiTheme="majorBidi" w:cstheme="majorBidi"/>
                <w:color w:val="0000FF"/>
                <w:szCs w:val="20"/>
              </w:rPr>
            </w:pPr>
            <w:r w:rsidRPr="00224031">
              <w:rPr>
                <w:rFonts w:asciiTheme="majorBidi" w:hAnsiTheme="majorBidi" w:cstheme="majorBidi"/>
                <w:color w:val="auto"/>
                <w:szCs w:val="20"/>
              </w:rPr>
              <w:t>Fig 4:</w:t>
            </w:r>
          </w:p>
        </w:tc>
        <w:tc>
          <w:tcPr>
            <w:tcW w:w="4252" w:type="dxa"/>
          </w:tcPr>
          <w:p w14:paraId="0188C96C" w14:textId="77777777" w:rsidR="00580857" w:rsidRPr="00990EA7" w:rsidRDefault="00580857" w:rsidP="00C46DE0">
            <w:pPr>
              <w:spacing w:after="0" w:line="240" w:lineRule="auto"/>
              <w:ind w:left="0" w:right="120" w:firstLine="0"/>
              <w:jc w:val="center"/>
              <w:textAlignment w:val="baseline"/>
              <w:rPr>
                <w:rFonts w:asciiTheme="majorBidi" w:hAnsiTheme="majorBidi" w:cstheme="majorBidi"/>
                <w:color w:val="auto"/>
                <w:szCs w:val="20"/>
              </w:rPr>
            </w:pPr>
          </w:p>
        </w:tc>
      </w:tr>
    </w:tbl>
    <w:p w14:paraId="64DD8FB9" w14:textId="77777777" w:rsidR="00580857" w:rsidRDefault="00580857" w:rsidP="00C46DE0">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color w:val="0000FF"/>
          <w:sz w:val="22"/>
        </w:rPr>
        <w:tab/>
      </w:r>
    </w:p>
    <w:p w14:paraId="22DF873F" w14:textId="77777777" w:rsidR="00580857" w:rsidRPr="00AC1FEB" w:rsidRDefault="00580857" w:rsidP="00C46DE0">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745449F6" w14:textId="77777777" w:rsidR="00580857" w:rsidRPr="00AC1FEB" w:rsidRDefault="00580857" w:rsidP="00C46DE0">
      <w:pPr>
        <w:rPr>
          <w:rFonts w:asciiTheme="majorBidi" w:hAnsiTheme="majorBidi" w:cstheme="majorBidi"/>
        </w:rPr>
      </w:pPr>
    </w:p>
    <w:p w14:paraId="60A6468B" w14:textId="77777777" w:rsidR="00580857" w:rsidRDefault="00580857" w:rsidP="00C46DE0">
      <w:pPr>
        <w:rPr>
          <w:rFonts w:asciiTheme="majorBidi" w:hAnsiTheme="majorBidi" w:cstheme="majorBidi"/>
        </w:rPr>
      </w:pPr>
    </w:p>
    <w:p w14:paraId="65ED3D27" w14:textId="77777777" w:rsidR="00580857" w:rsidRDefault="00580857" w:rsidP="00C46DE0">
      <w:pPr>
        <w:rPr>
          <w:rFonts w:asciiTheme="majorBidi" w:hAnsiTheme="majorBidi" w:cstheme="majorBidi"/>
        </w:rPr>
      </w:pPr>
    </w:p>
    <w:p w14:paraId="594FE845" w14:textId="77777777" w:rsidR="00580857" w:rsidRDefault="00580857" w:rsidP="00C46DE0">
      <w:pPr>
        <w:rPr>
          <w:rFonts w:asciiTheme="majorBidi" w:hAnsiTheme="majorBidi" w:cstheme="majorBidi"/>
        </w:rPr>
      </w:pPr>
    </w:p>
    <w:p w14:paraId="698E7681" w14:textId="77777777" w:rsidR="00580857" w:rsidRDefault="00580857" w:rsidP="00C46DE0">
      <w:pPr>
        <w:rPr>
          <w:rFonts w:asciiTheme="majorBidi" w:hAnsiTheme="majorBidi" w:cstheme="majorBidi"/>
        </w:rPr>
      </w:pPr>
    </w:p>
    <w:p w14:paraId="19653218" w14:textId="77777777" w:rsidR="00580857" w:rsidRDefault="00580857" w:rsidP="00C46DE0">
      <w:pPr>
        <w:rPr>
          <w:rFonts w:asciiTheme="majorBidi" w:hAnsiTheme="majorBidi" w:cstheme="majorBidi"/>
        </w:rPr>
      </w:pPr>
    </w:p>
    <w:p w14:paraId="5A3F8687" w14:textId="77777777" w:rsidR="00580857" w:rsidRDefault="00580857" w:rsidP="00C46DE0">
      <w:pPr>
        <w:rPr>
          <w:rFonts w:asciiTheme="majorBidi" w:hAnsiTheme="majorBidi" w:cstheme="majorBidi"/>
        </w:rPr>
      </w:pPr>
    </w:p>
    <w:p w14:paraId="5218D1A4" w14:textId="77777777" w:rsidR="00580857" w:rsidRDefault="00580857" w:rsidP="00C46DE0">
      <w:pPr>
        <w:rPr>
          <w:rFonts w:asciiTheme="majorBidi" w:hAnsiTheme="majorBidi" w:cstheme="majorBidi"/>
        </w:rPr>
      </w:pPr>
    </w:p>
    <w:p w14:paraId="1D2F704C" w14:textId="77777777" w:rsidR="00580857" w:rsidRDefault="00580857" w:rsidP="00C46DE0">
      <w:pPr>
        <w:rPr>
          <w:rFonts w:asciiTheme="majorBidi" w:hAnsiTheme="majorBidi" w:cstheme="majorBidi"/>
        </w:rPr>
      </w:pPr>
    </w:p>
    <w:p w14:paraId="3FF3E6C8" w14:textId="77777777" w:rsidR="00580857" w:rsidRDefault="00580857" w:rsidP="00C46DE0">
      <w:pPr>
        <w:rPr>
          <w:rFonts w:asciiTheme="majorBidi" w:hAnsiTheme="majorBidi" w:cstheme="majorBidi"/>
        </w:rPr>
      </w:pPr>
    </w:p>
    <w:p w14:paraId="0AE951F6" w14:textId="77777777" w:rsidR="00580857" w:rsidRDefault="00580857" w:rsidP="00C46DE0">
      <w:pPr>
        <w:rPr>
          <w:rFonts w:asciiTheme="majorBidi" w:hAnsiTheme="majorBidi" w:cstheme="majorBidi"/>
        </w:rPr>
      </w:pPr>
    </w:p>
    <w:p w14:paraId="33FA12E6" w14:textId="77777777" w:rsidR="00580857" w:rsidRDefault="00580857" w:rsidP="00C46DE0">
      <w:pPr>
        <w:rPr>
          <w:rFonts w:asciiTheme="majorBidi" w:hAnsiTheme="majorBidi" w:cstheme="majorBidi"/>
        </w:rPr>
      </w:pPr>
    </w:p>
    <w:p w14:paraId="1BB3D4CD" w14:textId="77777777" w:rsidR="00580857" w:rsidRDefault="00580857" w:rsidP="00C46DE0">
      <w:pPr>
        <w:rPr>
          <w:rFonts w:asciiTheme="majorBidi" w:hAnsiTheme="majorBidi" w:cstheme="majorBidi"/>
        </w:rPr>
      </w:pPr>
    </w:p>
    <w:p w14:paraId="5CF78EBE" w14:textId="77777777" w:rsidR="00580857" w:rsidRDefault="00580857" w:rsidP="00C46DE0">
      <w:pPr>
        <w:rPr>
          <w:rFonts w:asciiTheme="majorBidi" w:hAnsiTheme="majorBidi" w:cstheme="majorBidi"/>
        </w:rPr>
      </w:pPr>
    </w:p>
    <w:p w14:paraId="202BF9CC" w14:textId="77777777" w:rsidR="00580857" w:rsidRDefault="00580857" w:rsidP="00C46DE0">
      <w:pPr>
        <w:rPr>
          <w:rFonts w:asciiTheme="majorBidi" w:hAnsiTheme="majorBidi" w:cstheme="majorBidi"/>
        </w:rPr>
      </w:pPr>
    </w:p>
    <w:p w14:paraId="521ADABB" w14:textId="77777777" w:rsidR="00580857" w:rsidRDefault="00580857" w:rsidP="00C46DE0">
      <w:pPr>
        <w:rPr>
          <w:rFonts w:asciiTheme="majorBidi" w:hAnsiTheme="majorBidi" w:cstheme="majorBidi"/>
        </w:rPr>
      </w:pPr>
    </w:p>
    <w:tbl>
      <w:tblPr>
        <w:tblStyle w:val="TableGrid0"/>
        <w:tblW w:w="0" w:type="auto"/>
        <w:tblInd w:w="120" w:type="dxa"/>
        <w:tblLook w:val="04A0" w:firstRow="1" w:lastRow="0" w:firstColumn="1" w:lastColumn="0" w:noHBand="0" w:noVBand="1"/>
      </w:tblPr>
      <w:tblGrid>
        <w:gridCol w:w="4468"/>
        <w:gridCol w:w="4466"/>
      </w:tblGrid>
      <w:tr w:rsidR="00580857" w14:paraId="4459F3E4" w14:textId="77777777" w:rsidTr="00483504">
        <w:tc>
          <w:tcPr>
            <w:tcW w:w="4468" w:type="dxa"/>
          </w:tcPr>
          <w:p w14:paraId="6B4606AE"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787B3DBD"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1936" behindDoc="0" locked="0" layoutInCell="1" allowOverlap="1" wp14:anchorId="3074350E" wp14:editId="75241D5E">
                      <wp:simplePos x="0" y="0"/>
                      <wp:positionH relativeFrom="column">
                        <wp:posOffset>342265</wp:posOffset>
                      </wp:positionH>
                      <wp:positionV relativeFrom="paragraph">
                        <wp:posOffset>32385</wp:posOffset>
                      </wp:positionV>
                      <wp:extent cx="1905000" cy="257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schemeClr val="bg1"/>
                                </a:solidFill>
                              </a:ln>
                            </wps:spPr>
                            <wps:txbx>
                              <w:txbxContent>
                                <w:p w14:paraId="1DBE8282" w14:textId="77777777" w:rsidR="00C46DE0" w:rsidRDefault="00C46DE0" w:rsidP="00580857">
                                  <w:pPr>
                                    <w:spacing w:line="360" w:lineRule="auto"/>
                                    <w:ind w:left="0" w:right="0" w:firstLine="0"/>
                                    <w:jc w:val="left"/>
                                  </w:pPr>
                                  <w:r>
                                    <w:t>Go:(description=undefined)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0E" id="Text Box 57" o:spid="_x0000_s1032" type="#_x0000_t202" style="position:absolute;margin-left:26.95pt;margin-top:2.55pt;width:150pt;height:20.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" fillcolor="white [3201]" strokecolor="white [3212]" strokeweight=".5pt">
                      <v:textbox>
                        <w:txbxContent>
                          <w:p w14:paraId="1DBE8282" w14:textId="77777777" w:rsidR="00C46DE0" w:rsidRDefault="00C46DE0" w:rsidP="00580857">
                            <w:pPr>
                              <w:spacing w:line="360" w:lineRule="auto"/>
                              <w:ind w:left="0" w:right="0" w:firstLine="0"/>
                              <w:jc w:val="left"/>
                            </w:pPr>
                            <w:r>
                              <w:t>Go:(description=undefined)</w:t>
                            </w:r>
                          </w:p>
                        </w:txbxContent>
                      </v:textbox>
                    </v:shape>
                  </w:pict>
                </mc:Fallback>
              </mc:AlternateContent>
            </w:r>
          </w:p>
          <w:p w14:paraId="2AFC77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9888" behindDoc="0" locked="0" layoutInCell="1" allowOverlap="1" wp14:anchorId="0587A3B3" wp14:editId="3F9FC9F1">
                      <wp:simplePos x="0" y="0"/>
                      <wp:positionH relativeFrom="column">
                        <wp:posOffset>899795</wp:posOffset>
                      </wp:positionH>
                      <wp:positionV relativeFrom="paragraph">
                        <wp:posOffset>129539</wp:posOffset>
                      </wp:positionV>
                      <wp:extent cx="152400" cy="180975"/>
                      <wp:effectExtent l="0" t="0" r="76200" b="47625"/>
                      <wp:wrapNone/>
                      <wp:docPr id="58" name="Straight Arrow Connector 58"/>
                      <wp:cNvGraphicFramePr/>
                      <a:graphic xmlns:a="http://schemas.openxmlformats.org/drawingml/2006/main">
                        <a:graphicData uri="http://schemas.microsoft.com/office/word/2010/wordprocessingShape">
                          <wps:wsp>
                            <wps:cNvCnPr/>
                            <wps:spPr>
                              <a:xfrm>
                                <a:off x="0" y="0"/>
                                <a:ext cx="1524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7B060" id="Straight Arrow Connector 58" o:spid="_x0000_s1026" type="#_x0000_t32" style="position:absolute;margin-left:70.85pt;margin-top:10.2pt;width:12pt;height:1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" strokecolor="black [3200]" strokeweight=".5pt">
                      <v:stroke endarrow="block" joinstyle="miter"/>
                    </v:shape>
                  </w:pict>
                </mc:Fallback>
              </mc:AlternateContent>
            </w:r>
          </w:p>
          <w:p w14:paraId="3287A646"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48864" behindDoc="0" locked="0" layoutInCell="1" allowOverlap="1" wp14:anchorId="7012FA10" wp14:editId="23103E03">
                      <wp:simplePos x="0" y="0"/>
                      <wp:positionH relativeFrom="column">
                        <wp:posOffset>852170</wp:posOffset>
                      </wp:positionH>
                      <wp:positionV relativeFrom="paragraph">
                        <wp:posOffset>107315</wp:posOffset>
                      </wp:positionV>
                      <wp:extent cx="942975" cy="323850"/>
                      <wp:effectExtent l="0" t="0" r="28575" b="19050"/>
                      <wp:wrapNone/>
                      <wp:docPr id="59" name="Oval 59"/>
                      <wp:cNvGraphicFramePr/>
                      <a:graphic xmlns:a="http://schemas.openxmlformats.org/drawingml/2006/main">
                        <a:graphicData uri="http://schemas.microsoft.com/office/word/2010/wordprocessingShape">
                          <wps:wsp>
                            <wps:cNvSpPr/>
                            <wps:spPr>
                              <a:xfrm>
                                <a:off x="0" y="0"/>
                                <a:ext cx="9429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3DC435D6" w14:textId="77777777" w:rsidR="00C46DE0" w:rsidRDefault="00C46DE0" w:rsidP="00580857">
                                  <w:pPr>
                                    <w:spacing w:after="0" w:line="240" w:lineRule="auto"/>
                                    <w:ind w:left="0" w:right="0" w:firstLine="0"/>
                                    <w:jc w:val="left"/>
                                  </w:pPr>
                                  <w:r>
                                    <w:t>Screen1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2FA10" id="Oval 59" o:spid="_x0000_s1033" style="position:absolute;margin-left:67.1pt;margin-top:8.45pt;width:74.25pt;height:25.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" fillcolor="white [3201]" strokecolor="black [3200]" strokeweight="1pt">
                      <v:stroke joinstyle="miter"/>
                      <v:textbox>
                        <w:txbxContent>
                          <w:p w14:paraId="3DC435D6" w14:textId="77777777" w:rsidR="00C46DE0" w:rsidRDefault="00C46DE0" w:rsidP="00580857">
                            <w:pPr>
                              <w:spacing w:after="0" w:line="240" w:lineRule="auto"/>
                              <w:ind w:left="0" w:right="0" w:firstLine="0"/>
                              <w:jc w:val="left"/>
                            </w:pPr>
                            <w:r>
                              <w:t>Screen1</w:t>
                            </w:r>
                          </w:p>
                        </w:txbxContent>
                      </v:textbox>
                    </v:oval>
                  </w:pict>
                </mc:Fallback>
              </mc:AlternateContent>
            </w:r>
          </w:p>
          <w:p w14:paraId="1902AC64"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0912" behindDoc="0" locked="0" layoutInCell="1" allowOverlap="1" wp14:anchorId="4127B8DB" wp14:editId="2BEB7324">
                      <wp:simplePos x="0" y="0"/>
                      <wp:positionH relativeFrom="column">
                        <wp:posOffset>1537970</wp:posOffset>
                      </wp:positionH>
                      <wp:positionV relativeFrom="paragraph">
                        <wp:posOffset>123190</wp:posOffset>
                      </wp:positionV>
                      <wp:extent cx="266700" cy="142875"/>
                      <wp:effectExtent l="38100" t="0" r="381000" b="85725"/>
                      <wp:wrapNone/>
                      <wp:docPr id="60" name="Curved Connector 48"/>
                      <wp:cNvGraphicFramePr/>
                      <a:graphic xmlns:a="http://schemas.openxmlformats.org/drawingml/2006/main">
                        <a:graphicData uri="http://schemas.microsoft.com/office/word/2010/wordprocessingShape">
                          <wps:wsp>
                            <wps:cNvCnPr/>
                            <wps:spPr>
                              <a:xfrm flipH="1">
                                <a:off x="0" y="0"/>
                                <a:ext cx="266700" cy="142875"/>
                              </a:xfrm>
                              <a:prstGeom prst="curvedConnector3">
                                <a:avLst>
                                  <a:gd name="adj1" fmla="val -1392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8FA6" id="Curved Connector 48" o:spid="_x0000_s1026" type="#_x0000_t38" style="position:absolute;margin-left:121.1pt;margin-top:9.7pt;width:21pt;height:11.2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" adj="-30086" strokecolor="black [3200]" strokeweight=".5pt">
                      <v:stroke endarrow="block" joinstyle="miter"/>
                    </v:shape>
                  </w:pict>
                </mc:Fallback>
              </mc:AlternateContent>
            </w:r>
          </w:p>
          <w:p w14:paraId="169C2D75"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00888CAB" w14:textId="77777777" w:rsidR="00580857" w:rsidRDefault="00580857" w:rsidP="00C46DE0">
            <w:pPr>
              <w:spacing w:after="0" w:line="240" w:lineRule="auto"/>
              <w:ind w:left="0" w:right="120" w:firstLine="0"/>
              <w:jc w:val="left"/>
              <w:textAlignment w:val="baseline"/>
              <w:rPr>
                <w:rFonts w:asciiTheme="majorBidi" w:hAnsiTheme="majorBidi" w:cstheme="majorBidi"/>
              </w:rPr>
            </w:pPr>
            <w:r>
              <w:rPr>
                <w:rFonts w:asciiTheme="majorBidi" w:hAnsiTheme="majorBidi" w:cstheme="majorBidi"/>
                <w:noProof/>
                <w:lang w:bidi="ar-SA"/>
              </w:rPr>
              <mc:AlternateContent>
                <mc:Choice Requires="wps">
                  <w:drawing>
                    <wp:anchor distT="0" distB="0" distL="114300" distR="114300" simplePos="0" relativeHeight="251752960" behindDoc="0" locked="0" layoutInCell="1" allowOverlap="1" wp14:anchorId="02ACEDCB" wp14:editId="3F2B43B0">
                      <wp:simplePos x="0" y="0"/>
                      <wp:positionH relativeFrom="column">
                        <wp:posOffset>637540</wp:posOffset>
                      </wp:positionH>
                      <wp:positionV relativeFrom="paragraph">
                        <wp:posOffset>35560</wp:posOffset>
                      </wp:positionV>
                      <wp:extent cx="1628775" cy="3143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08DBB4F2" w14:textId="77777777" w:rsidR="00C46DE0" w:rsidRDefault="00C46DE0" w:rsidP="00580857">
                                  <w:pPr>
                                    <w:spacing w:line="360" w:lineRule="auto"/>
                                    <w:ind w:left="0" w:right="0" w:firstLine="0"/>
                                    <w:jc w:val="left"/>
                                  </w:pPr>
                                  <w:r>
                                    <w:t>{</w:t>
                                  </w:r>
                                  <w:r w:rsidRPr="00255F4D">
                                    <w:t>description</w:t>
                                  </w:r>
                                  <w:r>
                                    <w:t>=</w:t>
                                  </w:r>
                                  <w:r w:rsidRPr="00255F4D">
                                    <w:t xml:space="preserve"> </w:t>
                                  </w:r>
                                  <w:r>
                                    <w:t>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CEDCB" id="Text Box 61" o:spid="_x0000_s1034" type="#_x0000_t202" style="position:absolute;margin-left:50.2pt;margin-top:2.8pt;width:128.25pt;height:24.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" fillcolor="white [3201]" strokecolor="white [3212]" strokeweight=".5pt">
                      <v:textbox>
                        <w:txbxContent>
                          <w:p w14:paraId="08DBB4F2" w14:textId="77777777" w:rsidR="00C46DE0" w:rsidRDefault="00C46DE0" w:rsidP="00580857">
                            <w:pPr>
                              <w:spacing w:line="360" w:lineRule="auto"/>
                              <w:ind w:left="0" w:right="0" w:firstLine="0"/>
                              <w:jc w:val="left"/>
                            </w:pPr>
                            <w:r>
                              <w:t>{</w:t>
                            </w:r>
                            <w:r w:rsidRPr="00255F4D">
                              <w:t>description</w:t>
                            </w:r>
                            <w:r>
                              <w:t>=</w:t>
                            </w:r>
                            <w:r w:rsidRPr="00255F4D">
                              <w:t xml:space="preserve"> </w:t>
                            </w:r>
                            <w:r>
                              <w:t>defined }</w:t>
                            </w:r>
                          </w:p>
                        </w:txbxContent>
                      </v:textbox>
                    </v:shape>
                  </w:pict>
                </mc:Fallback>
              </mc:AlternateContent>
            </w:r>
          </w:p>
          <w:p w14:paraId="11892137"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54CBEB16"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2E068180" w14:textId="77777777" w:rsidR="00580857" w:rsidRDefault="00580857" w:rsidP="00C46DE0">
            <w:pPr>
              <w:spacing w:after="0" w:line="240" w:lineRule="auto"/>
              <w:ind w:left="0" w:right="120" w:firstLine="0"/>
              <w:jc w:val="left"/>
              <w:textAlignment w:val="baseline"/>
              <w:rPr>
                <w:rFonts w:asciiTheme="majorBidi" w:hAnsiTheme="majorBidi" w:cstheme="majorBidi"/>
              </w:rPr>
            </w:pPr>
          </w:p>
          <w:p w14:paraId="4AA2C6D8" w14:textId="77777777" w:rsidR="00580857" w:rsidRDefault="00580857" w:rsidP="00C46DE0">
            <w:pPr>
              <w:ind w:left="0" w:firstLine="0"/>
              <w:rPr>
                <w:rFonts w:asciiTheme="majorBidi" w:hAnsiTheme="majorBidi" w:cstheme="majorBidi"/>
              </w:rPr>
            </w:pPr>
          </w:p>
        </w:tc>
        <w:tc>
          <w:tcPr>
            <w:tcW w:w="4466" w:type="dxa"/>
          </w:tcPr>
          <w:p w14:paraId="61B320E9"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p>
          <w:p w14:paraId="30027FAF" w14:textId="77777777" w:rsidR="00580857"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 {</w:t>
            </w:r>
            <w:r>
              <w:rPr>
                <w:rFonts w:asciiTheme="majorBidi" w:hAnsiTheme="majorBidi" w:cstheme="majorBidi"/>
              </w:rPr>
              <w:t>screen1</w:t>
            </w:r>
            <w:r w:rsidRPr="00E13EDF">
              <w:rPr>
                <w:rFonts w:asciiTheme="majorBidi" w:hAnsiTheme="majorBidi" w:cstheme="majorBidi"/>
              </w:rPr>
              <w:t xml:space="preserve">, </w:t>
            </w:r>
            <w:r>
              <w:t>defined</w:t>
            </w:r>
            <w:r w:rsidRPr="00E13EDF">
              <w:rPr>
                <w:rFonts w:asciiTheme="majorBidi" w:hAnsiTheme="majorBidi" w:cstheme="majorBidi"/>
              </w:rPr>
              <w:t xml:space="preserve">, </w:t>
            </w:r>
            <w:r>
              <w:t>undefined</w:t>
            </w:r>
            <w:r>
              <w:rPr>
                <w:rFonts w:asciiTheme="majorBidi" w:hAnsiTheme="majorBidi" w:cstheme="majorBidi"/>
              </w:rPr>
              <w:t>}</w:t>
            </w:r>
            <w:r w:rsidRPr="00E13EDF">
              <w:rPr>
                <w:rFonts w:asciiTheme="majorBidi" w:hAnsiTheme="majorBidi" w:cstheme="majorBidi"/>
              </w:rPr>
              <w:t>;</w:t>
            </w:r>
          </w:p>
          <w:p w14:paraId="6AE92BC5"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mtype state=</w:t>
            </w:r>
            <w:r>
              <w:rPr>
                <w:rFonts w:asciiTheme="majorBidi" w:hAnsiTheme="majorBidi" w:cstheme="majorBidi"/>
              </w:rPr>
              <w:t xml:space="preserve"> screen1</w:t>
            </w:r>
            <w:r w:rsidRPr="00E13EDF">
              <w:rPr>
                <w:rFonts w:asciiTheme="majorBidi" w:hAnsiTheme="majorBidi" w:cstheme="majorBidi"/>
              </w:rPr>
              <w:t>;</w:t>
            </w:r>
          </w:p>
          <w:p w14:paraId="0E41248C"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mtype </w:t>
            </w:r>
            <w:r>
              <w:t>description</w:t>
            </w:r>
            <w:r w:rsidRPr="00E13EDF">
              <w:rPr>
                <w:rFonts w:asciiTheme="majorBidi" w:hAnsiTheme="majorBidi" w:cstheme="majorBidi"/>
              </w:rPr>
              <w:t xml:space="preserve"> =</w:t>
            </w:r>
            <w:r>
              <w:t xml:space="preserve"> undefined</w:t>
            </w:r>
            <w:r w:rsidRPr="00E13EDF">
              <w:rPr>
                <w:rFonts w:asciiTheme="majorBidi" w:hAnsiTheme="majorBidi" w:cstheme="majorBidi"/>
              </w:rPr>
              <w:t>;</w:t>
            </w:r>
          </w:p>
          <w:p w14:paraId="7423CBA0"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active proctype vm()</w:t>
            </w:r>
            <w:r w:rsidRPr="00E13EDF">
              <w:rPr>
                <w:rFonts w:asciiTheme="majorBidi" w:hAnsiTheme="majorBidi" w:cstheme="majorBidi"/>
              </w:rPr>
              <w:tab/>
            </w:r>
          </w:p>
          <w:p w14:paraId="1C479EE1"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2A6EAF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do</w:t>
            </w:r>
          </w:p>
          <w:p w14:paraId="5891D02A"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 xml:space="preserve">: </w:t>
            </w:r>
            <w:r>
              <w:rPr>
                <w:rFonts w:asciiTheme="majorBidi" w:hAnsiTheme="majorBidi" w:cstheme="majorBidi"/>
              </w:rPr>
              <w:t>:</w:t>
            </w:r>
            <w:r w:rsidRPr="00E13EDF">
              <w:rPr>
                <w:rFonts w:asciiTheme="majorBidi" w:hAnsiTheme="majorBidi" w:cstheme="majorBidi"/>
              </w:rPr>
              <w:t>state==</w:t>
            </w:r>
            <w:r>
              <w:rPr>
                <w:rFonts w:asciiTheme="majorBidi" w:hAnsiTheme="majorBidi" w:cstheme="majorBidi"/>
              </w:rPr>
              <w:t xml:space="preserve"> screen1</w:t>
            </w:r>
            <w:r w:rsidRPr="00E13EDF">
              <w:rPr>
                <w:rFonts w:asciiTheme="majorBidi" w:hAnsiTheme="majorBidi" w:cstheme="majorBidi"/>
              </w:rPr>
              <w:t xml:space="preserve">-&gt; </w:t>
            </w:r>
          </w:p>
          <w:p w14:paraId="6CEBB672" w14:textId="77777777" w:rsidR="00580857" w:rsidRPr="00E13EDF" w:rsidRDefault="00580857" w:rsidP="00C46DE0">
            <w:pPr>
              <w:spacing w:after="0" w:line="240" w:lineRule="auto"/>
              <w:ind w:left="720" w:right="120" w:firstLine="0"/>
              <w:jc w:val="left"/>
              <w:textAlignment w:val="baseline"/>
              <w:rPr>
                <w:rFonts w:asciiTheme="majorBidi" w:hAnsiTheme="majorBidi" w:cstheme="majorBidi"/>
              </w:rPr>
            </w:pPr>
            <w:r>
              <w:rPr>
                <w:rFonts w:asciiTheme="majorBidi" w:hAnsiTheme="majorBidi" w:cstheme="majorBidi"/>
              </w:rPr>
              <w:t>::</w:t>
            </w:r>
            <w:r w:rsidRPr="00E13EDF">
              <w:rPr>
                <w:rFonts w:asciiTheme="majorBidi" w:hAnsiTheme="majorBidi" w:cstheme="majorBidi"/>
              </w:rPr>
              <w:t>atomic{</w:t>
            </w:r>
            <w:r>
              <w:rPr>
                <w:rFonts w:asciiTheme="majorBidi" w:hAnsiTheme="majorBidi" w:cstheme="majorBidi"/>
              </w:rPr>
              <w:t xml:space="preserve"> </w:t>
            </w:r>
            <w:r>
              <w:t>description</w:t>
            </w:r>
            <w:r w:rsidRPr="00E13EDF">
              <w:rPr>
                <w:rFonts w:asciiTheme="majorBidi" w:hAnsiTheme="majorBidi" w:cstheme="majorBidi"/>
              </w:rPr>
              <w:t xml:space="preserve"> </w:t>
            </w:r>
            <w:r>
              <w:rPr>
                <w:rFonts w:asciiTheme="majorBidi" w:hAnsiTheme="majorBidi" w:cstheme="majorBidi"/>
              </w:rPr>
              <w:t>=</w:t>
            </w:r>
            <w:r>
              <w:t xml:space="preserve"> defined</w:t>
            </w:r>
            <w:r>
              <w:rPr>
                <w:rFonts w:asciiTheme="majorBidi" w:hAnsiTheme="majorBidi" w:cstheme="majorBidi"/>
              </w:rPr>
              <w:t xml:space="preserve"> </w:t>
            </w:r>
            <w:r w:rsidRPr="00E13EDF">
              <w:rPr>
                <w:rFonts w:asciiTheme="majorBidi" w:hAnsiTheme="majorBidi" w:cstheme="majorBidi"/>
              </w:rPr>
              <w:t>}</w:t>
            </w:r>
          </w:p>
          <w:p w14:paraId="29C3266E"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od</w:t>
            </w:r>
          </w:p>
          <w:p w14:paraId="3EA61CE8" w14:textId="77777777" w:rsidR="00580857" w:rsidRPr="00E13EDF" w:rsidRDefault="00580857" w:rsidP="00C46DE0">
            <w:pPr>
              <w:spacing w:after="0" w:line="240" w:lineRule="auto"/>
              <w:ind w:left="0" w:right="120" w:firstLine="0"/>
              <w:jc w:val="left"/>
              <w:textAlignment w:val="baseline"/>
              <w:rPr>
                <w:rFonts w:asciiTheme="majorBidi" w:hAnsiTheme="majorBidi" w:cstheme="majorBidi"/>
              </w:rPr>
            </w:pPr>
            <w:r w:rsidRPr="00E13EDF">
              <w:rPr>
                <w:rFonts w:asciiTheme="majorBidi" w:hAnsiTheme="majorBidi" w:cstheme="majorBidi"/>
              </w:rPr>
              <w:t>}</w:t>
            </w:r>
          </w:p>
          <w:p w14:paraId="05AFCD0C" w14:textId="77777777" w:rsidR="00580857" w:rsidRDefault="00580857" w:rsidP="00C46DE0">
            <w:pPr>
              <w:ind w:left="0" w:firstLine="0"/>
              <w:rPr>
                <w:rFonts w:asciiTheme="majorBidi" w:hAnsiTheme="majorBidi" w:cstheme="majorBidi"/>
              </w:rPr>
            </w:pPr>
          </w:p>
        </w:tc>
      </w:tr>
      <w:tr w:rsidR="00580857" w14:paraId="3D0B9A66" w14:textId="77777777" w:rsidTr="00483504">
        <w:tc>
          <w:tcPr>
            <w:tcW w:w="4468" w:type="dxa"/>
          </w:tcPr>
          <w:p w14:paraId="49EE43F3" w14:textId="77777777" w:rsidR="00580857" w:rsidRDefault="00580857" w:rsidP="00C46DE0">
            <w:pPr>
              <w:ind w:left="0" w:firstLine="0"/>
              <w:rPr>
                <w:rFonts w:asciiTheme="majorBidi" w:hAnsiTheme="majorBidi" w:cstheme="majorBidi"/>
              </w:rPr>
            </w:pPr>
          </w:p>
        </w:tc>
        <w:tc>
          <w:tcPr>
            <w:tcW w:w="4466" w:type="dxa"/>
          </w:tcPr>
          <w:p w14:paraId="54B19E1D" w14:textId="77777777" w:rsidR="00580857" w:rsidRDefault="00580857" w:rsidP="00C46DE0">
            <w:pPr>
              <w:ind w:left="0" w:firstLine="0"/>
              <w:rPr>
                <w:rFonts w:asciiTheme="majorBidi" w:hAnsiTheme="majorBidi" w:cstheme="majorBidi"/>
              </w:rPr>
            </w:pPr>
          </w:p>
        </w:tc>
      </w:tr>
    </w:tbl>
    <w:p w14:paraId="6B69AF10" w14:textId="77777777" w:rsidR="00987AC9" w:rsidRPr="00987AC9" w:rsidRDefault="00987AC9" w:rsidP="00C46DE0">
      <w:pPr>
        <w:pStyle w:val="ListParagraph"/>
        <w:spacing w:before="240" w:after="120" w:line="264" w:lineRule="auto"/>
        <w:ind w:left="0" w:right="0" w:firstLine="0"/>
        <w:rPr>
          <w:rFonts w:asciiTheme="majorBidi" w:hAnsiTheme="majorBidi" w:cstheme="majorBidi"/>
          <w:b/>
          <w:bCs/>
          <w:sz w:val="24"/>
          <w:szCs w:val="24"/>
        </w:rPr>
      </w:pPr>
    </w:p>
    <w:p w14:paraId="67F8F349" w14:textId="08400C2B" w:rsidR="00987AC9" w:rsidRDefault="00987AC9"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r>
        <w:rPr>
          <w:rFonts w:ascii="Segoe UI" w:eastAsiaTheme="minorEastAsia" w:hAnsi="Segoe UI" w:cs="Segoe UI"/>
          <w:sz w:val="18"/>
          <w:szCs w:val="18"/>
          <w:lang w:bidi="ar-SA"/>
        </w:rPr>
        <w:t>.</w:t>
      </w:r>
    </w:p>
    <w:p w14:paraId="1C1F770F" w14:textId="2A840181"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253A69D6" w14:textId="62FA7E9B"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ED7F5CD" w14:textId="77777777" w:rsidR="00601C31" w:rsidRDefault="00601C31" w:rsidP="00C46DE0">
      <w:pPr>
        <w:tabs>
          <w:tab w:val="left" w:pos="720"/>
        </w:tabs>
        <w:autoSpaceDE w:val="0"/>
        <w:autoSpaceDN w:val="0"/>
        <w:adjustRightInd w:val="0"/>
        <w:spacing w:after="0" w:line="240" w:lineRule="auto"/>
        <w:ind w:left="0" w:right="0" w:firstLine="0"/>
        <w:jc w:val="left"/>
        <w:rPr>
          <w:rFonts w:ascii="Segoe UI" w:eastAsiaTheme="minorEastAsia" w:hAnsi="Segoe UI" w:cs="Segoe UI"/>
          <w:sz w:val="18"/>
          <w:szCs w:val="18"/>
          <w:lang w:bidi="ar-SA"/>
        </w:rPr>
      </w:pPr>
    </w:p>
    <w:p w14:paraId="39DACA91" w14:textId="59566232" w:rsidR="008C185C" w:rsidRPr="00326274" w:rsidRDefault="008C185C" w:rsidP="00C46DE0">
      <w:pPr>
        <w:pStyle w:val="ListParagraph"/>
        <w:numPr>
          <w:ilvl w:val="0"/>
          <w:numId w:val="53"/>
        </w:numPr>
        <w:spacing w:after="0"/>
        <w:ind w:right="0"/>
        <w:rPr>
          <w:rFonts w:asciiTheme="majorBidi" w:hAnsiTheme="majorBidi" w:cstheme="majorBidi"/>
          <w:b/>
          <w:bCs/>
          <w:color w:val="auto"/>
          <w:sz w:val="24"/>
          <w:szCs w:val="24"/>
        </w:rPr>
      </w:pPr>
      <w:r w:rsidRPr="00326274">
        <w:rPr>
          <w:rFonts w:asciiTheme="majorBidi" w:eastAsiaTheme="minorEastAsia" w:hAnsiTheme="majorBidi" w:cstheme="majorBidi"/>
          <w:b/>
          <w:bCs/>
          <w:sz w:val="24"/>
          <w:szCs w:val="24"/>
          <w:lang w:bidi="ar-SA"/>
        </w:rPr>
        <w:lastRenderedPageBreak/>
        <w:t>Re-producing the spec of</w:t>
      </w:r>
      <w:r w:rsidR="00411C04">
        <w:rPr>
          <w:rStyle w:val="CommentReference"/>
        </w:rPr>
        <w:commentReference w:id="60"/>
      </w:r>
      <w:r w:rsidR="00020B7C">
        <w:rPr>
          <w:rFonts w:asciiTheme="majorBidi" w:eastAsiaTheme="minorEastAsia" w:hAnsiTheme="majorBidi" w:cstheme="majorBidi"/>
          <w:b/>
          <w:bCs/>
          <w:sz w:val="24"/>
          <w:szCs w:val="24"/>
          <w:lang w:bidi="ar-SA"/>
        </w:rPr>
        <w:t xml:space="preserve"> “BOPO”</w:t>
      </w:r>
    </w:p>
    <w:p w14:paraId="7801DB21" w14:textId="77777777" w:rsidR="008C185C" w:rsidRPr="00E91790" w:rsidRDefault="008C185C" w:rsidP="00C46DE0">
      <w:pPr>
        <w:pStyle w:val="Heading3"/>
        <w:numPr>
          <w:ilvl w:val="3"/>
          <w:numId w:val="29"/>
        </w:numPr>
        <w:spacing w:before="240" w:after="120" w:line="22" w:lineRule="atLeast"/>
        <w:ind w:left="1570"/>
        <w:rPr>
          <w:rFonts w:asciiTheme="majorBidi" w:hAnsiTheme="majorBidi" w:cstheme="majorBidi"/>
          <w:b w:val="0"/>
          <w:i w:val="0"/>
          <w:iCs/>
          <w:sz w:val="24"/>
          <w:szCs w:val="24"/>
        </w:rPr>
      </w:pPr>
      <w:r w:rsidRPr="00AC1FEB">
        <w:rPr>
          <w:rFonts w:asciiTheme="majorBidi" w:hAnsiTheme="majorBidi" w:cstheme="majorBidi"/>
          <w:sz w:val="22"/>
        </w:rPr>
        <w:tab/>
        <w:t>Main activity</w:t>
      </w:r>
    </w:p>
    <w:p w14:paraId="7A408BE7" w14:textId="77777777" w:rsidR="008C185C" w:rsidRPr="00AC1FEB" w:rsidRDefault="008C185C" w:rsidP="00C46DE0">
      <w:pPr>
        <w:spacing w:after="120" w:line="240" w:lineRule="auto"/>
        <w:ind w:right="120" w:firstLine="600"/>
        <w:jc w:val="left"/>
        <w:rPr>
          <w:rFonts w:asciiTheme="majorBidi" w:hAnsiTheme="majorBidi" w:cstheme="majorBidi"/>
          <w:i/>
          <w:iCs/>
          <w:sz w:val="22"/>
        </w:rPr>
      </w:pPr>
      <w:r w:rsidRPr="00AC1FEB">
        <w:rPr>
          <w:rFonts w:asciiTheme="majorBidi" w:hAnsiTheme="majorBidi" w:cstheme="majorBidi"/>
          <w:i/>
          <w:iCs/>
          <w:sz w:val="22"/>
        </w:rPr>
        <w:t>"...</w:t>
      </w:r>
    </w:p>
    <w:p w14:paraId="19441422"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63C50F87"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main screen of the application where the user can</w:t>
      </w:r>
    </w:p>
    <w:p w14:paraId="19F18A35"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choose what to do next (e.g. search, create new event, etc.).</w:t>
      </w:r>
    </w:p>
    <w:p w14:paraId="624FD6C3" w14:textId="77777777" w:rsidR="008C185C" w:rsidRPr="00AC1FEB" w:rsidRDefault="008C185C" w:rsidP="00C46DE0">
      <w:pPr>
        <w:spacing w:after="120" w:line="240" w:lineRule="auto"/>
        <w:ind w:left="72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The user chooses a desired option.</w:t>
      </w:r>
    </w:p>
    <w:p w14:paraId="2BEEE9EE" w14:textId="77777777" w:rsidR="008C185C" w:rsidRPr="00AC1FEB" w:rsidRDefault="008C185C" w:rsidP="00C46DE0">
      <w:pPr>
        <w:spacing w:after="120" w:line="240" w:lineRule="auto"/>
        <w:ind w:left="60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 Output: The user redirected to the suitable screen to her/his choice.</w:t>
      </w:r>
      <w:r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
      <w:tblGrid>
        <w:gridCol w:w="2886"/>
      </w:tblGrid>
      <w:tr w:rsidR="008C185C" w:rsidRPr="00AC1FEB" w14:paraId="66EA40A4" w14:textId="77777777" w:rsidTr="00483504">
        <w:tc>
          <w:tcPr>
            <w:tcW w:w="2618" w:type="dxa"/>
          </w:tcPr>
          <w:p w14:paraId="0791294E"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09CC2707">
                <v:shape id="_x0000_i1035" type="#_x0000_t75" style="width:127.5pt;height:214.5pt" o:ole="">
                  <v:imagedata r:id="rId35" o:title=""/>
                </v:shape>
                <o:OLEObject Type="Embed" ProgID="PBrush" ShapeID="_x0000_i1035" DrawAspect="Content" ObjectID="_1545851209" r:id="rId36"/>
              </w:object>
            </w:r>
          </w:p>
        </w:tc>
      </w:tr>
      <w:tr w:rsidR="008C185C" w:rsidRPr="00AC1FEB" w14:paraId="0ABE321C" w14:textId="77777777" w:rsidTr="00483504">
        <w:tc>
          <w:tcPr>
            <w:tcW w:w="2618" w:type="dxa"/>
          </w:tcPr>
          <w:p w14:paraId="43BED355" w14:textId="77777777" w:rsidR="008C185C" w:rsidRPr="00AC1FEB" w:rsidRDefault="008C185C" w:rsidP="00C46DE0">
            <w:pPr>
              <w:spacing w:after="120" w:line="240" w:lineRule="auto"/>
              <w:ind w:left="0" w:right="120" w:firstLine="0"/>
              <w:jc w:val="center"/>
              <w:rPr>
                <w:rFonts w:asciiTheme="majorBidi" w:hAnsiTheme="majorBidi" w:cstheme="majorBidi"/>
                <w:color w:val="auto"/>
                <w:sz w:val="24"/>
                <w:szCs w:val="24"/>
              </w:rPr>
            </w:pPr>
            <w:r w:rsidRPr="00AC1FEB">
              <w:rPr>
                <w:rFonts w:asciiTheme="majorBidi" w:hAnsiTheme="majorBidi" w:cstheme="majorBidi"/>
              </w:rPr>
              <w:t>Fig. 2:</w:t>
            </w:r>
          </w:p>
        </w:tc>
      </w:tr>
    </w:tbl>
    <w:p w14:paraId="3D950190" w14:textId="77777777" w:rsidR="008C185C" w:rsidRPr="00AC1FEB" w:rsidRDefault="008C185C" w:rsidP="00C46DE0">
      <w:pPr>
        <w:spacing w:after="120" w:line="240" w:lineRule="auto"/>
        <w:ind w:left="0" w:right="120" w:firstLine="0"/>
        <w:jc w:val="left"/>
        <w:rPr>
          <w:rFonts w:asciiTheme="majorBidi" w:hAnsiTheme="majorBidi" w:cstheme="majorBidi"/>
          <w:color w:val="auto"/>
          <w:sz w:val="24"/>
          <w:szCs w:val="24"/>
        </w:rPr>
      </w:pPr>
    </w:p>
    <w:p w14:paraId="1869BD4B"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was mentioned above in the </w:t>
      </w:r>
      <w:r w:rsidRPr="00AC1FEB">
        <w:rPr>
          <w:rFonts w:asciiTheme="majorBidi" w:hAnsiTheme="majorBidi" w:cstheme="majorBidi"/>
          <w:b/>
          <w:bCs/>
          <w:i/>
          <w:iCs/>
          <w:sz w:val="22"/>
        </w:rPr>
        <w:t>Main Activity</w:t>
      </w:r>
      <w:r w:rsidRPr="00AC1FEB">
        <w:rPr>
          <w:rFonts w:asciiTheme="majorBidi" w:hAnsiTheme="majorBidi" w:cstheme="majorBidi"/>
          <w:color w:val="212121"/>
          <w:sz w:val="22"/>
          <w:shd w:val="clear" w:color="auto" w:fill="FFFFFF"/>
        </w:rPr>
        <w:t xml:space="preserve"> spec of</w:t>
      </w:r>
      <w:r w:rsidRPr="00AC1FEB">
        <w:rPr>
          <w:rFonts w:asciiTheme="majorBidi" w:hAnsiTheme="majorBidi" w:cstheme="majorBidi"/>
          <w:sz w:val="22"/>
        </w:rPr>
        <w:t xml:space="preserve"> we should add three elements </w:t>
      </w:r>
      <w:r w:rsidRPr="00AC1FEB">
        <w:rPr>
          <w:rFonts w:asciiTheme="majorBidi" w:hAnsiTheme="majorBidi" w:cstheme="majorBidi"/>
          <w:color w:val="212121"/>
          <w:sz w:val="22"/>
          <w:shd w:val="clear" w:color="auto" w:fill="FFFFFF"/>
        </w:rPr>
        <w:t>as follow:</w:t>
      </w:r>
    </w:p>
    <w:p w14:paraId="2B8FA0C4"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401753B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59F3B5D9" w14:textId="77777777" w:rsidR="008C185C" w:rsidRPr="00AC1FEB" w:rsidRDefault="008C185C" w:rsidP="00C46DE0">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75943745"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219526B"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user press on </w:t>
      </w:r>
      <w:r w:rsidRPr="00AC1FEB">
        <w:rPr>
          <w:rFonts w:asciiTheme="majorBidi" w:hAnsiTheme="majorBidi" w:cstheme="majorBidi"/>
          <w:b/>
          <w:bCs/>
          <w:i/>
          <w:iCs/>
          <w:sz w:val="22"/>
        </w:rPr>
        <w:t>"add screen"</w:t>
      </w:r>
      <w:r w:rsidRPr="00AC1FEB">
        <w:rPr>
          <w:rFonts w:asciiTheme="majorBidi" w:hAnsiTheme="majorBidi" w:cstheme="majorBidi"/>
          <w:b/>
          <w:bCs/>
          <w:sz w:val="22"/>
        </w:rPr>
        <w:t xml:space="preserve"> </w:t>
      </w:r>
      <w:r w:rsidRPr="00AC1FEB">
        <w:rPr>
          <w:rFonts w:asciiTheme="majorBidi" w:hAnsiTheme="majorBidi" w:cstheme="majorBidi"/>
          <w:sz w:val="22"/>
        </w:rPr>
        <w:t>button to add three screens: Create New Event, Show my events and Notification.</w:t>
      </w:r>
    </w:p>
    <w:p w14:paraId="307BB28E" w14:textId="77777777" w:rsidR="008C185C" w:rsidRPr="00AC1FEB" w:rsidRDefault="008C185C" w:rsidP="00C46DE0">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The user adds an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button and choosing a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E91790">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47DC9B4"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8AFC93F" w14:textId="77777777" w:rsidR="008C185C" w:rsidRPr="00AC1FEB" w:rsidRDefault="008C185C" w:rsidP="00C46DE0">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move to</w:t>
      </w:r>
      <w:r w:rsidRPr="00AC1FEB">
        <w:rPr>
          <w:rFonts w:asciiTheme="majorBidi" w:hAnsiTheme="majorBidi" w:cstheme="majorBidi"/>
          <w:sz w:val="22"/>
        </w:rPr>
        <w:t xml:space="preserve"> : "Create New Event" screen</w:t>
      </w:r>
    </w:p>
    <w:p w14:paraId="4AC83AF8" w14:textId="77777777" w:rsidR="008C185C" w:rsidRPr="00AC1FEB" w:rsidRDefault="008C185C" w:rsidP="00C46DE0">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user then adds the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E8B28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B8CE433"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71B5212"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E283256" w14:textId="77777777" w:rsidR="008C185C" w:rsidRDefault="008C185C" w:rsidP="00C46DE0">
      <w:pPr>
        <w:spacing w:line="240" w:lineRule="auto"/>
        <w:ind w:left="0" w:right="120" w:firstLine="0"/>
        <w:jc w:val="left"/>
        <w:rPr>
          <w:rFonts w:asciiTheme="majorBidi" w:hAnsiTheme="majorBidi" w:cstheme="majorBidi"/>
          <w:color w:val="auto"/>
          <w:sz w:val="24"/>
          <w:szCs w:val="24"/>
        </w:rPr>
      </w:pPr>
    </w:p>
    <w:p w14:paraId="305806A0" w14:textId="4EAD41A2" w:rsidR="008C185C" w:rsidRDefault="008C185C" w:rsidP="00C46DE0">
      <w:pPr>
        <w:spacing w:line="240" w:lineRule="auto"/>
        <w:ind w:left="0" w:right="120" w:firstLine="0"/>
        <w:jc w:val="left"/>
        <w:rPr>
          <w:rFonts w:asciiTheme="majorBidi" w:hAnsiTheme="majorBidi" w:cstheme="majorBidi"/>
          <w:color w:val="auto"/>
          <w:sz w:val="24"/>
          <w:szCs w:val="24"/>
        </w:rPr>
      </w:pPr>
    </w:p>
    <w:p w14:paraId="67BBD1B2" w14:textId="76FEE0A4" w:rsidR="002F7451" w:rsidRDefault="002F7451" w:rsidP="00C46DE0">
      <w:pPr>
        <w:spacing w:line="240" w:lineRule="auto"/>
        <w:ind w:left="0" w:right="120" w:firstLine="0"/>
        <w:jc w:val="left"/>
        <w:rPr>
          <w:rFonts w:asciiTheme="majorBidi" w:hAnsiTheme="majorBidi" w:cstheme="majorBidi"/>
          <w:color w:val="auto"/>
          <w:sz w:val="24"/>
          <w:szCs w:val="24"/>
        </w:rPr>
      </w:pPr>
    </w:p>
    <w:p w14:paraId="2AFCE851" w14:textId="2EA43737" w:rsidR="002F7451" w:rsidRDefault="002F7451" w:rsidP="00C46DE0">
      <w:pPr>
        <w:spacing w:line="240" w:lineRule="auto"/>
        <w:ind w:left="0" w:right="120" w:firstLine="0"/>
        <w:jc w:val="left"/>
        <w:rPr>
          <w:rFonts w:asciiTheme="majorBidi" w:hAnsiTheme="majorBidi" w:cstheme="majorBidi"/>
          <w:color w:val="auto"/>
          <w:sz w:val="24"/>
          <w:szCs w:val="24"/>
        </w:rPr>
      </w:pPr>
    </w:p>
    <w:p w14:paraId="6CE704F5" w14:textId="77777777" w:rsidR="002F7451" w:rsidRPr="00AC1FEB" w:rsidRDefault="002F7451" w:rsidP="00C46DE0">
      <w:pPr>
        <w:spacing w:line="240" w:lineRule="auto"/>
        <w:ind w:left="0" w:right="120" w:firstLine="0"/>
        <w:jc w:val="left"/>
        <w:rPr>
          <w:rFonts w:asciiTheme="majorBidi" w:hAnsiTheme="majorBidi" w:cstheme="majorBidi"/>
          <w:color w:val="auto"/>
          <w:sz w:val="24"/>
          <w:szCs w:val="24"/>
        </w:rPr>
      </w:pPr>
    </w:p>
    <w:p w14:paraId="3C0301F7" w14:textId="77777777" w:rsidR="008C185C" w:rsidRPr="00AC1FEB" w:rsidRDefault="008C185C" w:rsidP="00C46DE0">
      <w:pPr>
        <w:pStyle w:val="Heading3"/>
        <w:numPr>
          <w:ilvl w:val="3"/>
          <w:numId w:val="49"/>
        </w:numPr>
        <w:spacing w:before="240" w:after="120" w:line="22" w:lineRule="atLeast"/>
        <w:rPr>
          <w:rFonts w:asciiTheme="majorBidi" w:hAnsiTheme="majorBidi" w:cstheme="majorBidi"/>
          <w:iCs/>
          <w:sz w:val="24"/>
          <w:szCs w:val="24"/>
        </w:rPr>
      </w:pPr>
      <w:r w:rsidRPr="00AC1FEB">
        <w:rPr>
          <w:rFonts w:asciiTheme="majorBidi" w:hAnsiTheme="majorBidi" w:cstheme="majorBidi"/>
          <w:iCs/>
          <w:sz w:val="24"/>
          <w:szCs w:val="24"/>
        </w:rPr>
        <w:lastRenderedPageBreak/>
        <w:t>Create New Event activity:</w:t>
      </w:r>
    </w:p>
    <w:p w14:paraId="5A6F3267" w14:textId="77777777" w:rsidR="008C185C" w:rsidRPr="00AC1FEB" w:rsidRDefault="008C185C" w:rsidP="00C46DE0">
      <w:pPr>
        <w:spacing w:line="240" w:lineRule="auto"/>
        <w:ind w:left="0" w:right="120" w:firstLine="0"/>
        <w:jc w:val="left"/>
        <w:rPr>
          <w:rFonts w:asciiTheme="majorBidi" w:hAnsiTheme="majorBidi" w:cstheme="majorBidi"/>
          <w:color w:val="auto"/>
          <w:sz w:val="24"/>
          <w:szCs w:val="24"/>
        </w:rPr>
      </w:pPr>
    </w:p>
    <w:p w14:paraId="76ED72C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"Moderator + participant:</w:t>
      </w:r>
    </w:p>
    <w:p w14:paraId="0E5A3D6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6F34A5A"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2E782AAD"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5309E95E"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E4A8FAB"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4D7668C3"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529DF248"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10648E26"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7CAE010C"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3A6B20DF" w14:textId="77777777" w:rsidR="008C185C" w:rsidRPr="00AC1FEB" w:rsidRDefault="008C185C" w:rsidP="00C46DE0">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p>
    <w:p w14:paraId="3AD8DA10"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2C32637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r w:rsidRPr="00E91790">
        <w:rPr>
          <w:rFonts w:asciiTheme="majorBidi" w:hAnsiTheme="majorBidi" w:cstheme="majorBidi"/>
          <w:color w:val="auto"/>
          <w:sz w:val="22"/>
          <w:shd w:val="clear" w:color="auto" w:fill="FFFFFF"/>
        </w:rPr>
        <w:t xml:space="preserve">the spec of screen </w:t>
      </w:r>
      <w:r w:rsidRPr="00E91790">
        <w:rPr>
          <w:rFonts w:asciiTheme="majorBidi" w:hAnsiTheme="majorBidi" w:cstheme="majorBidi"/>
          <w:b/>
          <w:bCs/>
          <w:i/>
          <w:iCs/>
          <w:color w:val="auto"/>
          <w:sz w:val="22"/>
        </w:rPr>
        <w:t>Create New Event activity</w:t>
      </w:r>
      <w:r w:rsidRPr="00E91790">
        <w:rPr>
          <w:rFonts w:asciiTheme="majorBidi" w:hAnsiTheme="majorBidi" w:cstheme="majorBidi"/>
          <w:color w:val="auto"/>
          <w:sz w:val="22"/>
        </w:rPr>
        <w:t>:</w:t>
      </w:r>
      <w:r w:rsidRPr="00E91790">
        <w:rPr>
          <w:rFonts w:asciiTheme="majorBidi" w:hAnsiTheme="majorBidi" w:cstheme="majorBidi"/>
          <w:b/>
          <w:bCs/>
          <w:i/>
          <w:iCs/>
          <w:color w:val="auto"/>
          <w:sz w:val="22"/>
        </w:rPr>
        <w:t xml:space="preserve"> </w:t>
      </w:r>
      <w:r w:rsidRPr="00E91790">
        <w:rPr>
          <w:rFonts w:asciiTheme="majorBidi" w:hAnsiTheme="majorBidi" w:cstheme="majorBidi"/>
          <w:color w:val="auto"/>
          <w:sz w:val="22"/>
        </w:rPr>
        <w:t xml:space="preserve"> we should add </w:t>
      </w:r>
      <w:r w:rsidRPr="0042507A">
        <w:rPr>
          <w:rFonts w:asciiTheme="majorBidi" w:hAnsiTheme="majorBidi" w:cstheme="majorBidi"/>
          <w:color w:val="auto"/>
          <w:sz w:val="22"/>
        </w:rPr>
        <w:t>these elements</w:t>
      </w:r>
      <w:r w:rsidRPr="00E91790">
        <w:rPr>
          <w:rFonts w:asciiTheme="majorBidi" w:hAnsiTheme="majorBidi" w:cstheme="majorBidi"/>
          <w:color w:val="auto"/>
          <w:sz w:val="22"/>
        </w:rPr>
        <w:t xml:space="preserve"> </w:t>
      </w:r>
      <w:r w:rsidRPr="00E91790">
        <w:rPr>
          <w:rFonts w:asciiTheme="majorBidi" w:hAnsiTheme="majorBidi" w:cstheme="majorBidi"/>
          <w:color w:val="auto"/>
          <w:sz w:val="22"/>
          <w:shd w:val="clear" w:color="auto" w:fill="FFFFFF"/>
        </w:rPr>
        <w:t>as follows:</w:t>
      </w:r>
    </w:p>
    <w:p w14:paraId="241F9DC9"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Category -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List </w:t>
      </w:r>
    </w:p>
    <w:p w14:paraId="6BF4E6A8"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42507A">
        <w:rPr>
          <w:rFonts w:asciiTheme="majorBidi" w:hAnsiTheme="majorBidi" w:cstheme="majorBidi"/>
          <w:color w:val="auto"/>
          <w:sz w:val="22"/>
        </w:rPr>
        <w:t>title -</w:t>
      </w:r>
      <w:r w:rsidRPr="00E91790">
        <w:rPr>
          <w:rFonts w:asciiTheme="majorBidi" w:hAnsiTheme="majorBidi" w:cstheme="majorBidi"/>
          <w:color w:val="auto"/>
          <w:sz w:val="22"/>
        </w:rPr>
        <w:t xml:space="preser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2D41B58A"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description-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4CDE485F"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date-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w:t>
      </w:r>
    </w:p>
    <w:p w14:paraId="068B4B2B"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time-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defined/undefined </w:t>
      </w:r>
    </w:p>
    <w:p w14:paraId="28CF5E41" w14:textId="77777777" w:rsidR="008C185C" w:rsidRPr="00E91790" w:rsidRDefault="008C185C" w:rsidP="00C46DE0">
      <w:pPr>
        <w:numPr>
          <w:ilvl w:val="0"/>
          <w:numId w:val="37"/>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Ack  - element type :On-Off</w:t>
      </w:r>
    </w:p>
    <w:p w14:paraId="365FAED8" w14:textId="77777777" w:rsidR="008C185C" w:rsidRPr="00E91790" w:rsidRDefault="008C185C" w:rsidP="00C46DE0">
      <w:pPr>
        <w:numPr>
          <w:ilvl w:val="0"/>
          <w:numId w:val="38"/>
        </w:numPr>
        <w:spacing w:after="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save-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0FC35609" w14:textId="77777777" w:rsidR="008C185C" w:rsidRPr="00E91790" w:rsidRDefault="008C185C" w:rsidP="00C46DE0">
      <w:pPr>
        <w:numPr>
          <w:ilvl w:val="0"/>
          <w:numId w:val="38"/>
        </w:numPr>
        <w:spacing w:after="120" w:line="240" w:lineRule="auto"/>
        <w:ind w:right="120"/>
        <w:jc w:val="left"/>
        <w:textAlignment w:val="baseline"/>
        <w:rPr>
          <w:rFonts w:asciiTheme="majorBidi" w:hAnsiTheme="majorBidi" w:cstheme="majorBidi"/>
          <w:color w:val="auto"/>
          <w:sz w:val="22"/>
        </w:rPr>
      </w:pPr>
      <w:r w:rsidRPr="00E91790">
        <w:rPr>
          <w:rFonts w:asciiTheme="majorBidi" w:hAnsiTheme="majorBidi" w:cstheme="majorBidi"/>
          <w:color w:val="auto"/>
          <w:sz w:val="22"/>
        </w:rPr>
        <w:t xml:space="preserve">cancel- element </w:t>
      </w:r>
      <w:r w:rsidRPr="0042507A">
        <w:rPr>
          <w:rFonts w:asciiTheme="majorBidi" w:hAnsiTheme="majorBidi" w:cstheme="majorBidi"/>
          <w:color w:val="auto"/>
          <w:sz w:val="22"/>
        </w:rPr>
        <w:t>type:</w:t>
      </w:r>
      <w:r w:rsidRPr="00E91790">
        <w:rPr>
          <w:rFonts w:asciiTheme="majorBidi" w:hAnsiTheme="majorBidi" w:cstheme="majorBidi"/>
          <w:color w:val="auto"/>
          <w:sz w:val="22"/>
        </w:rPr>
        <w:t xml:space="preserve"> standard button</w:t>
      </w:r>
    </w:p>
    <w:p w14:paraId="53C84846"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45897754" w14:textId="77777777" w:rsidR="008C185C" w:rsidRPr="00AC1FEB" w:rsidRDefault="008C185C" w:rsidP="00C46DE0">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“Input: Category, title, description, date and time, Ack is needed (yes/no), more details (optional), maximum number of participants (optional), save the event.” </w:t>
      </w:r>
    </w:p>
    <w:p w14:paraId="45B39972" w14:textId="77777777" w:rsidR="008C185C" w:rsidRPr="00AC1FEB" w:rsidRDefault="008C185C" w:rsidP="00C46DE0">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Category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w:t>
      </w:r>
      <w:r w:rsidRPr="00AC1FEB">
        <w:rPr>
          <w:rFonts w:asciiTheme="majorBidi" w:hAnsiTheme="majorBidi" w:cstheme="majorBidi"/>
          <w:b/>
          <w:bCs/>
          <w:sz w:val="22"/>
        </w:rPr>
        <w:t>screen</w:t>
      </w:r>
      <w:r w:rsidRPr="00AC1FEB">
        <w:rPr>
          <w:rFonts w:asciiTheme="majorBidi" w:hAnsiTheme="majorBidi" w:cstheme="majorBidi"/>
          <w:sz w:val="22"/>
        </w:rPr>
        <w:t xml:space="preserve"> and  chooses a  type of element  by pressing on “</w:t>
      </w:r>
      <w:r w:rsidRPr="00AC1FEB">
        <w:rPr>
          <w:rFonts w:asciiTheme="majorBidi" w:hAnsiTheme="majorBidi" w:cstheme="majorBidi"/>
          <w:b/>
          <w:bCs/>
          <w:i/>
          <w:iCs/>
          <w:sz w:val="22"/>
        </w:rPr>
        <w:t xml:space="preserve">List”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the following:</w:t>
      </w:r>
      <w:r w:rsidRPr="00AC1FEB">
        <w:rPr>
          <w:rFonts w:asciiTheme="majorBidi" w:hAnsiTheme="majorBidi" w:cstheme="majorBidi"/>
          <w:b/>
          <w:bCs/>
          <w:sz w:val="22"/>
        </w:rPr>
        <w:t xml:space="preserve"> </w:t>
      </w:r>
      <w:r w:rsidRPr="00AC1FEB">
        <w:rPr>
          <w:rFonts w:asciiTheme="majorBidi" w:hAnsiTheme="majorBidi" w:cstheme="majorBidi"/>
          <w:sz w:val="22"/>
        </w:rPr>
        <w:t> </w:t>
      </w:r>
    </w:p>
    <w:p w14:paraId="161292A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61906A74"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Pr="00AC1FEB">
        <w:rPr>
          <w:rFonts w:asciiTheme="majorBidi" w:hAnsiTheme="majorBidi" w:cstheme="majorBidi"/>
          <w:sz w:val="22"/>
        </w:rPr>
        <w:t xml:space="preserve"> the user defines the values that will be in this list such as : Study, eat and drink ,concerts, sports and convernation . </w:t>
      </w:r>
    </w:p>
    <w:p w14:paraId="7C50CBEA" w14:textId="77777777" w:rsidR="008C185C" w:rsidRPr="00AC1FEB" w:rsidRDefault="008C185C" w:rsidP="00C46DE0">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default value from this list such as </w:t>
      </w:r>
      <w:r w:rsidRPr="00AC1FEB">
        <w:rPr>
          <w:rFonts w:asciiTheme="majorBidi" w:hAnsiTheme="majorBidi" w:cstheme="majorBidi"/>
          <w:b/>
          <w:bCs/>
          <w:i/>
          <w:iCs/>
          <w:sz w:val="22"/>
        </w:rPr>
        <w:t>“study”.</w:t>
      </w:r>
    </w:p>
    <w:p w14:paraId="42ABBFC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51E9F59C"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17804F38" w14:textId="77777777" w:rsidR="008C185C" w:rsidRPr="00AC1FEB" w:rsidRDefault="008C185C" w:rsidP="00C46DE0">
      <w:pPr>
        <w:numPr>
          <w:ilvl w:val="0"/>
          <w:numId w:val="41"/>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sz w:val="22"/>
        </w:rPr>
        <w:t>The user adds elements title, description, date and time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chooses the  type of element  by pressing on  </w:t>
      </w:r>
      <w:r w:rsidRPr="00AC1FEB">
        <w:rPr>
          <w:rFonts w:asciiTheme="majorBidi" w:hAnsiTheme="majorBidi" w:cstheme="majorBidi"/>
          <w:b/>
          <w:bCs/>
          <w:sz w:val="22"/>
        </w:rPr>
        <w:t xml:space="preserve">“defined/undefined”.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for elements as following: </w:t>
      </w:r>
    </w:p>
    <w:p w14:paraId="306BE040"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Pr="00AC1FEB">
        <w:rPr>
          <w:rFonts w:asciiTheme="majorBidi" w:hAnsiTheme="majorBidi" w:cstheme="majorBidi"/>
          <w:b/>
          <w:bCs/>
          <w:sz w:val="22"/>
        </w:rPr>
        <w:t xml:space="preserve">: </w:t>
      </w:r>
      <w:r w:rsidRPr="00AC1FEB">
        <w:rPr>
          <w:rFonts w:asciiTheme="majorBidi" w:hAnsiTheme="majorBidi" w:cstheme="majorBidi"/>
          <w:sz w:val="22"/>
        </w:rPr>
        <w:t xml:space="preserve">the user enters a name such as a </w:t>
      </w:r>
      <w:r w:rsidRPr="00AC1FEB">
        <w:rPr>
          <w:rFonts w:asciiTheme="majorBidi" w:hAnsiTheme="majorBidi" w:cstheme="majorBidi"/>
          <w:b/>
          <w:bCs/>
          <w:i/>
          <w:iCs/>
          <w:sz w:val="22"/>
        </w:rPr>
        <w:t xml:space="preserve">title </w:t>
      </w:r>
      <w:r w:rsidRPr="00AC1FEB">
        <w:rPr>
          <w:rFonts w:asciiTheme="majorBidi" w:hAnsiTheme="majorBidi" w:cstheme="majorBidi"/>
          <w:sz w:val="22"/>
        </w:rPr>
        <w:t>.</w:t>
      </w:r>
    </w:p>
    <w:p w14:paraId="3586C6FA" w14:textId="77777777" w:rsidR="008C185C" w:rsidRPr="00AC1FEB" w:rsidRDefault="008C185C" w:rsidP="00C46DE0">
      <w:pPr>
        <w:numPr>
          <w:ilvl w:val="1"/>
          <w:numId w:val="42"/>
        </w:numPr>
        <w:spacing w:after="0" w:line="264" w:lineRule="auto"/>
        <w:ind w:left="0" w:right="119"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 xml:space="preserve">the user chooses a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E8C227D"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3113DBB2" w14:textId="77777777" w:rsidR="008C185C" w:rsidRPr="00AC1FEB" w:rsidRDefault="008C185C" w:rsidP="00C46DE0">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“Ack”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Create</w:t>
      </w:r>
      <w:r w:rsidRPr="00AC1FEB">
        <w:rPr>
          <w:rFonts w:asciiTheme="majorBidi" w:hAnsiTheme="majorBidi" w:cstheme="majorBidi"/>
          <w:b/>
          <w:bCs/>
          <w:i/>
          <w:iCs/>
          <w:sz w:val="22"/>
        </w:rPr>
        <w:t xml:space="preserv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and choosing the  type of element by pressing on  </w:t>
      </w:r>
      <w:r w:rsidRPr="00AC1FEB">
        <w:rPr>
          <w:rFonts w:asciiTheme="majorBidi" w:hAnsiTheme="majorBidi" w:cstheme="majorBidi"/>
          <w:b/>
          <w:bCs/>
          <w:sz w:val="22"/>
        </w:rPr>
        <w:t>“on/off”.</w:t>
      </w:r>
      <w:r w:rsidRPr="00AC1FEB">
        <w:rPr>
          <w:rFonts w:asciiTheme="majorBidi" w:hAnsiTheme="majorBidi" w:cstheme="majorBidi"/>
          <w:sz w:val="22"/>
        </w:rPr>
        <w:t xml:space="preserve">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defines for  elements the following:</w:t>
      </w:r>
    </w:p>
    <w:p w14:paraId="61DFFDAD"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name of element: </w:t>
      </w:r>
      <w:r w:rsidRPr="00AC1FEB">
        <w:rPr>
          <w:rFonts w:asciiTheme="majorBidi" w:hAnsiTheme="majorBidi" w:cstheme="majorBidi"/>
          <w:sz w:val="22"/>
        </w:rPr>
        <w:t xml:space="preserve">ACK . </w:t>
      </w:r>
    </w:p>
    <w:p w14:paraId="6913B0A9" w14:textId="77777777" w:rsidR="008C185C" w:rsidRPr="00AC1FEB" w:rsidRDefault="008C185C" w:rsidP="00C46DE0">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Pr="00AC1FEB">
        <w:rPr>
          <w:rFonts w:asciiTheme="majorBidi" w:hAnsiTheme="majorBidi" w:cstheme="majorBidi"/>
          <w:sz w:val="22"/>
        </w:rPr>
        <w:t>the user chooses the default value such as an “off”</w:t>
      </w:r>
    </w:p>
    <w:p w14:paraId="336D22EE" w14:textId="77777777" w:rsidR="008C185C" w:rsidRPr="00AC1FEB" w:rsidRDefault="008C185C" w:rsidP="00C46DE0">
      <w:pPr>
        <w:spacing w:after="0" w:line="240" w:lineRule="auto"/>
        <w:ind w:left="0" w:right="120" w:firstLine="0"/>
        <w:jc w:val="left"/>
        <w:rPr>
          <w:rFonts w:asciiTheme="majorBidi" w:hAnsiTheme="majorBidi" w:cstheme="majorBidi"/>
          <w:color w:val="auto"/>
          <w:sz w:val="24"/>
          <w:szCs w:val="24"/>
        </w:rPr>
      </w:pPr>
    </w:p>
    <w:p w14:paraId="7CE1CEA3"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7DC13CAC" w14:textId="4908F6EB"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p>
    <w:p w14:paraId="79417D41" w14:textId="77777777" w:rsidR="008C185C" w:rsidRPr="00AC1FEB" w:rsidRDefault="008C185C" w:rsidP="00C46DE0">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adds a save element by pressing on </w:t>
      </w:r>
      <w:r w:rsidRPr="00AC1FEB">
        <w:rPr>
          <w:rFonts w:asciiTheme="majorBidi" w:hAnsiTheme="majorBidi" w:cstheme="majorBidi"/>
          <w:b/>
          <w:bCs/>
          <w:sz w:val="22"/>
        </w:rPr>
        <w:t xml:space="preserve">+ </w:t>
      </w:r>
      <w:r w:rsidRPr="00AC1FEB">
        <w:rPr>
          <w:rFonts w:asciiTheme="majorBidi" w:hAnsiTheme="majorBidi" w:cstheme="majorBidi"/>
          <w:sz w:val="22"/>
        </w:rPr>
        <w:t xml:space="preserve">button in </w:t>
      </w:r>
      <w:r w:rsidRPr="00AC1FEB">
        <w:rPr>
          <w:rFonts w:asciiTheme="majorBidi" w:hAnsiTheme="majorBidi" w:cstheme="majorBidi"/>
          <w:color w:val="212121"/>
          <w:sz w:val="22"/>
          <w:shd w:val="clear" w:color="auto" w:fill="FFFFFF"/>
        </w:rPr>
        <w:t> </w:t>
      </w:r>
      <w:r w:rsidRPr="00AC1FEB">
        <w:rPr>
          <w:rFonts w:asciiTheme="majorBidi" w:hAnsiTheme="majorBidi" w:cstheme="majorBidi"/>
          <w:b/>
          <w:bCs/>
          <w:i/>
          <w:iCs/>
          <w:sz w:val="22"/>
        </w:rPr>
        <w:t xml:space="preserve">Create New Event activity </w:t>
      </w:r>
      <w:r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choose type of element  by pressing on </w:t>
      </w:r>
      <w:r w:rsidRPr="00AC1FEB">
        <w:rPr>
          <w:rFonts w:asciiTheme="majorBidi" w:hAnsiTheme="majorBidi" w:cstheme="majorBidi"/>
          <w:b/>
          <w:bCs/>
          <w:sz w:val="22"/>
        </w:rPr>
        <w:t xml:space="preserve">“standard button” .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sz w:val="22"/>
        </w:rPr>
        <w:t xml:space="preserve">defines  the  following: </w:t>
      </w:r>
    </w:p>
    <w:p w14:paraId="606F20AB"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sz w:val="22"/>
        </w:rPr>
      </w:pPr>
      <w:r w:rsidRPr="004835BD">
        <w:rPr>
          <w:rFonts w:asciiTheme="majorBidi" w:hAnsiTheme="majorBidi" w:cstheme="majorBidi"/>
          <w:b/>
          <w:bCs/>
          <w:i/>
          <w:iCs/>
          <w:sz w:val="22"/>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2453C48" w14:textId="77777777" w:rsidR="008C185C" w:rsidRPr="00AC1FEB" w:rsidRDefault="008C185C" w:rsidP="00C46DE0">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4835BD">
        <w:rPr>
          <w:rFonts w:asciiTheme="majorBidi" w:hAnsiTheme="majorBidi" w:cstheme="majorBidi"/>
          <w:b/>
          <w:bCs/>
          <w:i/>
          <w:iCs/>
          <w:sz w:val="24"/>
          <w:szCs w:val="24"/>
        </w:rPr>
        <w:t xml:space="preserve">MoveTO: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4835BD">
        <w:rPr>
          <w:rFonts w:asciiTheme="majorBidi" w:hAnsiTheme="majorBidi" w:cstheme="majorBidi"/>
          <w:b/>
          <w:bCs/>
          <w:i/>
          <w:iCs/>
          <w:sz w:val="24"/>
          <w:szCs w:val="24"/>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552648CF"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38C3FEF2" w14:textId="77777777" w:rsidR="008C185C" w:rsidRPr="00AC1FEB" w:rsidRDefault="008C185C" w:rsidP="00C46DE0">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appear. Otherwise, if the maximum number of participants is less than one, an error message will appear. </w:t>
      </w:r>
    </w:p>
    <w:p w14:paraId="52186A45" w14:textId="77777777" w:rsidR="008C185C" w:rsidRPr="00AC1FEB" w:rsidRDefault="008C185C" w:rsidP="00C46DE0">
      <w:pPr>
        <w:spacing w:after="0" w:line="240" w:lineRule="auto"/>
        <w:ind w:left="720" w:right="120" w:hanging="72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4835BD">
        <w:rPr>
          <w:rFonts w:asciiTheme="majorBidi" w:hAnsiTheme="majorBidi" w:cstheme="majorBidi"/>
          <w:b/>
          <w:bCs/>
          <w:i/>
          <w:iCs/>
          <w:color w:val="auto"/>
          <w:sz w:val="24"/>
          <w:szCs w:val="24"/>
        </w:rPr>
        <w:t xml:space="preserve">conditions </w:t>
      </w:r>
      <w:r w:rsidRPr="00AC1FEB">
        <w:rPr>
          <w:rFonts w:asciiTheme="majorBidi" w:hAnsiTheme="majorBidi" w:cstheme="majorBidi"/>
          <w:color w:val="auto"/>
          <w:sz w:val="24"/>
          <w:szCs w:val="24"/>
        </w:rPr>
        <w:t xml:space="preserve">  in this option the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greater than  1 , and </w:t>
      </w:r>
      <w:r w:rsidRPr="00AC1FEB">
        <w:rPr>
          <w:rFonts w:asciiTheme="majorBidi" w:hAnsiTheme="majorBidi" w:cstheme="majorBidi"/>
          <w:color w:val="auto"/>
          <w:sz w:val="22"/>
        </w:rPr>
        <w:t>she/he</w:t>
      </w:r>
      <w:r w:rsidRPr="004835BD">
        <w:rPr>
          <w:rFonts w:asciiTheme="majorBidi" w:hAnsiTheme="majorBidi" w:cstheme="majorBidi"/>
          <w:color w:val="auto"/>
          <w:sz w:val="22"/>
        </w:rPr>
        <w:t xml:space="preserve"> </w:t>
      </w:r>
      <w:r w:rsidRPr="00AC1FEB">
        <w:rPr>
          <w:rFonts w:asciiTheme="majorBidi" w:hAnsiTheme="majorBidi" w:cstheme="majorBidi"/>
          <w:color w:val="auto"/>
          <w:sz w:val="24"/>
          <w:szCs w:val="24"/>
        </w:rPr>
        <w:t>marks the necessary field;</w:t>
      </w:r>
    </w:p>
    <w:p w14:paraId="0DB1C98A" w14:textId="77777777" w:rsidR="008C185C" w:rsidRPr="004835BD" w:rsidRDefault="008C185C" w:rsidP="00C46DE0">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61983802" w14:textId="6FEED824" w:rsidR="008C185C" w:rsidRPr="00AC1FEB" w:rsidRDefault="00050D60" w:rsidP="00C46DE0">
      <w:pPr>
        <w:spacing w:line="240" w:lineRule="auto"/>
        <w:ind w:left="0" w:right="12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153ADF43" w14:textId="77777777" w:rsidR="002F7451" w:rsidRDefault="008C185C" w:rsidP="00C46DE0">
      <w:pPr>
        <w:spacing w:line="240" w:lineRule="auto"/>
        <w:ind w:right="120" w:firstLine="0"/>
        <w:jc w:val="left"/>
        <w:rPr>
          <w:rFonts w:asciiTheme="majorBidi" w:hAnsiTheme="majorBidi" w:cstheme="majorBidi"/>
          <w:color w:val="auto"/>
          <w:sz w:val="24"/>
          <w:szCs w:val="24"/>
        </w:rPr>
      </w:pPr>
      <w:r>
        <w:rPr>
          <w:rStyle w:val="CommentReference"/>
        </w:rPr>
        <w:commentReference w:id="61"/>
      </w:r>
    </w:p>
    <w:p w14:paraId="543AC529" w14:textId="77777777" w:rsidR="00DD0D6A"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br w:type="page"/>
      </w:r>
    </w:p>
    <w:p w14:paraId="5FE61A67" w14:textId="5726C833" w:rsidR="00DD0D6A" w:rsidRDefault="00DD0D6A" w:rsidP="00C46DE0">
      <w:pPr>
        <w:pStyle w:val="ListParagraph"/>
        <w:numPr>
          <w:ilvl w:val="0"/>
          <w:numId w:val="53"/>
        </w:numPr>
        <w:spacing w:after="160" w:line="259" w:lineRule="auto"/>
        <w:ind w:right="0"/>
        <w:jc w:val="left"/>
        <w:rPr>
          <w:rFonts w:asciiTheme="majorBidi" w:hAnsiTheme="majorBidi" w:cstheme="majorBidi"/>
          <w:b/>
          <w:bCs/>
          <w:color w:val="auto"/>
          <w:sz w:val="24"/>
          <w:szCs w:val="24"/>
        </w:rPr>
      </w:pPr>
      <w:r w:rsidRPr="00DD0D6A">
        <w:rPr>
          <w:rFonts w:asciiTheme="majorBidi" w:hAnsiTheme="majorBidi" w:cstheme="majorBidi"/>
          <w:b/>
          <w:bCs/>
          <w:color w:val="auto"/>
          <w:sz w:val="24"/>
          <w:szCs w:val="24"/>
        </w:rPr>
        <w:lastRenderedPageBreak/>
        <w:t>Requirement LTL:</w:t>
      </w:r>
    </w:p>
    <w:p w14:paraId="05DB241F" w14:textId="00388672" w:rsidR="00DD0D6A" w:rsidRPr="00DD0D6A" w:rsidRDefault="00DD0D6A" w:rsidP="00C46DE0">
      <w:pPr>
        <w:spacing w:after="160" w:line="259" w:lineRule="auto"/>
        <w:ind w:right="0"/>
        <w:jc w:val="left"/>
        <w:rPr>
          <w:rFonts w:asciiTheme="majorBidi" w:hAnsiTheme="majorBidi" w:cstheme="majorBidi"/>
          <w:i/>
          <w:iCs/>
          <w:color w:val="auto"/>
          <w:sz w:val="22"/>
        </w:rPr>
      </w:pPr>
      <w:r w:rsidRPr="00DD0D6A">
        <w:rPr>
          <w:rFonts w:asciiTheme="majorBidi" w:hAnsiTheme="majorBidi" w:cstheme="majorBidi"/>
          <w:i/>
          <w:iCs/>
          <w:color w:val="auto"/>
          <w:sz w:val="22"/>
        </w:rPr>
        <w:t xml:space="preserve">&lt;&lt;Introduction for </w:t>
      </w:r>
      <w:r>
        <w:rPr>
          <w:rFonts w:asciiTheme="majorBidi" w:hAnsiTheme="majorBidi" w:cstheme="majorBidi"/>
          <w:i/>
          <w:iCs/>
          <w:color w:val="auto"/>
          <w:sz w:val="22"/>
        </w:rPr>
        <w:t>LTL</w:t>
      </w:r>
      <w:r w:rsidRPr="00DD0D6A">
        <w:rPr>
          <w:rFonts w:asciiTheme="majorBidi" w:hAnsiTheme="majorBidi" w:cstheme="majorBidi"/>
          <w:i/>
          <w:iCs/>
          <w:color w:val="auto"/>
          <w:sz w:val="22"/>
        </w:rPr>
        <w:t xml:space="preserve"> requirement&gt; &gt;</w:t>
      </w:r>
    </w:p>
    <w:p w14:paraId="42B12C08" w14:textId="4309F629" w:rsidR="00DD0D6A" w:rsidRPr="00DD0D6A" w:rsidRDefault="00DD0D6A" w:rsidP="00C46DE0">
      <w:pPr>
        <w:pStyle w:val="ListParagraph"/>
        <w:numPr>
          <w:ilvl w:val="0"/>
          <w:numId w:val="58"/>
        </w:numPr>
        <w:tabs>
          <w:tab w:val="left" w:pos="360"/>
          <w:tab w:val="left" w:pos="540"/>
        </w:tabs>
        <w:spacing w:after="0" w:line="240" w:lineRule="auto"/>
        <w:ind w:left="540" w:right="0" w:hanging="450"/>
        <w:jc w:val="left"/>
        <w:rPr>
          <w:rFonts w:asciiTheme="majorBidi" w:hAnsiTheme="majorBidi" w:cstheme="majorBidi"/>
          <w:color w:val="000000" w:themeColor="text1"/>
          <w:sz w:val="22"/>
          <w:shd w:val="clear" w:color="auto" w:fill="FFFFFF"/>
        </w:rPr>
      </w:pPr>
      <w:r w:rsidRPr="00DD0D6A">
        <w:rPr>
          <w:rFonts w:asciiTheme="majorBidi" w:hAnsiTheme="majorBidi" w:cstheme="majorBidi"/>
          <w:color w:val="000000" w:themeColor="text1"/>
          <w:sz w:val="22"/>
          <w:shd w:val="clear" w:color="auto" w:fill="FFFFFF"/>
        </w:rPr>
        <w:t>There is Always an exit from any screen.</w:t>
      </w:r>
    </w:p>
    <w:p w14:paraId="70355B02" w14:textId="77777777" w:rsidR="00DD0D6A" w:rsidRPr="00DD0D6A" w:rsidRDefault="00DD0D6A" w:rsidP="00C46DE0">
      <w:pPr>
        <w:tabs>
          <w:tab w:val="left" w:pos="360"/>
          <w:tab w:val="left" w:pos="540"/>
        </w:tabs>
        <w:spacing w:after="0" w:line="240" w:lineRule="auto"/>
        <w:ind w:right="0"/>
        <w:jc w:val="left"/>
        <w:rPr>
          <w:rFonts w:asciiTheme="majorBidi" w:hAnsiTheme="majorBidi" w:cstheme="majorBidi"/>
          <w:color w:val="000000" w:themeColor="text1"/>
          <w:sz w:val="22"/>
          <w:shd w:val="clear" w:color="auto" w:fill="FFFFFF"/>
        </w:rPr>
      </w:pPr>
    </w:p>
    <w:p w14:paraId="21F2FC89" w14:textId="77777777" w:rsidR="00DD0D6A" w:rsidRPr="00DD0D6A" w:rsidRDefault="00C46DE0"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r>
                <w:rPr>
                  <w:rFonts w:ascii="Cambria Math" w:hAnsi="Cambria Math" w:cstheme="majorBidi"/>
                  <w:color w:val="000000" w:themeColor="text1"/>
                  <w:sz w:val="22"/>
                  <w:shd w:val="clear" w:color="auto" w:fill="FFFFFF"/>
                </w:rPr>
                <m:t>&lt;&gt;(state=scree</m:t>
              </m:r>
              <m:sSub>
                <m:sSubPr>
                  <m:ctrlPr>
                    <w:rPr>
                      <w:rFonts w:ascii="Cambria Math" w:hAnsi="Cambria Math" w:cstheme="majorBidi"/>
                      <w:i/>
                      <w:color w:val="000000" w:themeColor="text1"/>
                      <w:sz w:val="22"/>
                      <w:shd w:val="clear" w:color="auto" w:fill="FFFFFF"/>
                    </w:rPr>
                  </m:ctrlPr>
                </m:sSubPr>
                <m:e>
                  <m:r>
                    <w:rPr>
                      <w:rFonts w:ascii="Cambria Math" w:hAnsi="Cambria Math" w:cstheme="majorBidi"/>
                      <w:color w:val="000000" w:themeColor="text1"/>
                      <w:sz w:val="22"/>
                      <w:shd w:val="clear" w:color="auto" w:fill="FFFFFF"/>
                    </w:rPr>
                    <m:t>n</m:t>
                  </m:r>
                </m:e>
                <m:sub>
                  <m:r>
                    <w:rPr>
                      <w:rFonts w:ascii="Cambria Math" w:hAnsi="Cambria Math" w:cstheme="majorBidi"/>
                      <w:color w:val="000000" w:themeColor="text1"/>
                      <w:sz w:val="22"/>
                      <w:shd w:val="clear" w:color="auto" w:fill="FFFFFF"/>
                    </w:rPr>
                    <m:t>i</m:t>
                  </m:r>
                </m:sub>
              </m:sSub>
              <m:r>
                <w:rPr>
                  <w:rFonts w:ascii="Cambria Math" w:hAnsi="Cambria Math" w:cstheme="majorBidi"/>
                  <w:color w:val="000000" w:themeColor="text1"/>
                  <w:sz w:val="22"/>
                </w:rPr>
                <m:t>)</m:t>
              </m:r>
            </m:e>
          </m:nary>
          <m:r>
            <w:rPr>
              <w:rFonts w:ascii="Cambria Math" w:hAnsi="Cambria Math" w:cstheme="majorBidi"/>
              <w:color w:val="000000" w:themeColor="text1"/>
              <w:sz w:val="22"/>
            </w:rPr>
            <m:t xml:space="preserve">  </m:t>
          </m:r>
        </m:oMath>
      </m:oMathPara>
    </w:p>
    <w:p w14:paraId="01CED99B" w14:textId="1E92A473" w:rsidR="00DD0D6A" w:rsidRPr="00DD0D6A" w:rsidRDefault="00DD0D6A" w:rsidP="00CE4220">
      <w:pPr>
        <w:pStyle w:val="ListParagraph"/>
        <w:numPr>
          <w:ilvl w:val="0"/>
          <w:numId w:val="58"/>
        </w:numPr>
        <w:spacing w:after="0" w:line="240" w:lineRule="auto"/>
        <w:ind w:right="0"/>
        <w:jc w:val="left"/>
        <w:rPr>
          <w:rFonts w:asciiTheme="majorBidi" w:hAnsiTheme="majorBidi" w:cstheme="majorBidi"/>
          <w:color w:val="000000" w:themeColor="text1"/>
          <w:sz w:val="22"/>
        </w:rPr>
      </w:pPr>
      <w:r w:rsidRPr="00DD0D6A">
        <w:rPr>
          <w:rFonts w:asciiTheme="majorBidi" w:hAnsiTheme="majorBidi" w:cstheme="majorBidi"/>
          <w:color w:val="000000" w:themeColor="text1"/>
          <w:sz w:val="22"/>
        </w:rPr>
        <w:t>There is a screen (root), such that each screen</w:t>
      </w:r>
      <w:r w:rsidR="00CE4220">
        <w:rPr>
          <w:rFonts w:asciiTheme="majorBidi" w:hAnsiTheme="majorBidi" w:cstheme="majorBidi"/>
          <w:color w:val="000000" w:themeColor="text1"/>
          <w:sz w:val="22"/>
        </w:rPr>
        <w:t xml:space="preserve"> is </w:t>
      </w:r>
      <w:r w:rsidR="00CE4220" w:rsidRPr="00CE4220">
        <w:rPr>
          <w:rFonts w:asciiTheme="majorBidi" w:hAnsiTheme="majorBidi" w:cstheme="majorBidi"/>
          <w:color w:val="000000" w:themeColor="text1"/>
          <w:sz w:val="22"/>
        </w:rPr>
        <w:t>reached</w:t>
      </w:r>
      <w:r w:rsidR="00CE4220">
        <w:rPr>
          <w:rFonts w:asciiTheme="majorBidi" w:hAnsiTheme="majorBidi" w:cstheme="majorBidi"/>
          <w:color w:val="000000" w:themeColor="text1"/>
          <w:sz w:val="22"/>
        </w:rPr>
        <w:t xml:space="preserve"> </w:t>
      </w:r>
      <w:r w:rsidRPr="00DD0D6A">
        <w:rPr>
          <w:rFonts w:asciiTheme="majorBidi" w:hAnsiTheme="majorBidi" w:cstheme="majorBidi"/>
          <w:color w:val="000000" w:themeColor="text1"/>
          <w:sz w:val="22"/>
        </w:rPr>
        <w:t>from it.</w:t>
      </w:r>
    </w:p>
    <w:p w14:paraId="777ECDDF"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56ACD78D" w14:textId="026603EE" w:rsidR="00DD0D6A" w:rsidRPr="00DD0D6A" w:rsidRDefault="00C46DE0" w:rsidP="00C46DE0">
      <w:pPr>
        <w:spacing w:after="0" w:line="240" w:lineRule="auto"/>
        <w:ind w:left="0" w:right="0" w:firstLine="0"/>
        <w:jc w:val="left"/>
        <w:rPr>
          <w:rFonts w:asciiTheme="majorBidi" w:hAnsiTheme="majorBidi" w:cstheme="majorBidi"/>
          <w:color w:val="000000" w:themeColor="text1"/>
          <w:sz w:val="22"/>
        </w:rPr>
      </w:pPr>
      <m:oMathPara>
        <m:oMathParaPr>
          <m:jc m:val="left"/>
        </m:oMathParaPr>
        <m:oMath>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i</m:t>
              </m:r>
            </m:sub>
            <m:sup/>
            <m:e>
              <m:d>
                <m:dPr>
                  <m:begChr m:val="["/>
                  <m:endChr m:val="]"/>
                  <m:ctrlPr>
                    <w:rPr>
                      <w:rFonts w:ascii="Cambria Math" w:hAnsi="Cambria Math" w:cstheme="majorBidi"/>
                      <w:i/>
                      <w:color w:val="000000" w:themeColor="text1"/>
                      <w:sz w:val="22"/>
                    </w:rPr>
                  </m:ctrlPr>
                </m:dPr>
                <m:e>
                  <m:nary>
                    <m:naryPr>
                      <m:chr m:val="⋀"/>
                      <m:limLoc m:val="undOvr"/>
                      <m:supHide m:val="1"/>
                      <m:ctrlPr>
                        <w:rPr>
                          <w:rFonts w:ascii="Cambria Math" w:hAnsi="Cambria Math" w:cstheme="majorBidi"/>
                          <w:i/>
                          <w:color w:val="000000" w:themeColor="text1"/>
                          <w:sz w:val="22"/>
                        </w:rPr>
                      </m:ctrlPr>
                    </m:naryPr>
                    <m:sub>
                      <m:r>
                        <w:rPr>
                          <w:rFonts w:ascii="Cambria Math" w:hAnsi="Cambria Math" w:cstheme="majorBidi"/>
                          <w:color w:val="000000" w:themeColor="text1"/>
                          <w:sz w:val="22"/>
                        </w:rPr>
                        <m:t>j</m:t>
                      </m:r>
                    </m:sub>
                    <m:sup/>
                    <m:e>
                      <m:r>
                        <w:rPr>
                          <w:rFonts w:ascii="Cambria Math" w:hAnsi="Cambria Math" w:cstheme="majorBidi"/>
                          <w:color w:val="000000" w:themeColor="text1"/>
                          <w:sz w:val="22"/>
                        </w:rPr>
                        <m:t>[]</m:t>
                      </m:r>
                      <m:d>
                        <m:dPr>
                          <m:ctrlPr>
                            <w:rPr>
                              <w:rFonts w:ascii="Cambria Math" w:hAnsi="Cambria Math" w:cstheme="majorBidi"/>
                              <w:i/>
                              <w:color w:val="000000" w:themeColor="text1"/>
                              <w:sz w:val="22"/>
                            </w:rPr>
                          </m:ctrlPr>
                        </m:dPr>
                        <m:e>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i</m:t>
                                  </m:r>
                                </m:sub>
                              </m:sSub>
                            </m:e>
                          </m:d>
                          <m:r>
                            <w:rPr>
                              <w:rFonts w:ascii="Cambria Math" w:hAnsi="Cambria Math" w:cstheme="majorBidi"/>
                              <w:color w:val="000000" w:themeColor="text1"/>
                              <w:sz w:val="22"/>
                            </w:rPr>
                            <m:t>→ &lt;&gt;</m:t>
                          </m:r>
                          <m:d>
                            <m:dPr>
                              <m:ctrlPr>
                                <w:rPr>
                                  <w:rFonts w:ascii="Cambria Math" w:hAnsi="Cambria Math" w:cstheme="majorBidi"/>
                                  <w:i/>
                                  <w:color w:val="000000" w:themeColor="text1"/>
                                  <w:sz w:val="22"/>
                                </w:rPr>
                              </m:ctrlPr>
                            </m:dPr>
                            <m:e>
                              <m:r>
                                <w:rPr>
                                  <w:rFonts w:ascii="Cambria Math" w:hAnsi="Cambria Math" w:cstheme="majorBidi"/>
                                  <w:color w:val="000000" w:themeColor="text1"/>
                                  <w:sz w:val="22"/>
                                </w:rPr>
                                <m:t>state=scree</m:t>
                              </m:r>
                              <m:sSub>
                                <m:sSubPr>
                                  <m:ctrlPr>
                                    <w:rPr>
                                      <w:rFonts w:ascii="Cambria Math" w:hAnsi="Cambria Math" w:cstheme="majorBidi"/>
                                      <w:i/>
                                      <w:color w:val="000000" w:themeColor="text1"/>
                                      <w:sz w:val="22"/>
                                    </w:rPr>
                                  </m:ctrlPr>
                                </m:sSubPr>
                                <m:e>
                                  <m:r>
                                    <w:rPr>
                                      <w:rFonts w:ascii="Cambria Math" w:hAnsi="Cambria Math" w:cstheme="majorBidi"/>
                                      <w:color w:val="000000" w:themeColor="text1"/>
                                      <w:sz w:val="22"/>
                                    </w:rPr>
                                    <m:t>n</m:t>
                                  </m:r>
                                </m:e>
                                <m:sub>
                                  <m:r>
                                    <w:rPr>
                                      <w:rFonts w:ascii="Cambria Math" w:hAnsi="Cambria Math" w:cstheme="majorBidi"/>
                                      <w:color w:val="000000" w:themeColor="text1"/>
                                      <w:sz w:val="22"/>
                                    </w:rPr>
                                    <m:t>j</m:t>
                                  </m:r>
                                </m:sub>
                              </m:sSub>
                            </m:e>
                          </m:d>
                        </m:e>
                      </m:d>
                    </m:e>
                  </m:nary>
                  <m:r>
                    <w:rPr>
                      <w:rFonts w:ascii="Cambria Math" w:hAnsi="Cambria Math" w:cstheme="majorBidi"/>
                      <w:color w:val="000000" w:themeColor="text1"/>
                      <w:sz w:val="22"/>
                    </w:rPr>
                    <m:t xml:space="preserve"> </m:t>
                  </m:r>
                </m:e>
              </m:d>
            </m:e>
          </m:nary>
        </m:oMath>
      </m:oMathPara>
    </w:p>
    <w:p w14:paraId="1EB16F05" w14:textId="77777777" w:rsidR="00DD0D6A" w:rsidRPr="00DD0D6A" w:rsidRDefault="00DD0D6A" w:rsidP="00C46DE0">
      <w:pPr>
        <w:spacing w:after="0" w:line="240" w:lineRule="auto"/>
        <w:ind w:left="0" w:right="0" w:firstLine="0"/>
        <w:jc w:val="left"/>
        <w:rPr>
          <w:rFonts w:asciiTheme="majorBidi" w:hAnsiTheme="majorBidi" w:cstheme="majorBidi"/>
          <w:color w:val="000000" w:themeColor="text1"/>
          <w:sz w:val="22"/>
        </w:rPr>
      </w:pPr>
    </w:p>
    <w:p w14:paraId="4DAE768C" w14:textId="140DBCDC" w:rsidR="00CE4220" w:rsidRPr="00CE4220" w:rsidRDefault="00DD0D6A" w:rsidP="00CE422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 xml:space="preserve">We can't  move from </w:t>
      </w:r>
      <m:oMath>
        <m:r>
          <w:rPr>
            <w:rFonts w:ascii="Cambria Math" w:hAnsi="Cambria Math" w:cstheme="majorBidi"/>
            <w:color w:val="auto"/>
            <w:sz w:val="22"/>
          </w:rPr>
          <m:t>scre</m:t>
        </m:r>
        <m:sSub>
          <m:sSubPr>
            <m:ctrlPr>
              <w:rPr>
                <w:rFonts w:ascii="Cambria Math" w:hAnsi="Cambria Math" w:cstheme="majorBidi"/>
                <w:i/>
                <w:color w:val="auto"/>
                <w:sz w:val="22"/>
              </w:rPr>
            </m:ctrlPr>
          </m:sSubPr>
          <m:e>
            <m:r>
              <w:rPr>
                <w:rFonts w:ascii="Cambria Math" w:hAnsi="Cambria Math" w:cstheme="majorBidi"/>
                <w:color w:val="auto"/>
                <w:sz w:val="22"/>
              </w:rPr>
              <m:t>en</m:t>
            </m:r>
          </m:e>
          <m:sub>
            <m:r>
              <w:rPr>
                <w:rFonts w:ascii="Cambria Math" w:hAnsi="Cambria Math" w:cstheme="majorBidi"/>
                <w:color w:val="auto"/>
                <w:sz w:val="22"/>
              </w:rPr>
              <m:t>j</m:t>
            </m:r>
          </m:sub>
        </m:sSub>
      </m:oMath>
      <w:r w:rsidRPr="00DD0D6A">
        <w:rPr>
          <w:rFonts w:asciiTheme="majorBidi" w:hAnsiTheme="majorBidi" w:cstheme="majorBidi"/>
          <w:color w:val="auto"/>
          <w:sz w:val="22"/>
        </w:rPr>
        <w:t xml:space="preserve"> to </w:t>
      </w:r>
      <m:oMath>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oMath>
      <w:r w:rsidRPr="00DD0D6A">
        <w:rPr>
          <w:rFonts w:asciiTheme="majorBidi" w:hAnsiTheme="majorBidi" w:cstheme="majorBidi"/>
          <w:color w:val="auto"/>
          <w:sz w:val="22"/>
        </w:rPr>
        <w:t xml:space="preserve"> without changing or defining a parameter.</w:t>
      </w:r>
    </w:p>
    <w:p w14:paraId="0EB3A081"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1712C7B5" w14:textId="1894B9BC" w:rsidR="00DD0D6A" w:rsidRPr="00DD0D6A" w:rsidRDefault="00C46DE0" w:rsidP="00C46DE0">
      <w:pPr>
        <w:spacing w:after="0" w:line="240" w:lineRule="auto"/>
        <w:ind w:left="0" w:right="0" w:firstLine="0"/>
        <w:jc w:val="left"/>
        <w:rPr>
          <w:rFonts w:asciiTheme="majorBidi" w:hAnsiTheme="majorBidi" w:cstheme="majorBidi"/>
          <w:color w:val="auto"/>
          <w:sz w:val="22"/>
        </w:rPr>
      </w:pPr>
      <m:oMathPara>
        <m:oMathParaPr>
          <m:jc m:val="left"/>
        </m:oMathParaPr>
        <m:oMath>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e>
          </m:d>
          <m:nary>
            <m:naryPr>
              <m:chr m:val="⋃"/>
              <m:limLoc m:val="undOvr"/>
              <m:subHide m:val="1"/>
              <m:supHide m:val="1"/>
              <m:ctrlPr>
                <w:rPr>
                  <w:rFonts w:ascii="Cambria Math" w:hAnsi="Cambria Math" w:cstheme="majorBidi"/>
                  <w:i/>
                  <w:color w:val="auto"/>
                  <w:sz w:val="22"/>
                </w:rPr>
              </m:ctrlPr>
            </m:naryPr>
            <m:sub/>
            <m:sup/>
            <m:e>
              <m:d>
                <m:dPr>
                  <m:begChr m:val="["/>
                  <m:endChr m:val="]"/>
                  <m:ctrlPr>
                    <w:rPr>
                      <w:rFonts w:ascii="Cambria Math" w:hAnsi="Cambria Math" w:cstheme="majorBidi"/>
                      <w:i/>
                      <w:color w:val="auto"/>
                      <w:sz w:val="22"/>
                    </w:rPr>
                  </m:ctrlPr>
                </m:dPr>
                <m:e>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j</m:t>
                          </m:r>
                        </m:sub>
                      </m:sSub>
                      <m:r>
                        <w:rPr>
                          <w:rFonts w:ascii="Cambria Math" w:hAnsi="Cambria Math" w:cstheme="majorBidi"/>
                          <w:color w:val="auto"/>
                          <w:sz w:val="22"/>
                        </w:rPr>
                        <m:t>→</m:t>
                      </m:r>
                      <m:d>
                        <m:dPr>
                          <m:ctrlPr>
                            <w:rPr>
                              <w:rFonts w:ascii="Cambria Math" w:hAnsi="Cambria Math" w:cstheme="majorBidi"/>
                              <w:i/>
                              <w:color w:val="auto"/>
                              <w:sz w:val="22"/>
                            </w:rPr>
                          </m:ctrlPr>
                        </m:dPr>
                        <m:e>
                          <m:r>
                            <w:rPr>
                              <w:rFonts w:ascii="Cambria Math" w:hAnsi="Cambria Math" w:cstheme="majorBidi"/>
                              <w:color w:val="auto"/>
                              <w:sz w:val="22"/>
                            </w:rPr>
                            <m:t>¬Ch</m:t>
                          </m:r>
                          <m:r>
                            <w:rPr>
                              <w:rFonts w:ascii="Cambria Math" w:hAnsi="Cambria Math" w:cstheme="majorBidi"/>
                              <w:color w:val="auto"/>
                              <w:sz w:val="22"/>
                            </w:rPr>
                            <m:t>angePa</m:t>
                          </m:r>
                          <m:r>
                            <w:rPr>
                              <w:rFonts w:ascii="Cambria Math" w:hAnsi="Cambria Math" w:cstheme="majorBidi"/>
                              <w:color w:val="auto"/>
                              <w:sz w:val="22"/>
                            </w:rPr>
                            <m:t>rmX</m:t>
                          </m:r>
                          <m:r>
                            <w:rPr>
                              <w:rFonts w:ascii="Cambria Math" w:hAnsi="Cambria Math" w:cstheme="majorBidi"/>
                              <w:color w:val="auto"/>
                              <w:sz w:val="22"/>
                            </w:rPr>
                            <m:t xml:space="preserve"> </m:t>
                          </m:r>
                          <m:r>
                            <w:rPr>
                              <w:rFonts w:ascii="Cambria Math" w:hAnsi="Cambria Math" w:cstheme="majorBidi"/>
                              <w:color w:val="auto"/>
                              <w:sz w:val="22"/>
                            </w:rPr>
                            <m:t>U Scree</m:t>
                          </m:r>
                          <m:sSub>
                            <m:sSubPr>
                              <m:ctrlPr>
                                <w:rPr>
                                  <w:rFonts w:ascii="Cambria Math" w:hAnsi="Cambria Math" w:cstheme="majorBidi"/>
                                  <w:i/>
                                  <w:color w:val="auto"/>
                                  <w:sz w:val="22"/>
                                </w:rPr>
                              </m:ctrlPr>
                            </m:sSubPr>
                            <m:e>
                              <m:r>
                                <w:rPr>
                                  <w:rFonts w:ascii="Cambria Math" w:hAnsi="Cambria Math" w:cstheme="majorBidi"/>
                                  <w:color w:val="auto"/>
                                  <w:sz w:val="22"/>
                                </w:rPr>
                                <m:t>n</m:t>
                              </m:r>
                            </m:e>
                            <m:sub>
                              <m:r>
                                <w:rPr>
                                  <w:rFonts w:ascii="Cambria Math" w:hAnsi="Cambria Math" w:cstheme="majorBidi"/>
                                  <w:color w:val="auto"/>
                                  <w:sz w:val="22"/>
                                </w:rPr>
                                <m:t>i</m:t>
                              </m:r>
                            </m:sub>
                          </m:sSub>
                        </m:e>
                      </m:d>
                    </m:e>
                  </m:d>
                </m:e>
              </m:d>
            </m:e>
          </m:nary>
        </m:oMath>
      </m:oMathPara>
    </w:p>
    <w:p w14:paraId="5E227AC4" w14:textId="24B97582"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79DDB984" w14:textId="77777777" w:rsidR="00DD0D6A" w:rsidRPr="00DD0D6A" w:rsidRDefault="00DD0D6A" w:rsidP="00C46DE0">
      <w:pPr>
        <w:spacing w:after="0" w:line="240" w:lineRule="auto"/>
        <w:ind w:left="0" w:right="0" w:firstLine="0"/>
        <w:jc w:val="left"/>
        <w:rPr>
          <w:rFonts w:asciiTheme="majorBidi" w:hAnsiTheme="majorBidi" w:cstheme="majorBidi"/>
          <w:color w:val="auto"/>
          <w:sz w:val="22"/>
        </w:rPr>
      </w:pPr>
    </w:p>
    <w:p w14:paraId="46841CBB" w14:textId="064B981B"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color w:val="auto"/>
          <w:sz w:val="22"/>
        </w:rPr>
        <w:t>Parameter cannot accept value that is not defined in the List of the possible values</w:t>
      </w:r>
      <w:r>
        <w:rPr>
          <w:rFonts w:asciiTheme="majorBidi" w:hAnsiTheme="majorBidi" w:cstheme="majorBidi"/>
          <w:color w:val="auto"/>
          <w:sz w:val="22"/>
        </w:rPr>
        <w:t>.</w:t>
      </w:r>
    </w:p>
    <w:p w14:paraId="1D16FBEF" w14:textId="19C55B8B" w:rsidR="00AF6B7F" w:rsidRDefault="00AF6B7F" w:rsidP="00AF6B7F">
      <w:pPr>
        <w:spacing w:after="0" w:line="240" w:lineRule="auto"/>
        <w:ind w:left="450" w:right="0" w:firstLine="0"/>
        <w:jc w:val="left"/>
        <w:rPr>
          <w:rFonts w:asciiTheme="majorBidi" w:hAnsiTheme="majorBidi" w:cstheme="majorBidi"/>
          <w:color w:val="auto"/>
          <w:sz w:val="22"/>
        </w:rPr>
      </w:pPr>
    </w:p>
    <w:p w14:paraId="54437217" w14:textId="0050AB76" w:rsidR="00DD0D6A" w:rsidRPr="00AF6B7F" w:rsidRDefault="00AF6B7F" w:rsidP="00AF6B7F">
      <w:pPr>
        <w:pStyle w:val="ListParagraph"/>
        <w:spacing w:after="0" w:line="240" w:lineRule="auto"/>
        <w:ind w:right="0" w:firstLine="0"/>
        <w:jc w:val="left"/>
        <w:rPr>
          <w:rFonts w:asciiTheme="majorBidi" w:hAnsiTheme="majorBidi" w:cstheme="majorBidi"/>
          <w:sz w:val="22"/>
          <w:shd w:val="clear" w:color="auto" w:fill="FFFFFF"/>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m:t>
              </m:r>
              <m:r>
                <w:rPr>
                  <w:rFonts w:ascii="Cambria Math" w:hAnsi="Cambria Math" w:cstheme="majorBidi"/>
                  <w:color w:val="auto"/>
                  <w:sz w:val="22"/>
                </w:rPr>
                <m:t>undefined</m:t>
              </m:r>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=L</m:t>
              </m:r>
              <m:sSub>
                <m:sSubPr>
                  <m:ctrlPr>
                    <w:rPr>
                      <w:rFonts w:ascii="Cambria Math" w:hAnsi="Cambria Math" w:cstheme="majorBidi"/>
                      <w:i/>
                      <w:color w:val="auto"/>
                      <w:sz w:val="22"/>
                    </w:rPr>
                  </m:ctrlPr>
                </m:sSubPr>
                <m:e>
                  <m:r>
                    <w:rPr>
                      <w:rFonts w:ascii="Cambria Math" w:hAnsi="Cambria Math" w:cstheme="majorBidi"/>
                      <w:color w:val="auto"/>
                      <w:sz w:val="22"/>
                    </w:rPr>
                    <m:t>1</m:t>
                  </m:r>
                </m:e>
                <m:sub>
                  <m:r>
                    <w:rPr>
                      <w:rFonts w:ascii="Cambria Math" w:hAnsi="Cambria Math" w:cstheme="majorBidi"/>
                      <w:color w:val="auto"/>
                      <w:sz w:val="22"/>
                    </w:rPr>
                    <m:t>1</m:t>
                  </m:r>
                </m:sub>
              </m:sSub>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i</m:t>
                  </m:r>
                </m:sub>
              </m:sSub>
              <m:r>
                <w:rPr>
                  <w:rFonts w:ascii="Cambria Math" w:hAnsi="Cambria Math" w:cstheme="majorBidi"/>
                  <w:color w:val="auto"/>
                  <w:sz w:val="22"/>
                </w:rPr>
                <m:t xml:space="preserve">=L3)   </m:t>
              </m:r>
            </m:e>
          </m:nary>
        </m:oMath>
      </m:oMathPara>
    </w:p>
    <w:p w14:paraId="32939600" w14:textId="77777777" w:rsidR="00CE4220" w:rsidRPr="00DD0D6A" w:rsidRDefault="00CE4220" w:rsidP="00C46DE0">
      <w:pPr>
        <w:spacing w:after="0" w:line="240" w:lineRule="auto"/>
        <w:ind w:left="0" w:right="0" w:firstLine="0"/>
        <w:jc w:val="left"/>
        <w:rPr>
          <w:rFonts w:asciiTheme="majorBidi" w:hAnsiTheme="majorBidi" w:cstheme="majorBidi"/>
          <w:color w:val="auto"/>
          <w:sz w:val="22"/>
        </w:rPr>
      </w:pPr>
    </w:p>
    <w:p w14:paraId="55669262" w14:textId="6EBC8436" w:rsidR="00DD0D6A" w:rsidRP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sidRPr="00DD0D6A">
        <w:rPr>
          <w:rFonts w:asciiTheme="majorBidi" w:hAnsiTheme="majorBidi" w:cstheme="majorBidi"/>
          <w:sz w:val="22"/>
          <w:shd w:val="clear" w:color="auto" w:fill="FFFFFF"/>
        </w:rPr>
        <w:t>There is no path to a screen that allows  "Illegal parameters values".</w:t>
      </w:r>
    </w:p>
    <w:p w14:paraId="5B0AA6B2" w14:textId="2B4F7B27" w:rsidR="00DD0D6A" w:rsidRDefault="00DD0D6A" w:rsidP="00C46DE0">
      <w:pPr>
        <w:pStyle w:val="ListParagraph"/>
        <w:spacing w:after="0" w:line="240" w:lineRule="auto"/>
        <w:ind w:right="0" w:firstLine="0"/>
        <w:jc w:val="left"/>
        <w:rPr>
          <w:rFonts w:asciiTheme="majorBidi" w:hAnsiTheme="majorBidi" w:cstheme="majorBidi"/>
          <w:sz w:val="22"/>
          <w:shd w:val="clear" w:color="auto" w:fill="FFFFFF"/>
        </w:rPr>
      </w:pPr>
      <w:r w:rsidRPr="00DD0D6A">
        <w:rPr>
          <w:rFonts w:asciiTheme="majorBidi" w:hAnsiTheme="majorBidi" w:cstheme="majorBidi"/>
          <w:sz w:val="22"/>
          <w:shd w:val="clear" w:color="auto" w:fill="FFFFFF"/>
        </w:rPr>
        <w:t>(Illegal i.e. value that does not defined in the list of the parameters values)</w:t>
      </w:r>
    </w:p>
    <w:p w14:paraId="23345D6A" w14:textId="7DF46C25" w:rsidR="00AF6B7F" w:rsidRDefault="00AF6B7F" w:rsidP="00AF6B7F">
      <w:pPr>
        <w:spacing w:after="0" w:line="240" w:lineRule="auto"/>
        <w:ind w:left="0" w:right="0" w:firstLine="0"/>
        <w:jc w:val="left"/>
        <w:rPr>
          <w:rFonts w:asciiTheme="majorBidi" w:hAnsiTheme="majorBidi" w:cstheme="majorBidi"/>
          <w:sz w:val="22"/>
          <w:shd w:val="clear" w:color="auto" w:fill="FFFFFF"/>
        </w:rPr>
      </w:pPr>
      <w:r>
        <w:rPr>
          <w:rFonts w:asciiTheme="majorBidi" w:hAnsiTheme="majorBidi" w:cstheme="majorBidi"/>
          <w:sz w:val="22"/>
          <w:shd w:val="clear" w:color="auto" w:fill="FFFFFF"/>
        </w:rPr>
        <w:tab/>
      </w:r>
    </w:p>
    <w:p w14:paraId="6CF85298" w14:textId="4F349E88" w:rsidR="00DD0D6A" w:rsidRPr="00AF6B7F" w:rsidRDefault="00AF6B7F" w:rsidP="00AF6B7F">
      <w:pPr>
        <w:spacing w:after="0" w:line="240" w:lineRule="auto"/>
        <w:ind w:left="90" w:right="0" w:firstLine="720"/>
        <w:jc w:val="left"/>
        <w:rPr>
          <w:rFonts w:asciiTheme="majorBidi" w:hAnsiTheme="majorBidi" w:cstheme="majorBidi"/>
          <w:color w:val="auto"/>
          <w:sz w:val="22"/>
        </w:rPr>
      </w:pPr>
      <m:oMathPara>
        <m:oMath>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j</m:t>
              </m:r>
            </m:sub>
            <m:sup/>
            <m:e>
              <m:d>
                <m:dPr>
                  <m:begChr m:val="["/>
                  <m:endChr m:val="]"/>
                  <m:ctrlPr>
                    <w:rPr>
                      <w:rFonts w:ascii="Cambria Math" w:hAnsi="Cambria Math" w:cstheme="majorBidi"/>
                      <w:i/>
                      <w:color w:val="auto"/>
                      <w:sz w:val="22"/>
                    </w:rPr>
                  </m:ctrlPr>
                </m:dPr>
                <m:e>
                  <m:d>
                    <m:dPr>
                      <m:ctrlPr>
                        <w:rPr>
                          <w:rFonts w:ascii="Cambria Math" w:hAnsi="Cambria Math" w:cstheme="majorBidi"/>
                          <w:i/>
                          <w:color w:val="auto"/>
                          <w:sz w:val="22"/>
                        </w:rPr>
                      </m:ctrlPr>
                    </m:dPr>
                    <m:e>
                      <m:r>
                        <w:rPr>
                          <w:rFonts w:ascii="Cambria Math" w:hAnsi="Cambria Math" w:cs="Cambria Math"/>
                          <w:color w:val="auto"/>
                          <w:sz w:val="22"/>
                        </w:rPr>
                        <m:t>s</m:t>
                      </m:r>
                      <m:r>
                        <w:rPr>
                          <w:rFonts w:ascii="Cambria Math" w:hAnsi="Cambria Math" w:cstheme="majorBidi"/>
                          <w:color w:val="auto"/>
                          <w:sz w:val="22"/>
                        </w:rPr>
                        <m:t>cre</m:t>
                      </m:r>
                      <m:sSub>
                        <m:sSubPr>
                          <m:ctrlPr>
                            <w:rPr>
                              <w:rFonts w:ascii="Cambria Math" w:hAnsi="Cambria Math" w:cstheme="majorBidi"/>
                              <w:i/>
                              <w:color w:val="auto"/>
                              <w:sz w:val="22"/>
                            </w:rPr>
                          </m:ctrlPr>
                        </m:sSubPr>
                        <m:e>
                          <m:r>
                            <w:rPr>
                              <w:rFonts w:ascii="Cambria Math" w:hAnsi="Cambria Math" w:cstheme="majorBidi"/>
                              <w:color w:val="auto"/>
                              <w:sz w:val="22"/>
                            </w:rPr>
                            <m:t>e</m:t>
                          </m:r>
                        </m:e>
                        <m:sub>
                          <m:r>
                            <w:rPr>
                              <w:rFonts w:ascii="Cambria Math" w:hAnsi="Cambria Math" w:cstheme="majorBidi"/>
                              <w:color w:val="auto"/>
                              <w:sz w:val="22"/>
                            </w:rPr>
                            <m:t>j</m:t>
                          </m:r>
                        </m:sub>
                      </m:sSub>
                    </m:e>
                  </m:d>
                  <m:r>
                    <w:rPr>
                      <w:rFonts w:ascii="Cambria Math" w:hAnsi="Cambria Math" w:cstheme="majorBidi"/>
                      <w:color w:val="auto"/>
                      <w:sz w:val="22"/>
                    </w:rPr>
                    <m:t>→</m:t>
                  </m:r>
                  <m:nary>
                    <m:naryPr>
                      <m:chr m:val="⋀"/>
                      <m:limLoc m:val="undOvr"/>
                      <m:supHide m:val="1"/>
                      <m:ctrlPr>
                        <w:rPr>
                          <w:rFonts w:ascii="Cambria Math" w:hAnsi="Cambria Math" w:cstheme="majorBidi"/>
                          <w:i/>
                          <w:color w:val="auto"/>
                          <w:sz w:val="22"/>
                        </w:rPr>
                      </m:ctrlPr>
                    </m:naryPr>
                    <m:sub>
                      <m:r>
                        <w:rPr>
                          <w:rFonts w:ascii="Cambria Math" w:hAnsi="Cambria Math" w:cstheme="majorBidi"/>
                          <w:color w:val="auto"/>
                          <w:sz w:val="22"/>
                        </w:rPr>
                        <m:t>i</m:t>
                      </m:r>
                    </m:sub>
                    <m:sup/>
                    <m:e>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=ON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=OFF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=defined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m:t>
                      </m:r>
                      <m:r>
                        <w:rPr>
                          <w:rFonts w:ascii="Cambria Math" w:hAnsi="Cambria Math" w:cstheme="majorBidi"/>
                          <w:color w:val="auto"/>
                          <w:sz w:val="22"/>
                        </w:rPr>
                        <m:t>undefined</m:t>
                      </m:r>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=L</m:t>
                      </m:r>
                      <m:r>
                        <w:rPr>
                          <w:rFonts w:ascii="Cambria Math" w:hAnsi="Cambria Math" w:cstheme="majorBidi"/>
                          <w:color w:val="auto"/>
                          <w:sz w:val="22"/>
                        </w:rPr>
                        <m:t>1</m:t>
                      </m:r>
                      <m:r>
                        <w:rPr>
                          <w:rFonts w:ascii="Cambria Math" w:hAnsi="Cambria Math" w:cstheme="majorBidi"/>
                          <w:color w:val="auto"/>
                          <w:sz w:val="22"/>
                        </w:rPr>
                        <m:t xml:space="preserve">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=L2 ||  </m:t>
                      </m:r>
                      <m:sSub>
                        <m:sSubPr>
                          <m:ctrlPr>
                            <w:rPr>
                              <w:rFonts w:ascii="Cambria Math" w:hAnsi="Cambria Math" w:cstheme="majorBidi"/>
                              <w:i/>
                              <w:color w:val="auto"/>
                              <w:sz w:val="22"/>
                            </w:rPr>
                          </m:ctrlPr>
                        </m:sSubPr>
                        <m:e>
                          <m:r>
                            <w:rPr>
                              <w:rFonts w:ascii="Cambria Math" w:hAnsi="Cambria Math" w:cstheme="majorBidi"/>
                              <w:color w:val="auto"/>
                              <w:sz w:val="22"/>
                            </w:rPr>
                            <m:t>P</m:t>
                          </m:r>
                        </m:e>
                        <m:sub>
                          <m:r>
                            <w:rPr>
                              <w:rFonts w:ascii="Cambria Math" w:hAnsi="Cambria Math" w:cstheme="majorBidi"/>
                              <w:color w:val="auto"/>
                              <w:sz w:val="22"/>
                            </w:rPr>
                            <m:t>ji</m:t>
                          </m:r>
                        </m:sub>
                      </m:sSub>
                      <m:r>
                        <w:rPr>
                          <w:rFonts w:ascii="Cambria Math" w:hAnsi="Cambria Math" w:cstheme="majorBidi"/>
                          <w:color w:val="auto"/>
                          <w:sz w:val="22"/>
                        </w:rPr>
                        <m:t xml:space="preserve">=L3)   </m:t>
                      </m:r>
                    </m:e>
                  </m:nary>
                </m:e>
              </m:d>
            </m:e>
          </m:nary>
        </m:oMath>
      </m:oMathPara>
    </w:p>
    <w:p w14:paraId="42A9E67C" w14:textId="245F3E2C"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E</w:t>
      </w:r>
      <w:r w:rsidRPr="00DD0D6A">
        <w:rPr>
          <w:rFonts w:asciiTheme="majorBidi" w:hAnsiTheme="majorBidi" w:cstheme="majorBidi"/>
          <w:color w:val="auto"/>
          <w:sz w:val="22"/>
        </w:rPr>
        <w:t>ach list of parameters must be defined before entering a screen</w:t>
      </w:r>
      <w:r>
        <w:rPr>
          <w:rFonts w:asciiTheme="majorBidi" w:hAnsiTheme="majorBidi" w:cstheme="majorBidi"/>
          <w:color w:val="auto"/>
          <w:sz w:val="22"/>
        </w:rPr>
        <w:t>.</w:t>
      </w:r>
    </w:p>
    <w:p w14:paraId="6604556F" w14:textId="06EE02AA" w:rsidR="00DD0D6A" w:rsidRDefault="00DD0D6A" w:rsidP="00C46DE0">
      <w:pPr>
        <w:pStyle w:val="ListParagraph"/>
        <w:spacing w:after="0" w:line="240" w:lineRule="auto"/>
        <w:ind w:right="0" w:firstLine="0"/>
        <w:jc w:val="left"/>
        <w:rPr>
          <w:rFonts w:asciiTheme="majorBidi" w:hAnsiTheme="majorBidi" w:cstheme="majorBidi"/>
          <w:color w:val="auto"/>
          <w:sz w:val="22"/>
        </w:rPr>
      </w:pPr>
    </w:p>
    <w:p w14:paraId="73E8E5E2" w14:textId="77777777" w:rsidR="00DD0D6A" w:rsidRPr="00DD0D6A" w:rsidRDefault="00DD0D6A" w:rsidP="00C46DE0">
      <w:pPr>
        <w:pStyle w:val="ListParagraph"/>
        <w:spacing w:after="0" w:line="240" w:lineRule="auto"/>
        <w:ind w:right="0" w:firstLine="0"/>
        <w:jc w:val="left"/>
        <w:rPr>
          <w:rFonts w:asciiTheme="majorBidi" w:hAnsiTheme="majorBidi" w:cstheme="majorBidi"/>
          <w:color w:val="auto"/>
          <w:sz w:val="22"/>
        </w:rPr>
      </w:pPr>
    </w:p>
    <w:p w14:paraId="0AFC0B80" w14:textId="21EBC03E"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P</w:t>
      </w:r>
      <w:r w:rsidRPr="00DD0D6A">
        <w:rPr>
          <w:rFonts w:asciiTheme="majorBidi" w:hAnsiTheme="majorBidi" w:cstheme="majorBidi"/>
          <w:color w:val="auto"/>
          <w:sz w:val="22"/>
        </w:rPr>
        <w:t>arameters values cannot change unless it was intended to do so in its path.</w:t>
      </w:r>
    </w:p>
    <w:p w14:paraId="29CE3B3B" w14:textId="066C3FDA" w:rsidR="00DD0D6A" w:rsidRDefault="00DD0D6A" w:rsidP="00C46DE0">
      <w:pPr>
        <w:spacing w:after="0" w:line="240" w:lineRule="auto"/>
        <w:ind w:right="0"/>
        <w:jc w:val="left"/>
        <w:rPr>
          <w:rFonts w:asciiTheme="majorBidi" w:hAnsiTheme="majorBidi" w:cstheme="majorBidi"/>
          <w:color w:val="auto"/>
          <w:sz w:val="22"/>
        </w:rPr>
      </w:pPr>
    </w:p>
    <w:p w14:paraId="01DA3071" w14:textId="650EC396" w:rsidR="00DD0D6A" w:rsidRPr="004C59B4" w:rsidRDefault="003A7717" w:rsidP="00C32114">
      <w:pPr>
        <w:spacing w:after="0" w:line="240" w:lineRule="auto"/>
        <w:ind w:right="0" w:firstLine="330"/>
        <w:jc w:val="left"/>
        <w:rPr>
          <w:rFonts w:asciiTheme="majorBidi" w:hAnsiTheme="majorBidi" w:cstheme="majorBidi"/>
          <w:color w:val="auto"/>
          <w:sz w:val="22"/>
        </w:rPr>
      </w:pPr>
      <m:oMathPara>
        <m:oMathParaPr>
          <m:jc m:val="left"/>
        </m:oMathParaPr>
        <m:oMath>
          <m:r>
            <w:rPr>
              <w:rFonts w:ascii="Cambria Math" w:hAnsi="Cambria Math" w:cstheme="majorBidi"/>
              <w:color w:val="auto"/>
              <w:sz w:val="22"/>
            </w:rPr>
            <m:t xml:space="preserve">[]  ( </m:t>
          </m:r>
          <m:r>
            <w:rPr>
              <w:rFonts w:ascii="Cambria Math" w:hAnsi="Cambria Math" w:cstheme="majorBidi"/>
              <w:color w:val="auto"/>
              <w:sz w:val="22"/>
            </w:rPr>
            <m:t xml:space="preserve">¬ChangeParmX U ChangeParmX </m:t>
          </m:r>
          <m:r>
            <w:rPr>
              <w:rFonts w:ascii="Cambria Math" w:hAnsi="Cambria Math" w:cstheme="majorBidi"/>
              <w:color w:val="auto"/>
              <w:sz w:val="22"/>
            </w:rPr>
            <m:t>)</m:t>
          </m:r>
        </m:oMath>
      </m:oMathPara>
    </w:p>
    <w:p w14:paraId="0251E8EC" w14:textId="2FBBB3C7" w:rsidR="00DD0D6A" w:rsidRDefault="00DD0D6A" w:rsidP="00C46DE0">
      <w:pPr>
        <w:pStyle w:val="ListParagraph"/>
        <w:numPr>
          <w:ilvl w:val="0"/>
          <w:numId w:val="58"/>
        </w:numPr>
        <w:spacing w:after="0" w:line="240" w:lineRule="auto"/>
        <w:ind w:right="0"/>
        <w:jc w:val="left"/>
        <w:rPr>
          <w:rFonts w:asciiTheme="majorBidi" w:hAnsiTheme="majorBidi" w:cstheme="majorBidi"/>
          <w:color w:val="auto"/>
          <w:sz w:val="22"/>
        </w:rPr>
      </w:pPr>
      <w:r>
        <w:rPr>
          <w:rFonts w:asciiTheme="majorBidi" w:hAnsiTheme="majorBidi" w:cstheme="majorBidi"/>
          <w:color w:val="auto"/>
          <w:sz w:val="22"/>
        </w:rPr>
        <w:t>I</w:t>
      </w:r>
      <w:r w:rsidRPr="00DD0D6A">
        <w:rPr>
          <w:rFonts w:asciiTheme="majorBidi" w:hAnsiTheme="majorBidi" w:cstheme="majorBidi"/>
          <w:color w:val="auto"/>
          <w:sz w:val="22"/>
        </w:rPr>
        <w:t>f a Parameter changes  in a specific state the change should be updated wherever the parameter is used.</w:t>
      </w:r>
    </w:p>
    <w:p w14:paraId="4EEC9982" w14:textId="77777777" w:rsidR="00527DB3" w:rsidRDefault="00527DB3" w:rsidP="00527DB3">
      <w:pPr>
        <w:pStyle w:val="ListParagraph"/>
        <w:spacing w:after="0" w:line="240" w:lineRule="auto"/>
        <w:ind w:left="450" w:right="0" w:firstLine="0"/>
        <w:jc w:val="left"/>
        <w:rPr>
          <w:rFonts w:asciiTheme="majorBidi" w:hAnsiTheme="majorBidi" w:cstheme="majorBidi"/>
          <w:color w:val="auto"/>
          <w:sz w:val="22"/>
        </w:rPr>
      </w:pPr>
    </w:p>
    <w:p w14:paraId="33B8EAD1" w14:textId="63FA03D7" w:rsidR="00DD0D6A" w:rsidRDefault="00DD0D6A" w:rsidP="00C46DE0">
      <w:pPr>
        <w:spacing w:after="0" w:line="240" w:lineRule="auto"/>
        <w:ind w:right="0"/>
        <w:jc w:val="left"/>
        <w:rPr>
          <w:rFonts w:asciiTheme="majorBidi" w:hAnsiTheme="majorBidi" w:cstheme="majorBidi"/>
          <w:color w:val="auto"/>
          <w:sz w:val="22"/>
        </w:rPr>
      </w:pPr>
    </w:p>
    <w:p w14:paraId="09722B59" w14:textId="77777777" w:rsidR="00DD0D6A" w:rsidRPr="00DD0D6A" w:rsidRDefault="00DD0D6A" w:rsidP="00C46DE0">
      <w:pPr>
        <w:spacing w:after="0" w:line="240" w:lineRule="auto"/>
        <w:ind w:right="0"/>
        <w:jc w:val="left"/>
        <w:rPr>
          <w:rFonts w:asciiTheme="majorBidi" w:hAnsiTheme="majorBidi" w:cstheme="majorBidi"/>
          <w:color w:val="auto"/>
          <w:sz w:val="22"/>
        </w:rPr>
      </w:pPr>
    </w:p>
    <w:p w14:paraId="75C4F370" w14:textId="29475589" w:rsidR="00DD0D6A" w:rsidRPr="00CE4220" w:rsidRDefault="00DD0D6A" w:rsidP="00CE4220">
      <w:pPr>
        <w:pStyle w:val="ListParagraph"/>
        <w:numPr>
          <w:ilvl w:val="0"/>
          <w:numId w:val="58"/>
        </w:numPr>
        <w:spacing w:after="160" w:line="259" w:lineRule="auto"/>
        <w:ind w:right="0"/>
        <w:jc w:val="left"/>
        <w:rPr>
          <w:rFonts w:asciiTheme="majorBidi" w:hAnsiTheme="majorBidi" w:cstheme="majorBidi"/>
          <w:b/>
          <w:bCs/>
          <w:color w:val="auto"/>
          <w:sz w:val="24"/>
          <w:szCs w:val="24"/>
        </w:rPr>
      </w:pPr>
      <w:r w:rsidRPr="00CE4220">
        <w:rPr>
          <w:rFonts w:asciiTheme="majorBidi" w:hAnsiTheme="majorBidi" w:cstheme="majorBidi"/>
          <w:color w:val="auto"/>
          <w:sz w:val="22"/>
        </w:rPr>
        <w:t xml:space="preserve">All parameters always must be </w:t>
      </w:r>
      <w:r w:rsidR="00CE4220" w:rsidRPr="00CE4220">
        <w:rPr>
          <w:rFonts w:asciiTheme="majorBidi" w:hAnsiTheme="majorBidi" w:cstheme="majorBidi"/>
          <w:color w:val="auto"/>
          <w:sz w:val="22"/>
        </w:rPr>
        <w:t>consistent</w:t>
      </w:r>
      <w:r w:rsidR="00CE4220">
        <w:rPr>
          <w:rFonts w:asciiTheme="majorBidi" w:hAnsiTheme="majorBidi" w:cstheme="majorBidi"/>
          <w:color w:val="auto"/>
          <w:sz w:val="22"/>
        </w:rPr>
        <w:t>.</w:t>
      </w:r>
    </w:p>
    <w:p w14:paraId="0F5AC2B8" w14:textId="677EC734" w:rsidR="00DD0D6A" w:rsidRDefault="00CE4220"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0BA98C1D" w14:textId="77777777" w:rsidR="00C46DE0" w:rsidRDefault="00DD0D6A" w:rsidP="00C46DE0">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 </w:t>
      </w:r>
    </w:p>
    <w:p w14:paraId="4811292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6A15236B"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4D991EFF"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6182267"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36F245A0"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1A5328E2"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68DEBA" w14:textId="77777777" w:rsidR="00C46DE0" w:rsidRDefault="00C46DE0" w:rsidP="00C46DE0">
      <w:pPr>
        <w:spacing w:after="160" w:line="259" w:lineRule="auto"/>
        <w:ind w:left="0" w:right="0" w:firstLine="0"/>
        <w:jc w:val="left"/>
        <w:rPr>
          <w:rFonts w:asciiTheme="majorBidi" w:hAnsiTheme="majorBidi" w:cstheme="majorBidi"/>
          <w:color w:val="auto"/>
          <w:sz w:val="24"/>
          <w:szCs w:val="24"/>
        </w:rPr>
      </w:pPr>
    </w:p>
    <w:p w14:paraId="7CE2BFF3" w14:textId="5D9A3671" w:rsidR="000306F2" w:rsidRDefault="00C46DE0" w:rsidP="000306F2">
      <w:pPr>
        <w:pStyle w:val="ListParagraph"/>
        <w:numPr>
          <w:ilvl w:val="0"/>
          <w:numId w:val="53"/>
        </w:numPr>
        <w:spacing w:after="160" w:line="259" w:lineRule="auto"/>
        <w:ind w:right="0"/>
        <w:jc w:val="left"/>
      </w:pPr>
      <w:r>
        <w:t>Expected Results</w:t>
      </w:r>
    </w:p>
    <w:p w14:paraId="00277129" w14:textId="137C0682" w:rsidR="0021166C" w:rsidRDefault="0021166C" w:rsidP="0021166C">
      <w:pPr>
        <w:pStyle w:val="ListParagraph"/>
        <w:spacing w:after="160" w:line="259" w:lineRule="auto"/>
        <w:ind w:left="360" w:right="0" w:firstLine="0"/>
        <w:jc w:val="left"/>
      </w:pPr>
    </w:p>
    <w:p w14:paraId="18126240" w14:textId="3EAE798F" w:rsidR="0021166C" w:rsidRDefault="0021166C" w:rsidP="0021166C">
      <w:pPr>
        <w:spacing w:after="160" w:line="259" w:lineRule="auto"/>
        <w:ind w:left="0" w:right="0" w:firstLine="0"/>
        <w:jc w:val="left"/>
      </w:pPr>
    </w:p>
    <w:p w14:paraId="0F39D179" w14:textId="77777777" w:rsidR="000306F2" w:rsidRDefault="000306F2"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we expect that the tool will help the system arectitct now he can write the spec and check it </w:t>
      </w:r>
      <w:bookmarkStart w:id="62" w:name="_GoBack"/>
      <w:bookmarkEnd w:id="62"/>
      <w:r>
        <w:rPr>
          <w:rFonts w:asciiTheme="majorBidi" w:hAnsiTheme="majorBidi" w:cstheme="majorBidi"/>
          <w:color w:val="auto"/>
          <w:sz w:val="24"/>
          <w:szCs w:val="24"/>
        </w:rPr>
        <w:t>without implement the code ,this cause to (yokles) efforts brecuse detected  the errors in the irst stage cant be so expencisve and hard , we design our tools in way that it is easy to use it and replace the write of spec in word tradional way to advanced way .</w:t>
      </w:r>
    </w:p>
    <w:p w14:paraId="395A71BF" w14:textId="77777777" w:rsidR="000306F2" w:rsidRDefault="000306F2" w:rsidP="000306F2">
      <w:pPr>
        <w:spacing w:after="160" w:line="259" w:lineRule="auto"/>
        <w:ind w:left="0" w:right="0" w:firstLine="0"/>
        <w:jc w:val="left"/>
        <w:rPr>
          <w:rFonts w:asciiTheme="majorBidi" w:hAnsiTheme="majorBidi" w:cstheme="majorBidi"/>
          <w:color w:val="auto"/>
          <w:sz w:val="24"/>
          <w:szCs w:val="24"/>
        </w:rPr>
      </w:pPr>
    </w:p>
    <w:p w14:paraId="472447EF" w14:textId="09081B2E" w:rsidR="0021166C" w:rsidRDefault="000306F2"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the arictic can design the the spec  and add all the elemnt that will apper in the real application  and he will defined a condition and action for every element after that he  chose from a list requirement that should be true for every application after he design the spec he can run virification </w:t>
      </w:r>
      <w:r w:rsidR="0021166C">
        <w:rPr>
          <w:rFonts w:asciiTheme="majorBidi" w:hAnsiTheme="majorBidi" w:cstheme="majorBidi"/>
          <w:color w:val="auto"/>
          <w:sz w:val="24"/>
          <w:szCs w:val="24"/>
        </w:rPr>
        <w:t xml:space="preserve"> our tool will show the result and if an erorr ecure it will give him a path were the erorr ocured </w:t>
      </w:r>
    </w:p>
    <w:p w14:paraId="17075A87" w14:textId="030637FC" w:rsidR="0021166C" w:rsidRDefault="0021166C" w:rsidP="000306F2">
      <w:pPr>
        <w:spacing w:after="160" w:line="259" w:lineRule="auto"/>
        <w:ind w:left="0" w:right="0" w:firstLine="0"/>
        <w:jc w:val="left"/>
        <w:rPr>
          <w:rFonts w:asciiTheme="majorBidi" w:hAnsiTheme="majorBidi" w:cstheme="majorBidi"/>
          <w:color w:val="auto"/>
          <w:sz w:val="24"/>
          <w:szCs w:val="24"/>
        </w:rPr>
      </w:pPr>
    </w:p>
    <w:p w14:paraId="209E61C4" w14:textId="3F4D9503" w:rsidR="0021166C" w:rsidRDefault="0021166C"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arectitc can saw the final design before implement the code </w:t>
      </w:r>
    </w:p>
    <w:p w14:paraId="6923E037" w14:textId="77777777" w:rsidR="0021166C" w:rsidRDefault="0021166C" w:rsidP="000306F2">
      <w:pPr>
        <w:spacing w:after="160" w:line="259" w:lineRule="auto"/>
        <w:ind w:left="0" w:right="0" w:firstLine="0"/>
        <w:jc w:val="left"/>
        <w:rPr>
          <w:rFonts w:asciiTheme="majorBidi" w:hAnsiTheme="majorBidi" w:cstheme="majorBidi"/>
          <w:color w:val="auto"/>
          <w:sz w:val="24"/>
          <w:szCs w:val="24"/>
        </w:rPr>
      </w:pPr>
    </w:p>
    <w:p w14:paraId="2E8F3565" w14:textId="36B46C84" w:rsidR="00DD0D6A" w:rsidRPr="000306F2" w:rsidRDefault="0021166C" w:rsidP="000306F2">
      <w:pPr>
        <w:spacing w:after="160" w:line="259" w:lineRule="auto"/>
        <w:ind w:left="0" w:right="0" w:firstLine="0"/>
        <w:jc w:val="left"/>
        <w:rPr>
          <w:rFonts w:asciiTheme="majorBidi" w:hAnsiTheme="majorBidi" w:cstheme="majorBidi"/>
          <w:color w:val="auto"/>
          <w:sz w:val="24"/>
          <w:szCs w:val="24"/>
        </w:rPr>
      </w:pPr>
      <w:r>
        <w:rPr>
          <w:rFonts w:asciiTheme="majorBidi" w:hAnsiTheme="majorBidi" w:cstheme="majorBidi"/>
          <w:color w:val="auto"/>
          <w:sz w:val="24"/>
          <w:szCs w:val="24"/>
        </w:rPr>
        <w:t xml:space="preserve">we took the spec of an application  real application called Bopo and try to  wirte the spec in our tool and git the result in such way we can find the error that was written in word </w:t>
      </w:r>
      <w:r w:rsidR="00DD0D6A" w:rsidRPr="000306F2">
        <w:rPr>
          <w:rFonts w:asciiTheme="majorBidi" w:hAnsiTheme="majorBidi" w:cstheme="majorBidi"/>
          <w:color w:val="auto"/>
          <w:sz w:val="24"/>
          <w:szCs w:val="24"/>
        </w:rPr>
        <w:br w:type="page"/>
      </w:r>
    </w:p>
    <w:p w14:paraId="465D5C3B" w14:textId="1CF14FA1" w:rsidR="002F7451" w:rsidRDefault="002F7451" w:rsidP="00C46DE0">
      <w:pPr>
        <w:spacing w:line="240" w:lineRule="auto"/>
        <w:ind w:right="120" w:firstLine="0"/>
        <w:jc w:val="left"/>
        <w:rPr>
          <w:rFonts w:asciiTheme="majorBidi" w:hAnsiTheme="majorBidi" w:cstheme="majorBidi"/>
          <w:b/>
          <w:bCs/>
          <w:color w:val="auto"/>
          <w:sz w:val="24"/>
          <w:szCs w:val="24"/>
        </w:rPr>
      </w:pPr>
      <w:r w:rsidRPr="002F7451">
        <w:rPr>
          <w:rFonts w:asciiTheme="majorBidi" w:hAnsiTheme="majorBidi" w:cstheme="majorBidi"/>
          <w:b/>
          <w:bCs/>
          <w:color w:val="auto"/>
          <w:sz w:val="24"/>
          <w:szCs w:val="24"/>
        </w:rPr>
        <w:lastRenderedPageBreak/>
        <w:t>UML</w:t>
      </w:r>
    </w:p>
    <w:p w14:paraId="0B7954CD" w14:textId="0A88AB14" w:rsidR="00B173F8" w:rsidRDefault="00B173F8" w:rsidP="00C46DE0">
      <w:pPr>
        <w:spacing w:line="240" w:lineRule="auto"/>
        <w:ind w:left="0" w:right="120" w:firstLine="0"/>
        <w:jc w:val="left"/>
        <w:rPr>
          <w:rFonts w:asciiTheme="majorBidi" w:hAnsiTheme="majorBidi" w:cstheme="majorBidi"/>
          <w:b/>
          <w:bCs/>
          <w:color w:val="auto"/>
          <w:sz w:val="24"/>
          <w:szCs w:val="24"/>
        </w:rPr>
      </w:pPr>
    </w:p>
    <w:p w14:paraId="4E2F1CF9" w14:textId="2C6C9D8A" w:rsidR="002F7451" w:rsidRPr="002F7451" w:rsidRDefault="002F7451" w:rsidP="00C46DE0">
      <w:pPr>
        <w:spacing w:line="240" w:lineRule="auto"/>
        <w:ind w:right="120" w:firstLine="0"/>
        <w:jc w:val="left"/>
        <w:rPr>
          <w:rFonts w:asciiTheme="majorBidi" w:hAnsiTheme="majorBidi" w:cstheme="majorBidi"/>
          <w:b/>
          <w:bCs/>
          <w:color w:val="auto"/>
          <w:sz w:val="24"/>
          <w:szCs w:val="24"/>
        </w:rPr>
      </w:pPr>
    </w:p>
    <w:p w14:paraId="4162F517" w14:textId="36DE10DE" w:rsidR="002F7451" w:rsidRDefault="002F7451" w:rsidP="00C46DE0">
      <w:pPr>
        <w:spacing w:line="240" w:lineRule="auto"/>
        <w:ind w:right="120" w:firstLine="0"/>
        <w:jc w:val="left"/>
        <w:rPr>
          <w:rFonts w:asciiTheme="majorBidi" w:hAnsiTheme="majorBidi" w:cstheme="majorBidi"/>
          <w:color w:val="auto"/>
          <w:sz w:val="24"/>
          <w:szCs w:val="24"/>
        </w:rPr>
      </w:pPr>
    </w:p>
    <w:p w14:paraId="1325E0BF" w14:textId="6C632296" w:rsidR="002F7451" w:rsidRDefault="002F7451" w:rsidP="00C46DE0">
      <w:pPr>
        <w:spacing w:line="240" w:lineRule="auto"/>
        <w:ind w:right="120" w:firstLine="0"/>
        <w:jc w:val="left"/>
        <w:rPr>
          <w:rFonts w:asciiTheme="majorBidi" w:hAnsiTheme="majorBidi" w:cstheme="majorBidi"/>
          <w:color w:val="auto"/>
          <w:sz w:val="24"/>
          <w:szCs w:val="24"/>
        </w:rPr>
      </w:pPr>
    </w:p>
    <w:p w14:paraId="174B4FE4" w14:textId="4F17DC48" w:rsidR="002F7451" w:rsidRDefault="002F7451" w:rsidP="00C46DE0">
      <w:pPr>
        <w:spacing w:line="240" w:lineRule="auto"/>
        <w:ind w:right="120" w:firstLine="0"/>
        <w:jc w:val="left"/>
        <w:rPr>
          <w:rFonts w:asciiTheme="majorBidi" w:hAnsiTheme="majorBidi" w:cstheme="majorBidi"/>
          <w:color w:val="auto"/>
          <w:sz w:val="24"/>
          <w:szCs w:val="24"/>
        </w:rPr>
      </w:pPr>
    </w:p>
    <w:p w14:paraId="616A8B7F" w14:textId="2C848550" w:rsidR="00601C31" w:rsidRDefault="00601C31" w:rsidP="00C46DE0">
      <w:pPr>
        <w:spacing w:line="240" w:lineRule="auto"/>
        <w:ind w:right="120" w:firstLine="0"/>
        <w:jc w:val="left"/>
        <w:rPr>
          <w:rFonts w:asciiTheme="majorBidi" w:hAnsiTheme="majorBidi" w:cstheme="majorBidi"/>
          <w:color w:val="auto"/>
          <w:sz w:val="24"/>
          <w:szCs w:val="24"/>
        </w:rPr>
      </w:pPr>
    </w:p>
    <w:p w14:paraId="72FB1C82" w14:textId="513CEA0D" w:rsidR="00601C31" w:rsidRDefault="00601C31" w:rsidP="00C46DE0">
      <w:pPr>
        <w:spacing w:line="240" w:lineRule="auto"/>
        <w:ind w:right="120" w:firstLine="0"/>
        <w:jc w:val="left"/>
        <w:rPr>
          <w:rFonts w:asciiTheme="majorBidi" w:hAnsiTheme="majorBidi" w:cstheme="majorBidi"/>
          <w:color w:val="auto"/>
          <w:sz w:val="24"/>
          <w:szCs w:val="24"/>
        </w:rPr>
      </w:pPr>
    </w:p>
    <w:p w14:paraId="28EBE03F" w14:textId="6732B457" w:rsidR="00601C31" w:rsidRDefault="00601C31" w:rsidP="00C46DE0">
      <w:pPr>
        <w:spacing w:line="240" w:lineRule="auto"/>
        <w:ind w:right="120" w:firstLine="0"/>
        <w:jc w:val="left"/>
        <w:rPr>
          <w:rFonts w:asciiTheme="majorBidi" w:hAnsiTheme="majorBidi" w:cstheme="majorBidi"/>
          <w:color w:val="auto"/>
          <w:sz w:val="24"/>
          <w:szCs w:val="24"/>
        </w:rPr>
      </w:pPr>
    </w:p>
    <w:p w14:paraId="1F3D4D37" w14:textId="61BA3AD6" w:rsidR="00601C31" w:rsidRDefault="00601C31" w:rsidP="00C46DE0">
      <w:pPr>
        <w:spacing w:line="240" w:lineRule="auto"/>
        <w:ind w:right="120" w:firstLine="0"/>
        <w:jc w:val="left"/>
        <w:rPr>
          <w:rFonts w:asciiTheme="majorBidi" w:hAnsiTheme="majorBidi" w:cstheme="majorBidi"/>
          <w:color w:val="auto"/>
          <w:sz w:val="24"/>
          <w:szCs w:val="24"/>
        </w:rPr>
      </w:pPr>
    </w:p>
    <w:p w14:paraId="407001A1" w14:textId="46618276" w:rsidR="00601C31" w:rsidRDefault="00601C31" w:rsidP="00C46DE0">
      <w:pPr>
        <w:spacing w:line="240" w:lineRule="auto"/>
        <w:ind w:right="120" w:firstLine="0"/>
        <w:jc w:val="left"/>
        <w:rPr>
          <w:rFonts w:asciiTheme="majorBidi" w:hAnsiTheme="majorBidi" w:cstheme="majorBidi"/>
          <w:color w:val="auto"/>
          <w:sz w:val="24"/>
          <w:szCs w:val="24"/>
        </w:rPr>
      </w:pPr>
    </w:p>
    <w:p w14:paraId="25D6B66B" w14:textId="35C80FE2" w:rsidR="00601C31" w:rsidRDefault="00601C31" w:rsidP="00C46DE0">
      <w:pPr>
        <w:spacing w:line="240" w:lineRule="auto"/>
        <w:ind w:right="120" w:firstLine="0"/>
        <w:jc w:val="left"/>
        <w:rPr>
          <w:rFonts w:asciiTheme="majorBidi" w:hAnsiTheme="majorBidi" w:cstheme="majorBidi"/>
          <w:color w:val="auto"/>
          <w:sz w:val="24"/>
          <w:szCs w:val="24"/>
        </w:rPr>
      </w:pPr>
    </w:p>
    <w:p w14:paraId="57161EF3" w14:textId="7C1939DC" w:rsidR="00601C31" w:rsidRDefault="00601C31" w:rsidP="00C46DE0">
      <w:pPr>
        <w:spacing w:line="240" w:lineRule="auto"/>
        <w:ind w:right="120" w:firstLine="0"/>
        <w:jc w:val="left"/>
        <w:rPr>
          <w:rFonts w:asciiTheme="majorBidi" w:hAnsiTheme="majorBidi" w:cstheme="majorBidi"/>
          <w:color w:val="auto"/>
          <w:sz w:val="24"/>
          <w:szCs w:val="24"/>
        </w:rPr>
      </w:pPr>
    </w:p>
    <w:p w14:paraId="6ECDB969" w14:textId="6108755F" w:rsidR="00601C31" w:rsidRDefault="00601C31" w:rsidP="00C46DE0">
      <w:pPr>
        <w:spacing w:line="240" w:lineRule="auto"/>
        <w:ind w:right="120" w:firstLine="0"/>
        <w:jc w:val="left"/>
        <w:rPr>
          <w:rFonts w:asciiTheme="majorBidi" w:hAnsiTheme="majorBidi" w:cstheme="majorBidi"/>
          <w:color w:val="auto"/>
          <w:sz w:val="24"/>
          <w:szCs w:val="24"/>
        </w:rPr>
      </w:pPr>
    </w:p>
    <w:p w14:paraId="1C8B99AD" w14:textId="73012E46" w:rsidR="00601C31" w:rsidRDefault="00601C31" w:rsidP="00C46DE0">
      <w:pPr>
        <w:spacing w:line="240" w:lineRule="auto"/>
        <w:ind w:right="120" w:firstLine="0"/>
        <w:jc w:val="left"/>
        <w:rPr>
          <w:rFonts w:asciiTheme="majorBidi" w:hAnsiTheme="majorBidi" w:cstheme="majorBidi"/>
          <w:color w:val="auto"/>
          <w:sz w:val="24"/>
          <w:szCs w:val="24"/>
        </w:rPr>
      </w:pPr>
    </w:p>
    <w:p w14:paraId="0F5921A7" w14:textId="02930A75" w:rsidR="00601C31" w:rsidRDefault="00601C31" w:rsidP="00C46DE0">
      <w:pPr>
        <w:spacing w:line="240" w:lineRule="auto"/>
        <w:ind w:right="120" w:firstLine="0"/>
        <w:jc w:val="left"/>
        <w:rPr>
          <w:rFonts w:asciiTheme="majorBidi" w:hAnsiTheme="majorBidi" w:cstheme="majorBidi"/>
          <w:color w:val="auto"/>
          <w:sz w:val="24"/>
          <w:szCs w:val="24"/>
        </w:rPr>
      </w:pPr>
    </w:p>
    <w:p w14:paraId="5E04EA91" w14:textId="56428F5A" w:rsidR="00601C31" w:rsidRDefault="00601C31" w:rsidP="00C46DE0">
      <w:pPr>
        <w:spacing w:line="240" w:lineRule="auto"/>
        <w:ind w:right="120" w:firstLine="0"/>
        <w:jc w:val="left"/>
        <w:rPr>
          <w:rFonts w:asciiTheme="majorBidi" w:hAnsiTheme="majorBidi" w:cstheme="majorBidi"/>
          <w:color w:val="auto"/>
          <w:sz w:val="24"/>
          <w:szCs w:val="24"/>
        </w:rPr>
      </w:pPr>
    </w:p>
    <w:p w14:paraId="528264BC" w14:textId="6027A408" w:rsidR="00601C31" w:rsidRDefault="00601C31" w:rsidP="00C46DE0">
      <w:pPr>
        <w:spacing w:line="240" w:lineRule="auto"/>
        <w:ind w:right="120" w:firstLine="0"/>
        <w:jc w:val="left"/>
        <w:rPr>
          <w:rFonts w:asciiTheme="majorBidi" w:hAnsiTheme="majorBidi" w:cstheme="majorBidi"/>
          <w:color w:val="auto"/>
          <w:sz w:val="24"/>
          <w:szCs w:val="24"/>
        </w:rPr>
      </w:pPr>
    </w:p>
    <w:p w14:paraId="6BCCB99E" w14:textId="1FD56369" w:rsidR="00601C31" w:rsidRDefault="00601C31" w:rsidP="00C46DE0">
      <w:pPr>
        <w:spacing w:line="240" w:lineRule="auto"/>
        <w:ind w:right="120" w:firstLine="0"/>
        <w:jc w:val="left"/>
        <w:rPr>
          <w:rFonts w:asciiTheme="majorBidi" w:hAnsiTheme="majorBidi" w:cstheme="majorBidi"/>
          <w:color w:val="auto"/>
          <w:sz w:val="24"/>
          <w:szCs w:val="24"/>
        </w:rPr>
      </w:pPr>
    </w:p>
    <w:p w14:paraId="5853874A" w14:textId="72A52BEB" w:rsidR="00601C31" w:rsidRDefault="00601C31" w:rsidP="00C46DE0">
      <w:pPr>
        <w:spacing w:line="240" w:lineRule="auto"/>
        <w:ind w:right="120" w:firstLine="0"/>
        <w:jc w:val="left"/>
        <w:rPr>
          <w:rFonts w:asciiTheme="majorBidi" w:hAnsiTheme="majorBidi" w:cstheme="majorBidi"/>
          <w:color w:val="auto"/>
          <w:sz w:val="24"/>
          <w:szCs w:val="24"/>
        </w:rPr>
      </w:pPr>
    </w:p>
    <w:p w14:paraId="4592D646" w14:textId="09EC6D8E" w:rsidR="00601C31" w:rsidRDefault="00601C31" w:rsidP="00C46DE0">
      <w:pPr>
        <w:spacing w:line="240" w:lineRule="auto"/>
        <w:ind w:right="120" w:firstLine="0"/>
        <w:jc w:val="left"/>
        <w:rPr>
          <w:rFonts w:asciiTheme="majorBidi" w:hAnsiTheme="majorBidi" w:cstheme="majorBidi"/>
          <w:color w:val="auto"/>
          <w:sz w:val="24"/>
          <w:szCs w:val="24"/>
        </w:rPr>
      </w:pPr>
    </w:p>
    <w:p w14:paraId="4E339470" w14:textId="028930EE" w:rsidR="00601C31" w:rsidRDefault="00601C31" w:rsidP="00C46DE0">
      <w:pPr>
        <w:spacing w:line="240" w:lineRule="auto"/>
        <w:ind w:right="120" w:firstLine="0"/>
        <w:jc w:val="left"/>
        <w:rPr>
          <w:rFonts w:asciiTheme="majorBidi" w:hAnsiTheme="majorBidi" w:cstheme="majorBidi"/>
          <w:color w:val="auto"/>
          <w:sz w:val="24"/>
          <w:szCs w:val="24"/>
        </w:rPr>
      </w:pPr>
    </w:p>
    <w:p w14:paraId="6426D49A" w14:textId="419D1BA2" w:rsidR="00601C31" w:rsidRDefault="00601C31" w:rsidP="00C46DE0">
      <w:pPr>
        <w:spacing w:line="240" w:lineRule="auto"/>
        <w:ind w:right="120" w:firstLine="0"/>
        <w:jc w:val="left"/>
        <w:rPr>
          <w:rFonts w:asciiTheme="majorBidi" w:hAnsiTheme="majorBidi" w:cstheme="majorBidi"/>
          <w:color w:val="auto"/>
          <w:sz w:val="24"/>
          <w:szCs w:val="24"/>
        </w:rPr>
      </w:pPr>
    </w:p>
    <w:p w14:paraId="4339DBE9" w14:textId="7FFDB346" w:rsidR="00601C31" w:rsidRDefault="00601C31" w:rsidP="00C46DE0">
      <w:pPr>
        <w:spacing w:line="240" w:lineRule="auto"/>
        <w:ind w:right="120" w:firstLine="0"/>
        <w:jc w:val="left"/>
        <w:rPr>
          <w:rFonts w:asciiTheme="majorBidi" w:hAnsiTheme="majorBidi" w:cstheme="majorBidi"/>
          <w:color w:val="auto"/>
          <w:sz w:val="24"/>
          <w:szCs w:val="24"/>
        </w:rPr>
      </w:pPr>
    </w:p>
    <w:p w14:paraId="42D37113" w14:textId="15B02F24" w:rsidR="00601C31" w:rsidRDefault="00601C31" w:rsidP="00C46DE0">
      <w:pPr>
        <w:spacing w:line="240" w:lineRule="auto"/>
        <w:ind w:right="120" w:firstLine="0"/>
        <w:jc w:val="left"/>
        <w:rPr>
          <w:rFonts w:asciiTheme="majorBidi" w:hAnsiTheme="majorBidi" w:cstheme="majorBidi"/>
          <w:color w:val="auto"/>
          <w:sz w:val="24"/>
          <w:szCs w:val="24"/>
        </w:rPr>
      </w:pPr>
    </w:p>
    <w:p w14:paraId="230D3991" w14:textId="07C06EF9" w:rsidR="00601C31" w:rsidRDefault="00601C31" w:rsidP="00C46DE0">
      <w:pPr>
        <w:spacing w:line="240" w:lineRule="auto"/>
        <w:ind w:right="120" w:firstLine="0"/>
        <w:jc w:val="left"/>
        <w:rPr>
          <w:rFonts w:asciiTheme="majorBidi" w:hAnsiTheme="majorBidi" w:cstheme="majorBidi"/>
          <w:color w:val="auto"/>
          <w:sz w:val="24"/>
          <w:szCs w:val="24"/>
        </w:rPr>
      </w:pPr>
    </w:p>
    <w:p w14:paraId="7C6E0611" w14:textId="32E03230" w:rsidR="00601C31" w:rsidRDefault="00601C31" w:rsidP="00C46DE0">
      <w:pPr>
        <w:spacing w:line="240" w:lineRule="auto"/>
        <w:ind w:right="120" w:firstLine="0"/>
        <w:jc w:val="left"/>
        <w:rPr>
          <w:rFonts w:asciiTheme="majorBidi" w:hAnsiTheme="majorBidi" w:cstheme="majorBidi"/>
          <w:color w:val="auto"/>
          <w:sz w:val="24"/>
          <w:szCs w:val="24"/>
        </w:rPr>
      </w:pPr>
    </w:p>
    <w:p w14:paraId="5DF2197A" w14:textId="4BE62E4F" w:rsidR="00601C31" w:rsidRDefault="00601C31" w:rsidP="00C46DE0">
      <w:pPr>
        <w:spacing w:line="240" w:lineRule="auto"/>
        <w:ind w:right="120" w:firstLine="0"/>
        <w:jc w:val="left"/>
        <w:rPr>
          <w:rFonts w:asciiTheme="majorBidi" w:hAnsiTheme="majorBidi" w:cstheme="majorBidi"/>
          <w:color w:val="auto"/>
          <w:sz w:val="24"/>
          <w:szCs w:val="24"/>
        </w:rPr>
      </w:pPr>
    </w:p>
    <w:p w14:paraId="588B645E" w14:textId="2257A7C5" w:rsidR="00601C31" w:rsidRDefault="00601C31" w:rsidP="00C46DE0">
      <w:pPr>
        <w:spacing w:line="240" w:lineRule="auto"/>
        <w:ind w:right="120" w:firstLine="0"/>
        <w:jc w:val="left"/>
        <w:rPr>
          <w:rFonts w:asciiTheme="majorBidi" w:hAnsiTheme="majorBidi" w:cstheme="majorBidi"/>
          <w:color w:val="auto"/>
          <w:sz w:val="24"/>
          <w:szCs w:val="24"/>
        </w:rPr>
      </w:pPr>
    </w:p>
    <w:p w14:paraId="17CBFDE5" w14:textId="7CE051E9" w:rsidR="00601C31" w:rsidRDefault="00601C31" w:rsidP="00C46DE0">
      <w:pPr>
        <w:spacing w:line="240" w:lineRule="auto"/>
        <w:ind w:right="120" w:firstLine="0"/>
        <w:jc w:val="left"/>
        <w:rPr>
          <w:rFonts w:asciiTheme="majorBidi" w:hAnsiTheme="majorBidi" w:cstheme="majorBidi"/>
          <w:color w:val="auto"/>
          <w:sz w:val="24"/>
          <w:szCs w:val="24"/>
        </w:rPr>
      </w:pPr>
    </w:p>
    <w:p w14:paraId="44B3499C" w14:textId="4520D40B" w:rsidR="00601C31" w:rsidRDefault="00601C31" w:rsidP="00C46DE0">
      <w:pPr>
        <w:spacing w:line="240" w:lineRule="auto"/>
        <w:ind w:right="120" w:firstLine="0"/>
        <w:jc w:val="left"/>
        <w:rPr>
          <w:rFonts w:asciiTheme="majorBidi" w:hAnsiTheme="majorBidi" w:cstheme="majorBidi"/>
          <w:color w:val="auto"/>
          <w:sz w:val="24"/>
          <w:szCs w:val="24"/>
        </w:rPr>
      </w:pPr>
    </w:p>
    <w:p w14:paraId="17739200" w14:textId="4D146F4F" w:rsidR="00601C31" w:rsidRDefault="00601C31" w:rsidP="00C46DE0">
      <w:pPr>
        <w:spacing w:line="240" w:lineRule="auto"/>
        <w:ind w:right="120" w:firstLine="0"/>
        <w:jc w:val="left"/>
        <w:rPr>
          <w:rFonts w:asciiTheme="majorBidi" w:hAnsiTheme="majorBidi" w:cstheme="majorBidi"/>
          <w:color w:val="auto"/>
          <w:sz w:val="24"/>
          <w:szCs w:val="24"/>
        </w:rPr>
      </w:pPr>
    </w:p>
    <w:p w14:paraId="23FF0F3B" w14:textId="44C67C09" w:rsidR="00601C31" w:rsidRDefault="00601C31" w:rsidP="00C46DE0">
      <w:pPr>
        <w:spacing w:line="240" w:lineRule="auto"/>
        <w:ind w:right="120" w:firstLine="0"/>
        <w:jc w:val="left"/>
        <w:rPr>
          <w:rFonts w:asciiTheme="majorBidi" w:hAnsiTheme="majorBidi" w:cstheme="majorBidi"/>
          <w:color w:val="auto"/>
          <w:sz w:val="24"/>
          <w:szCs w:val="24"/>
        </w:rPr>
      </w:pPr>
    </w:p>
    <w:p w14:paraId="0D914E9F" w14:textId="51711BC2" w:rsidR="00601C31" w:rsidRDefault="00601C31" w:rsidP="00C46DE0">
      <w:pPr>
        <w:spacing w:line="240" w:lineRule="auto"/>
        <w:ind w:right="120" w:firstLine="0"/>
        <w:jc w:val="left"/>
        <w:rPr>
          <w:rFonts w:asciiTheme="majorBidi" w:hAnsiTheme="majorBidi" w:cstheme="majorBidi"/>
          <w:color w:val="auto"/>
          <w:sz w:val="24"/>
          <w:szCs w:val="24"/>
        </w:rPr>
      </w:pPr>
    </w:p>
    <w:p w14:paraId="7B42B997" w14:textId="2B6F586C" w:rsidR="00601C31" w:rsidRDefault="00601C31" w:rsidP="00C46DE0">
      <w:pPr>
        <w:spacing w:line="240" w:lineRule="auto"/>
        <w:ind w:right="120" w:firstLine="0"/>
        <w:jc w:val="left"/>
        <w:rPr>
          <w:rFonts w:asciiTheme="majorBidi" w:hAnsiTheme="majorBidi" w:cstheme="majorBidi"/>
          <w:color w:val="auto"/>
          <w:sz w:val="24"/>
          <w:szCs w:val="24"/>
        </w:rPr>
      </w:pPr>
    </w:p>
    <w:p w14:paraId="699FE473" w14:textId="77777777" w:rsidR="00601C31" w:rsidRDefault="00601C31" w:rsidP="00C46DE0">
      <w:pPr>
        <w:spacing w:line="240" w:lineRule="auto"/>
        <w:ind w:right="120" w:firstLine="0"/>
        <w:jc w:val="left"/>
        <w:rPr>
          <w:rFonts w:asciiTheme="majorBidi" w:hAnsiTheme="majorBidi" w:cstheme="majorBidi"/>
          <w:color w:val="auto"/>
          <w:sz w:val="24"/>
          <w:szCs w:val="24"/>
        </w:rPr>
      </w:pPr>
    </w:p>
    <w:p w14:paraId="6A2617C5" w14:textId="77777777" w:rsidR="00020B7C" w:rsidRDefault="00020B7C" w:rsidP="00C46DE0">
      <w:pPr>
        <w:spacing w:line="240" w:lineRule="auto"/>
        <w:ind w:right="120" w:firstLine="0"/>
        <w:jc w:val="left"/>
        <w:rPr>
          <w:rFonts w:asciiTheme="majorBidi" w:hAnsiTheme="majorBidi" w:cstheme="majorBidi"/>
          <w:b/>
          <w:bCs/>
          <w:color w:val="auto"/>
          <w:sz w:val="24"/>
          <w:szCs w:val="24"/>
        </w:rPr>
      </w:pPr>
    </w:p>
    <w:p w14:paraId="28B29CCC" w14:textId="77777777" w:rsidR="00B173F8" w:rsidRDefault="00B173F8" w:rsidP="00C46DE0">
      <w:pPr>
        <w:spacing w:after="160" w:line="259" w:lineRule="auto"/>
        <w:ind w:left="0" w:right="0" w:firstLine="0"/>
        <w:jc w:val="left"/>
        <w:rPr>
          <w:rFonts w:asciiTheme="majorBidi" w:eastAsiaTheme="minorEastAsia" w:hAnsiTheme="majorBidi" w:cstheme="majorBidi"/>
          <w:b/>
          <w:bCs/>
          <w:color w:val="000000" w:themeColor="text1"/>
          <w:sz w:val="24"/>
          <w:szCs w:val="24"/>
          <w:lang w:bidi="ar-SA"/>
        </w:rPr>
      </w:pPr>
      <w:bookmarkStart w:id="63" w:name="OLE_LINK2"/>
      <w:r>
        <w:rPr>
          <w:rFonts w:asciiTheme="majorBidi" w:eastAsiaTheme="minorEastAsia" w:hAnsiTheme="majorBidi" w:cstheme="majorBidi"/>
          <w:b/>
          <w:bCs/>
          <w:color w:val="000000" w:themeColor="text1"/>
          <w:sz w:val="24"/>
          <w:szCs w:val="24"/>
          <w:lang w:bidi="ar-SA"/>
        </w:rPr>
        <w:br w:type="page"/>
      </w:r>
    </w:p>
    <w:p w14:paraId="5BE803B0" w14:textId="556FE071" w:rsidR="00601C31" w:rsidRPr="00C46DE0" w:rsidRDefault="00601C31" w:rsidP="00C46DE0">
      <w:pPr>
        <w:pStyle w:val="ListParagraph"/>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601C31">
        <w:rPr>
          <w:rFonts w:asciiTheme="majorBidi" w:eastAsiaTheme="minorEastAsia" w:hAnsiTheme="majorBidi" w:cstheme="majorBidi"/>
          <w:b/>
          <w:bCs/>
          <w:color w:val="000000" w:themeColor="text1"/>
          <w:sz w:val="24"/>
          <w:szCs w:val="24"/>
          <w:lang w:bidi="ar-SA"/>
        </w:rPr>
        <w:lastRenderedPageBreak/>
        <w:t>Testing plan</w:t>
      </w:r>
    </w:p>
    <w:p w14:paraId="40022F42" w14:textId="5E53EDAE" w:rsidR="00C46DE0" w:rsidRPr="00C46DE0" w:rsidRDefault="00C46DE0" w:rsidP="00C46DE0">
      <w:pPr>
        <w:pStyle w:val="NoSpacing"/>
        <w:bidi w:val="0"/>
        <w:spacing w:after="120" w:line="264" w:lineRule="auto"/>
        <w:ind w:left="360"/>
        <w:jc w:val="both"/>
        <w:rPr>
          <w:rStyle w:val="CommentReference"/>
          <w:rFonts w:asciiTheme="majorBidi" w:hAnsiTheme="majorBidi" w:cstheme="majorBidi"/>
          <w:sz w:val="22"/>
          <w:szCs w:val="22"/>
        </w:rPr>
      </w:pPr>
      <w:r w:rsidRPr="00EE4564">
        <w:rPr>
          <w:rFonts w:asciiTheme="majorBidi" w:hAnsiTheme="majorBidi" w:cstheme="majorBidi"/>
        </w:rPr>
        <w:t>In order to check out the system performance we will run the program on some significant input:</w:t>
      </w:r>
    </w:p>
    <w:bookmarkEnd w:id="63"/>
    <w:p w14:paraId="37D63881" w14:textId="4FEE396E" w:rsidR="00601C31" w:rsidRPr="00601C31" w:rsidRDefault="00601C31" w:rsidP="00C46DE0">
      <w:pPr>
        <w:spacing w:before="240" w:after="120" w:line="262" w:lineRule="auto"/>
        <w:ind w:left="0" w:right="0" w:firstLine="0"/>
        <w:jc w:val="left"/>
        <w:rPr>
          <w:rFonts w:asciiTheme="majorBidi" w:hAnsiTheme="majorBidi" w:cstheme="majorBidi"/>
          <w:sz w:val="22"/>
        </w:rPr>
      </w:pPr>
      <w:r w:rsidRPr="00601C31">
        <w:rPr>
          <w:rFonts w:asciiTheme="majorBidi" w:hAnsiTheme="majorBidi" w:cstheme="majorBidi"/>
          <w:b/>
          <w:sz w:val="22"/>
        </w:rPr>
        <w:t>5.1</w:t>
      </w:r>
      <w:r>
        <w:rPr>
          <w:rFonts w:asciiTheme="majorBidi" w:eastAsia="Arial" w:hAnsiTheme="majorBidi" w:cstheme="majorBidi"/>
          <w:b/>
          <w:sz w:val="22"/>
        </w:rPr>
        <w:t xml:space="preserve"> A</w:t>
      </w:r>
      <w:r w:rsidRPr="00601C31">
        <w:rPr>
          <w:rFonts w:asciiTheme="majorBidi" w:eastAsia="Arial" w:hAnsiTheme="majorBidi" w:cstheme="majorBidi"/>
          <w:b/>
          <w:sz w:val="22"/>
        </w:rPr>
        <w:t xml:space="preserve">dd and </w:t>
      </w:r>
      <w:r w:rsidRPr="00601C31">
        <w:rPr>
          <w:rFonts w:asciiTheme="majorBidi" w:hAnsiTheme="majorBidi" w:cstheme="majorBidi"/>
          <w:b/>
          <w:sz w:val="22"/>
        </w:rPr>
        <w:t>Edit Screen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017C874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30428CEC"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TestID</w:t>
            </w:r>
            <w:r w:rsidRPr="00601C31">
              <w:rPr>
                <w:rFonts w:asciiTheme="majorBidi" w:hAnsiTheme="majorBidi" w:cstheme="majorBidi"/>
                <w:color w:val="FFFFFF"/>
                <w:sz w:val="22"/>
              </w:rPr>
              <w:t xml:space="preserve"> </w:t>
            </w:r>
          </w:p>
        </w:tc>
        <w:tc>
          <w:tcPr>
            <w:tcW w:w="2205" w:type="dxa"/>
            <w:tcBorders>
              <w:top w:val="single" w:sz="4" w:space="0" w:color="4472C4"/>
              <w:left w:val="nil"/>
              <w:bottom w:val="single" w:sz="4" w:space="0" w:color="4472C4"/>
              <w:right w:val="nil"/>
            </w:tcBorders>
            <w:shd w:val="clear" w:color="auto" w:fill="4472C4"/>
          </w:tcPr>
          <w:p w14:paraId="04250E55"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Initiating  actor</w:t>
            </w:r>
            <w:r w:rsidRPr="00601C31">
              <w:rPr>
                <w:rFonts w:asciiTheme="majorBidi" w:hAnsiTheme="majorBidi" w:cstheme="majorBidi"/>
                <w:color w:val="FFFFFF"/>
                <w:sz w:val="22"/>
              </w:rPr>
              <w:t xml:space="preserve"> </w:t>
            </w:r>
          </w:p>
        </w:tc>
        <w:tc>
          <w:tcPr>
            <w:tcW w:w="2257" w:type="dxa"/>
            <w:tcBorders>
              <w:top w:val="single" w:sz="4" w:space="0" w:color="4472C4"/>
              <w:left w:val="nil"/>
              <w:bottom w:val="single" w:sz="4" w:space="0" w:color="4472C4"/>
              <w:right w:val="nil"/>
            </w:tcBorders>
            <w:shd w:val="clear" w:color="auto" w:fill="4472C4"/>
          </w:tcPr>
          <w:p w14:paraId="1CA38921"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Description</w:t>
            </w:r>
            <w:r w:rsidRPr="00601C31">
              <w:rPr>
                <w:rFonts w:asciiTheme="majorBidi" w:hAnsiTheme="majorBidi" w:cstheme="majorBidi"/>
                <w:color w:val="FFFFFF"/>
                <w:sz w:val="22"/>
              </w:rPr>
              <w:t xml:space="preserve"> </w:t>
            </w:r>
          </w:p>
        </w:tc>
        <w:tc>
          <w:tcPr>
            <w:tcW w:w="2970" w:type="dxa"/>
            <w:tcBorders>
              <w:top w:val="single" w:sz="4" w:space="0" w:color="4472C4"/>
              <w:left w:val="nil"/>
              <w:bottom w:val="single" w:sz="4" w:space="0" w:color="4472C4"/>
              <w:right w:val="single" w:sz="4" w:space="0" w:color="4472C4"/>
            </w:tcBorders>
            <w:shd w:val="clear" w:color="auto" w:fill="4472C4"/>
          </w:tcPr>
          <w:p w14:paraId="48D07DF2" w14:textId="77777777" w:rsidR="00601C31" w:rsidRPr="00601C31" w:rsidRDefault="00601C31" w:rsidP="00C46DE0">
            <w:pPr>
              <w:spacing w:after="0" w:line="259" w:lineRule="auto"/>
              <w:ind w:left="0" w:right="0" w:firstLine="0"/>
              <w:rPr>
                <w:rFonts w:asciiTheme="majorBidi" w:hAnsiTheme="majorBidi" w:cstheme="majorBidi"/>
                <w:sz w:val="22"/>
              </w:rPr>
            </w:pPr>
            <w:r w:rsidRPr="00601C31">
              <w:rPr>
                <w:rFonts w:asciiTheme="majorBidi" w:hAnsiTheme="majorBidi" w:cstheme="majorBidi"/>
                <w:b/>
                <w:color w:val="FFFFFF"/>
                <w:sz w:val="22"/>
              </w:rPr>
              <w:t>Expected results</w:t>
            </w:r>
            <w:r w:rsidRPr="00601C31">
              <w:rPr>
                <w:rFonts w:asciiTheme="majorBidi" w:hAnsiTheme="majorBidi" w:cstheme="majorBidi"/>
                <w:color w:val="FFFFFF"/>
                <w:sz w:val="22"/>
              </w:rPr>
              <w:t xml:space="preserve"> </w:t>
            </w:r>
          </w:p>
        </w:tc>
      </w:tr>
      <w:tr w:rsidR="00601C31" w:rsidRPr="00601C31" w14:paraId="62CE342D"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215E8AE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ScreenNameAlreadyExists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4302BCA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B0BE24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a screen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71F5190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“screen Name is occupied, please choose another”. </w:t>
            </w:r>
          </w:p>
        </w:tc>
      </w:tr>
      <w:tr w:rsidR="00601C31" w:rsidRPr="00601C31" w14:paraId="27341E84"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BB48E5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EmptyScreenName  </w:t>
            </w:r>
          </w:p>
        </w:tc>
        <w:tc>
          <w:tcPr>
            <w:tcW w:w="2205" w:type="dxa"/>
            <w:tcBorders>
              <w:top w:val="single" w:sz="4" w:space="0" w:color="8EAADB"/>
              <w:left w:val="single" w:sz="4" w:space="0" w:color="8EAADB"/>
              <w:bottom w:val="single" w:sz="4" w:space="0" w:color="8EAADB"/>
              <w:right w:val="single" w:sz="4" w:space="0" w:color="8EAADB"/>
            </w:tcBorders>
          </w:tcPr>
          <w:p w14:paraId="78C4AFC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2C99981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Screen Name, and pressed “+” button. </w:t>
            </w:r>
          </w:p>
        </w:tc>
        <w:tc>
          <w:tcPr>
            <w:tcW w:w="2970" w:type="dxa"/>
            <w:tcBorders>
              <w:top w:val="single" w:sz="4" w:space="0" w:color="8EAADB"/>
              <w:left w:val="single" w:sz="4" w:space="0" w:color="8EAADB"/>
              <w:bottom w:val="single" w:sz="4" w:space="0" w:color="8EAADB"/>
              <w:right w:val="single" w:sz="4" w:space="0" w:color="8EAADB"/>
            </w:tcBorders>
          </w:tcPr>
          <w:p w14:paraId="1B6CF9A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3EB3790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0637D6B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71E7340"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5837C1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InvalidEdited</w:t>
            </w:r>
          </w:p>
          <w:p w14:paraId="703CDC9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ScreenNam</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69E7835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71A59B0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user edited the Screen Name  and entered name which contains  signs and numbers</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79387AB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06C9646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bl>
    <w:p w14:paraId="4D6760BB" w14:textId="22ED69F9" w:rsidR="00601C31" w:rsidRPr="00601C31" w:rsidRDefault="00601C31" w:rsidP="00C46DE0">
      <w:pPr>
        <w:pStyle w:val="NoSpacing"/>
        <w:bidi w:val="0"/>
        <w:jc w:val="center"/>
        <w:rPr>
          <w:rFonts w:asciiTheme="majorBidi" w:hAnsiTheme="majorBidi" w:cstheme="majorBidi"/>
          <w:i/>
        </w:rPr>
      </w:pPr>
      <w:r w:rsidRPr="00601C31">
        <w:rPr>
          <w:rFonts w:asciiTheme="majorBidi" w:hAnsiTheme="majorBidi" w:cstheme="majorBidi"/>
          <w:i/>
        </w:rPr>
        <w:t>Table 1: Testing plan- add and edit Screen</w:t>
      </w:r>
    </w:p>
    <w:p w14:paraId="11F6C937" w14:textId="7D2E4006"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5.2 </w:t>
      </w:r>
      <w:bookmarkStart w:id="64" w:name="OLE_LINK8"/>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w:t>
      </w:r>
      <w:r>
        <w:rPr>
          <w:rFonts w:asciiTheme="majorBidi" w:hAnsiTheme="majorBidi" w:cstheme="majorBidi"/>
          <w:b/>
          <w:sz w:val="22"/>
        </w:rPr>
        <w:t>ent (ON/OFF and Defined / U</w:t>
      </w:r>
      <w:r w:rsidRPr="00601C31">
        <w:rPr>
          <w:rFonts w:asciiTheme="majorBidi" w:hAnsiTheme="majorBidi" w:cstheme="majorBidi"/>
          <w:b/>
          <w:sz w:val="22"/>
        </w:rPr>
        <w:t>ndefined  Type)</w:t>
      </w:r>
      <w:bookmarkEnd w:id="64"/>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489D598"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4392104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5886B8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6D93240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40D989D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6E22B677"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66D415E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715988D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12E3DAA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A4903C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55BDB87F"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44BEF6E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ParametersName AlreadyExists</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6D11F51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64F588D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A9087FD" w14:textId="77777777" w:rsidR="00601C31" w:rsidRPr="00601C31" w:rsidRDefault="00601C31" w:rsidP="00C46DE0">
            <w:pPr>
              <w:pStyle w:val="NoSpacing"/>
              <w:bidi w:val="0"/>
              <w:rPr>
                <w:rFonts w:asciiTheme="majorBidi" w:hAnsiTheme="majorBidi" w:cstheme="majorBidi"/>
              </w:rPr>
            </w:pPr>
          </w:p>
        </w:tc>
      </w:tr>
      <w:tr w:rsidR="00601C31" w:rsidRPr="00601C31" w14:paraId="001FC500"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A5BB3D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8EAADB"/>
              <w:left w:val="single" w:sz="4" w:space="0" w:color="8EAADB"/>
              <w:bottom w:val="single" w:sz="4" w:space="0" w:color="8EAADB"/>
              <w:right w:val="single" w:sz="4" w:space="0" w:color="8EAADB"/>
            </w:tcBorders>
          </w:tcPr>
          <w:p w14:paraId="5B0EC81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611F392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05DF7CD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69C5BD8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62054B1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2994EDED"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5DD5313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ParametersName</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56CE0F3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3A2B232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3F0450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5395817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bl>
    <w:p w14:paraId="45F96795" w14:textId="563D02AC" w:rsidR="00601C31" w:rsidRDefault="00601C31" w:rsidP="00C46DE0">
      <w:pPr>
        <w:tabs>
          <w:tab w:val="center" w:pos="3672"/>
          <w:tab w:val="center" w:pos="6353"/>
        </w:tabs>
        <w:spacing w:after="7" w:line="257" w:lineRule="auto"/>
        <w:ind w:left="0" w:right="0" w:firstLine="0"/>
        <w:jc w:val="center"/>
        <w:rPr>
          <w:rFonts w:asciiTheme="majorBidi" w:hAnsiTheme="majorBidi" w:cstheme="majorBidi"/>
          <w:b/>
          <w:sz w:val="22"/>
        </w:rPr>
      </w:pPr>
      <w:bookmarkStart w:id="65" w:name="OLE_LINK4"/>
      <w:r w:rsidRPr="00601C31">
        <w:rPr>
          <w:rFonts w:asciiTheme="majorBidi" w:hAnsiTheme="majorBidi" w:cstheme="majorBidi"/>
          <w:i/>
          <w:sz w:val="22"/>
        </w:rPr>
        <w:t xml:space="preserve">Table </w:t>
      </w:r>
      <w:r>
        <w:rPr>
          <w:rFonts w:asciiTheme="majorBidi" w:hAnsiTheme="majorBidi" w:cstheme="majorBidi"/>
          <w:i/>
          <w:sz w:val="22"/>
        </w:rPr>
        <w:t>2:</w:t>
      </w:r>
      <w:r w:rsidRPr="00601C31">
        <w:rPr>
          <w:rFonts w:asciiTheme="majorBidi" w:hAnsiTheme="majorBidi" w:cstheme="majorBidi"/>
          <w:i/>
          <w:sz w:val="22"/>
        </w:rPr>
        <w:t xml:space="preserve"> Testing plan- </w:t>
      </w:r>
      <w:bookmarkEnd w:id="65"/>
      <w:r>
        <w:rPr>
          <w:rFonts w:asciiTheme="majorBidi" w:hAnsiTheme="majorBidi" w:cstheme="majorBidi"/>
          <w:i/>
          <w:sz w:val="22"/>
        </w:rPr>
        <w:t>a</w:t>
      </w:r>
      <w:r w:rsidRPr="00601C31">
        <w:rPr>
          <w:rFonts w:asciiTheme="majorBidi" w:hAnsiTheme="majorBidi" w:cstheme="majorBidi"/>
          <w:i/>
          <w:sz w:val="22"/>
        </w:rPr>
        <w:t>dd and edit element (ON/OFF and Defined / Undefined Type)</w:t>
      </w:r>
      <w:r>
        <w:rPr>
          <w:rFonts w:asciiTheme="majorBidi" w:hAnsiTheme="majorBidi" w:cstheme="majorBidi"/>
          <w:b/>
          <w:sz w:val="22"/>
        </w:rPr>
        <w:br w:type="page"/>
      </w:r>
    </w:p>
    <w:p w14:paraId="630AA990" w14:textId="7B88B4B9"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lastRenderedPageBreak/>
        <w:t xml:space="preserve">5.3 </w:t>
      </w:r>
      <w:bookmarkStart w:id="66" w:name="OLE_LINK7"/>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(List Type)</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71CE9CD9" w14:textId="77777777" w:rsidTr="00C46DE0">
        <w:trPr>
          <w:trHeight w:val="272"/>
        </w:trPr>
        <w:tc>
          <w:tcPr>
            <w:tcW w:w="2871" w:type="dxa"/>
            <w:tcBorders>
              <w:top w:val="single" w:sz="4" w:space="0" w:color="4472C4"/>
              <w:left w:val="nil"/>
              <w:bottom w:val="single" w:sz="4" w:space="0" w:color="4472C4"/>
              <w:right w:val="nil"/>
            </w:tcBorders>
            <w:shd w:val="clear" w:color="auto" w:fill="4472C4"/>
          </w:tcPr>
          <w:bookmarkEnd w:id="66"/>
          <w:p w14:paraId="2B17EE6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022A1C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5BA4B1B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5841DD2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02BF42E"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1E64360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57A8F6E"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49DD285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44620A2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2D5D3866"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314327C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ParametersName AlreadyExists</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5AF24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540DCAB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chose a Parameter  Name  that is already in use.</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302598A1" w14:textId="77777777" w:rsidR="00601C31" w:rsidRPr="00601C31" w:rsidRDefault="00601C31" w:rsidP="00C46DE0">
            <w:pPr>
              <w:pStyle w:val="NoSpacing"/>
              <w:bidi w:val="0"/>
              <w:rPr>
                <w:rFonts w:asciiTheme="majorBidi" w:hAnsiTheme="majorBidi" w:cstheme="majorBidi"/>
              </w:rPr>
            </w:pPr>
          </w:p>
        </w:tc>
      </w:tr>
      <w:tr w:rsidR="00601C31" w:rsidRPr="00601C31" w14:paraId="1CE17397"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6C4967B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8EAADB"/>
              <w:left w:val="single" w:sz="4" w:space="0" w:color="8EAADB"/>
              <w:bottom w:val="single" w:sz="4" w:space="0" w:color="8EAADB"/>
              <w:right w:val="single" w:sz="4" w:space="0" w:color="8EAADB"/>
            </w:tcBorders>
          </w:tcPr>
          <w:p w14:paraId="571C95F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EB237D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8EAADB"/>
              <w:left w:val="single" w:sz="4" w:space="0" w:color="8EAADB"/>
              <w:bottom w:val="single" w:sz="4" w:space="0" w:color="8EAADB"/>
              <w:right w:val="single" w:sz="4" w:space="0" w:color="8EAADB"/>
            </w:tcBorders>
          </w:tcPr>
          <w:p w14:paraId="161415E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1B993C2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60A45F1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7AF0B701" w14:textId="77777777" w:rsidTr="00C46DE0">
        <w:trPr>
          <w:trHeight w:val="1051"/>
        </w:trPr>
        <w:tc>
          <w:tcPr>
            <w:tcW w:w="2871" w:type="dxa"/>
            <w:tcBorders>
              <w:top w:val="single" w:sz="4" w:space="0" w:color="8EAADB"/>
              <w:left w:val="single" w:sz="4" w:space="0" w:color="8EAADB"/>
              <w:bottom w:val="single" w:sz="4" w:space="0" w:color="8EAADB"/>
              <w:right w:val="single" w:sz="4" w:space="0" w:color="8EAADB"/>
            </w:tcBorders>
            <w:shd w:val="clear" w:color="auto" w:fill="D9E2F3"/>
          </w:tcPr>
          <w:p w14:paraId="101C271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ParameterName</w:t>
            </w:r>
          </w:p>
        </w:tc>
        <w:tc>
          <w:tcPr>
            <w:tcW w:w="2205" w:type="dxa"/>
            <w:tcBorders>
              <w:top w:val="single" w:sz="4" w:space="0" w:color="8EAADB"/>
              <w:left w:val="single" w:sz="4" w:space="0" w:color="8EAADB"/>
              <w:bottom w:val="single" w:sz="4" w:space="0" w:color="8EAADB"/>
              <w:right w:val="single" w:sz="4" w:space="0" w:color="8EAADB"/>
            </w:tcBorders>
            <w:shd w:val="clear" w:color="auto" w:fill="D9E2F3"/>
          </w:tcPr>
          <w:p w14:paraId="2314A94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D9E2F3"/>
          </w:tcPr>
          <w:p w14:paraId="6AADB47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 save. </w:t>
            </w:r>
          </w:p>
        </w:tc>
        <w:tc>
          <w:tcPr>
            <w:tcW w:w="2970" w:type="dxa"/>
            <w:tcBorders>
              <w:top w:val="single" w:sz="4" w:space="0" w:color="8EAADB"/>
              <w:left w:val="single" w:sz="4" w:space="0" w:color="8EAADB"/>
              <w:bottom w:val="single" w:sz="4" w:space="0" w:color="8EAADB"/>
              <w:right w:val="single" w:sz="4" w:space="0" w:color="8EAADB"/>
            </w:tcBorders>
            <w:shd w:val="clear" w:color="auto" w:fill="D9E2F3"/>
          </w:tcPr>
          <w:p w14:paraId="24F05C1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3409E70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“Screen Name must contain only letters”.</w:t>
            </w:r>
          </w:p>
        </w:tc>
      </w:tr>
      <w:tr w:rsidR="00601C31" w:rsidRPr="00601C31" w14:paraId="0B66FA65" w14:textId="77777777" w:rsidTr="00C46DE0">
        <w:trPr>
          <w:trHeight w:val="1405"/>
        </w:trPr>
        <w:tc>
          <w:tcPr>
            <w:tcW w:w="2871" w:type="dxa"/>
            <w:tcBorders>
              <w:top w:val="single" w:sz="4" w:space="0" w:color="8EAADB"/>
              <w:left w:val="single" w:sz="4" w:space="0" w:color="8EAADB"/>
              <w:bottom w:val="single" w:sz="4" w:space="0" w:color="8EAADB"/>
              <w:right w:val="single" w:sz="4" w:space="0" w:color="8EAADB"/>
            </w:tcBorders>
            <w:shd w:val="clear" w:color="auto" w:fill="auto"/>
          </w:tcPr>
          <w:p w14:paraId="7FA99BC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List</w:t>
            </w:r>
          </w:p>
        </w:tc>
        <w:tc>
          <w:tcPr>
            <w:tcW w:w="2205" w:type="dxa"/>
            <w:tcBorders>
              <w:top w:val="single" w:sz="4" w:space="0" w:color="8EAADB"/>
              <w:left w:val="single" w:sz="4" w:space="0" w:color="8EAADB"/>
              <w:bottom w:val="single" w:sz="4" w:space="0" w:color="8EAADB"/>
              <w:right w:val="single" w:sz="4" w:space="0" w:color="8EAADB"/>
            </w:tcBorders>
            <w:shd w:val="clear" w:color="auto" w:fill="auto"/>
          </w:tcPr>
          <w:p w14:paraId="28CAB37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shd w:val="clear" w:color="auto" w:fill="auto"/>
          </w:tcPr>
          <w:p w14:paraId="03535AF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user didn’t entered to the list and pressed " save".</w:t>
            </w:r>
          </w:p>
        </w:tc>
        <w:tc>
          <w:tcPr>
            <w:tcW w:w="2970" w:type="dxa"/>
            <w:tcBorders>
              <w:top w:val="single" w:sz="4" w:space="0" w:color="8EAADB"/>
              <w:left w:val="single" w:sz="4" w:space="0" w:color="8EAADB"/>
              <w:bottom w:val="single" w:sz="4" w:space="0" w:color="8EAADB"/>
              <w:right w:val="single" w:sz="4" w:space="0" w:color="8EAADB"/>
            </w:tcBorders>
            <w:shd w:val="clear" w:color="auto" w:fill="auto"/>
          </w:tcPr>
          <w:p w14:paraId="2FD53F7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w:t>
            </w:r>
          </w:p>
          <w:p w14:paraId="22F0CFF7"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000000" w:themeColor="text1"/>
              </w:rPr>
              <w:t>“</w:t>
            </w:r>
            <w:r w:rsidRPr="00601C31">
              <w:rPr>
                <w:rStyle w:val="apple-converted-space"/>
                <w:rFonts w:asciiTheme="majorBidi" w:eastAsia="Arial" w:hAnsiTheme="majorBidi" w:cstheme="majorBidi"/>
                <w:color w:val="000000" w:themeColor="text1"/>
                <w:shd w:val="clear" w:color="auto" w:fill="FFFFFF"/>
              </w:rPr>
              <w:t> </w:t>
            </w:r>
            <w:r w:rsidRPr="00601C31">
              <w:rPr>
                <w:rStyle w:val="Emphasis"/>
                <w:rFonts w:asciiTheme="majorBidi" w:hAnsiTheme="majorBidi" w:cstheme="majorBidi"/>
                <w:color w:val="000000" w:themeColor="text1"/>
                <w:shd w:val="clear" w:color="auto" w:fill="FFFFFF"/>
              </w:rPr>
              <w:t>List Should Contain Value</w:t>
            </w:r>
            <w:r w:rsidRPr="00601C31">
              <w:rPr>
                <w:rStyle w:val="Emphasis"/>
                <w:rFonts w:asciiTheme="majorBidi" w:eastAsia="Arial" w:hAnsiTheme="majorBidi" w:cstheme="majorBidi"/>
                <w:color w:val="000000" w:themeColor="text1"/>
                <w:shd w:val="clear" w:color="auto" w:fill="FFFFFF"/>
              </w:rPr>
              <w:t xml:space="preserve">s  each line contain one value   </w:t>
            </w:r>
            <w:r w:rsidRPr="00601C31">
              <w:rPr>
                <w:rFonts w:asciiTheme="majorBidi" w:hAnsiTheme="majorBidi" w:cstheme="majorBidi"/>
                <w:color w:val="000000" w:themeColor="text1"/>
              </w:rPr>
              <w:t>”.</w:t>
            </w:r>
          </w:p>
        </w:tc>
      </w:tr>
    </w:tbl>
    <w:p w14:paraId="273AE6DA" w14:textId="2ED52644"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tl/>
        </w:rPr>
      </w:pPr>
      <w:bookmarkStart w:id="67" w:name="OLE_LINK5"/>
      <w:r w:rsidRPr="00601C31">
        <w:rPr>
          <w:rFonts w:asciiTheme="majorBidi" w:hAnsiTheme="majorBidi" w:cstheme="majorBidi"/>
          <w:i/>
          <w:sz w:val="22"/>
        </w:rPr>
        <w:t xml:space="preserve">Table </w:t>
      </w:r>
      <w:r>
        <w:rPr>
          <w:rFonts w:asciiTheme="majorBidi" w:hAnsiTheme="majorBidi" w:cstheme="majorBidi"/>
          <w:i/>
          <w:sz w:val="22"/>
        </w:rPr>
        <w:t>3: Testing plan- a</w:t>
      </w:r>
      <w:r w:rsidRPr="00601C31">
        <w:rPr>
          <w:rFonts w:asciiTheme="majorBidi" w:hAnsiTheme="majorBidi" w:cstheme="majorBidi"/>
          <w:i/>
          <w:sz w:val="22"/>
        </w:rPr>
        <w:t>dd and edit element (List Type)</w:t>
      </w:r>
    </w:p>
    <w:bookmarkEnd w:id="67"/>
    <w:p w14:paraId="2A3618C9" w14:textId="4CA38B17" w:rsidR="00601C31" w:rsidRPr="00601C31" w:rsidRDefault="00601C31" w:rsidP="00C46DE0">
      <w:pPr>
        <w:spacing w:before="240" w:after="120" w:line="262" w:lineRule="auto"/>
        <w:ind w:left="0" w:right="0" w:firstLine="0"/>
        <w:jc w:val="left"/>
        <w:rPr>
          <w:rFonts w:asciiTheme="majorBidi" w:hAnsiTheme="majorBidi" w:cstheme="majorBidi"/>
          <w:b/>
          <w:sz w:val="22"/>
          <w:rtl/>
        </w:rPr>
      </w:pPr>
      <w:r>
        <w:rPr>
          <w:rFonts w:asciiTheme="majorBidi" w:hAnsiTheme="majorBidi" w:cstheme="majorBidi"/>
          <w:b/>
          <w:sz w:val="22"/>
        </w:rPr>
        <w:t xml:space="preserve">5.4 </w:t>
      </w:r>
      <w:bookmarkStart w:id="68" w:name="OLE_LINK6"/>
      <w:r>
        <w:rPr>
          <w:rFonts w:asciiTheme="majorBidi" w:hAnsiTheme="majorBidi" w:cstheme="majorBidi"/>
          <w:b/>
          <w:sz w:val="22"/>
        </w:rPr>
        <w:t>A</w:t>
      </w:r>
      <w:r w:rsidRPr="00601C31">
        <w:rPr>
          <w:rFonts w:asciiTheme="majorBidi" w:hAnsiTheme="majorBidi" w:cstheme="majorBidi"/>
          <w:b/>
          <w:sz w:val="22"/>
        </w:rPr>
        <w:t xml:space="preserve">dd and </w:t>
      </w:r>
      <w:r>
        <w:rPr>
          <w:rFonts w:asciiTheme="majorBidi" w:hAnsiTheme="majorBidi" w:cstheme="majorBidi"/>
          <w:b/>
          <w:sz w:val="22"/>
        </w:rPr>
        <w:t>edit e</w:t>
      </w:r>
      <w:r w:rsidRPr="00601C31">
        <w:rPr>
          <w:rFonts w:asciiTheme="majorBidi" w:hAnsiTheme="majorBidi" w:cstheme="majorBidi"/>
          <w:b/>
          <w:sz w:val="22"/>
        </w:rPr>
        <w:t>lement (Button)</w:t>
      </w:r>
      <w:bookmarkEnd w:id="68"/>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1A2C526F"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7861A62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552FAC1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20E9AF5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3FF7A2C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7490C509"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3163314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ElementNameAlreadyExists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45658F0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642C3E5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chose a element name that is already in use.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06101D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“element Name is occupied, please choose another”. </w:t>
            </w:r>
          </w:p>
        </w:tc>
      </w:tr>
      <w:tr w:rsidR="00601C31" w:rsidRPr="00601C31" w14:paraId="6EB48061"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70E3D6F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Empty ElementName</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6FBB975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0AA94F4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entered Element Name , and pressed “add Element". </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hemeFill="accent5" w:themeFillTint="33"/>
          </w:tcPr>
          <w:p w14:paraId="1C522D1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1798488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“Mandatory </w:t>
            </w:r>
          </w:p>
          <w:p w14:paraId="482280D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field, please enter title”. </w:t>
            </w:r>
          </w:p>
        </w:tc>
      </w:tr>
      <w:tr w:rsidR="00601C31" w:rsidRPr="00601C31" w14:paraId="4FFDE6E8"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1DADFAC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b/>
                <w:bCs/>
              </w:rPr>
              <w:t xml:space="preserve">NoScreenChosen </w:t>
            </w:r>
          </w:p>
        </w:tc>
        <w:tc>
          <w:tcPr>
            <w:tcW w:w="2205" w:type="dxa"/>
            <w:tcBorders>
              <w:top w:val="single" w:sz="4" w:space="0" w:color="8EAADB"/>
              <w:left w:val="single" w:sz="4" w:space="0" w:color="8EAADB"/>
              <w:bottom w:val="single" w:sz="4" w:space="0" w:color="8EAADB"/>
              <w:right w:val="single" w:sz="4" w:space="0" w:color="8EAADB"/>
            </w:tcBorders>
          </w:tcPr>
          <w:p w14:paraId="36799F2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72DB30E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user didn’t chose Screen, and pressed “add” button. </w:t>
            </w:r>
          </w:p>
        </w:tc>
        <w:tc>
          <w:tcPr>
            <w:tcW w:w="2970" w:type="dxa"/>
            <w:tcBorders>
              <w:top w:val="single" w:sz="4" w:space="0" w:color="8EAADB"/>
              <w:left w:val="single" w:sz="4" w:space="0" w:color="8EAADB"/>
              <w:bottom w:val="single" w:sz="4" w:space="0" w:color="8EAADB"/>
              <w:right w:val="single" w:sz="4" w:space="0" w:color="8EAADB"/>
            </w:tcBorders>
          </w:tcPr>
          <w:p w14:paraId="5DEFB4F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“please choose Screen”. </w:t>
            </w:r>
          </w:p>
        </w:tc>
      </w:tr>
    </w:tbl>
    <w:p w14:paraId="46701130" w14:textId="35A3DE1D" w:rsidR="00601C31" w:rsidRPr="00601C31" w:rsidRDefault="00601C31" w:rsidP="00C46DE0">
      <w:pPr>
        <w:tabs>
          <w:tab w:val="center" w:pos="3672"/>
          <w:tab w:val="center" w:pos="6353"/>
        </w:tabs>
        <w:spacing w:after="7" w:line="257" w:lineRule="auto"/>
        <w:ind w:left="0" w:right="0" w:firstLine="0"/>
        <w:jc w:val="center"/>
        <w:rPr>
          <w:rFonts w:asciiTheme="majorBidi" w:hAnsiTheme="majorBidi" w:cstheme="majorBidi"/>
          <w:sz w:val="22"/>
        </w:rPr>
      </w:pPr>
      <w:r w:rsidRPr="00601C31">
        <w:rPr>
          <w:rFonts w:asciiTheme="majorBidi" w:hAnsiTheme="majorBidi" w:cstheme="majorBidi"/>
          <w:i/>
          <w:sz w:val="22"/>
        </w:rPr>
        <w:t xml:space="preserve">Table </w:t>
      </w:r>
      <w:r>
        <w:rPr>
          <w:rFonts w:asciiTheme="majorBidi" w:hAnsiTheme="majorBidi" w:cstheme="majorBidi"/>
          <w:i/>
          <w:sz w:val="22"/>
        </w:rPr>
        <w:t>4: Testing plan- a</w:t>
      </w:r>
      <w:r w:rsidRPr="00601C31">
        <w:rPr>
          <w:rFonts w:asciiTheme="majorBidi" w:hAnsiTheme="majorBidi" w:cstheme="majorBidi"/>
          <w:i/>
          <w:sz w:val="22"/>
        </w:rPr>
        <w:t>dd and edit element (Button)</w:t>
      </w:r>
    </w:p>
    <w:p w14:paraId="0E5CEA96" w14:textId="77777777" w:rsidR="00601C31" w:rsidRDefault="00601C31" w:rsidP="00C46DE0">
      <w:pPr>
        <w:spacing w:after="160" w:line="259" w:lineRule="auto"/>
        <w:ind w:left="0" w:right="0" w:firstLine="0"/>
        <w:jc w:val="left"/>
        <w:rPr>
          <w:rFonts w:asciiTheme="majorBidi" w:hAnsiTheme="majorBidi" w:cstheme="majorBidi"/>
          <w:b/>
          <w:sz w:val="22"/>
        </w:rPr>
      </w:pPr>
      <w:r>
        <w:rPr>
          <w:rFonts w:asciiTheme="majorBidi" w:hAnsiTheme="majorBidi" w:cstheme="majorBidi"/>
          <w:b/>
        </w:rPr>
        <w:br w:type="page"/>
      </w:r>
    </w:p>
    <w:p w14:paraId="5450423E" w14:textId="4CCF0894" w:rsidR="00601C31" w:rsidRPr="00601C31" w:rsidRDefault="00601C31" w:rsidP="00C46DE0">
      <w:pPr>
        <w:pStyle w:val="NoSpacing"/>
        <w:bidi w:val="0"/>
        <w:rPr>
          <w:rFonts w:asciiTheme="majorBidi" w:hAnsiTheme="majorBidi" w:cstheme="majorBidi"/>
          <w:b/>
          <w:color w:val="000000"/>
          <w:rtl/>
        </w:rPr>
      </w:pPr>
      <w:r>
        <w:rPr>
          <w:rFonts w:asciiTheme="majorBidi" w:hAnsiTheme="majorBidi" w:cstheme="majorBidi"/>
          <w:b/>
          <w:color w:val="000000"/>
        </w:rPr>
        <w:lastRenderedPageBreak/>
        <w:t>5.5 Add action</w:t>
      </w:r>
    </w:p>
    <w:tbl>
      <w:tblPr>
        <w:tblStyle w:val="TableGrid"/>
        <w:tblW w:w="10303" w:type="dxa"/>
        <w:tblInd w:w="-548" w:type="dxa"/>
        <w:tblCellMar>
          <w:top w:w="6" w:type="dxa"/>
          <w:left w:w="108" w:type="dxa"/>
          <w:right w:w="71" w:type="dxa"/>
        </w:tblCellMar>
        <w:tblLook w:val="04A0" w:firstRow="1" w:lastRow="0" w:firstColumn="1" w:lastColumn="0" w:noHBand="0" w:noVBand="1"/>
      </w:tblPr>
      <w:tblGrid>
        <w:gridCol w:w="2871"/>
        <w:gridCol w:w="2205"/>
        <w:gridCol w:w="2257"/>
        <w:gridCol w:w="2970"/>
      </w:tblGrid>
      <w:tr w:rsidR="00601C31" w:rsidRPr="00601C31" w14:paraId="3959D52A" w14:textId="77777777" w:rsidTr="00C46DE0">
        <w:trPr>
          <w:trHeight w:val="272"/>
        </w:trPr>
        <w:tc>
          <w:tcPr>
            <w:tcW w:w="2871" w:type="dxa"/>
            <w:tcBorders>
              <w:top w:val="single" w:sz="4" w:space="0" w:color="4472C4"/>
              <w:left w:val="nil"/>
              <w:bottom w:val="single" w:sz="4" w:space="0" w:color="4472C4"/>
              <w:right w:val="nil"/>
            </w:tcBorders>
            <w:shd w:val="clear" w:color="auto" w:fill="4472C4"/>
          </w:tcPr>
          <w:p w14:paraId="260A1C44"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TestID </w:t>
            </w:r>
          </w:p>
        </w:tc>
        <w:tc>
          <w:tcPr>
            <w:tcW w:w="2205" w:type="dxa"/>
            <w:tcBorders>
              <w:top w:val="single" w:sz="4" w:space="0" w:color="4472C4"/>
              <w:left w:val="nil"/>
              <w:bottom w:val="single" w:sz="4" w:space="0" w:color="4472C4"/>
              <w:right w:val="nil"/>
            </w:tcBorders>
            <w:shd w:val="clear" w:color="auto" w:fill="4472C4"/>
          </w:tcPr>
          <w:p w14:paraId="6CEB2B1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Initiating  actor </w:t>
            </w:r>
          </w:p>
        </w:tc>
        <w:tc>
          <w:tcPr>
            <w:tcW w:w="2257" w:type="dxa"/>
            <w:tcBorders>
              <w:top w:val="single" w:sz="4" w:space="0" w:color="4472C4"/>
              <w:left w:val="nil"/>
              <w:bottom w:val="single" w:sz="4" w:space="0" w:color="4472C4"/>
              <w:right w:val="nil"/>
            </w:tcBorders>
            <w:shd w:val="clear" w:color="auto" w:fill="4472C4"/>
          </w:tcPr>
          <w:p w14:paraId="14E077F5"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Description </w:t>
            </w:r>
          </w:p>
        </w:tc>
        <w:tc>
          <w:tcPr>
            <w:tcW w:w="2970" w:type="dxa"/>
            <w:tcBorders>
              <w:top w:val="single" w:sz="4" w:space="0" w:color="4472C4"/>
              <w:left w:val="nil"/>
              <w:bottom w:val="single" w:sz="4" w:space="0" w:color="4472C4"/>
              <w:right w:val="single" w:sz="4" w:space="0" w:color="4472C4"/>
            </w:tcBorders>
            <w:shd w:val="clear" w:color="auto" w:fill="4472C4"/>
          </w:tcPr>
          <w:p w14:paraId="0266B5D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color w:val="FFFFFF"/>
              </w:rPr>
              <w:t xml:space="preserve">Expected results </w:t>
            </w:r>
          </w:p>
        </w:tc>
      </w:tr>
      <w:tr w:rsidR="00601C31" w:rsidRPr="00601C31" w14:paraId="0F63F14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auto"/>
          </w:tcPr>
          <w:p w14:paraId="4653759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ParameterValueNotSelected </w:t>
            </w:r>
          </w:p>
        </w:tc>
        <w:tc>
          <w:tcPr>
            <w:tcW w:w="2205" w:type="dxa"/>
            <w:tcBorders>
              <w:top w:val="single" w:sz="4" w:space="0" w:color="4472C4"/>
              <w:left w:val="single" w:sz="4" w:space="0" w:color="8EAADB"/>
              <w:bottom w:val="single" w:sz="4" w:space="0" w:color="8EAADB"/>
              <w:right w:val="single" w:sz="4" w:space="0" w:color="8EAADB"/>
            </w:tcBorders>
            <w:shd w:val="clear" w:color="auto" w:fill="auto"/>
          </w:tcPr>
          <w:p w14:paraId="0AD3F236"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auto"/>
          </w:tcPr>
          <w:p w14:paraId="7FFFC3DA"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The architect does not  chose an  specific value from the list </w:t>
            </w:r>
          </w:p>
        </w:tc>
        <w:tc>
          <w:tcPr>
            <w:tcW w:w="2970" w:type="dxa"/>
            <w:tcBorders>
              <w:top w:val="single" w:sz="4" w:space="0" w:color="4472C4"/>
              <w:left w:val="single" w:sz="4" w:space="0" w:color="8EAADB"/>
              <w:bottom w:val="single" w:sz="4" w:space="0" w:color="8EAADB"/>
              <w:right w:val="single" w:sz="4" w:space="0" w:color="8EAADB"/>
            </w:tcBorders>
            <w:shd w:val="clear" w:color="auto" w:fill="auto"/>
          </w:tcPr>
          <w:p w14:paraId="120971EB"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be shown: “please select  parameter value”. </w:t>
            </w:r>
          </w:p>
        </w:tc>
      </w:tr>
      <w:tr w:rsidR="00601C31" w:rsidRPr="00601C31" w14:paraId="3242C522" w14:textId="77777777" w:rsidTr="00C46DE0">
        <w:trPr>
          <w:trHeight w:val="1316"/>
        </w:trPr>
        <w:tc>
          <w:tcPr>
            <w:tcW w:w="2871" w:type="dxa"/>
            <w:tcBorders>
              <w:top w:val="single" w:sz="4" w:space="0" w:color="4472C4"/>
              <w:left w:val="single" w:sz="4" w:space="0" w:color="8EAADB"/>
              <w:bottom w:val="single" w:sz="4" w:space="0" w:color="8EAADB"/>
              <w:right w:val="single" w:sz="4" w:space="0" w:color="8EAADB"/>
            </w:tcBorders>
            <w:shd w:val="clear" w:color="auto" w:fill="D9E2F3"/>
          </w:tcPr>
          <w:p w14:paraId="082B1CE3"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ChoseParameterNotSelected</w:t>
            </w:r>
          </w:p>
        </w:tc>
        <w:tc>
          <w:tcPr>
            <w:tcW w:w="2205" w:type="dxa"/>
            <w:tcBorders>
              <w:top w:val="single" w:sz="4" w:space="0" w:color="4472C4"/>
              <w:left w:val="single" w:sz="4" w:space="0" w:color="8EAADB"/>
              <w:bottom w:val="single" w:sz="4" w:space="0" w:color="8EAADB"/>
              <w:right w:val="single" w:sz="4" w:space="0" w:color="8EAADB"/>
            </w:tcBorders>
            <w:shd w:val="clear" w:color="auto" w:fill="D9E2F3"/>
          </w:tcPr>
          <w:p w14:paraId="78FFF4DF"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4472C4"/>
              <w:left w:val="single" w:sz="4" w:space="0" w:color="8EAADB"/>
              <w:bottom w:val="single" w:sz="4" w:space="0" w:color="8EAADB"/>
              <w:right w:val="single" w:sz="4" w:space="0" w:color="8EAADB"/>
            </w:tcBorders>
            <w:shd w:val="clear" w:color="auto" w:fill="D9E2F3"/>
          </w:tcPr>
          <w:p w14:paraId="0E620900"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does not  chose an  specific value from the list</w:t>
            </w:r>
          </w:p>
        </w:tc>
        <w:tc>
          <w:tcPr>
            <w:tcW w:w="2970" w:type="dxa"/>
            <w:tcBorders>
              <w:top w:val="single" w:sz="4" w:space="0" w:color="4472C4"/>
              <w:left w:val="single" w:sz="4" w:space="0" w:color="8EAADB"/>
              <w:bottom w:val="single" w:sz="4" w:space="0" w:color="8EAADB"/>
              <w:right w:val="single" w:sz="4" w:space="0" w:color="8EAADB"/>
            </w:tcBorders>
            <w:shd w:val="clear" w:color="auto" w:fill="D9E2F3"/>
          </w:tcPr>
          <w:p w14:paraId="61FFED62"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An error message will be shown: “please select  parameter Name”.</w:t>
            </w:r>
          </w:p>
        </w:tc>
      </w:tr>
      <w:tr w:rsidR="00601C31" w:rsidRPr="00601C31" w14:paraId="438D3CCB" w14:textId="77777777" w:rsidTr="00C46DE0">
        <w:trPr>
          <w:trHeight w:val="1059"/>
        </w:trPr>
        <w:tc>
          <w:tcPr>
            <w:tcW w:w="2871" w:type="dxa"/>
            <w:tcBorders>
              <w:top w:val="single" w:sz="4" w:space="0" w:color="8EAADB"/>
              <w:left w:val="single" w:sz="4" w:space="0" w:color="8EAADB"/>
              <w:bottom w:val="single" w:sz="4" w:space="0" w:color="8EAADB"/>
              <w:right w:val="single" w:sz="4" w:space="0" w:color="8EAADB"/>
            </w:tcBorders>
          </w:tcPr>
          <w:p w14:paraId="46917ED8"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ParameterValueNotChoosed</w:t>
            </w:r>
          </w:p>
        </w:tc>
        <w:tc>
          <w:tcPr>
            <w:tcW w:w="2205" w:type="dxa"/>
            <w:tcBorders>
              <w:top w:val="single" w:sz="4" w:space="0" w:color="8EAADB"/>
              <w:left w:val="single" w:sz="4" w:space="0" w:color="8EAADB"/>
              <w:bottom w:val="single" w:sz="4" w:space="0" w:color="8EAADB"/>
              <w:right w:val="single" w:sz="4" w:space="0" w:color="8EAADB"/>
            </w:tcBorders>
          </w:tcPr>
          <w:p w14:paraId="56BC07F9"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architect</w:t>
            </w:r>
          </w:p>
        </w:tc>
        <w:tc>
          <w:tcPr>
            <w:tcW w:w="2257" w:type="dxa"/>
            <w:tcBorders>
              <w:top w:val="single" w:sz="4" w:space="0" w:color="8EAADB"/>
              <w:left w:val="single" w:sz="4" w:space="0" w:color="8EAADB"/>
              <w:bottom w:val="single" w:sz="4" w:space="0" w:color="8EAADB"/>
              <w:right w:val="single" w:sz="4" w:space="0" w:color="8EAADB"/>
            </w:tcBorders>
          </w:tcPr>
          <w:p w14:paraId="068ABDB1"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The  architect dos not choose  a value from the "change Value" list</w:t>
            </w:r>
          </w:p>
        </w:tc>
        <w:tc>
          <w:tcPr>
            <w:tcW w:w="2970" w:type="dxa"/>
            <w:tcBorders>
              <w:top w:val="single" w:sz="4" w:space="0" w:color="8EAADB"/>
              <w:left w:val="single" w:sz="4" w:space="0" w:color="8EAADB"/>
              <w:bottom w:val="single" w:sz="4" w:space="0" w:color="8EAADB"/>
              <w:right w:val="single" w:sz="4" w:space="0" w:color="8EAADB"/>
            </w:tcBorders>
          </w:tcPr>
          <w:p w14:paraId="139BE7CD"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An error message will </w:t>
            </w:r>
          </w:p>
          <w:p w14:paraId="5F18554C" w14:textId="77777777" w:rsidR="00601C31" w:rsidRPr="00601C31" w:rsidRDefault="00601C31" w:rsidP="00C46DE0">
            <w:pPr>
              <w:pStyle w:val="NoSpacing"/>
              <w:bidi w:val="0"/>
              <w:rPr>
                <w:rFonts w:asciiTheme="majorBidi" w:hAnsiTheme="majorBidi" w:cstheme="majorBidi"/>
              </w:rPr>
            </w:pPr>
            <w:r w:rsidRPr="00601C31">
              <w:rPr>
                <w:rFonts w:asciiTheme="majorBidi" w:hAnsiTheme="majorBidi" w:cstheme="majorBidi"/>
              </w:rPr>
              <w:t xml:space="preserve">be shown: “choose a parameter from the list ”. </w:t>
            </w:r>
          </w:p>
        </w:tc>
      </w:tr>
    </w:tbl>
    <w:p w14:paraId="68A1CD96" w14:textId="4F0DB7CD" w:rsidR="00020B7C" w:rsidRDefault="00601C31" w:rsidP="00C46DE0">
      <w:pPr>
        <w:spacing w:line="240" w:lineRule="auto"/>
        <w:ind w:left="0" w:right="120" w:firstLine="0"/>
        <w:jc w:val="center"/>
        <w:rPr>
          <w:rFonts w:asciiTheme="majorBidi" w:hAnsiTheme="majorBidi" w:cstheme="majorBidi"/>
          <w:i/>
          <w:sz w:val="22"/>
        </w:rPr>
      </w:pPr>
      <w:r w:rsidRPr="00601C31">
        <w:rPr>
          <w:rFonts w:asciiTheme="majorBidi" w:hAnsiTheme="majorBidi" w:cstheme="majorBidi"/>
          <w:i/>
          <w:sz w:val="22"/>
        </w:rPr>
        <w:t xml:space="preserve">Table </w:t>
      </w:r>
      <w:r>
        <w:rPr>
          <w:rFonts w:asciiTheme="majorBidi" w:hAnsiTheme="majorBidi" w:cstheme="majorBidi"/>
          <w:i/>
          <w:sz w:val="22"/>
        </w:rPr>
        <w:t>5</w:t>
      </w:r>
      <w:r w:rsidRPr="00601C31">
        <w:rPr>
          <w:rFonts w:asciiTheme="majorBidi" w:hAnsiTheme="majorBidi" w:cstheme="majorBidi"/>
          <w:i/>
          <w:sz w:val="22"/>
        </w:rPr>
        <w:t xml:space="preserve">: Testing plan- add </w:t>
      </w:r>
      <w:r>
        <w:rPr>
          <w:rFonts w:asciiTheme="majorBidi" w:hAnsiTheme="majorBidi" w:cstheme="majorBidi"/>
          <w:i/>
          <w:sz w:val="22"/>
        </w:rPr>
        <w:t>action</w:t>
      </w:r>
    </w:p>
    <w:p w14:paraId="5C511E52" w14:textId="6B66D37A" w:rsidR="00C46DE0" w:rsidRDefault="00C46DE0" w:rsidP="00C46DE0">
      <w:pPr>
        <w:spacing w:line="240" w:lineRule="auto"/>
        <w:ind w:left="0" w:right="120" w:firstLine="0"/>
        <w:jc w:val="center"/>
        <w:rPr>
          <w:rFonts w:asciiTheme="majorBidi" w:hAnsiTheme="majorBidi" w:cstheme="majorBidi"/>
          <w:i/>
          <w:sz w:val="22"/>
        </w:rPr>
      </w:pPr>
    </w:p>
    <w:p w14:paraId="62CBDA17" w14:textId="77777777" w:rsidR="00C46DE0" w:rsidRPr="00601C31" w:rsidRDefault="00C46DE0" w:rsidP="00C46DE0">
      <w:pPr>
        <w:spacing w:line="240" w:lineRule="auto"/>
        <w:ind w:left="0" w:right="120" w:firstLine="0"/>
        <w:jc w:val="center"/>
        <w:rPr>
          <w:rFonts w:asciiTheme="majorBidi" w:hAnsiTheme="majorBidi" w:cstheme="majorBidi"/>
          <w:b/>
          <w:bCs/>
          <w:color w:val="auto"/>
          <w:sz w:val="22"/>
        </w:rPr>
      </w:pPr>
    </w:p>
    <w:p w14:paraId="7CB39913" w14:textId="27A84B7A" w:rsidR="00020B7C" w:rsidRPr="00C46DE0" w:rsidRDefault="00601C31" w:rsidP="00C46DE0">
      <w:pPr>
        <w:pStyle w:val="ListParagraph"/>
        <w:numPr>
          <w:ilvl w:val="0"/>
          <w:numId w:val="53"/>
        </w:numPr>
        <w:spacing w:before="240" w:after="120" w:line="264" w:lineRule="auto"/>
        <w:ind w:right="0"/>
        <w:rPr>
          <w:rFonts w:asciiTheme="majorBidi" w:hAnsiTheme="majorBidi" w:cstheme="majorBidi"/>
          <w:b/>
          <w:bCs/>
          <w:color w:val="000000" w:themeColor="text1"/>
          <w:sz w:val="24"/>
          <w:szCs w:val="24"/>
          <w:lang w:val="en-GB"/>
        </w:rPr>
      </w:pPr>
      <w:r w:rsidRPr="002F7451">
        <w:rPr>
          <w:rFonts w:asciiTheme="majorBidi" w:hAnsiTheme="majorBidi" w:cstheme="majorBidi"/>
          <w:b/>
          <w:bCs/>
          <w:color w:val="auto"/>
          <w:sz w:val="24"/>
          <w:szCs w:val="24"/>
        </w:rPr>
        <w:t>references</w:t>
      </w:r>
    </w:p>
    <w:p w14:paraId="50A1A1B9" w14:textId="339D6B2C" w:rsidR="00050D60" w:rsidRPr="00AC1FEB" w:rsidRDefault="00050D60" w:rsidP="00C46DE0">
      <w:pPr>
        <w:spacing w:line="240" w:lineRule="auto"/>
        <w:ind w:right="120" w:firstLine="0"/>
        <w:jc w:val="left"/>
        <w:rPr>
          <w:rFonts w:asciiTheme="majorBidi" w:hAnsiTheme="majorBidi" w:cstheme="majorBidi"/>
          <w:color w:val="auto"/>
          <w:sz w:val="24"/>
          <w:szCs w:val="24"/>
        </w:rPr>
      </w:pPr>
      <w:r w:rsidRPr="00050D60">
        <w:rPr>
          <w:rFonts w:asciiTheme="majorBidi" w:hAnsiTheme="majorBidi" w:cstheme="majorBidi"/>
          <w:color w:val="auto"/>
          <w:sz w:val="24"/>
          <w:szCs w:val="24"/>
        </w:rPr>
        <w:t>http://www.cs.colostate.edu/~france/CS614/Slides/Ch5-Summary.pdf</w:t>
      </w:r>
    </w:p>
    <w:p w14:paraId="3023A76A" w14:textId="77777777" w:rsidR="008C185C" w:rsidRPr="00AC1FEB" w:rsidRDefault="008C185C" w:rsidP="00C46DE0">
      <w:pPr>
        <w:spacing w:line="240" w:lineRule="auto"/>
        <w:ind w:right="120" w:firstLine="0"/>
        <w:jc w:val="left"/>
        <w:rPr>
          <w:rFonts w:asciiTheme="majorBidi" w:hAnsiTheme="majorBidi" w:cstheme="majorBidi"/>
          <w:color w:val="auto"/>
          <w:sz w:val="24"/>
          <w:szCs w:val="24"/>
        </w:rPr>
      </w:pPr>
    </w:p>
    <w:p w14:paraId="62DA4D6B" w14:textId="5B2624CD" w:rsidR="008C185C" w:rsidRPr="00AC1FEB" w:rsidRDefault="008C185C" w:rsidP="00C46DE0">
      <w:pPr>
        <w:spacing w:line="240" w:lineRule="auto"/>
        <w:ind w:right="1460" w:firstLine="0"/>
        <w:jc w:val="left"/>
        <w:rPr>
          <w:rFonts w:asciiTheme="majorBidi" w:hAnsiTheme="majorBidi" w:cstheme="majorBidi"/>
          <w:color w:val="auto"/>
          <w:sz w:val="24"/>
          <w:szCs w:val="24"/>
        </w:rPr>
      </w:pPr>
    </w:p>
    <w:p w14:paraId="6BD8FFC0" w14:textId="77777777" w:rsidR="008C185C" w:rsidRPr="00AC1FEB" w:rsidRDefault="008C185C" w:rsidP="00C46DE0">
      <w:pPr>
        <w:spacing w:after="0" w:line="240" w:lineRule="auto"/>
        <w:ind w:left="0" w:right="0" w:firstLine="0"/>
        <w:jc w:val="left"/>
        <w:rPr>
          <w:rFonts w:asciiTheme="majorBidi" w:hAnsiTheme="majorBidi" w:cstheme="majorBidi"/>
          <w:color w:val="auto"/>
          <w:sz w:val="24"/>
          <w:szCs w:val="24"/>
        </w:rPr>
      </w:pPr>
    </w:p>
    <w:p w14:paraId="7ED84894" w14:textId="77777777" w:rsidR="008C185C" w:rsidRPr="00AC1FEB" w:rsidRDefault="008C185C" w:rsidP="00C46DE0">
      <w:pPr>
        <w:spacing w:after="120" w:line="22" w:lineRule="atLeast"/>
        <w:ind w:left="115" w:right="1454" w:firstLine="0"/>
        <w:rPr>
          <w:rFonts w:asciiTheme="majorBidi" w:hAnsiTheme="majorBidi" w:cstheme="majorBidi"/>
          <w:sz w:val="22"/>
        </w:rPr>
      </w:pPr>
    </w:p>
    <w:p w14:paraId="2D27B14D" w14:textId="77777777" w:rsidR="00B40032" w:rsidRPr="0094686A" w:rsidRDefault="00B40032" w:rsidP="00C46DE0">
      <w:pPr>
        <w:pStyle w:val="ListParagraph"/>
        <w:ind w:firstLine="0"/>
      </w:pPr>
    </w:p>
    <w:sectPr w:rsidR="00B40032" w:rsidRPr="0094686A" w:rsidSect="003F0D0A">
      <w:headerReference w:type="default" r:id="rId37"/>
      <w:footerReference w:type="even" r:id="rId38"/>
      <w:footerReference w:type="default" r:id="rId39"/>
      <w:footerReference w:type="first" r:id="rId40"/>
      <w:pgSz w:w="11900" w:h="16840"/>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K23.06" w:date="2017-01-04T18:34:00Z" w:initials="K23.06">
    <w:p w14:paraId="7D63B23C" w14:textId="77777777" w:rsidR="00C46DE0" w:rsidRDefault="00C46DE0" w:rsidP="00F25A18">
      <w:pPr>
        <w:pStyle w:val="CommentText"/>
      </w:pPr>
      <w:r>
        <w:rPr>
          <w:rStyle w:val="CommentReference"/>
        </w:rPr>
        <w:annotationRef/>
      </w:r>
      <w:r>
        <w:t>english</w:t>
      </w:r>
    </w:p>
  </w:comment>
  <w:comment w:id="6" w:author="Ahmad Mnasra" w:date="2017-01-12T14:11:00Z" w:initials="AM">
    <w:p w14:paraId="08757218" w14:textId="6C9354DA" w:rsidR="00C46DE0" w:rsidRDefault="00C46DE0">
      <w:pPr>
        <w:pStyle w:val="CommentText"/>
      </w:pPr>
      <w:r>
        <w:rPr>
          <w:rStyle w:val="CommentReference"/>
        </w:rPr>
        <w:annotationRef/>
      </w:r>
      <w:r>
        <w:t>Done</w:t>
      </w:r>
    </w:p>
    <w:p w14:paraId="6B2B1CBD" w14:textId="77777777" w:rsidR="00C46DE0" w:rsidRDefault="00C46DE0">
      <w:pPr>
        <w:pStyle w:val="CommentText"/>
      </w:pPr>
    </w:p>
  </w:comment>
  <w:comment w:id="7" w:author="K23.06" w:date="2017-01-04T18:34:00Z" w:initials="K23.06">
    <w:p w14:paraId="787D6CE4" w14:textId="77777777" w:rsidR="00C46DE0" w:rsidRDefault="00C46DE0" w:rsidP="00933285">
      <w:pPr>
        <w:pStyle w:val="CommentText"/>
      </w:pPr>
      <w:r>
        <w:rPr>
          <w:rStyle w:val="CommentReference"/>
        </w:rPr>
        <w:annotationRef/>
      </w:r>
      <w:r>
        <w:t>what is it?</w:t>
      </w:r>
    </w:p>
  </w:comment>
  <w:comment w:id="8" w:author="K23.06" w:date="2017-01-04T18:34:00Z" w:initials="K23.06">
    <w:p w14:paraId="63B6F38F" w14:textId="77777777" w:rsidR="00C46DE0" w:rsidRDefault="00C46DE0" w:rsidP="00BE6FDB">
      <w:pPr>
        <w:pStyle w:val="CommentText"/>
      </w:pPr>
      <w:r>
        <w:rPr>
          <w:rStyle w:val="CommentReference"/>
        </w:rPr>
        <w:annotationRef/>
      </w:r>
      <w:r>
        <w:t>?</w:t>
      </w:r>
    </w:p>
  </w:comment>
  <w:comment w:id="10" w:author="K23.06" w:date="2017-01-04T18:34:00Z" w:initials="K23.06">
    <w:p w14:paraId="2D936091" w14:textId="77777777" w:rsidR="00C46DE0" w:rsidRDefault="00C46DE0" w:rsidP="00BE6FDB">
      <w:pPr>
        <w:pStyle w:val="CommentText"/>
      </w:pPr>
      <w:r>
        <w:rPr>
          <w:rStyle w:val="CommentReference"/>
        </w:rPr>
        <w:annotationRef/>
      </w:r>
      <w:r>
        <w:t>indexes</w:t>
      </w:r>
    </w:p>
  </w:comment>
  <w:comment w:id="11" w:author="Ahmad Mnasra" w:date="2017-01-12T22:05:00Z" w:initials="AM">
    <w:p w14:paraId="3751075B" w14:textId="6F23F32C" w:rsidR="00C46DE0" w:rsidRDefault="00C46DE0">
      <w:pPr>
        <w:pStyle w:val="CommentText"/>
      </w:pPr>
      <w:r>
        <w:rPr>
          <w:rStyle w:val="CommentReference"/>
        </w:rPr>
        <w:annotationRef/>
      </w:r>
      <w:r>
        <w:t>DONE</w:t>
      </w:r>
    </w:p>
  </w:comment>
  <w:comment w:id="17" w:author="K23.06" w:date="2017-01-04T18:34:00Z" w:initials="K23.06">
    <w:p w14:paraId="540BDA29" w14:textId="77777777" w:rsidR="00C46DE0" w:rsidRDefault="00C46DE0" w:rsidP="00272910">
      <w:pPr>
        <w:pStyle w:val="CommentText"/>
      </w:pPr>
      <w:r>
        <w:rPr>
          <w:rStyle w:val="CommentReference"/>
        </w:rPr>
        <w:annotationRef/>
      </w:r>
      <w:r>
        <w:t>english</w:t>
      </w:r>
    </w:p>
  </w:comment>
  <w:comment w:id="18" w:author="K23.06" w:date="2017-01-04T18:34:00Z" w:initials="K23.06">
    <w:p w14:paraId="3C7EFEB8" w14:textId="77777777" w:rsidR="00C46DE0" w:rsidRDefault="00C46DE0" w:rsidP="000252B7">
      <w:pPr>
        <w:pStyle w:val="CommentText"/>
      </w:pPr>
      <w:r>
        <w:rPr>
          <w:rStyle w:val="CommentReference"/>
        </w:rPr>
        <w:annotationRef/>
      </w:r>
      <w:r>
        <w:t>link</w:t>
      </w:r>
    </w:p>
  </w:comment>
  <w:comment w:id="19" w:author="Ahmad Mnasra" w:date="2017-01-12T14:11:00Z" w:initials="AM">
    <w:p w14:paraId="7F952F96" w14:textId="3062FCA9" w:rsidR="00C46DE0" w:rsidRDefault="00C46DE0">
      <w:pPr>
        <w:pStyle w:val="CommentText"/>
      </w:pPr>
      <w:r>
        <w:rPr>
          <w:rStyle w:val="CommentReference"/>
        </w:rPr>
        <w:annotationRef/>
      </w:r>
      <w:r>
        <w:t xml:space="preserve">why should put link , if we put that in reference ? </w:t>
      </w:r>
    </w:p>
    <w:p w14:paraId="60839E2F" w14:textId="77777777" w:rsidR="00C46DE0" w:rsidRDefault="00C46DE0">
      <w:pPr>
        <w:pStyle w:val="CommentText"/>
      </w:pPr>
    </w:p>
  </w:comment>
  <w:comment w:id="20" w:author="K23.06" w:date="2017-01-09T16:39:00Z" w:initials="K23.06">
    <w:p w14:paraId="50535317" w14:textId="08E44799" w:rsidR="00C46DE0" w:rsidRDefault="00C46DE0" w:rsidP="00067E1C">
      <w:pPr>
        <w:pStyle w:val="CommentText"/>
      </w:pPr>
      <w:r>
        <w:rPr>
          <w:rStyle w:val="CommentReference"/>
        </w:rPr>
        <w:annotationRef/>
      </w:r>
      <w:r>
        <w:t>format</w:t>
      </w:r>
    </w:p>
  </w:comment>
  <w:comment w:id="21" w:author="K23.06" w:date="2017-01-04T18:34:00Z" w:initials="K23.06">
    <w:p w14:paraId="45023914" w14:textId="77777777" w:rsidR="00C46DE0" w:rsidRDefault="00C46DE0" w:rsidP="00BC2284">
      <w:pPr>
        <w:pStyle w:val="CommentText"/>
      </w:pPr>
      <w:r>
        <w:rPr>
          <w:rStyle w:val="CommentReference"/>
        </w:rPr>
        <w:annotationRef/>
      </w:r>
      <w:r>
        <w:t>format</w:t>
      </w:r>
    </w:p>
  </w:comment>
  <w:comment w:id="22" w:author="K23.06" w:date="2017-01-04T18:34:00Z" w:initials="K23.06">
    <w:p w14:paraId="5062EAAC" w14:textId="77777777" w:rsidR="00C46DE0" w:rsidRDefault="00C46DE0" w:rsidP="00D52D18">
      <w:pPr>
        <w:pStyle w:val="CommentText"/>
      </w:pPr>
      <w:r>
        <w:rPr>
          <w:rStyle w:val="CommentReference"/>
        </w:rPr>
        <w:annotationRef/>
      </w:r>
      <w:r>
        <w:t xml:space="preserve">what is </w:t>
      </w:r>
      <w:r w:rsidRPr="00327154">
        <w:rPr>
          <w:i/>
          <w:iCs/>
        </w:rPr>
        <w:t>formula</w:t>
      </w:r>
      <w:r>
        <w:t>?</w:t>
      </w:r>
    </w:p>
  </w:comment>
  <w:comment w:id="23" w:author="K23.06" w:date="2017-01-09T16:41:00Z" w:initials="K23.06">
    <w:p w14:paraId="02D13A26" w14:textId="3D596D6B" w:rsidR="00C46DE0" w:rsidRDefault="00C46DE0">
      <w:pPr>
        <w:pStyle w:val="CommentText"/>
      </w:pPr>
      <w:r>
        <w:rPr>
          <w:rStyle w:val="CommentReference"/>
        </w:rPr>
        <w:annotationRef/>
      </w:r>
      <w:r>
        <w:t>Not precise</w:t>
      </w:r>
    </w:p>
  </w:comment>
  <w:comment w:id="24" w:author="אלנה רווה" w:date="2017-01-04T18:34:00Z" w:initials="אר">
    <w:p w14:paraId="43AC1336" w14:textId="77777777" w:rsidR="00C46DE0" w:rsidRDefault="00C46DE0" w:rsidP="00D40652">
      <w:pPr>
        <w:pStyle w:val="CommentText"/>
      </w:pPr>
      <w:r>
        <w:rPr>
          <w:rStyle w:val="CommentReference"/>
        </w:rPr>
        <w:annotationRef/>
      </w:r>
      <w:r>
        <w:t xml:space="preserve">Each figure must be titled and numbered. If a figure is not original then the source must be provided </w:t>
      </w:r>
    </w:p>
  </w:comment>
  <w:comment w:id="26" w:author="אלנה רווה" w:date="2017-01-04T18:34:00Z" w:initials="אר">
    <w:p w14:paraId="7127E3BE" w14:textId="77777777" w:rsidR="00C46DE0" w:rsidRDefault="00C46DE0" w:rsidP="00580857">
      <w:pPr>
        <w:pStyle w:val="CommentText"/>
      </w:pPr>
      <w:r>
        <w:rPr>
          <w:rStyle w:val="CommentReference"/>
        </w:rPr>
        <w:annotationRef/>
      </w:r>
      <w:r>
        <w:t>All figures must be titled</w:t>
      </w:r>
    </w:p>
  </w:comment>
  <w:comment w:id="27" w:author="K23.06" w:date="2017-01-09T16:50:00Z" w:initials="K23.06">
    <w:p w14:paraId="503B1E4A" w14:textId="05D4AB57" w:rsidR="00C46DE0" w:rsidRDefault="00C46DE0">
      <w:pPr>
        <w:pStyle w:val="CommentText"/>
      </w:pPr>
      <w:r>
        <w:rPr>
          <w:rStyle w:val="CommentReference"/>
        </w:rPr>
        <w:annotationRef/>
      </w:r>
      <w:r>
        <w:t>?</w:t>
      </w:r>
    </w:p>
  </w:comment>
  <w:comment w:id="28" w:author="K23.06" w:date="2017-01-09T17:02:00Z" w:initials="K23.06">
    <w:p w14:paraId="0D84AD1C" w14:textId="179307D0" w:rsidR="00C46DE0" w:rsidRDefault="00C46DE0">
      <w:pPr>
        <w:pStyle w:val="CommentText"/>
      </w:pPr>
      <w:r>
        <w:rPr>
          <w:rStyle w:val="CommentReference"/>
        </w:rPr>
        <w:annotationRef/>
      </w:r>
      <w:r>
        <w:t>absent</w:t>
      </w:r>
    </w:p>
  </w:comment>
  <w:comment w:id="29" w:author="K23.06" w:date="2017-01-04T18:34:00Z" w:initials="K23.06">
    <w:p w14:paraId="3885DAD7" w14:textId="77777777" w:rsidR="00C46DE0" w:rsidRDefault="00C46DE0" w:rsidP="00580857">
      <w:pPr>
        <w:pStyle w:val="CommentText"/>
      </w:pPr>
      <w:r>
        <w:rPr>
          <w:rStyle w:val="CommentReference"/>
        </w:rPr>
        <w:annotationRef/>
      </w:r>
      <w:r>
        <w:t>?</w:t>
      </w:r>
    </w:p>
  </w:comment>
  <w:comment w:id="30" w:author="K23.06" w:date="2017-01-09T17:05:00Z" w:initials="K23.06">
    <w:p w14:paraId="47ECCE30" w14:textId="6AF0E7DC" w:rsidR="00C46DE0" w:rsidRDefault="00C46DE0">
      <w:pPr>
        <w:pStyle w:val="CommentText"/>
      </w:pPr>
      <w:r>
        <w:rPr>
          <w:rStyle w:val="CommentReference"/>
        </w:rPr>
        <w:annotationRef/>
      </w:r>
      <w:r>
        <w:t>absent</w:t>
      </w:r>
    </w:p>
  </w:comment>
  <w:comment w:id="31" w:author="K23.06" w:date="2017-01-04T18:34:00Z" w:initials="K23.06">
    <w:p w14:paraId="79D08097" w14:textId="77777777" w:rsidR="00C46DE0" w:rsidRDefault="00C46DE0" w:rsidP="00580857">
      <w:pPr>
        <w:pStyle w:val="CommentText"/>
      </w:pPr>
      <w:r>
        <w:rPr>
          <w:rStyle w:val="CommentReference"/>
        </w:rPr>
        <w:annotationRef/>
      </w:r>
      <w:r>
        <w:t>not precise, see promela example</w:t>
      </w:r>
    </w:p>
  </w:comment>
  <w:comment w:id="32" w:author="K23.06" w:date="2017-01-04T18:34:00Z" w:initials="K23.06">
    <w:p w14:paraId="4EE226E7" w14:textId="77777777" w:rsidR="00C46DE0" w:rsidRDefault="00C46DE0" w:rsidP="00580857">
      <w:pPr>
        <w:pStyle w:val="CommentText"/>
      </w:pPr>
      <w:r>
        <w:rPr>
          <w:rStyle w:val="CommentReference"/>
        </w:rPr>
        <w:annotationRef/>
      </w:r>
      <w:r>
        <w:t>how add new value to the list?</w:t>
      </w:r>
    </w:p>
  </w:comment>
  <w:comment w:id="35" w:author="K23.06" w:date="2017-01-09T17:11:00Z" w:initials="K23.06">
    <w:p w14:paraId="60D84307" w14:textId="340D768B" w:rsidR="00C46DE0" w:rsidRDefault="00C46DE0">
      <w:pPr>
        <w:pStyle w:val="CommentText"/>
      </w:pPr>
      <w:r>
        <w:rPr>
          <w:rStyle w:val="CommentReference"/>
        </w:rPr>
        <w:annotationRef/>
      </w:r>
      <w:r>
        <w:t>why example does not appear in gui</w:t>
      </w:r>
    </w:p>
  </w:comment>
  <w:comment w:id="36" w:author="K23.06" w:date="2017-01-04T18:34:00Z" w:initials="K23.06">
    <w:p w14:paraId="54FB441C" w14:textId="77777777" w:rsidR="00C46DE0" w:rsidRDefault="00C46DE0" w:rsidP="00580857">
      <w:pPr>
        <w:pStyle w:val="CommentText"/>
      </w:pPr>
      <w:r>
        <w:rPr>
          <w:rStyle w:val="CommentReference"/>
        </w:rPr>
        <w:annotationRef/>
      </w:r>
      <w:r>
        <w:t>?</w:t>
      </w:r>
    </w:p>
  </w:comment>
  <w:comment w:id="37" w:author="K23.06" w:date="2017-01-04T18:34:00Z" w:initials="K23.06">
    <w:p w14:paraId="4670B7FE" w14:textId="77777777" w:rsidR="00C46DE0" w:rsidRDefault="00C46DE0" w:rsidP="00580857">
      <w:pPr>
        <w:pStyle w:val="CommentText"/>
      </w:pPr>
      <w:r>
        <w:rPr>
          <w:rStyle w:val="CommentReference"/>
        </w:rPr>
        <w:annotationRef/>
      </w:r>
      <w:r>
        <w:t>you have to describe example</w:t>
      </w:r>
    </w:p>
  </w:comment>
  <w:comment w:id="38" w:author="K23.06" w:date="2017-01-04T18:34:00Z" w:initials="K23.06">
    <w:p w14:paraId="6D4F7299" w14:textId="77777777" w:rsidR="00C46DE0" w:rsidRDefault="00C46DE0" w:rsidP="00580857">
      <w:pPr>
        <w:pStyle w:val="CommentText"/>
      </w:pPr>
      <w:r>
        <w:rPr>
          <w:rStyle w:val="CommentReference"/>
        </w:rPr>
        <w:annotationRef/>
      </w:r>
      <w:r>
        <w:t>it has to be transition for each value from the list</w:t>
      </w:r>
    </w:p>
  </w:comment>
  <w:comment w:id="40" w:author="K23.06" w:date="2017-01-04T18:34:00Z" w:initials="K23.06">
    <w:p w14:paraId="1BEC43EE" w14:textId="77777777" w:rsidR="00C46DE0" w:rsidRDefault="00C46DE0" w:rsidP="00580857">
      <w:pPr>
        <w:pStyle w:val="CommentText"/>
      </w:pPr>
      <w:r>
        <w:rPr>
          <w:rStyle w:val="CommentReference"/>
        </w:rPr>
        <w:annotationRef/>
      </w:r>
      <w:r>
        <w:t>not in this list</w:t>
      </w:r>
    </w:p>
  </w:comment>
  <w:comment w:id="43" w:author="אלנה רווה" w:date="2017-01-04T18:34:00Z" w:initials="אר">
    <w:p w14:paraId="51F6CE1D" w14:textId="77777777" w:rsidR="00C46DE0" w:rsidRDefault="00C46DE0" w:rsidP="00580857">
      <w:pPr>
        <w:pStyle w:val="CommentText"/>
      </w:pPr>
      <w:r>
        <w:rPr>
          <w:rStyle w:val="CommentReference"/>
        </w:rPr>
        <w:annotationRef/>
      </w:r>
      <w:r>
        <w:t>Any figure must be titled</w:t>
      </w:r>
    </w:p>
  </w:comment>
  <w:comment w:id="44" w:author="K23.06" w:date="2017-01-04T18:34:00Z" w:initials="K23.06">
    <w:p w14:paraId="044E0169" w14:textId="77777777" w:rsidR="00C46DE0" w:rsidRDefault="00C46DE0" w:rsidP="00580857">
      <w:pPr>
        <w:pStyle w:val="CommentText"/>
      </w:pPr>
      <w:r>
        <w:rPr>
          <w:rStyle w:val="CommentReference"/>
        </w:rPr>
        <w:annotationRef/>
      </w:r>
      <w:r>
        <w:t>name of parameter?</w:t>
      </w:r>
    </w:p>
  </w:comment>
  <w:comment w:id="45" w:author="K23.06" w:date="2017-01-04T18:34:00Z" w:initials="K23.06">
    <w:p w14:paraId="3F98C893" w14:textId="77777777" w:rsidR="00C46DE0" w:rsidRDefault="00C46DE0" w:rsidP="00580857">
      <w:pPr>
        <w:pStyle w:val="CommentText"/>
      </w:pPr>
      <w:r>
        <w:rPr>
          <w:rStyle w:val="CommentReference"/>
        </w:rPr>
        <w:annotationRef/>
      </w:r>
      <w:r>
        <w:t>compare with example on promela: you can put here in style of promela, but in a common case</w:t>
      </w:r>
    </w:p>
  </w:comment>
  <w:comment w:id="46" w:author="K23.06" w:date="2017-01-04T18:34:00Z" w:initials="K23.06">
    <w:p w14:paraId="6353886A" w14:textId="77777777" w:rsidR="00C46DE0" w:rsidRDefault="00C46DE0" w:rsidP="00580857">
      <w:pPr>
        <w:pStyle w:val="CommentText"/>
      </w:pPr>
      <w:r>
        <w:rPr>
          <w:rStyle w:val="CommentReference"/>
        </w:rPr>
        <w:annotationRef/>
      </w:r>
      <w:r>
        <w:t>in PG you have to show all information that you use in promela</w:t>
      </w:r>
    </w:p>
  </w:comment>
  <w:comment w:id="47" w:author="K23.06" w:date="2017-01-04T18:34:00Z" w:initials="K23.06">
    <w:p w14:paraId="16A5429F" w14:textId="77777777" w:rsidR="00C46DE0" w:rsidRDefault="00C46DE0" w:rsidP="00580857">
      <w:pPr>
        <w:pStyle w:val="CommentText"/>
      </w:pPr>
      <w:r>
        <w:rPr>
          <w:rStyle w:val="CommentReference"/>
        </w:rPr>
        <w:annotationRef/>
      </w:r>
      <w:r>
        <w:t>?</w:t>
      </w:r>
    </w:p>
  </w:comment>
  <w:comment w:id="48" w:author="K23.06" w:date="2017-01-04T18:34:00Z" w:initials="K23.06">
    <w:p w14:paraId="5CF987C1" w14:textId="77777777" w:rsidR="00C46DE0" w:rsidRDefault="00C46DE0" w:rsidP="00580857">
      <w:pPr>
        <w:pStyle w:val="CommentText"/>
      </w:pPr>
      <w:r>
        <w:rPr>
          <w:rStyle w:val="CommentReference"/>
        </w:rPr>
        <w:annotationRef/>
      </w:r>
      <w:r>
        <w:t>?</w:t>
      </w:r>
    </w:p>
  </w:comment>
  <w:comment w:id="56" w:author="K23.06" w:date="2017-01-04T18:34:00Z" w:initials="K23.06">
    <w:p w14:paraId="6BD9E794" w14:textId="77777777" w:rsidR="00C46DE0" w:rsidRDefault="00C46DE0" w:rsidP="00580857">
      <w:pPr>
        <w:pStyle w:val="CommentText"/>
      </w:pPr>
      <w:r>
        <w:rPr>
          <w:rStyle w:val="CommentReference"/>
        </w:rPr>
        <w:annotationRef/>
      </w:r>
      <w:r>
        <w:t>back end?</w:t>
      </w:r>
    </w:p>
  </w:comment>
  <w:comment w:id="58" w:author="K23.06" w:date="2017-01-04T18:34:00Z" w:initials="K23.06">
    <w:p w14:paraId="21960B42" w14:textId="77777777" w:rsidR="00C46DE0" w:rsidRDefault="00C46DE0" w:rsidP="00580857">
      <w:pPr>
        <w:pStyle w:val="CommentText"/>
      </w:pPr>
      <w:r>
        <w:rPr>
          <w:rStyle w:val="CommentReference"/>
        </w:rPr>
        <w:annotationRef/>
      </w:r>
      <w:r>
        <w:t>format</w:t>
      </w:r>
    </w:p>
  </w:comment>
  <w:comment w:id="59" w:author="K23.06" w:date="2017-01-04T18:34:00Z" w:initials="K23.06">
    <w:p w14:paraId="143AAB6F" w14:textId="77777777" w:rsidR="00C46DE0" w:rsidRDefault="00C46DE0" w:rsidP="00580857">
      <w:pPr>
        <w:pStyle w:val="CommentText"/>
      </w:pPr>
      <w:r>
        <w:rPr>
          <w:rStyle w:val="CommentReference"/>
        </w:rPr>
        <w:annotationRef/>
      </w:r>
      <w:r>
        <w:t>Capital letter</w:t>
      </w:r>
    </w:p>
  </w:comment>
  <w:comment w:id="60" w:author="K23.06" w:date="2017-01-09T17:12:00Z" w:initials="K23.06">
    <w:p w14:paraId="03898D17" w14:textId="5A595D4D" w:rsidR="00C46DE0" w:rsidRDefault="00C46DE0">
      <w:pPr>
        <w:pStyle w:val="CommentText"/>
      </w:pPr>
      <w:r>
        <w:rPr>
          <w:rStyle w:val="CommentReference"/>
        </w:rPr>
        <w:annotationRef/>
      </w:r>
      <w:r>
        <w:t>?</w:t>
      </w:r>
    </w:p>
  </w:comment>
  <w:comment w:id="61" w:author="K23.06" w:date="2017-01-04T18:34:00Z" w:initials="K23.06">
    <w:p w14:paraId="4A656242" w14:textId="77777777" w:rsidR="00C46DE0" w:rsidRDefault="00C46DE0" w:rsidP="008C185C">
      <w:pPr>
        <w:pStyle w:val="CommentText"/>
      </w:pPr>
      <w:r>
        <w:rPr>
          <w:rStyle w:val="CommentReference"/>
        </w:rPr>
        <w:annotationRef/>
      </w:r>
      <w:r>
        <w:t>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63B23C" w15:done="0"/>
  <w15:commentEx w15:paraId="6B2B1CBD" w15:paraIdParent="7D63B23C" w15:done="0"/>
  <w15:commentEx w15:paraId="787D6CE4" w15:done="0"/>
  <w15:commentEx w15:paraId="63B6F38F" w15:done="0"/>
  <w15:commentEx w15:paraId="2D936091" w15:done="0"/>
  <w15:commentEx w15:paraId="3751075B" w15:paraIdParent="2D936091" w15:done="0"/>
  <w15:commentEx w15:paraId="540BDA29" w15:done="0"/>
  <w15:commentEx w15:paraId="3C7EFEB8" w15:done="0"/>
  <w15:commentEx w15:paraId="60839E2F" w15:paraIdParent="3C7EFEB8" w15:done="0"/>
  <w15:commentEx w15:paraId="50535317" w15:done="0"/>
  <w15:commentEx w15:paraId="45023914" w15:done="0"/>
  <w15:commentEx w15:paraId="5062EAAC" w15:done="0"/>
  <w15:commentEx w15:paraId="02D13A26" w15:done="0"/>
  <w15:commentEx w15:paraId="43AC1336" w15:done="0"/>
  <w15:commentEx w15:paraId="7127E3BE" w15:done="0"/>
  <w15:commentEx w15:paraId="503B1E4A" w15:done="0"/>
  <w15:commentEx w15:paraId="0D84AD1C" w15:done="0"/>
  <w15:commentEx w15:paraId="3885DAD7" w15:done="0"/>
  <w15:commentEx w15:paraId="47ECCE30" w15:done="0"/>
  <w15:commentEx w15:paraId="79D08097" w15:done="0"/>
  <w15:commentEx w15:paraId="4EE226E7" w15:done="0"/>
  <w15:commentEx w15:paraId="60D84307" w15:done="0"/>
  <w15:commentEx w15:paraId="54FB441C" w15:done="0"/>
  <w15:commentEx w15:paraId="4670B7FE" w15:done="0"/>
  <w15:commentEx w15:paraId="6D4F7299" w15:done="0"/>
  <w15:commentEx w15:paraId="1BEC43EE" w15:done="0"/>
  <w15:commentEx w15:paraId="51F6CE1D" w15:done="0"/>
  <w15:commentEx w15:paraId="044E0169" w15:done="0"/>
  <w15:commentEx w15:paraId="3F98C893" w15:done="0"/>
  <w15:commentEx w15:paraId="6353886A" w15:done="0"/>
  <w15:commentEx w15:paraId="16A5429F" w15:done="0"/>
  <w15:commentEx w15:paraId="5CF987C1" w15:done="0"/>
  <w15:commentEx w15:paraId="6BD9E794" w15:done="0"/>
  <w15:commentEx w15:paraId="21960B42" w15:done="0"/>
  <w15:commentEx w15:paraId="143AAB6F" w15:done="0"/>
  <w15:commentEx w15:paraId="03898D17" w15:done="0"/>
  <w15:commentEx w15:paraId="4A65624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538A3" w14:textId="77777777" w:rsidR="005C4437" w:rsidRDefault="005C4437">
      <w:pPr>
        <w:spacing w:after="0" w:line="240" w:lineRule="auto"/>
      </w:pPr>
      <w:r>
        <w:separator/>
      </w:r>
    </w:p>
  </w:endnote>
  <w:endnote w:type="continuationSeparator" w:id="0">
    <w:p w14:paraId="4AC6D52F" w14:textId="77777777" w:rsidR="005C4437" w:rsidRDefault="005C4437">
      <w:pPr>
        <w:spacing w:after="0" w:line="240" w:lineRule="auto"/>
      </w:pPr>
      <w:r>
        <w:continuationSeparator/>
      </w:r>
    </w:p>
  </w:endnote>
  <w:endnote w:type="continuationNotice" w:id="1">
    <w:p w14:paraId="54F2CD66" w14:textId="77777777" w:rsidR="005C4437" w:rsidRDefault="005C44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C46DE0" w:rsidRDefault="00C46DE0">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C46DE0" w:rsidRDefault="00C46DE0">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2F631A27" w:rsidR="00C46DE0" w:rsidRDefault="00C46DE0">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85705F" w:rsidRPr="0085705F">
      <w:rPr>
        <w:noProof/>
        <w:sz w:val="24"/>
      </w:rPr>
      <w:t>20</w:t>
    </w:r>
    <w:r>
      <w:rPr>
        <w:sz w:val="24"/>
      </w:rPr>
      <w:fldChar w:fldCharType="end"/>
    </w:r>
  </w:p>
  <w:p w14:paraId="4C729787" w14:textId="77777777" w:rsidR="00C46DE0" w:rsidRDefault="00C46DE0">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C46DE0" w:rsidRDefault="00C46DE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17F31" w14:textId="77777777" w:rsidR="005C4437" w:rsidRDefault="005C4437">
      <w:pPr>
        <w:spacing w:after="0" w:line="240" w:lineRule="auto"/>
      </w:pPr>
      <w:r>
        <w:separator/>
      </w:r>
    </w:p>
  </w:footnote>
  <w:footnote w:type="continuationSeparator" w:id="0">
    <w:p w14:paraId="30FF233F" w14:textId="77777777" w:rsidR="005C4437" w:rsidRDefault="005C4437">
      <w:pPr>
        <w:spacing w:after="0" w:line="240" w:lineRule="auto"/>
      </w:pPr>
      <w:r>
        <w:continuationSeparator/>
      </w:r>
    </w:p>
  </w:footnote>
  <w:footnote w:type="continuationNotice" w:id="1">
    <w:p w14:paraId="30FD0A0C" w14:textId="77777777" w:rsidR="005C4437" w:rsidRDefault="005C44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E0DC1" w14:textId="77777777" w:rsidR="00C46DE0" w:rsidRDefault="00C46D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9D6226"/>
    <w:multiLevelType w:val="hybridMultilevel"/>
    <w:tmpl w:val="E90C272A"/>
    <w:lvl w:ilvl="0" w:tplc="51CC64DC">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4"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4"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E614BE"/>
    <w:multiLevelType w:val="hybridMultilevel"/>
    <w:tmpl w:val="F06CD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51519B3"/>
    <w:multiLevelType w:val="hybridMultilevel"/>
    <w:tmpl w:val="4C6E9B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0FE122E"/>
    <w:multiLevelType w:val="hybridMultilevel"/>
    <w:tmpl w:val="2CDE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0D75A8"/>
    <w:multiLevelType w:val="hybridMultilevel"/>
    <w:tmpl w:val="7A1ACEB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4"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9" w15:restartNumberingAfterBreak="0">
    <w:nsid w:val="6412496D"/>
    <w:multiLevelType w:val="hybridMultilevel"/>
    <w:tmpl w:val="4768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58B18C0"/>
    <w:multiLevelType w:val="hybridMultilevel"/>
    <w:tmpl w:val="5962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3"/>
  </w:num>
  <w:num w:numId="2">
    <w:abstractNumId w:val="4"/>
  </w:num>
  <w:num w:numId="3">
    <w:abstractNumId w:val="5"/>
  </w:num>
  <w:num w:numId="4">
    <w:abstractNumId w:val="22"/>
  </w:num>
  <w:num w:numId="5">
    <w:abstractNumId w:val="37"/>
  </w:num>
  <w:num w:numId="6">
    <w:abstractNumId w:val="6"/>
  </w:num>
  <w:num w:numId="7">
    <w:abstractNumId w:val="2"/>
  </w:num>
  <w:num w:numId="8">
    <w:abstractNumId w:val="46"/>
  </w:num>
  <w:num w:numId="9">
    <w:abstractNumId w:val="20"/>
  </w:num>
  <w:num w:numId="10">
    <w:abstractNumId w:val="1"/>
  </w:num>
  <w:num w:numId="11">
    <w:abstractNumId w:val="11"/>
  </w:num>
  <w:num w:numId="12">
    <w:abstractNumId w:val="10"/>
  </w:num>
  <w:num w:numId="13">
    <w:abstractNumId w:val="23"/>
  </w:num>
  <w:num w:numId="14">
    <w:abstractNumId w:val="34"/>
  </w:num>
  <w:num w:numId="15">
    <w:abstractNumId w:val="25"/>
  </w:num>
  <w:num w:numId="16">
    <w:abstractNumId w:val="35"/>
  </w:num>
  <w:num w:numId="17">
    <w:abstractNumId w:val="50"/>
  </w:num>
  <w:num w:numId="18">
    <w:abstractNumId w:val="32"/>
  </w:num>
  <w:num w:numId="19">
    <w:abstractNumId w:val="24"/>
  </w:num>
  <w:num w:numId="20">
    <w:abstractNumId w:val="19"/>
  </w:num>
  <w:num w:numId="21">
    <w:abstractNumId w:val="15"/>
  </w:num>
  <w:num w:numId="22">
    <w:abstractNumId w:val="40"/>
  </w:num>
  <w:num w:numId="23">
    <w:abstractNumId w:val="17"/>
  </w:num>
  <w:num w:numId="24">
    <w:abstractNumId w:val="49"/>
  </w:num>
  <w:num w:numId="25">
    <w:abstractNumId w:val="31"/>
  </w:num>
  <w:num w:numId="26">
    <w:abstractNumId w:val="42"/>
  </w:num>
  <w:num w:numId="27">
    <w:abstractNumId w:val="36"/>
  </w:num>
  <w:num w:numId="28">
    <w:abstractNumId w:val="13"/>
  </w:num>
  <w:num w:numId="29">
    <w:abstractNumId w:val="38"/>
  </w:num>
  <w:num w:numId="30">
    <w:abstractNumId w:val="9"/>
  </w:num>
  <w:num w:numId="31">
    <w:abstractNumId w:val="45"/>
  </w:num>
  <w:num w:numId="32">
    <w:abstractNumId w:val="30"/>
  </w:num>
  <w:num w:numId="33">
    <w:abstractNumId w:val="30"/>
    <w:lvlOverride w:ilvl="1">
      <w:lvl w:ilvl="1">
        <w:numFmt w:val="lowerLetter"/>
        <w:lvlText w:val="%2."/>
        <w:lvlJc w:val="left"/>
      </w:lvl>
    </w:lvlOverride>
  </w:num>
  <w:num w:numId="34">
    <w:abstractNumId w:val="7"/>
    <w:lvlOverride w:ilvl="0">
      <w:lvl w:ilvl="0">
        <w:numFmt w:val="decimal"/>
        <w:lvlText w:val="%1."/>
        <w:lvlJc w:val="left"/>
      </w:lvl>
    </w:lvlOverride>
  </w:num>
  <w:num w:numId="35">
    <w:abstractNumId w:val="7"/>
    <w:lvlOverride w:ilvl="0">
      <w:lvl w:ilvl="0">
        <w:numFmt w:val="decimal"/>
        <w:lvlText w:val="%1."/>
        <w:lvlJc w:val="left"/>
      </w:lvl>
    </w:lvlOverride>
  </w:num>
  <w:num w:numId="36">
    <w:abstractNumId w:val="7"/>
    <w:lvlOverride w:ilvl="0">
      <w:lvl w:ilvl="0">
        <w:numFmt w:val="decimal"/>
        <w:lvlText w:val="%1."/>
        <w:lvlJc w:val="left"/>
      </w:lvl>
    </w:lvlOverride>
    <w:lvlOverride w:ilvl="1">
      <w:lvl w:ilvl="1">
        <w:numFmt w:val="lowerLetter"/>
        <w:lvlText w:val="%2."/>
        <w:lvlJc w:val="left"/>
      </w:lvl>
    </w:lvlOverride>
  </w:num>
  <w:num w:numId="37">
    <w:abstractNumId w:val="41"/>
  </w:num>
  <w:num w:numId="38">
    <w:abstractNumId w:val="8"/>
  </w:num>
  <w:num w:numId="39">
    <w:abstractNumId w:val="18"/>
  </w:num>
  <w:num w:numId="40">
    <w:abstractNumId w:val="18"/>
    <w:lvlOverride w:ilvl="1">
      <w:lvl w:ilvl="1">
        <w:numFmt w:val="lowerLetter"/>
        <w:lvlText w:val="%2."/>
        <w:lvlJc w:val="left"/>
      </w:lvl>
    </w:lvlOverride>
  </w:num>
  <w:num w:numId="41">
    <w:abstractNumId w:val="48"/>
    <w:lvlOverride w:ilvl="0">
      <w:lvl w:ilvl="0">
        <w:numFmt w:val="decimal"/>
        <w:lvlText w:val="%1."/>
        <w:lvlJc w:val="left"/>
      </w:lvl>
    </w:lvlOverride>
  </w:num>
  <w:num w:numId="42">
    <w:abstractNumId w:val="48"/>
    <w:lvlOverride w:ilvl="0">
      <w:lvl w:ilvl="0">
        <w:numFmt w:val="decimal"/>
        <w:lvlText w:val="%1."/>
        <w:lvlJc w:val="left"/>
      </w:lvl>
    </w:lvlOverride>
    <w:lvlOverride w:ilvl="1">
      <w:lvl w:ilvl="1">
        <w:numFmt w:val="lowerLetter"/>
        <w:lvlText w:val="%2."/>
        <w:lvlJc w:val="left"/>
      </w:lvl>
    </w:lvlOverride>
  </w:num>
  <w:num w:numId="43">
    <w:abstractNumId w:val="12"/>
    <w:lvlOverride w:ilvl="0">
      <w:lvl w:ilvl="0">
        <w:numFmt w:val="decimal"/>
        <w:lvlText w:val="%1."/>
        <w:lvlJc w:val="left"/>
      </w:lvl>
    </w:lvlOverride>
  </w:num>
  <w:num w:numId="44">
    <w:abstractNumId w:val="12"/>
    <w:lvlOverride w:ilvl="0">
      <w:lvl w:ilvl="0">
        <w:numFmt w:val="decimal"/>
        <w:lvlText w:val="%1."/>
        <w:lvlJc w:val="left"/>
      </w:lvl>
    </w:lvlOverride>
    <w:lvlOverride w:ilvl="1">
      <w:lvl w:ilvl="1">
        <w:numFmt w:val="lowerLetter"/>
        <w:lvlText w:val="%2."/>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lvlOverride w:ilvl="1">
      <w:lvl w:ilvl="1">
        <w:numFmt w:val="lowerLetter"/>
        <w:lvlText w:val="%2."/>
        <w:lvlJc w:val="left"/>
      </w:lvl>
    </w:lvlOverride>
  </w:num>
  <w:num w:numId="47">
    <w:abstractNumId w:val="27"/>
  </w:num>
  <w:num w:numId="48">
    <w:abstractNumId w:val="33"/>
  </w:num>
  <w:num w:numId="49">
    <w:abstractNumId w:val="0"/>
  </w:num>
  <w:num w:numId="50">
    <w:abstractNumId w:val="44"/>
  </w:num>
  <w:num w:numId="51">
    <w:abstractNumId w:val="3"/>
  </w:num>
  <w:num w:numId="52">
    <w:abstractNumId w:val="39"/>
  </w:num>
  <w:num w:numId="53">
    <w:abstractNumId w:val="14"/>
  </w:num>
  <w:num w:numId="54">
    <w:abstractNumId w:val="26"/>
  </w:num>
  <w:num w:numId="55">
    <w:abstractNumId w:val="47"/>
  </w:num>
  <w:num w:numId="56">
    <w:abstractNumId w:val="16"/>
  </w:num>
  <w:num w:numId="57">
    <w:abstractNumId w:val="29"/>
  </w:num>
  <w:num w:numId="58">
    <w:abstractNumId w:val="2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Mnasra">
    <w15:presenceInfo w15:providerId="Windows Live" w15:userId="bba9152a397f7a5a"/>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wUAGqLWKCwAAAA="/>
  </w:docVars>
  <w:rsids>
    <w:rsidRoot w:val="00B66735"/>
    <w:rsid w:val="0000541B"/>
    <w:rsid w:val="00006188"/>
    <w:rsid w:val="000164A3"/>
    <w:rsid w:val="00020B7C"/>
    <w:rsid w:val="000252B7"/>
    <w:rsid w:val="00026215"/>
    <w:rsid w:val="000306F2"/>
    <w:rsid w:val="00036734"/>
    <w:rsid w:val="00046EB9"/>
    <w:rsid w:val="00047688"/>
    <w:rsid w:val="00047E99"/>
    <w:rsid w:val="00050D60"/>
    <w:rsid w:val="00054274"/>
    <w:rsid w:val="00057275"/>
    <w:rsid w:val="00061B36"/>
    <w:rsid w:val="00067E1C"/>
    <w:rsid w:val="000806F0"/>
    <w:rsid w:val="00082A89"/>
    <w:rsid w:val="0009060E"/>
    <w:rsid w:val="00095B1A"/>
    <w:rsid w:val="000971D2"/>
    <w:rsid w:val="000B37EF"/>
    <w:rsid w:val="000B3E65"/>
    <w:rsid w:val="000C0FB8"/>
    <w:rsid w:val="000C7264"/>
    <w:rsid w:val="000D49A7"/>
    <w:rsid w:val="000D7821"/>
    <w:rsid w:val="000E194D"/>
    <w:rsid w:val="000E3B89"/>
    <w:rsid w:val="000E5BF8"/>
    <w:rsid w:val="00101A7E"/>
    <w:rsid w:val="00103FDB"/>
    <w:rsid w:val="00124C4A"/>
    <w:rsid w:val="00133854"/>
    <w:rsid w:val="00140D95"/>
    <w:rsid w:val="0014420A"/>
    <w:rsid w:val="0014592F"/>
    <w:rsid w:val="00150147"/>
    <w:rsid w:val="00156065"/>
    <w:rsid w:val="00162997"/>
    <w:rsid w:val="00174B03"/>
    <w:rsid w:val="00184C94"/>
    <w:rsid w:val="001A6058"/>
    <w:rsid w:val="001A7521"/>
    <w:rsid w:val="001B35DE"/>
    <w:rsid w:val="001D2305"/>
    <w:rsid w:val="001D3A5F"/>
    <w:rsid w:val="001D71E4"/>
    <w:rsid w:val="001F1D5B"/>
    <w:rsid w:val="001F79A6"/>
    <w:rsid w:val="00202362"/>
    <w:rsid w:val="00205D4D"/>
    <w:rsid w:val="00206689"/>
    <w:rsid w:val="0021166C"/>
    <w:rsid w:val="00211D71"/>
    <w:rsid w:val="00215A7B"/>
    <w:rsid w:val="00217258"/>
    <w:rsid w:val="002178D6"/>
    <w:rsid w:val="00224031"/>
    <w:rsid w:val="0022523F"/>
    <w:rsid w:val="00245F87"/>
    <w:rsid w:val="00255F4D"/>
    <w:rsid w:val="002603B0"/>
    <w:rsid w:val="00264EC9"/>
    <w:rsid w:val="0026509E"/>
    <w:rsid w:val="00271825"/>
    <w:rsid w:val="00272910"/>
    <w:rsid w:val="00272AC3"/>
    <w:rsid w:val="00274E7D"/>
    <w:rsid w:val="00277531"/>
    <w:rsid w:val="0027799A"/>
    <w:rsid w:val="00277EE4"/>
    <w:rsid w:val="00294ED7"/>
    <w:rsid w:val="002A6265"/>
    <w:rsid w:val="002B2C36"/>
    <w:rsid w:val="002B59A3"/>
    <w:rsid w:val="002C4623"/>
    <w:rsid w:val="002E0EDC"/>
    <w:rsid w:val="002E1607"/>
    <w:rsid w:val="002F0445"/>
    <w:rsid w:val="002F48B1"/>
    <w:rsid w:val="002F7451"/>
    <w:rsid w:val="003019D4"/>
    <w:rsid w:val="00302818"/>
    <w:rsid w:val="003235F1"/>
    <w:rsid w:val="0032379C"/>
    <w:rsid w:val="00326274"/>
    <w:rsid w:val="00327154"/>
    <w:rsid w:val="00334C57"/>
    <w:rsid w:val="003432A8"/>
    <w:rsid w:val="00346126"/>
    <w:rsid w:val="00346481"/>
    <w:rsid w:val="00346C86"/>
    <w:rsid w:val="00352849"/>
    <w:rsid w:val="00357A3E"/>
    <w:rsid w:val="003711C1"/>
    <w:rsid w:val="00391856"/>
    <w:rsid w:val="00396AB7"/>
    <w:rsid w:val="003A0468"/>
    <w:rsid w:val="003A4CEA"/>
    <w:rsid w:val="003A5D05"/>
    <w:rsid w:val="003A7717"/>
    <w:rsid w:val="003B24AB"/>
    <w:rsid w:val="003C412F"/>
    <w:rsid w:val="003D36FF"/>
    <w:rsid w:val="003F0D0A"/>
    <w:rsid w:val="003F13FA"/>
    <w:rsid w:val="003F3565"/>
    <w:rsid w:val="00401208"/>
    <w:rsid w:val="0040149E"/>
    <w:rsid w:val="00411C04"/>
    <w:rsid w:val="0042507A"/>
    <w:rsid w:val="00440E61"/>
    <w:rsid w:val="0044336A"/>
    <w:rsid w:val="00443A79"/>
    <w:rsid w:val="00451D4C"/>
    <w:rsid w:val="00453F35"/>
    <w:rsid w:val="00454661"/>
    <w:rsid w:val="00455203"/>
    <w:rsid w:val="00460B77"/>
    <w:rsid w:val="004625E3"/>
    <w:rsid w:val="00467352"/>
    <w:rsid w:val="0047136F"/>
    <w:rsid w:val="004827B3"/>
    <w:rsid w:val="00483504"/>
    <w:rsid w:val="004835BD"/>
    <w:rsid w:val="004871BB"/>
    <w:rsid w:val="00487897"/>
    <w:rsid w:val="004902ED"/>
    <w:rsid w:val="00497BB8"/>
    <w:rsid w:val="004A40EF"/>
    <w:rsid w:val="004B67C0"/>
    <w:rsid w:val="004C29F3"/>
    <w:rsid w:val="004C59B4"/>
    <w:rsid w:val="004C69BF"/>
    <w:rsid w:val="004E27B6"/>
    <w:rsid w:val="005012BA"/>
    <w:rsid w:val="00502F94"/>
    <w:rsid w:val="00503D39"/>
    <w:rsid w:val="00505F27"/>
    <w:rsid w:val="00526FE8"/>
    <w:rsid w:val="00527DB3"/>
    <w:rsid w:val="00547BEA"/>
    <w:rsid w:val="00556809"/>
    <w:rsid w:val="00560ACB"/>
    <w:rsid w:val="00560C36"/>
    <w:rsid w:val="00562149"/>
    <w:rsid w:val="00565660"/>
    <w:rsid w:val="00577C7E"/>
    <w:rsid w:val="00580857"/>
    <w:rsid w:val="00587B86"/>
    <w:rsid w:val="005906AE"/>
    <w:rsid w:val="005A2CBC"/>
    <w:rsid w:val="005B7018"/>
    <w:rsid w:val="005C1380"/>
    <w:rsid w:val="005C4437"/>
    <w:rsid w:val="005C47F2"/>
    <w:rsid w:val="005C7BB9"/>
    <w:rsid w:val="005E18DC"/>
    <w:rsid w:val="005E7477"/>
    <w:rsid w:val="005F0722"/>
    <w:rsid w:val="005F324E"/>
    <w:rsid w:val="005F67F8"/>
    <w:rsid w:val="005F7136"/>
    <w:rsid w:val="0060089B"/>
    <w:rsid w:val="00601C31"/>
    <w:rsid w:val="006051AE"/>
    <w:rsid w:val="00610873"/>
    <w:rsid w:val="00614E82"/>
    <w:rsid w:val="00614EF0"/>
    <w:rsid w:val="006150A9"/>
    <w:rsid w:val="00616D95"/>
    <w:rsid w:val="006227C4"/>
    <w:rsid w:val="0062612D"/>
    <w:rsid w:val="00644025"/>
    <w:rsid w:val="00644172"/>
    <w:rsid w:val="0064466B"/>
    <w:rsid w:val="006539AC"/>
    <w:rsid w:val="00662731"/>
    <w:rsid w:val="00662770"/>
    <w:rsid w:val="0066487C"/>
    <w:rsid w:val="00664B83"/>
    <w:rsid w:val="00674828"/>
    <w:rsid w:val="006800C2"/>
    <w:rsid w:val="00685AB3"/>
    <w:rsid w:val="00690259"/>
    <w:rsid w:val="006A78B1"/>
    <w:rsid w:val="006B2890"/>
    <w:rsid w:val="006B6350"/>
    <w:rsid w:val="006B732E"/>
    <w:rsid w:val="006D4EE3"/>
    <w:rsid w:val="006D6243"/>
    <w:rsid w:val="006F185C"/>
    <w:rsid w:val="006F1CBF"/>
    <w:rsid w:val="006F1D19"/>
    <w:rsid w:val="00702959"/>
    <w:rsid w:val="00704D00"/>
    <w:rsid w:val="007144D0"/>
    <w:rsid w:val="00715772"/>
    <w:rsid w:val="007256C6"/>
    <w:rsid w:val="00730371"/>
    <w:rsid w:val="00745915"/>
    <w:rsid w:val="00755FCE"/>
    <w:rsid w:val="007600D0"/>
    <w:rsid w:val="00764B7F"/>
    <w:rsid w:val="00767BBF"/>
    <w:rsid w:val="007707F4"/>
    <w:rsid w:val="007722C0"/>
    <w:rsid w:val="00772FBF"/>
    <w:rsid w:val="00773D19"/>
    <w:rsid w:val="0077706E"/>
    <w:rsid w:val="00791C18"/>
    <w:rsid w:val="00795826"/>
    <w:rsid w:val="00796611"/>
    <w:rsid w:val="007B2347"/>
    <w:rsid w:val="007B3A32"/>
    <w:rsid w:val="007E4D66"/>
    <w:rsid w:val="007E57B8"/>
    <w:rsid w:val="0081626C"/>
    <w:rsid w:val="00821CC6"/>
    <w:rsid w:val="0082386A"/>
    <w:rsid w:val="008241E2"/>
    <w:rsid w:val="008262B2"/>
    <w:rsid w:val="00831B63"/>
    <w:rsid w:val="00841C7A"/>
    <w:rsid w:val="0084334E"/>
    <w:rsid w:val="00846809"/>
    <w:rsid w:val="0085705F"/>
    <w:rsid w:val="008573B2"/>
    <w:rsid w:val="00860C35"/>
    <w:rsid w:val="00863DD3"/>
    <w:rsid w:val="00873FDE"/>
    <w:rsid w:val="00875236"/>
    <w:rsid w:val="00875262"/>
    <w:rsid w:val="00877582"/>
    <w:rsid w:val="00877972"/>
    <w:rsid w:val="00882C32"/>
    <w:rsid w:val="00884C49"/>
    <w:rsid w:val="00896D0B"/>
    <w:rsid w:val="008B03F6"/>
    <w:rsid w:val="008B34A0"/>
    <w:rsid w:val="008C185C"/>
    <w:rsid w:val="008D1CE1"/>
    <w:rsid w:val="008D2861"/>
    <w:rsid w:val="008F3F1D"/>
    <w:rsid w:val="008F632E"/>
    <w:rsid w:val="008F6924"/>
    <w:rsid w:val="00903190"/>
    <w:rsid w:val="009059C5"/>
    <w:rsid w:val="0091611E"/>
    <w:rsid w:val="0092392C"/>
    <w:rsid w:val="00933285"/>
    <w:rsid w:val="00935BF6"/>
    <w:rsid w:val="0094686A"/>
    <w:rsid w:val="0095119F"/>
    <w:rsid w:val="0095172E"/>
    <w:rsid w:val="00953FDE"/>
    <w:rsid w:val="00954843"/>
    <w:rsid w:val="0095506D"/>
    <w:rsid w:val="009566A3"/>
    <w:rsid w:val="00961BD3"/>
    <w:rsid w:val="0096468B"/>
    <w:rsid w:val="00973ABE"/>
    <w:rsid w:val="00977C98"/>
    <w:rsid w:val="00982B5F"/>
    <w:rsid w:val="00987AC9"/>
    <w:rsid w:val="00990699"/>
    <w:rsid w:val="00990AA7"/>
    <w:rsid w:val="00990EA7"/>
    <w:rsid w:val="00993008"/>
    <w:rsid w:val="00995813"/>
    <w:rsid w:val="009A4EC2"/>
    <w:rsid w:val="009B7993"/>
    <w:rsid w:val="009C2676"/>
    <w:rsid w:val="009C5131"/>
    <w:rsid w:val="009C5DD2"/>
    <w:rsid w:val="009E102B"/>
    <w:rsid w:val="009F106F"/>
    <w:rsid w:val="009F348C"/>
    <w:rsid w:val="00A06926"/>
    <w:rsid w:val="00A06A70"/>
    <w:rsid w:val="00A139E9"/>
    <w:rsid w:val="00A14F01"/>
    <w:rsid w:val="00A24E63"/>
    <w:rsid w:val="00A329FC"/>
    <w:rsid w:val="00A3554A"/>
    <w:rsid w:val="00A46CAF"/>
    <w:rsid w:val="00A50806"/>
    <w:rsid w:val="00A50BB9"/>
    <w:rsid w:val="00A50DFF"/>
    <w:rsid w:val="00A56B68"/>
    <w:rsid w:val="00A619F3"/>
    <w:rsid w:val="00A65138"/>
    <w:rsid w:val="00A735AE"/>
    <w:rsid w:val="00A7501F"/>
    <w:rsid w:val="00A761C8"/>
    <w:rsid w:val="00A876FB"/>
    <w:rsid w:val="00A8773E"/>
    <w:rsid w:val="00AA3088"/>
    <w:rsid w:val="00AA3DA1"/>
    <w:rsid w:val="00AC1FEB"/>
    <w:rsid w:val="00AC724D"/>
    <w:rsid w:val="00AD1E9F"/>
    <w:rsid w:val="00AD6D24"/>
    <w:rsid w:val="00AE03C8"/>
    <w:rsid w:val="00AE433C"/>
    <w:rsid w:val="00AF1850"/>
    <w:rsid w:val="00AF5697"/>
    <w:rsid w:val="00AF6A59"/>
    <w:rsid w:val="00AF6B7F"/>
    <w:rsid w:val="00B03AEC"/>
    <w:rsid w:val="00B14302"/>
    <w:rsid w:val="00B173F8"/>
    <w:rsid w:val="00B26B6A"/>
    <w:rsid w:val="00B40032"/>
    <w:rsid w:val="00B41FDE"/>
    <w:rsid w:val="00B42950"/>
    <w:rsid w:val="00B46BDB"/>
    <w:rsid w:val="00B51214"/>
    <w:rsid w:val="00B53E06"/>
    <w:rsid w:val="00B550AB"/>
    <w:rsid w:val="00B56BAD"/>
    <w:rsid w:val="00B62200"/>
    <w:rsid w:val="00B623A8"/>
    <w:rsid w:val="00B6371B"/>
    <w:rsid w:val="00B6383B"/>
    <w:rsid w:val="00B6469F"/>
    <w:rsid w:val="00B6555A"/>
    <w:rsid w:val="00B66735"/>
    <w:rsid w:val="00B81EC4"/>
    <w:rsid w:val="00B820E9"/>
    <w:rsid w:val="00B85D23"/>
    <w:rsid w:val="00B949D7"/>
    <w:rsid w:val="00BA34B2"/>
    <w:rsid w:val="00BA5515"/>
    <w:rsid w:val="00BB6B38"/>
    <w:rsid w:val="00BB71D4"/>
    <w:rsid w:val="00BC2284"/>
    <w:rsid w:val="00BC4EF4"/>
    <w:rsid w:val="00BD2F1A"/>
    <w:rsid w:val="00BD36EB"/>
    <w:rsid w:val="00BD3FB1"/>
    <w:rsid w:val="00BE554F"/>
    <w:rsid w:val="00BE5715"/>
    <w:rsid w:val="00BE6BC8"/>
    <w:rsid w:val="00BE6FDB"/>
    <w:rsid w:val="00BF1B18"/>
    <w:rsid w:val="00BF48BC"/>
    <w:rsid w:val="00C010D2"/>
    <w:rsid w:val="00C015A4"/>
    <w:rsid w:val="00C0461E"/>
    <w:rsid w:val="00C05BF3"/>
    <w:rsid w:val="00C14D50"/>
    <w:rsid w:val="00C14F97"/>
    <w:rsid w:val="00C1797A"/>
    <w:rsid w:val="00C22FE1"/>
    <w:rsid w:val="00C248B9"/>
    <w:rsid w:val="00C2681A"/>
    <w:rsid w:val="00C32114"/>
    <w:rsid w:val="00C349E3"/>
    <w:rsid w:val="00C36698"/>
    <w:rsid w:val="00C405E9"/>
    <w:rsid w:val="00C42570"/>
    <w:rsid w:val="00C46DE0"/>
    <w:rsid w:val="00C62C42"/>
    <w:rsid w:val="00C639CC"/>
    <w:rsid w:val="00C72805"/>
    <w:rsid w:val="00C76573"/>
    <w:rsid w:val="00C7711C"/>
    <w:rsid w:val="00CA54D3"/>
    <w:rsid w:val="00CA5B91"/>
    <w:rsid w:val="00CC21F3"/>
    <w:rsid w:val="00CD4103"/>
    <w:rsid w:val="00CE4220"/>
    <w:rsid w:val="00CF1115"/>
    <w:rsid w:val="00CF519F"/>
    <w:rsid w:val="00CF6F20"/>
    <w:rsid w:val="00CF7775"/>
    <w:rsid w:val="00D06340"/>
    <w:rsid w:val="00D14F73"/>
    <w:rsid w:val="00D35674"/>
    <w:rsid w:val="00D37170"/>
    <w:rsid w:val="00D40652"/>
    <w:rsid w:val="00D42569"/>
    <w:rsid w:val="00D47C62"/>
    <w:rsid w:val="00D51A7E"/>
    <w:rsid w:val="00D52D18"/>
    <w:rsid w:val="00D72F3E"/>
    <w:rsid w:val="00D77776"/>
    <w:rsid w:val="00D81ABB"/>
    <w:rsid w:val="00D90F6F"/>
    <w:rsid w:val="00DB2A4E"/>
    <w:rsid w:val="00DB4521"/>
    <w:rsid w:val="00DB7206"/>
    <w:rsid w:val="00DC663B"/>
    <w:rsid w:val="00DD0D6A"/>
    <w:rsid w:val="00DD3CD7"/>
    <w:rsid w:val="00E13EDF"/>
    <w:rsid w:val="00E1437F"/>
    <w:rsid w:val="00E24654"/>
    <w:rsid w:val="00E24D55"/>
    <w:rsid w:val="00E27D26"/>
    <w:rsid w:val="00E30B91"/>
    <w:rsid w:val="00E42CAE"/>
    <w:rsid w:val="00E5483F"/>
    <w:rsid w:val="00E62DA4"/>
    <w:rsid w:val="00E723EC"/>
    <w:rsid w:val="00E72534"/>
    <w:rsid w:val="00E75298"/>
    <w:rsid w:val="00E81BBF"/>
    <w:rsid w:val="00E91790"/>
    <w:rsid w:val="00EA1683"/>
    <w:rsid w:val="00EA2B2B"/>
    <w:rsid w:val="00EB5886"/>
    <w:rsid w:val="00EC4FD1"/>
    <w:rsid w:val="00EC73C8"/>
    <w:rsid w:val="00EE67B4"/>
    <w:rsid w:val="00EF02B3"/>
    <w:rsid w:val="00EF2A06"/>
    <w:rsid w:val="00F03769"/>
    <w:rsid w:val="00F04234"/>
    <w:rsid w:val="00F074BA"/>
    <w:rsid w:val="00F121A2"/>
    <w:rsid w:val="00F16D19"/>
    <w:rsid w:val="00F23F15"/>
    <w:rsid w:val="00F245F0"/>
    <w:rsid w:val="00F25A18"/>
    <w:rsid w:val="00F42029"/>
    <w:rsid w:val="00F569D3"/>
    <w:rsid w:val="00F87E8E"/>
    <w:rsid w:val="00F90F55"/>
    <w:rsid w:val="00F91BD3"/>
    <w:rsid w:val="00F92083"/>
    <w:rsid w:val="00F93BE8"/>
    <w:rsid w:val="00FA692E"/>
    <w:rsid w:val="00FB301B"/>
    <w:rsid w:val="00FB6ECD"/>
    <w:rsid w:val="00FC323A"/>
    <w:rsid w:val="00FC5138"/>
    <w:rsid w:val="00FD2F44"/>
    <w:rsid w:val="00FD7AF6"/>
    <w:rsid w:val="00FE0371"/>
    <w:rsid w:val="00FE1BD2"/>
    <w:rsid w:val="00FF12C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83DFF967-F717-4B81-ADE7-39DA26730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01C31"/>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customStyle="1" w:styleId="TableGridLight1">
    <w:name w:val="Table Grid Light1"/>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61">
    <w:name w:val="Grid Table 2 - Accent 61"/>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sid w:val="0062612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26227462">
          <w:marLeft w:val="0"/>
          <w:marRight w:val="120"/>
          <w:marTop w:val="0"/>
          <w:marBottom w:val="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89344895">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sChild>
    </w:div>
    <w:div w:id="243760065">
      <w:bodyDiv w:val="1"/>
      <w:marLeft w:val="0"/>
      <w:marRight w:val="0"/>
      <w:marTop w:val="0"/>
      <w:marBottom w:val="0"/>
      <w:divBdr>
        <w:top w:val="none" w:sz="0" w:space="0" w:color="auto"/>
        <w:left w:val="none" w:sz="0" w:space="0" w:color="auto"/>
        <w:bottom w:val="none" w:sz="0" w:space="0" w:color="auto"/>
        <w:right w:val="none" w:sz="0" w:space="0" w:color="auto"/>
      </w:divBdr>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1759255473">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38895678">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 w:id="2120490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eople.cs.ksu.edu/~dwyer/SPINDOC/typedef.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oleObject" Target="embeddings/oleObject9.bin"/><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oleObject" Target="embeddings/oleObject11.bin"/><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people.cs.ksu.edu/~dwyer/SPINDOC/mtype.html"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6A5C9-2897-4728-B7A9-D6E4967F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5031</Words>
  <Characters>28679</Characters>
  <Application>Microsoft Office Word</Application>
  <DocSecurity>0</DocSecurity>
  <Lines>238</Lines>
  <Paragraphs>67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subject/>
  <dc:creator>saeed</dc:creator>
  <cp:keywords/>
  <dc:description/>
  <cp:lastModifiedBy>hp</cp:lastModifiedBy>
  <cp:revision>2</cp:revision>
  <cp:lastPrinted>2016-12-27T10:18:00Z</cp:lastPrinted>
  <dcterms:created xsi:type="dcterms:W3CDTF">2017-01-13T20:19:00Z</dcterms:created>
  <dcterms:modified xsi:type="dcterms:W3CDTF">2017-01-13T20:19:00Z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