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DAACF" w14:textId="441A2C68" w:rsidR="00B66735" w:rsidRDefault="00B66735" w:rsidP="003F13FA">
      <w:pPr>
        <w:spacing w:after="0" w:line="22" w:lineRule="atLeast"/>
        <w:ind w:left="0" w:right="0" w:firstLine="0"/>
        <w:rPr>
          <w:rFonts w:asciiTheme="majorBidi" w:hAnsiTheme="majorBidi" w:cstheme="majorBidi"/>
          <w:sz w:val="24"/>
          <w:szCs w:val="24"/>
        </w:rPr>
      </w:pPr>
    </w:p>
    <w:p w14:paraId="20916563" w14:textId="5E59FA4B" w:rsidR="00B85D23" w:rsidRPr="003F0D0A" w:rsidRDefault="00B85D23" w:rsidP="003F13FA">
      <w:pPr>
        <w:spacing w:after="120" w:line="22" w:lineRule="atLeast"/>
        <w:ind w:left="0" w:right="0" w:firstLine="0"/>
        <w:jc w:val="center"/>
        <w:rPr>
          <w:rFonts w:asciiTheme="majorBidi" w:hAnsiTheme="majorBidi" w:cstheme="majorBidi"/>
          <w:b/>
          <w:bCs/>
          <w:sz w:val="48"/>
          <w:szCs w:val="48"/>
        </w:rPr>
      </w:pPr>
      <w:r w:rsidRPr="003F0D0A">
        <w:rPr>
          <w:rFonts w:asciiTheme="majorBidi" w:hAnsiTheme="majorBidi" w:cstheme="majorBidi"/>
          <w:b/>
          <w:bCs/>
          <w:sz w:val="48"/>
          <w:szCs w:val="48"/>
        </w:rPr>
        <w:t>Formal Verification of Specs of Applications</w:t>
      </w:r>
    </w:p>
    <w:p w14:paraId="755FB0EF" w14:textId="2ADAB857" w:rsidR="00B66735" w:rsidRPr="003F0D0A" w:rsidRDefault="0066487C" w:rsidP="003F13FA">
      <w:pPr>
        <w:bidi/>
        <w:spacing w:after="120" w:line="22" w:lineRule="atLeast"/>
        <w:ind w:left="0" w:right="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r w:rsidR="0064466B" w:rsidRPr="003F0D0A">
        <w:rPr>
          <w:rFonts w:asciiTheme="majorBidi" w:hAnsiTheme="majorBidi" w:cstheme="majorBidi"/>
          <w:bCs/>
          <w:color w:val="222222"/>
          <w:sz w:val="24"/>
          <w:szCs w:val="24"/>
          <w:shd w:val="clear" w:color="auto" w:fill="FFFFFF"/>
        </w:rPr>
        <w:t>ID:</w:t>
      </w:r>
      <w:r w:rsidRPr="003F13FA">
        <w:rPr>
          <w:rFonts w:asciiTheme="majorBidi" w:hAnsiTheme="majorBidi"/>
          <w:sz w:val="24"/>
        </w:rPr>
        <w:t>204582555</w:t>
      </w:r>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w:t>
      </w:r>
      <w:r w:rsidRPr="003F0D0A">
        <w:rPr>
          <w:rFonts w:asciiTheme="majorBidi" w:hAnsiTheme="majorBidi" w:cstheme="majorBidi"/>
          <w:bCs/>
          <w:color w:val="222222"/>
          <w:sz w:val="24"/>
          <w:szCs w:val="24"/>
          <w:shd w:val="clear" w:color="auto" w:fill="FFFFFF"/>
        </w:rPr>
        <w:t>311539647</w:t>
      </w:r>
    </w:p>
    <w:p w14:paraId="46B3FF78" w14:textId="147548D2" w:rsidR="00BA34B2" w:rsidRPr="003F0D0A" w:rsidRDefault="000C7264" w:rsidP="003F13FA">
      <w:pPr>
        <w:bidi/>
        <w:spacing w:after="0" w:line="22" w:lineRule="atLeast"/>
        <w:ind w:left="0" w:right="0" w:firstLine="710"/>
        <w:jc w:val="center"/>
        <w:rPr>
          <w:sz w:val="24"/>
          <w:szCs w:val="24"/>
          <w:rtl/>
        </w:rPr>
      </w:pPr>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r w:rsidR="006F1D19" w:rsidRPr="003F0D0A">
        <w:rPr>
          <w:sz w:val="24"/>
          <w:szCs w:val="24"/>
        </w:rPr>
        <w:t>Dr. Katerina Korenbla</w:t>
      </w:r>
      <w:r w:rsidR="00C2681A" w:rsidRPr="003F0D0A">
        <w:rPr>
          <w:sz w:val="24"/>
          <w:szCs w:val="24"/>
        </w:rPr>
        <w:t>t</w:t>
      </w:r>
      <w:r w:rsidRPr="00EE4564">
        <w:rPr>
          <w:rFonts w:asciiTheme="majorBidi" w:hAnsiTheme="majorBidi" w:cstheme="majorBidi"/>
          <w:sz w:val="24"/>
          <w:szCs w:val="24"/>
        </w:rPr>
        <w:t xml:space="preserve">, </w:t>
      </w:r>
      <w:r w:rsidR="00BA34B2" w:rsidRPr="003F0D0A">
        <w:rPr>
          <w:sz w:val="24"/>
          <w:szCs w:val="24"/>
        </w:rPr>
        <w:t>Dr. Elena Ravve</w:t>
      </w:r>
    </w:p>
    <w:p w14:paraId="3328FE64" w14:textId="0141DFC5" w:rsidR="00BA34B2" w:rsidRDefault="00BA34B2" w:rsidP="003F13FA">
      <w:pPr>
        <w:bidi/>
        <w:spacing w:after="0" w:line="22" w:lineRule="atLeast"/>
        <w:ind w:left="0" w:right="0" w:firstLine="710"/>
        <w:jc w:val="center"/>
        <w:rPr>
          <w:sz w:val="24"/>
          <w:szCs w:val="24"/>
        </w:rPr>
      </w:pPr>
    </w:p>
    <w:p w14:paraId="13AF3C90" w14:textId="77777777" w:rsidR="000C7264" w:rsidRPr="00EE4564" w:rsidRDefault="000C7264" w:rsidP="000C7264">
      <w:pPr>
        <w:pStyle w:val="a3"/>
        <w:bidi w:val="0"/>
        <w:spacing w:after="120" w:line="264" w:lineRule="auto"/>
        <w:ind w:left="567" w:right="565"/>
        <w:jc w:val="both"/>
        <w:rPr>
          <w:rFonts w:asciiTheme="majorBidi" w:hAnsiTheme="majorBidi" w:cstheme="majorBidi"/>
          <w:i/>
          <w:iCs/>
          <w:sz w:val="20"/>
          <w:szCs w:val="20"/>
        </w:rPr>
      </w:pPr>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p>
    <w:p w14:paraId="44B32CAA" w14:textId="77777777" w:rsidR="005C7BB9" w:rsidRDefault="000C7264" w:rsidP="005C7BB9">
      <w:pPr>
        <w:spacing w:after="120" w:line="264" w:lineRule="auto"/>
        <w:ind w:left="567" w:right="565"/>
        <w:rPr>
          <w:rFonts w:asciiTheme="majorBidi" w:hAnsiTheme="majorBidi" w:cstheme="majorBidi"/>
          <w:szCs w:val="20"/>
        </w:rPr>
      </w:pPr>
      <w:r w:rsidRPr="00EE4564">
        <w:rPr>
          <w:rFonts w:asciiTheme="majorBidi" w:hAnsiTheme="majorBidi" w:cstheme="majorBidi"/>
          <w:b/>
          <w:bCs/>
          <w:szCs w:val="20"/>
        </w:rPr>
        <w:t>Keywords</w:t>
      </w:r>
      <w:r w:rsidRPr="00EE4564">
        <w:rPr>
          <w:rFonts w:asciiTheme="majorBidi" w:hAnsiTheme="majorBidi" w:cstheme="majorBidi"/>
          <w:szCs w:val="20"/>
        </w:rPr>
        <w:t xml:space="preserve">: </w:t>
      </w:r>
    </w:p>
    <w:p w14:paraId="07F14F46" w14:textId="19246EA5" w:rsidR="00D14F73" w:rsidRPr="003F13FA" w:rsidRDefault="00CF6F20" w:rsidP="003F13FA">
      <w:pPr>
        <w:pStyle w:val="a3"/>
        <w:numPr>
          <w:ilvl w:val="0"/>
          <w:numId w:val="52"/>
        </w:numPr>
        <w:bidi w:val="0"/>
        <w:spacing w:before="240" w:after="120" w:line="264" w:lineRule="auto"/>
        <w:ind w:left="360"/>
        <w:jc w:val="both"/>
        <w:rPr>
          <w:rFonts w:asciiTheme="majorBidi" w:hAnsiTheme="majorBidi"/>
        </w:rPr>
      </w:pPr>
      <w:bookmarkStart w:id="0" w:name="_Toc470446028"/>
      <w:r w:rsidRPr="003F13FA">
        <w:rPr>
          <w:rFonts w:asciiTheme="majorBidi" w:hAnsiTheme="majorBidi"/>
          <w:b/>
          <w:sz w:val="24"/>
        </w:rPr>
        <w:t>INTRODUCTION</w:t>
      </w:r>
      <w:bookmarkEnd w:id="0"/>
    </w:p>
    <w:p w14:paraId="2B729188" w14:textId="79B7AEF3" w:rsidR="00A3554A" w:rsidRPr="00D42569" w:rsidRDefault="00046EB9" w:rsidP="003F13FA">
      <w:pPr>
        <w:pStyle w:val="a3"/>
        <w:bidi w:val="0"/>
        <w:spacing w:before="240" w:after="120" w:line="264" w:lineRule="auto"/>
        <w:ind w:firstLine="284"/>
        <w:jc w:val="both"/>
        <w:rPr>
          <w:rFonts w:asciiTheme="majorBidi" w:hAnsiTheme="majorBidi" w:cstheme="majorBidi"/>
          <w:color w:val="222222"/>
          <w:shd w:val="clear" w:color="auto" w:fill="FFFFFF"/>
        </w:rPr>
      </w:pPr>
      <w:r w:rsidRPr="003F13FA">
        <w:rPr>
          <w:rFonts w:asciiTheme="majorBidi" w:hAnsiTheme="majorBidi"/>
          <w:color w:val="222222"/>
          <w:shd w:val="clear" w:color="auto" w:fill="FFFFFF"/>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3F13FA">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E5483F">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F13FA" w:rsidRDefault="00277531" w:rsidP="003F13FA">
      <w:pPr>
        <w:spacing w:after="120" w:line="264" w:lineRule="auto"/>
        <w:ind w:left="0" w:right="0" w:firstLine="0"/>
        <w:rPr>
          <w:rFonts w:asciiTheme="majorBidi" w:hAnsiTheme="majorBidi"/>
          <w:color w:val="222222"/>
          <w:sz w:val="22"/>
          <w:shd w:val="clear" w:color="auto" w:fill="FFFFFF"/>
        </w:rPr>
      </w:pPr>
      <w:r>
        <w:rPr>
          <w:b/>
          <w:bCs/>
          <w:sz w:val="22"/>
        </w:rPr>
        <w:t xml:space="preserve">Why is it not trivial? </w:t>
      </w:r>
    </w:p>
    <w:p w14:paraId="55833678" w14:textId="77C8B85D" w:rsidR="00A619F3" w:rsidRPr="00D14F73" w:rsidRDefault="00346126"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B51214">
      <w:pPr>
        <w:pStyle w:val="ae"/>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846809">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95172E">
      <w:pPr>
        <w:pStyle w:val="ae"/>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349E3">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3F13FA">
      <w:pPr>
        <w:pStyle w:val="Default"/>
        <w:numPr>
          <w:ilvl w:val="0"/>
          <w:numId w:val="27"/>
        </w:numPr>
        <w:spacing w:line="22" w:lineRule="atLeast"/>
        <w:ind w:left="360"/>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3F13FA">
      <w:pPr>
        <w:pStyle w:val="Default"/>
        <w:numPr>
          <w:ilvl w:val="0"/>
          <w:numId w:val="27"/>
        </w:numPr>
        <w:spacing w:line="22" w:lineRule="atLeast"/>
        <w:ind w:left="360"/>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rsidP="003F13FA">
      <w:pPr>
        <w:pStyle w:val="a3"/>
        <w:numPr>
          <w:ilvl w:val="0"/>
          <w:numId w:val="27"/>
        </w:numPr>
        <w:bidi w:val="0"/>
        <w:spacing w:line="22" w:lineRule="atLeast"/>
        <w:ind w:left="360"/>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846809">
      <w:pPr>
        <w:pStyle w:val="a3"/>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77777777" w:rsidR="003432A8" w:rsidRDefault="003432A8" w:rsidP="003432A8">
      <w:pPr>
        <w:pStyle w:val="a3"/>
        <w:numPr>
          <w:ilvl w:val="1"/>
          <w:numId w:val="53"/>
        </w:numPr>
        <w:bidi w:val="0"/>
        <w:spacing w:before="240" w:after="120" w:line="264" w:lineRule="auto"/>
        <w:ind w:left="403" w:hanging="403"/>
        <w:jc w:val="both"/>
        <w:rPr>
          <w:rFonts w:asciiTheme="majorBidi" w:hAnsiTheme="majorBidi" w:cstheme="majorBidi"/>
          <w:b/>
          <w:bCs/>
          <w:sz w:val="24"/>
          <w:szCs w:val="24"/>
          <w:lang w:val="en-GB"/>
        </w:rPr>
      </w:pPr>
      <w:r w:rsidRPr="003432A8">
        <w:rPr>
          <w:rFonts w:asciiTheme="majorBidi" w:hAnsiTheme="majorBidi" w:cstheme="majorBidi"/>
          <w:b/>
          <w:bCs/>
          <w:sz w:val="24"/>
          <w:szCs w:val="24"/>
          <w:lang w:val="en-GB"/>
        </w:rPr>
        <w:t>Organization of the paper</w:t>
      </w:r>
    </w:p>
    <w:p w14:paraId="35128C2D" w14:textId="77777777" w:rsidR="00EE67B4" w:rsidRDefault="003432A8" w:rsidP="00EE67B4">
      <w:pPr>
        <w:pStyle w:val="a3"/>
        <w:numPr>
          <w:ilvl w:val="0"/>
          <w:numId w:val="53"/>
        </w:numPr>
        <w:bidi w:val="0"/>
        <w:spacing w:before="240" w:after="120" w:line="264" w:lineRule="auto"/>
        <w:jc w:val="both"/>
        <w:rPr>
          <w:rFonts w:asciiTheme="majorBidi" w:hAnsiTheme="majorBidi" w:cstheme="majorBidi"/>
          <w:b/>
          <w:bCs/>
          <w:sz w:val="24"/>
          <w:szCs w:val="24"/>
          <w:lang w:val="en-GB"/>
        </w:rPr>
      </w:pPr>
      <w:r w:rsidRPr="00EE4564">
        <w:rPr>
          <w:rFonts w:asciiTheme="majorBidi" w:hAnsiTheme="majorBidi" w:cstheme="majorBidi"/>
          <w:b/>
          <w:bCs/>
          <w:sz w:val="24"/>
          <w:szCs w:val="24"/>
        </w:rPr>
        <w:t>BACKGROUND AND RELATED WORK</w:t>
      </w:r>
    </w:p>
    <w:p w14:paraId="47B8CC71" w14:textId="4CE3C57A" w:rsidR="00D42569" w:rsidRPr="00D42569" w:rsidRDefault="008F6924" w:rsidP="003F13FA">
      <w:pPr>
        <w:tabs>
          <w:tab w:val="left" w:pos="9717"/>
        </w:tabs>
        <w:bidi/>
        <w:spacing w:after="120" w:line="264" w:lineRule="auto"/>
        <w:ind w:left="0" w:right="0" w:firstLine="0"/>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lastRenderedPageBreak/>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728B3597" w:rsidR="008F6924" w:rsidRPr="003F13FA" w:rsidRDefault="008F6924" w:rsidP="003F13FA">
      <w:pPr>
        <w:tabs>
          <w:tab w:val="left" w:pos="9717"/>
        </w:tabs>
        <w:bidi/>
        <w:spacing w:before="240" w:after="120" w:line="264" w:lineRule="auto"/>
        <w:ind w:left="0" w:right="0" w:firstLine="0"/>
        <w:jc w:val="right"/>
        <w:rPr>
          <w:bCs/>
          <w:sz w:val="22"/>
          <w:rtl/>
        </w:rPr>
      </w:pPr>
      <w:bookmarkStart w:id="1" w:name="_Toc468119590"/>
      <w:bookmarkStart w:id="2" w:name="_Toc470446031"/>
      <w:r w:rsidRPr="003F13FA">
        <w:rPr>
          <w:b/>
          <w:sz w:val="22"/>
        </w:rPr>
        <w:t>2.1</w:t>
      </w:r>
      <w:r w:rsidR="00EE67B4" w:rsidRPr="00EE67B4">
        <w:rPr>
          <w:b/>
          <w:bCs/>
          <w:sz w:val="22"/>
        </w:rPr>
        <w:t xml:space="preserve"> </w:t>
      </w:r>
      <w:r w:rsidR="0094686A" w:rsidRPr="0094686A">
        <w:rPr>
          <w:b/>
          <w:bCs/>
          <w:sz w:val="22"/>
        </w:rPr>
        <w:t>F</w:t>
      </w:r>
      <w:r w:rsidR="00EE67B4" w:rsidRPr="0094686A">
        <w:rPr>
          <w:b/>
          <w:bCs/>
          <w:sz w:val="22"/>
        </w:rPr>
        <w:t>ormal</w:t>
      </w:r>
      <w:r w:rsidR="0094686A" w:rsidRPr="0094686A">
        <w:rPr>
          <w:b/>
          <w:bCs/>
          <w:sz w:val="22"/>
        </w:rPr>
        <w:t xml:space="preserve"> V</w:t>
      </w:r>
      <w:r w:rsidRPr="003F13FA">
        <w:rPr>
          <w:b/>
          <w:bCs/>
          <w:sz w:val="22"/>
        </w:rPr>
        <w:t>erification</w:t>
      </w:r>
      <w:bookmarkEnd w:id="1"/>
      <w:bookmarkEnd w:id="2"/>
      <w:r w:rsidR="00EE67B4" w:rsidRPr="0094686A">
        <w:rPr>
          <w:b/>
          <w:bCs/>
          <w:sz w:val="22"/>
        </w:rPr>
        <w:t xml:space="preserve">  </w:t>
      </w:r>
    </w:p>
    <w:p w14:paraId="5E47A665" w14:textId="63413166" w:rsidR="00D42569" w:rsidRDefault="00F245F0" w:rsidP="003F13FA">
      <w:pPr>
        <w:spacing w:after="120" w:line="264" w:lineRule="auto"/>
        <w:ind w:left="0" w:right="0" w:firstLine="284"/>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3F13FA">
      <w:pPr>
        <w:spacing w:after="120" w:line="264" w:lineRule="auto"/>
        <w:ind w:left="0" w:right="0" w:firstLine="284"/>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E5483F">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3F13FA" w:rsidRDefault="00C62C42" w:rsidP="00E5483F">
      <w:pPr>
        <w:spacing w:after="120" w:line="264" w:lineRule="auto"/>
        <w:ind w:left="0" w:right="0" w:firstLine="284"/>
        <w:rPr>
          <w:sz w:val="22"/>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D09F2E" w:rsidR="00133854" w:rsidRPr="003F13FA" w:rsidRDefault="00133854" w:rsidP="003F13FA">
      <w:pPr>
        <w:tabs>
          <w:tab w:val="left" w:pos="720"/>
        </w:tabs>
        <w:autoSpaceDE w:val="0"/>
        <w:autoSpaceDN w:val="0"/>
        <w:adjustRightInd w:val="0"/>
        <w:spacing w:before="240" w:after="120" w:line="240" w:lineRule="auto"/>
        <w:ind w:left="0" w:right="0" w:firstLine="0"/>
        <w:jc w:val="left"/>
        <w:rPr>
          <w:rFonts w:asciiTheme="majorBidi" w:hAnsiTheme="majorBidi"/>
          <w:sz w:val="22"/>
        </w:rPr>
      </w:pPr>
      <w:bookmarkStart w:id="3" w:name="_Toc468278404"/>
      <w:bookmarkStart w:id="4" w:name="_Toc470446032"/>
      <w:r w:rsidRPr="003F13FA">
        <w:rPr>
          <w:rFonts w:asciiTheme="majorBidi" w:hAnsiTheme="majorBidi"/>
          <w:b/>
          <w:sz w:val="22"/>
        </w:rPr>
        <w:t>2.2</w:t>
      </w:r>
      <w:r w:rsidR="0094686A">
        <w:rPr>
          <w:rFonts w:asciiTheme="majorBidi" w:hAnsiTheme="majorBidi"/>
          <w:b/>
          <w:sz w:val="22"/>
        </w:rPr>
        <w:t xml:space="preserve"> Transition S</w:t>
      </w:r>
      <w:r w:rsidRPr="003F13FA">
        <w:rPr>
          <w:rFonts w:asciiTheme="majorBidi" w:hAnsiTheme="majorBidi"/>
          <w:b/>
          <w:sz w:val="22"/>
        </w:rPr>
        <w:t>ystem (TS)</w:t>
      </w:r>
      <w:bookmarkEnd w:id="3"/>
      <w:bookmarkEnd w:id="4"/>
    </w:p>
    <w:p w14:paraId="058B3A8E" w14:textId="77777777" w:rsidR="00133854" w:rsidRPr="0094686A" w:rsidRDefault="00133854" w:rsidP="0094686A">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94686A">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94686A">
      <w:pPr>
        <w:pStyle w:val="ae"/>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3F13FA">
      <w:pPr>
        <w:pStyle w:val="ae"/>
        <w:numPr>
          <w:ilvl w:val="0"/>
          <w:numId w:val="28"/>
        </w:numPr>
        <w:spacing w:after="120" w:line="22" w:lineRule="atLeast"/>
        <w:ind w:left="357" w:right="0" w:hanging="357"/>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A24E63">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 Act,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selected nondeterministically</w:t>
      </w:r>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4CB250E8" w:rsidR="00133854" w:rsidRPr="0094686A" w:rsidRDefault="00133854" w:rsidP="00067E1C">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w:t>
      </w:r>
      <w:r w:rsidR="00067E1C" w:rsidRPr="0094686A">
        <w:rPr>
          <w:rFonts w:asciiTheme="majorBidi" w:hAnsiTheme="majorBidi" w:cstheme="majorBidi"/>
          <w:sz w:val="22"/>
        </w:rPr>
        <w:t>finishes</w:t>
      </w:r>
      <w:r w:rsidRPr="0094686A">
        <w:rPr>
          <w:rFonts w:asciiTheme="majorBidi" w:hAnsiTheme="majorBidi" w:cstheme="majorBidi"/>
          <w:sz w:val="22"/>
        </w:rPr>
        <w:t xml:space="preserve">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r w:rsidRPr="00A24E63">
        <w:rPr>
          <w:rFonts w:asciiTheme="majorBidi" w:hAnsiTheme="majorBidi" w:cstheme="majorBidi"/>
          <w:sz w:val="22"/>
        </w:rPr>
        <w:t>nondeterministically</w:t>
      </w:r>
      <w:r w:rsidRPr="0094686A">
        <w:rPr>
          <w:rFonts w:asciiTheme="majorBidi" w:hAnsiTheme="majorBidi" w:cstheme="majorBidi"/>
          <w:sz w:val="22"/>
        </w:rPr>
        <w:t>.</w:t>
      </w:r>
    </w:p>
    <w:p w14:paraId="385E2DB9" w14:textId="77777777" w:rsidR="00A24E63" w:rsidRDefault="00133854" w:rsidP="00A24E63">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lastRenderedPageBreak/>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F25A18">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06E73F1B" w:rsidR="00F25A18" w:rsidRPr="00B51214" w:rsidRDefault="00133854" w:rsidP="00F25A18">
      <w:pPr>
        <w:spacing w:after="120" w:line="264" w:lineRule="auto"/>
        <w:ind w:left="0" w:right="0" w:firstLine="284"/>
        <w:rPr>
          <w:sz w:val="22"/>
        </w:rPr>
      </w:pPr>
      <w:r w:rsidRPr="0094686A">
        <w:rPr>
          <w:rFonts w:asciiTheme="majorBidi" w:hAnsiTheme="majorBidi" w:cstheme="majorBidi"/>
          <w:sz w:val="22"/>
        </w:rPr>
        <w:t xml:space="preserve"> </w:t>
      </w:r>
      <w:commentRangeStart w:id="5"/>
      <w:commentRangeStart w:id="6"/>
      <w:r w:rsidR="00F25A18" w:rsidRPr="0062612D">
        <w:rPr>
          <w:sz w:val="22"/>
          <w:highlight w:val="darkBlue"/>
        </w:rPr>
        <w:t xml:space="preserve">Program graphs </w:t>
      </w:r>
      <w:r w:rsidR="0062612D" w:rsidRPr="0062612D">
        <w:rPr>
          <w:sz w:val="22"/>
          <w:highlight w:val="darkBlue"/>
        </w:rPr>
        <w:t>which are defined</w:t>
      </w:r>
      <w:r w:rsidR="0062612D" w:rsidRPr="0062612D">
        <w:rPr>
          <w:sz w:val="22"/>
          <w:highlight w:val="darkBlue"/>
        </w:rPr>
        <w:t xml:space="preserve"> </w:t>
      </w:r>
      <w:r w:rsidR="00F25A18" w:rsidRPr="0062612D">
        <w:rPr>
          <w:sz w:val="22"/>
          <w:highlight w:val="darkBlue"/>
        </w:rPr>
        <w:t xml:space="preserve">over a set </w:t>
      </w:r>
      <m:oMath>
        <m:r>
          <w:rPr>
            <w:rFonts w:ascii="Cambria Math" w:hAnsi="Cambria Math"/>
            <w:sz w:val="22"/>
            <w:highlight w:val="darkBlue"/>
          </w:rPr>
          <m:t>Var</m:t>
        </m:r>
      </m:oMath>
      <w:r w:rsidR="00F25A18" w:rsidRPr="0062612D">
        <w:rPr>
          <w:sz w:val="22"/>
          <w:highlight w:val="darkBlue"/>
        </w:rPr>
        <w:t xml:space="preserve"> of typed variables</w:t>
      </w:r>
      <w:r w:rsidR="00F25A18" w:rsidRPr="00B51214">
        <w:rPr>
          <w:sz w:val="22"/>
        </w:rPr>
        <w:t>.</w:t>
      </w:r>
      <w:commentRangeEnd w:id="5"/>
      <w:r w:rsidR="00F25A18" w:rsidRPr="0062612D">
        <w:commentReference w:id="5"/>
      </w:r>
      <w:commentRangeEnd w:id="6"/>
      <w:r w:rsidR="0062612D">
        <w:rPr>
          <w:rStyle w:val="a8"/>
        </w:rPr>
        <w:commentReference w:id="6"/>
      </w:r>
      <w:r w:rsidR="00F25A18" w:rsidRPr="00B51214">
        <w:rPr>
          <w:sz w:val="22"/>
        </w:rPr>
        <w:t xml:space="preserve"> Essentially, this means that a standardized type (e.g., boolean,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F25A18">
      <w:pPr>
        <w:spacing w:after="120" w:line="264" w:lineRule="auto"/>
        <w:ind w:left="0" w:right="0" w:firstLine="272"/>
        <w:rPr>
          <w:sz w:val="22"/>
        </w:rPr>
      </w:pPr>
    </w:p>
    <w:p w14:paraId="7377CBD2" w14:textId="5DC79557" w:rsidR="00F25A18" w:rsidRPr="003F13FA" w:rsidRDefault="00F25A18" w:rsidP="00C36698">
      <w:pPr>
        <w:spacing w:after="120" w:line="264" w:lineRule="auto"/>
        <w:ind w:left="0" w:right="0" w:firstLine="284"/>
        <w:rPr>
          <w:b/>
          <w:bCs/>
          <w:sz w:val="22"/>
          <w:rtl/>
        </w:rPr>
      </w:pPr>
      <w:r w:rsidRPr="003F13FA">
        <w:rPr>
          <w:b/>
          <w:bCs/>
          <w:sz w:val="22"/>
          <w:u w:val="single"/>
        </w:rPr>
        <w:t>Definition</w:t>
      </w:r>
      <w:r w:rsidRPr="003F13FA">
        <w:rPr>
          <w:b/>
          <w:bCs/>
          <w:sz w:val="22"/>
        </w:rPr>
        <w:t>:</w:t>
      </w:r>
      <w:r w:rsidR="00C36698" w:rsidRPr="003F13FA">
        <w:rPr>
          <w:b/>
          <w:bCs/>
          <w:sz w:val="22"/>
        </w:rPr>
        <w:t xml:space="preserve"> </w:t>
      </w:r>
      <w:r w:rsidRPr="003F13FA">
        <w:rPr>
          <w:rFonts w:asciiTheme="majorBidi" w:hAnsiTheme="majorBidi" w:cstheme="majorBidi"/>
          <w:sz w:val="22"/>
        </w:rPr>
        <w:t>A program graph PG over set Var of typed variables is a tuple (</w:t>
      </w:r>
      <w:r w:rsidRPr="003F13FA">
        <w:rPr>
          <w:rFonts w:asciiTheme="majorBidi" w:hAnsiTheme="majorBidi" w:cstheme="majorBidi"/>
          <w:i/>
          <w:iCs/>
          <w:sz w:val="22"/>
        </w:rPr>
        <w:t xml:space="preserve">Loc, Act, Effect, →, </w: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3F13FA">
        <w:rPr>
          <w:rFonts w:asciiTheme="majorBidi" w:hAnsiTheme="majorBidi" w:cstheme="majorBidi"/>
          <w:i/>
          <w:iCs/>
          <w:sz w:val="22"/>
        </w:rPr>
        <w:t xml:space="preserve">, </w: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3F13FA">
        <w:rPr>
          <w:rFonts w:asciiTheme="majorBidi" w:hAnsiTheme="majorBidi" w:cstheme="majorBidi"/>
          <w:sz w:val="22"/>
        </w:rPr>
        <w:t>) where</w:t>
      </w:r>
      <w:r w:rsidR="00C36698" w:rsidRPr="003F13FA">
        <w:rPr>
          <w:rFonts w:asciiTheme="majorBidi" w:hAnsiTheme="majorBidi" w:cstheme="majorBidi"/>
          <w:sz w:val="22"/>
        </w:rPr>
        <w:t>:</w:t>
      </w:r>
      <w:r w:rsidRPr="003F13FA">
        <w:rPr>
          <w:rFonts w:asciiTheme="majorBidi" w:hAnsiTheme="majorBidi" w:cstheme="majorBidi"/>
          <w:color w:val="auto"/>
          <w:sz w:val="22"/>
          <w:rtl/>
        </w:rPr>
        <w:tab/>
      </w:r>
    </w:p>
    <w:p w14:paraId="55D31FBD" w14:textId="428BD086" w:rsidR="00F25A18" w:rsidRPr="003F13FA" w:rsidRDefault="00C36698" w:rsidP="00215A7B">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Loc</m:t>
        </m:r>
      </m:oMath>
      <w:r w:rsidR="00F25A18" w:rsidRPr="003F13FA">
        <w:rPr>
          <w:rFonts w:asciiTheme="majorBidi" w:hAnsiTheme="majorBidi" w:cstheme="majorBidi"/>
          <w:sz w:val="22"/>
        </w:rPr>
        <w:t> is a set of locations</w:t>
      </w:r>
      <w:r w:rsidR="003F13FA" w:rsidRPr="003F13FA">
        <w:rPr>
          <w:rFonts w:asciiTheme="majorBidi" w:hAnsiTheme="majorBidi" w:cstheme="majorBidi"/>
          <w:sz w:val="22"/>
        </w:rPr>
        <w:t>,</w:t>
      </w:r>
    </w:p>
    <w:p w14:paraId="1F757798" w14:textId="04BA8861" w:rsidR="00F25A18" w:rsidRPr="003F13FA"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Act</m:t>
        </m:r>
      </m:oMath>
      <w:r w:rsidR="00F25A18" w:rsidRPr="003F13FA">
        <w:rPr>
          <w:rFonts w:asciiTheme="majorBidi" w:hAnsiTheme="majorBidi" w:cstheme="majorBidi"/>
          <w:sz w:val="22"/>
        </w:rPr>
        <w:t> is a set of actions,</w:t>
      </w:r>
    </w:p>
    <w:p w14:paraId="7879C534" w14:textId="0B9C5AF4" w:rsidR="00F25A18" w:rsidRPr="003F13FA"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Effect:Act×Eva</m:t>
        </m:r>
        <m:r>
          <w:rPr>
            <w:rFonts w:ascii="Cambria Math" w:hAnsi="Cambria Math" w:cs="Cambria Math"/>
            <w:sz w:val="22"/>
          </w:rPr>
          <m:t>l</m:t>
        </m:r>
        <m:r>
          <w:rPr>
            <w:rFonts w:ascii="Cambria Math" w:hAnsi="Cambria Math" w:cstheme="majorBidi"/>
            <w:sz w:val="22"/>
          </w:rPr>
          <m:t>(Var)→Eval(Var) →Eval(Var) </m:t>
        </m:r>
      </m:oMath>
      <w:r w:rsidR="00F25A18" w:rsidRPr="003F13FA">
        <w:rPr>
          <w:rFonts w:asciiTheme="majorBidi" w:hAnsiTheme="majorBidi" w:cstheme="majorBidi"/>
          <w:sz w:val="22"/>
        </w:rPr>
        <w:t>is the effect function,</w:t>
      </w:r>
    </w:p>
    <w:p w14:paraId="728F4490" w14:textId="3060B440" w:rsidR="00F25A18" w:rsidRPr="003F13FA" w:rsidRDefault="00C36698"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m:t>
        </m:r>
        <m:r>
          <w:rPr>
            <w:rFonts w:ascii="Cambria Math" w:hAnsi="Cambria Math" w:cs="Cambria Math"/>
            <w:sz w:val="22"/>
          </w:rPr>
          <m:t>⊆</m:t>
        </m:r>
        <m:r>
          <w:rPr>
            <w:rFonts w:ascii="Cambria Math" w:hAnsi="Cambria Math" w:cstheme="majorBidi"/>
            <w:sz w:val="22"/>
          </w:rPr>
          <m:t>Loc×Cond(Var)×Act×Loc</m:t>
        </m:r>
        <m:r>
          <w:rPr>
            <w:rFonts w:ascii="Cambria Math" w:hAnsi="Cambria Math" w:cs="Cambria Math"/>
            <w:sz w:val="22"/>
          </w:rPr>
          <m:t>↪⊆</m:t>
        </m:r>
        <m:r>
          <w:rPr>
            <w:rFonts w:ascii="Cambria Math" w:hAnsi="Cambria Math" w:cstheme="majorBidi"/>
            <w:sz w:val="22"/>
          </w:rPr>
          <m:t>Loc×Cond(Var)×Act×Loc</m:t>
        </m:r>
      </m:oMath>
      <w:r w:rsidR="00F25A18" w:rsidRPr="003F13FA">
        <w:rPr>
          <w:rFonts w:asciiTheme="majorBidi" w:hAnsiTheme="majorBidi" w:cstheme="majorBidi"/>
          <w:sz w:val="22"/>
        </w:rPr>
        <w:t> is the conditional transition relation,</w:t>
      </w:r>
    </w:p>
    <w:p w14:paraId="7D463F12" w14:textId="464FF124" w:rsidR="00F25A18" w:rsidRPr="003F13FA" w:rsidRDefault="00A06A70"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Loc</m:t>
            </m:r>
          </m:e>
          <m:sub>
            <m:r>
              <w:rPr>
                <w:rFonts w:ascii="Cambria Math" w:hAnsi="Cambria Math" w:cstheme="majorBidi"/>
                <w:sz w:val="22"/>
              </w:rPr>
              <m:t>0</m:t>
            </m:r>
          </m:sub>
        </m:sSub>
      </m:oMath>
      <w:r w:rsidR="00F25A18" w:rsidRPr="003F13FA">
        <w:rPr>
          <w:rFonts w:ascii="Cambria Math" w:hAnsi="Cambria Math" w:cs="Cambria Math"/>
          <w:i/>
          <w:sz w:val="22"/>
        </w:rPr>
        <w:t>⊆</w:t>
      </w:r>
      <m:oMath>
        <m:r>
          <w:rPr>
            <w:rFonts w:ascii="Cambria Math" w:hAnsi="Cambria Math" w:cstheme="majorBidi"/>
            <w:sz w:val="22"/>
          </w:rPr>
          <m:t>Loc</m:t>
        </m:r>
      </m:oMath>
      <w:r w:rsidR="00F25A18" w:rsidRPr="003F13FA">
        <w:rPr>
          <w:rFonts w:asciiTheme="majorBidi" w:hAnsiTheme="majorBidi" w:cstheme="majorBidi"/>
          <w:sz w:val="22"/>
        </w:rPr>
        <w:t> is a set of initial locations,</w:t>
      </w:r>
    </w:p>
    <w:p w14:paraId="058706F6" w14:textId="599A83CB" w:rsidR="00215A7B" w:rsidRPr="003F13FA" w:rsidRDefault="00A06A70" w:rsidP="00215A7B">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g</m:t>
            </m:r>
          </m:e>
          <m:sub>
            <m:r>
              <w:rPr>
                <w:rFonts w:ascii="Cambria Math" w:hAnsi="Cambria Math" w:cstheme="majorBidi"/>
                <w:sz w:val="22"/>
              </w:rPr>
              <m:t>0</m:t>
            </m:r>
          </m:sub>
        </m:sSub>
        <m:r>
          <w:rPr>
            <w:rFonts w:ascii="Cambria Math" w:hAnsi="Cambria Math" w:cs="Cambria Math"/>
            <w:sz w:val="22"/>
          </w:rPr>
          <m:t>∈</m:t>
        </m:r>
        <m:r>
          <w:rPr>
            <w:rFonts w:ascii="Cambria Math" w:hAnsi="Cambria Math" w:cstheme="majorBidi"/>
            <w:sz w:val="22"/>
          </w:rPr>
          <m:t>Cond(Var)</m:t>
        </m:r>
      </m:oMath>
      <w:r w:rsidR="00F25A18" w:rsidRPr="003F13FA">
        <w:rPr>
          <w:rFonts w:asciiTheme="majorBidi" w:hAnsiTheme="majorBidi" w:cstheme="majorBidi"/>
          <w:sz w:val="22"/>
        </w:rPr>
        <w:t> is the initial condition.</w:t>
      </w:r>
    </w:p>
    <w:p w14:paraId="3033E59E" w14:textId="288B14B2" w:rsidR="00644025" w:rsidRPr="003F13FA" w:rsidRDefault="00644025" w:rsidP="00215A7B">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3F13FA">
        <w:rPr>
          <w:rFonts w:asciiTheme="majorBidi" w:hAnsiTheme="majorBidi" w:cstheme="majorBidi"/>
          <w:b/>
          <w:bCs/>
          <w:sz w:val="22"/>
        </w:rPr>
        <w:t xml:space="preserve">2.3 </w:t>
      </w:r>
      <w:r w:rsidRPr="003F13FA">
        <w:rPr>
          <w:rFonts w:asciiTheme="majorBidi" w:eastAsiaTheme="minorEastAsia" w:hAnsiTheme="majorBidi" w:cstheme="majorBidi"/>
          <w:b/>
          <w:bCs/>
          <w:sz w:val="22"/>
          <w:lang w:bidi="ar-SA"/>
        </w:rPr>
        <w:t xml:space="preserve">Linear Temporal Logic(LTL) </w:t>
      </w:r>
    </w:p>
    <w:p w14:paraId="52F831C9" w14:textId="041144F2" w:rsidR="003A0468" w:rsidRPr="003F13FA" w:rsidRDefault="003A0468" w:rsidP="003F13FA">
      <w:pPr>
        <w:tabs>
          <w:tab w:val="left" w:pos="720"/>
        </w:tabs>
        <w:autoSpaceDE w:val="0"/>
        <w:autoSpaceDN w:val="0"/>
        <w:adjustRightInd w:val="0"/>
        <w:spacing w:after="120" w:line="264" w:lineRule="auto"/>
        <w:ind w:left="0" w:right="0" w:firstLine="284"/>
        <w:rPr>
          <w:color w:val="000000" w:themeColor="text1"/>
          <w:sz w:val="22"/>
        </w:rPr>
      </w:pPr>
      <w:r w:rsidRPr="003F13FA">
        <w:rPr>
          <w:rFonts w:asciiTheme="majorBidi" w:eastAsiaTheme="minorEastAsia" w:hAnsiTheme="majorBidi" w:cstheme="majorBidi"/>
          <w:b/>
          <w:bCs/>
          <w:color w:val="000000" w:themeColor="text1"/>
          <w:sz w:val="22"/>
          <w:lang w:bidi="ar-SA"/>
        </w:rPr>
        <w:t xml:space="preserve">Linear  </w:t>
      </w:r>
      <w:r w:rsidR="00050D60" w:rsidRPr="003F13FA">
        <w:rPr>
          <w:color w:val="000000" w:themeColor="text1"/>
          <w:sz w:val="22"/>
        </w:rPr>
        <w:t>Temporal logics (TL) is a convenient formalism for specifying and verifying properties of reactive systems. We can say that the modalities in Temporal Logic are Time abstract</w:t>
      </w:r>
      <w:r w:rsidR="00933285" w:rsidRPr="003F13FA">
        <w:rPr>
          <w:color w:val="000000" w:themeColor="text1"/>
          <w:sz w:val="22"/>
        </w:rPr>
        <w:t xml:space="preserve"> </w:t>
      </w:r>
    </w:p>
    <w:p w14:paraId="258EB3F0" w14:textId="7B7D1483" w:rsidR="00933285" w:rsidRPr="003F13FA" w:rsidRDefault="00933285" w:rsidP="003F13FA">
      <w:pPr>
        <w:tabs>
          <w:tab w:val="left" w:pos="720"/>
        </w:tabs>
        <w:autoSpaceDE w:val="0"/>
        <w:autoSpaceDN w:val="0"/>
        <w:adjustRightInd w:val="0"/>
        <w:spacing w:after="120" w:line="264" w:lineRule="auto"/>
        <w:ind w:left="0" w:right="0" w:firstLine="284"/>
        <w:rPr>
          <w:color w:val="000000" w:themeColor="text1"/>
          <w:sz w:val="22"/>
        </w:rPr>
      </w:pPr>
      <w:r w:rsidRPr="003F13FA">
        <w:rPr>
          <w:color w:val="000000" w:themeColor="text1"/>
          <w:sz w:val="22"/>
        </w:rPr>
        <w:t xml:space="preserve">Linear temporal property (LT </w:t>
      </w:r>
      <w:r w:rsidRPr="003F13FA">
        <w:rPr>
          <w:rFonts w:asciiTheme="majorBidi" w:eastAsia="cmr10" w:hAnsiTheme="majorBidi" w:cstheme="majorBidi"/>
          <w:color w:val="000000" w:themeColor="text1"/>
          <w:sz w:val="22"/>
        </w:rPr>
        <w:t>properties</w:t>
      </w:r>
      <w:r w:rsidRPr="003F13FA">
        <w:rPr>
          <w:color w:val="000000" w:themeColor="text1"/>
          <w:sz w:val="22"/>
        </w:rPr>
        <w:t>) is a temporal logic formula that describes a set of infinite sequences for which it is true.</w:t>
      </w:r>
    </w:p>
    <w:p w14:paraId="3CD05206" w14:textId="1379E5FC" w:rsidR="00933285" w:rsidRPr="00933285" w:rsidRDefault="00933285" w:rsidP="003A0468">
      <w:pPr>
        <w:tabs>
          <w:tab w:val="left" w:pos="720"/>
        </w:tabs>
        <w:autoSpaceDE w:val="0"/>
        <w:autoSpaceDN w:val="0"/>
        <w:adjustRightInd w:val="0"/>
        <w:spacing w:after="120" w:line="264" w:lineRule="auto"/>
        <w:ind w:left="0" w:right="0" w:firstLine="284"/>
        <w:jc w:val="left"/>
        <w:rPr>
          <w:color w:val="000000" w:themeColor="text1"/>
          <w:sz w:val="22"/>
        </w:rPr>
      </w:pPr>
      <w:r w:rsidRPr="003F13FA">
        <w:rPr>
          <w:rFonts w:asciiTheme="majorBidi" w:eastAsia="cmr10" w:hAnsiTheme="majorBidi" w:cstheme="majorBidi"/>
          <w:i/>
          <w:iCs/>
          <w:color w:val="000000" w:themeColor="text1"/>
          <w:sz w:val="22"/>
        </w:rPr>
        <w:t>LTL</w:t>
      </w:r>
      <w:r w:rsidRPr="003F13FA">
        <w:rPr>
          <w:rFonts w:asciiTheme="majorBidi" w:eastAsia="cmr10" w:hAnsiTheme="majorBidi" w:cstheme="majorBidi"/>
          <w:color w:val="000000" w:themeColor="text1"/>
          <w:sz w:val="22"/>
        </w:rPr>
        <w:t xml:space="preserve"> suited for specifying </w:t>
      </w:r>
      <w:commentRangeStart w:id="7"/>
      <w:r w:rsidRPr="003F13FA">
        <w:rPr>
          <w:rFonts w:asciiTheme="majorBidi" w:eastAsia="cmr10" w:hAnsiTheme="majorBidi" w:cstheme="majorBidi"/>
          <w:color w:val="000000" w:themeColor="text1"/>
          <w:sz w:val="22"/>
        </w:rPr>
        <w:t>LT properties.</w:t>
      </w:r>
      <w:commentRangeEnd w:id="7"/>
      <w:r w:rsidRPr="003F13FA">
        <w:rPr>
          <w:rStyle w:val="a8"/>
          <w:color w:val="000000" w:themeColor="text1"/>
          <w:sz w:val="22"/>
          <w:szCs w:val="22"/>
        </w:rPr>
        <w:commentReference w:id="7"/>
      </w:r>
      <w:r w:rsidRPr="003F13FA">
        <w:rPr>
          <w:rFonts w:asciiTheme="majorBidi" w:eastAsia="cmr10" w:hAnsiTheme="majorBidi" w:cstheme="majorBidi"/>
          <w:color w:val="000000" w:themeColor="text1"/>
          <w:sz w:val="22"/>
        </w:rPr>
        <w:t xml:space="preserve"> LTL can be used to specify important system properties.</w:t>
      </w:r>
    </w:p>
    <w:p w14:paraId="09243275" w14:textId="21445470" w:rsidR="00644025" w:rsidRPr="00644025" w:rsidRDefault="00215A7B" w:rsidP="003F13FA">
      <w:pPr>
        <w:tabs>
          <w:tab w:val="left" w:pos="720"/>
        </w:tabs>
        <w:autoSpaceDE w:val="0"/>
        <w:autoSpaceDN w:val="0"/>
        <w:adjustRightInd w:val="0"/>
        <w:spacing w:after="120" w:line="264" w:lineRule="auto"/>
        <w:ind w:left="0" w:right="0" w:firstLine="284"/>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6953CD0F" w:rsidR="00BE6FDB" w:rsidRPr="009F348C" w:rsidRDefault="00BE6FDB" w:rsidP="00795826">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  :</w:t>
      </w:r>
      <w:r w:rsidRPr="00BE6FDB">
        <w:rPr>
          <w:rFonts w:asciiTheme="majorBidi" w:hAnsiTheme="majorBidi" w:cstheme="majorBidi"/>
          <w:sz w:val="22"/>
        </w:rPr>
        <w:t xml:space="preserve"> </w:t>
      </w:r>
      <w:r w:rsidRPr="009F348C">
        <w:rPr>
          <w:rFonts w:asciiTheme="majorBidi" w:hAnsiTheme="majorBidi" w:cstheme="majorBidi"/>
          <w:sz w:val="22"/>
        </w:rPr>
        <w:t>LTL formulae over the set AP of atomic proposition are formed acco</w:t>
      </w:r>
      <w:r>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08CB8EB5" w:rsidR="00BE6FDB" w:rsidRPr="009F348C" w:rsidRDefault="00BE6FDB" w:rsidP="00795826">
      <w:pPr>
        <w:spacing w:after="0" w:line="264" w:lineRule="auto"/>
        <w:ind w:left="0" w:right="0" w:firstLine="720"/>
        <w:rPr>
          <w:rFonts w:asciiTheme="majorBidi" w:hAnsiTheme="majorBidi" w:cstheme="majorBidi"/>
          <w:i/>
          <w:sz w:val="22"/>
        </w:rPr>
      </w:p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w:r w:rsidR="003F13FA">
        <w:rPr>
          <w:rFonts w:asciiTheme="majorBidi" w:hAnsiTheme="majorBidi" w:cstheme="majorBidi"/>
          <w:i/>
          <w:sz w:val="22"/>
        </w:rPr>
        <w:t>,</w:t>
      </w:r>
    </w:p>
    <w:p w14:paraId="1F89A54E" w14:textId="0D378F19" w:rsidR="00BE6FDB" w:rsidRPr="00BE6FDB" w:rsidRDefault="00BE6FDB" w:rsidP="00795826">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0EFC5CF8" w14:textId="03A76CB0" w:rsidR="00BE6FDB" w:rsidRPr="00B51214" w:rsidRDefault="00BE6FDB" w:rsidP="003F13FA">
      <w:pPr>
        <w:autoSpaceDE w:val="0"/>
        <w:autoSpaceDN w:val="0"/>
        <w:adjustRightInd w:val="0"/>
        <w:spacing w:after="0" w:line="264" w:lineRule="auto"/>
        <w:ind w:left="0" w:right="0" w:firstLine="0"/>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m:rPr>
            <m:sty m:val="p"/>
          </m:rP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A5FC3EB" w:rsidR="00BE6FDB" w:rsidRDefault="00BE6FDB" w:rsidP="00D52D18">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8"/>
      <w:r w:rsidRPr="00933285">
        <w:rPr>
          <w:rFonts w:asciiTheme="majorBidi" w:eastAsiaTheme="minorEastAsia" w:hAnsiTheme="majorBidi" w:cstheme="majorBidi"/>
          <w:color w:val="000000" w:themeColor="text1"/>
          <w:sz w:val="22"/>
          <w:highlight w:val="yellow"/>
          <w:lang w:bidi="ar-SA"/>
        </w:rPr>
        <w:t xml:space="preserve"> 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8"/>
      <w:r w:rsidRPr="00933285">
        <w:rPr>
          <w:rStyle w:val="a8"/>
          <w:rFonts w:asciiTheme="majorBidi" w:hAnsiTheme="majorBidi" w:cstheme="majorBidi"/>
          <w:color w:val="000000" w:themeColor="text1"/>
          <w:sz w:val="22"/>
          <w:szCs w:val="22"/>
          <w:highlight w:val="yellow"/>
        </w:rPr>
        <w:commentReference w:id="8"/>
      </w:r>
      <w:r w:rsidRPr="00933285">
        <w:rPr>
          <w:rFonts w:asciiTheme="majorBidi" w:eastAsiaTheme="minorEastAsia" w:hAnsiTheme="majorBidi" w:cstheme="majorBidi"/>
          <w:color w:val="000000" w:themeColor="text1"/>
          <w:sz w:val="22"/>
          <w:highlight w:val="yellow"/>
          <w:lang w:bidi="ar-SA"/>
        </w:rPr>
        <w:t xml:space="preserve">  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D52D18">
      <w:pPr>
        <w:pStyle w:val="ae"/>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78CC482D" w:rsidR="00BE6FDB" w:rsidRPr="00BC2284" w:rsidDel="005906AE" w:rsidRDefault="00BE6FDB" w:rsidP="00334C57">
      <w:pPr>
        <w:spacing w:after="0"/>
        <w:ind w:left="283" w:right="0" w:firstLine="0"/>
        <w:rPr>
          <w:del w:id="9"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Formula </w:t>
      </w:r>
      <m:oMath>
        <m:r>
          <w:rPr>
            <w:rFonts w:ascii="Cambria Math" w:eastAsiaTheme="minorEastAsia" w:hAnsi="Cambria Math" w:cstheme="majorBidi"/>
            <w:color w:val="auto"/>
            <w:sz w:val="22"/>
            <w:lang w:bidi="ar-SA"/>
          </w:rPr>
          <m:t xml:space="preserve">φ   </m:t>
        </m:r>
      </m:oMath>
      <w:r w:rsidR="00334C57">
        <w:rPr>
          <w:rFonts w:asciiTheme="majorBidi" w:eastAsiaTheme="minorEastAsia" w:hAnsiTheme="majorBidi" w:cstheme="majorBidi"/>
          <w:color w:val="auto"/>
          <w:sz w:val="22"/>
          <w:lang w:bidi="ar-SA"/>
        </w:rPr>
        <w:t>h</w:t>
      </w:r>
      <w:r w:rsidRPr="00BC2284">
        <w:rPr>
          <w:rFonts w:asciiTheme="majorBidi" w:eastAsiaTheme="minorEastAsia" w:hAnsiTheme="majorBidi" w:cstheme="majorBidi"/>
          <w:color w:val="auto"/>
          <w:sz w:val="22"/>
          <w:lang w:bidi="ar-SA"/>
        </w:rPr>
        <w:t xml:space="preserve">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“step”.</w:t>
      </w:r>
    </w:p>
    <w:p w14:paraId="5262EFD5" w14:textId="4BC0B36A" w:rsidR="00BE6FDB" w:rsidRPr="00BC2284" w:rsidRDefault="00BE6FDB" w:rsidP="00334C57">
      <w:pPr>
        <w:pStyle w:val="ae"/>
        <w:numPr>
          <w:ilvl w:val="0"/>
          <w:numId w:val="54"/>
        </w:numPr>
        <w:autoSpaceDE w:val="0"/>
        <w:autoSpaceDN w:val="0"/>
        <w:adjustRightInd w:val="0"/>
        <w:spacing w:before="120" w:after="0" w:line="264" w:lineRule="auto"/>
        <w:ind w:left="357" w:right="0" w:hanging="357"/>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0"/>
      <w:r w:rsidRPr="00BC2284">
        <w:rPr>
          <w:rFonts w:asciiTheme="majorBidi" w:eastAsiaTheme="minorEastAsia" w:hAnsiTheme="majorBidi" w:cstheme="majorBidi"/>
          <w:color w:val="auto"/>
          <w:sz w:val="22"/>
          <w:lang w:bidi="ar-SA"/>
        </w:rPr>
        <w:t xml:space="preserve">Formula </w:t>
      </w:r>
      <m:oMath>
        <m:r>
          <w:rPr>
            <w:rFonts w:ascii="Cambria Math" w:eastAsiaTheme="minorEastAsia" w:hAnsi="Cambria Math" w:cstheme="majorBidi"/>
            <w:color w:val="auto"/>
            <w:sz w:val="22"/>
            <w:lang w:bidi="ar-SA"/>
          </w:rPr>
          <m:t>φ1 Uφ2</m:t>
        </m:r>
      </m:oMath>
      <w:r w:rsidRPr="00BC2284">
        <w:rPr>
          <w:rFonts w:asciiTheme="majorBidi" w:eastAsia="cmr8" w:hAnsiTheme="majorBidi" w:cstheme="majorBidi"/>
          <w:color w:val="auto"/>
          <w:sz w:val="22"/>
          <w:lang w:bidi="ar-SA"/>
        </w:rPr>
        <w:t xml:space="preserve"> </w:t>
      </w:r>
      <w:commentRangeEnd w:id="10"/>
      <w:r w:rsidRPr="00B51214">
        <w:rPr>
          <w:rStyle w:val="a8"/>
          <w:sz w:val="22"/>
          <w:szCs w:val="22"/>
        </w:rPr>
        <w:commentReference w:id="10"/>
      </w:r>
      <w:r w:rsidRPr="00BC228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C2284">
        <w:rPr>
          <w:rFonts w:asciiTheme="majorBidi" w:eastAsia="cmr8" w:hAnsiTheme="majorBidi" w:cstheme="majorBidi"/>
          <w:color w:val="auto"/>
          <w:sz w:val="22"/>
          <w:lang w:bidi="ar-SA"/>
        </w:rPr>
        <w:t xml:space="preserve">2 </w:t>
      </w:r>
      <w:r w:rsidRPr="00BC228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C2284">
        <w:rPr>
          <w:rFonts w:asciiTheme="majorBidi" w:eastAsia="cmr8" w:hAnsiTheme="majorBidi" w:cstheme="majorBidi"/>
          <w:color w:val="auto"/>
          <w:sz w:val="22"/>
          <w:lang w:bidi="ar-SA"/>
        </w:rPr>
        <w:t xml:space="preserve">1 </w:t>
      </w:r>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D52D18">
      <w:pPr>
        <w:pStyle w:val="ae"/>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6FD6BF6D" w:rsidR="00BE6FDB" w:rsidRPr="00B51214" w:rsidRDefault="00BE6FDB" w:rsidP="00BC2284">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067E1C">
        <w:rPr>
          <w:rFonts w:asciiTheme="majorBidi"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9C2676">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9C2676">
      <w:pPr>
        <w:pStyle w:val="ae"/>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lastRenderedPageBreak/>
        <w:t>By combining the temporal modalities ◊ and □, new temporal modalities are obtained</w:t>
      </w:r>
    </w:p>
    <w:p w14:paraId="2C9BFC3C" w14:textId="77777777" w:rsidR="00BE6FDB" w:rsidRPr="00B51214" w:rsidRDefault="00BE6FDB" w:rsidP="00BC2284">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490147FF" w:rsidR="00133854" w:rsidRDefault="003F13FA" w:rsidP="00BC2284">
      <w:pPr>
        <w:spacing w:after="120" w:line="264" w:lineRule="auto"/>
        <w:ind w:left="283" w:right="0" w:firstLine="0"/>
        <w:rPr>
          <w:rFonts w:asciiTheme="majorBidi" w:eastAsia="msam10" w:hAnsiTheme="majorBidi" w:cstheme="majorBidi"/>
          <w:color w:val="auto"/>
          <w:sz w:val="22"/>
          <w:lang w:bidi="ar-SA"/>
        </w:rPr>
      </w:pPr>
      <w:r>
        <w:rPr>
          <w:rFonts w:asciiTheme="majorBidi" w:hAnsiTheme="majorBidi" w:cstheme="majorBidi"/>
          <w:sz w:val="22"/>
        </w:rPr>
        <w:t xml:space="preserve">  </w:t>
      </w:r>
      <w:r w:rsidR="00BE6FDB"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00BE6FDB" w:rsidRPr="00B51214">
        <w:rPr>
          <w:rFonts w:asciiTheme="majorBidi" w:eastAsia="cmmi10" w:hAnsiTheme="majorBidi" w:cstheme="majorBidi"/>
          <w:i/>
          <w:iCs/>
          <w:color w:val="auto"/>
          <w:sz w:val="22"/>
          <w:lang w:bidi="ar-SA"/>
        </w:rPr>
        <w:t xml:space="preserve"> </w:t>
      </w:r>
      <w:r w:rsidR="00BE6FDB"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BE6FDB" w:rsidRPr="00B51214">
        <w:rPr>
          <w:rFonts w:asciiTheme="majorBidi" w:eastAsia="msam10" w:hAnsiTheme="majorBidi" w:cstheme="majorBidi"/>
          <w:color w:val="auto"/>
          <w:sz w:val="22"/>
          <w:lang w:bidi="ar-SA"/>
        </w:rPr>
        <w:t>”</w:t>
      </w:r>
    </w:p>
    <w:p w14:paraId="5EC39BC6" w14:textId="6D03E5F2" w:rsidR="00795826" w:rsidRPr="00795826" w:rsidRDefault="00795826" w:rsidP="00BC2284">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t>Semantics of LT</w:t>
      </w:r>
      <w:r>
        <w:rPr>
          <w:rFonts w:asciiTheme="majorBidi" w:eastAsiaTheme="minorEastAsia" w:hAnsiTheme="majorBidi" w:cstheme="majorBidi"/>
          <w:b/>
          <w:bCs/>
          <w:sz w:val="22"/>
          <w:u w:val="single"/>
          <w:lang w:bidi="ar-SA"/>
        </w:rPr>
        <w:t xml:space="preserve">L over Paths and States: </w:t>
      </w:r>
    </w:p>
    <w:tbl>
      <w:tblPr>
        <w:tblStyle w:val="af"/>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3A5D05">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2F67F238" w:rsidR="00795826" w:rsidRPr="003F13FA" w:rsidRDefault="00B46BDB" w:rsidP="003A5D05">
            <w:pPr>
              <w:spacing w:after="0"/>
              <w:ind w:left="0" w:right="0" w:firstLine="0"/>
              <w:rPr>
                <w:i/>
                <w:sz w:val="22"/>
              </w:rPr>
            </w:pPr>
            <m:oMath>
              <m:r>
                <w:rPr>
                  <w:rFonts w:ascii="Cambria Math" w:hAnsi="Cambria Math"/>
                  <w:color w:val="000000" w:themeColor="text1"/>
                  <w:sz w:val="22"/>
                </w:rPr>
                <m:t>a</m:t>
              </m:r>
            </m:oMath>
            <w:r w:rsidR="00795826" w:rsidRPr="003F13FA">
              <w:rPr>
                <w:i/>
                <w:sz w:val="22"/>
              </w:rPr>
              <w:t xml:space="preserve"> </w:t>
            </w:r>
            <w:r w:rsidR="00795826" w:rsidRPr="003F13FA">
              <w:rPr>
                <w:iCs/>
                <w:sz w:val="22"/>
              </w:rPr>
              <w:t>has to  hold at the current state</w:t>
            </w:r>
          </w:p>
        </w:tc>
      </w:tr>
      <w:tr w:rsidR="00795826" w14:paraId="37648F6C" w14:textId="77777777" w:rsidTr="003A5D05">
        <w:tc>
          <w:tcPr>
            <w:tcW w:w="8097" w:type="dxa"/>
          </w:tcPr>
          <w:p w14:paraId="45B02EBE" w14:textId="77777777" w:rsidR="00795826" w:rsidRPr="003F13FA" w:rsidRDefault="00795826" w:rsidP="003A5D05">
            <w:pPr>
              <w:spacing w:after="0"/>
              <w:ind w:left="0" w:right="0" w:firstLine="0"/>
              <w:rPr>
                <w:noProof/>
                <w:lang w:bidi="ar-SA"/>
              </w:rPr>
            </w:pPr>
          </w:p>
          <w:p w14:paraId="12FE0DD0" w14:textId="77777777" w:rsidR="00795826" w:rsidRPr="003F13FA" w:rsidRDefault="00795826" w:rsidP="003A5D05">
            <w:pPr>
              <w:spacing w:after="0"/>
              <w:ind w:left="0" w:right="0" w:firstLine="0"/>
            </w:pPr>
            <w:r w:rsidRPr="003F13FA">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3F13FA" w:rsidRDefault="00795826" w:rsidP="003A5D05">
            <w:pPr>
              <w:spacing w:after="0"/>
              <w:ind w:left="0" w:right="0" w:firstLine="0"/>
              <w:rPr>
                <w:i/>
                <w:iCs/>
                <w:sz w:val="22"/>
              </w:rPr>
            </w:pPr>
            <w:r w:rsidRPr="003F13FA">
              <w:rPr>
                <w:i/>
                <w:iCs/>
                <w:sz w:val="22"/>
              </w:rPr>
              <w:t xml:space="preserve">a  </w:t>
            </w:r>
            <w:r w:rsidRPr="003F13FA">
              <w:rPr>
                <w:sz w:val="22"/>
              </w:rPr>
              <w:t>has to  hold at the next state</w:t>
            </w:r>
          </w:p>
        </w:tc>
      </w:tr>
      <w:tr w:rsidR="00795826" w14:paraId="60000005" w14:textId="77777777" w:rsidTr="003A5D05">
        <w:tc>
          <w:tcPr>
            <w:tcW w:w="8097" w:type="dxa"/>
          </w:tcPr>
          <w:p w14:paraId="4E9FB56D" w14:textId="77777777" w:rsidR="00795826" w:rsidRPr="003F13FA" w:rsidRDefault="00795826" w:rsidP="003A5D05">
            <w:pPr>
              <w:spacing w:after="0"/>
              <w:ind w:left="0" w:right="0" w:firstLine="0"/>
              <w:rPr>
                <w:sz w:val="24"/>
                <w:szCs w:val="24"/>
              </w:rPr>
            </w:pPr>
            <w:r w:rsidRPr="003F13F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3F13FA" w:rsidRDefault="00795826" w:rsidP="003A5D05">
            <w:pPr>
              <w:spacing w:after="0"/>
              <w:ind w:left="0" w:right="0" w:firstLine="0"/>
              <w:rPr>
                <w:i/>
                <w:iCs/>
                <w:sz w:val="22"/>
              </w:rPr>
            </w:pPr>
            <w:r w:rsidRPr="003F13FA">
              <w:rPr>
                <w:i/>
                <w:iCs/>
                <w:sz w:val="22"/>
              </w:rPr>
              <w:t xml:space="preserve">a </w:t>
            </w:r>
            <w:r w:rsidRPr="003F13FA">
              <w:rPr>
                <w:sz w:val="22"/>
              </w:rPr>
              <w:t xml:space="preserve">has to hold until </w:t>
            </w:r>
            <w:r w:rsidRPr="003F13FA">
              <w:rPr>
                <w:i/>
                <w:iCs/>
                <w:sz w:val="22"/>
              </w:rPr>
              <w:t>b</w:t>
            </w:r>
            <w:r w:rsidRPr="003F13FA">
              <w:rPr>
                <w:sz w:val="22"/>
              </w:rPr>
              <w:t xml:space="preserve"> , which   holds at the current or a future position</w:t>
            </w:r>
          </w:p>
        </w:tc>
      </w:tr>
      <w:tr w:rsidR="00795826" w14:paraId="4F5C931F" w14:textId="77777777" w:rsidTr="003A5D05">
        <w:tc>
          <w:tcPr>
            <w:tcW w:w="8097" w:type="dxa"/>
          </w:tcPr>
          <w:p w14:paraId="4455980A" w14:textId="77777777" w:rsidR="00795826" w:rsidRPr="003F13FA" w:rsidRDefault="00795826" w:rsidP="003A5D05">
            <w:pPr>
              <w:spacing w:after="0"/>
              <w:ind w:left="0" w:right="0" w:firstLine="0"/>
              <w:rPr>
                <w:noProof/>
                <w:sz w:val="24"/>
                <w:szCs w:val="24"/>
                <w:lang w:bidi="ar-SA"/>
              </w:rPr>
            </w:pPr>
          </w:p>
          <w:p w14:paraId="22B686C2" w14:textId="77777777" w:rsidR="00795826" w:rsidRPr="003F13FA" w:rsidRDefault="00795826" w:rsidP="003A5D05">
            <w:pPr>
              <w:spacing w:after="0"/>
              <w:ind w:left="0" w:right="0" w:firstLine="0"/>
              <w:rPr>
                <w:sz w:val="24"/>
                <w:szCs w:val="24"/>
              </w:rPr>
            </w:pPr>
            <w:r w:rsidRPr="003F13F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6949F80C" w:rsidR="00795826" w:rsidRPr="003F13FA" w:rsidRDefault="00795826" w:rsidP="003A5D05">
            <w:pPr>
              <w:spacing w:after="0"/>
              <w:ind w:left="0" w:right="0" w:firstLine="0"/>
              <w:rPr>
                <w:i/>
                <w:iCs/>
                <w:sz w:val="22"/>
              </w:rPr>
            </w:pPr>
            <w:r w:rsidRPr="003F13FA">
              <w:rPr>
                <w:i/>
                <w:iCs/>
                <w:sz w:val="22"/>
              </w:rPr>
              <w:t xml:space="preserve">a  </w:t>
            </w:r>
            <w:r w:rsidRPr="003F13FA">
              <w:rPr>
                <w:sz w:val="22"/>
              </w:rPr>
              <w:t>even</w:t>
            </w:r>
            <w:r w:rsidR="00B46BDB" w:rsidRPr="003F13FA">
              <w:rPr>
                <w:sz w:val="22"/>
              </w:rPr>
              <w:t xml:space="preserve">tually has to hold (somewhere </w:t>
            </w:r>
            <w:r w:rsidRPr="003F13FA">
              <w:rPr>
                <w:sz w:val="22"/>
              </w:rPr>
              <w:t>on the subsequent path);</w:t>
            </w:r>
          </w:p>
        </w:tc>
      </w:tr>
      <w:tr w:rsidR="00795826" w14:paraId="398FBB33" w14:textId="77777777" w:rsidTr="003A5D05">
        <w:tc>
          <w:tcPr>
            <w:tcW w:w="8097" w:type="dxa"/>
          </w:tcPr>
          <w:p w14:paraId="7BB073B7" w14:textId="77777777" w:rsidR="00795826" w:rsidRPr="003F13FA" w:rsidRDefault="00795826" w:rsidP="003A5D05">
            <w:pPr>
              <w:spacing w:after="0"/>
              <w:ind w:left="0" w:right="0" w:firstLine="0"/>
              <w:rPr>
                <w:noProof/>
                <w:sz w:val="24"/>
                <w:szCs w:val="24"/>
                <w:lang w:bidi="ar-SA"/>
              </w:rPr>
            </w:pPr>
          </w:p>
          <w:p w14:paraId="3B541E67" w14:textId="77777777" w:rsidR="00795826" w:rsidRPr="003F13FA" w:rsidRDefault="00795826" w:rsidP="003A5D05">
            <w:pPr>
              <w:spacing w:after="0"/>
              <w:ind w:left="0" w:right="0" w:firstLine="0"/>
              <w:rPr>
                <w:noProof/>
                <w:sz w:val="24"/>
                <w:szCs w:val="24"/>
              </w:rPr>
            </w:pPr>
          </w:p>
          <w:p w14:paraId="251F370D" w14:textId="77777777" w:rsidR="00795826" w:rsidRPr="003F13FA" w:rsidRDefault="00795826" w:rsidP="003A5D05">
            <w:pPr>
              <w:spacing w:after="0"/>
              <w:ind w:left="0" w:right="0" w:firstLine="0"/>
              <w:rPr>
                <w:sz w:val="24"/>
                <w:szCs w:val="24"/>
              </w:rPr>
            </w:pPr>
            <w:r w:rsidRPr="003F13F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3F13FA" w:rsidRDefault="00795826" w:rsidP="003A5D05">
            <w:pPr>
              <w:spacing w:after="0"/>
              <w:ind w:left="0" w:right="0" w:firstLine="0"/>
              <w:rPr>
                <w:i/>
                <w:iCs/>
                <w:sz w:val="22"/>
              </w:rPr>
            </w:pPr>
            <w:r w:rsidRPr="003F13FA">
              <w:rPr>
                <w:i/>
                <w:iCs/>
                <w:sz w:val="22"/>
              </w:rPr>
              <w:t xml:space="preserve">a </w:t>
            </w:r>
            <w:r w:rsidRPr="003F13FA">
              <w:rPr>
                <w:sz w:val="22"/>
              </w:rPr>
              <w:t>has to hold on the entire  subsequent path</w:t>
            </w:r>
          </w:p>
        </w:tc>
      </w:tr>
    </w:tbl>
    <w:p w14:paraId="32596D93" w14:textId="487DD0BF" w:rsidR="00795826" w:rsidRPr="00BE6FDB" w:rsidRDefault="007B2347" w:rsidP="00795826">
      <w:pPr>
        <w:spacing w:after="120" w:line="264" w:lineRule="auto"/>
        <w:ind w:left="0" w:right="0" w:firstLine="120"/>
        <w:rPr>
          <w:rFonts w:asciiTheme="majorBidi" w:hAnsiTheme="majorBidi" w:cstheme="majorBidi"/>
          <w:b/>
          <w:bCs/>
          <w:i/>
          <w:iCs/>
          <w:sz w:val="22"/>
          <w:u w:val="single"/>
        </w:rPr>
      </w:pPr>
      <w:r w:rsidRPr="00EE4564">
        <w:rPr>
          <w:rFonts w:asciiTheme="majorBidi" w:eastAsiaTheme="minorHAnsi" w:hAnsiTheme="majorBidi" w:cstheme="majorBidi"/>
          <w:i/>
          <w:iCs/>
          <w:noProof/>
          <w:szCs w:val="20"/>
          <w:lang w:bidi="ar-SA"/>
        </w:rPr>
        <mc:AlternateContent>
          <mc:Choice Requires="wps">
            <w:drawing>
              <wp:anchor distT="0" distB="0" distL="114300" distR="114300" simplePos="0" relativeHeight="251725312" behindDoc="0" locked="0" layoutInCell="1" allowOverlap="1" wp14:anchorId="1B5EB08B" wp14:editId="43E66B74">
                <wp:simplePos x="0" y="0"/>
                <wp:positionH relativeFrom="margin">
                  <wp:posOffset>137795</wp:posOffset>
                </wp:positionH>
                <wp:positionV relativeFrom="paragraph">
                  <wp:posOffset>201930</wp:posOffset>
                </wp:positionV>
                <wp:extent cx="5086350" cy="529590"/>
                <wp:effectExtent l="0" t="0" r="0" b="0"/>
                <wp:wrapNone/>
                <wp:docPr id="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4A61" w14:textId="0E71F7F1" w:rsidR="003F13FA" w:rsidRPr="007B2347" w:rsidRDefault="003F13FA" w:rsidP="007B2347">
                            <w:pPr>
                              <w:autoSpaceDE w:val="0"/>
                              <w:autoSpaceDN w:val="0"/>
                              <w:adjustRightInd w:val="0"/>
                              <w:spacing w:after="120" w:line="240" w:lineRule="auto"/>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B5EB08B" id="_x0000_t202" coordsize="21600,21600" o:spt="202" path="m,l,21600r21600,l21600,xe">
                <v:stroke joinstyle="miter"/>
                <v:path gradientshapeok="t" o:connecttype="rect"/>
              </v:shapetype>
              <v:shape id="Text Box 70" o:spid="_x0000_s1026" type="#_x0000_t202" style="position:absolute;left:0;text-align:left;margin-left:10.85pt;margin-top:15.9pt;width:400.5pt;height:41.7pt;z-index:2517253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stwIAALs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" filled="f" stroked="f">
                <v:textbox style="mso-fit-shape-to-text:t">
                  <w:txbxContent>
                    <w:p w14:paraId="28954A61" w14:textId="0E71F7F1" w:rsidR="003F13FA" w:rsidRPr="007B2347" w:rsidRDefault="003F13FA" w:rsidP="007B2347">
                      <w:pPr>
                        <w:autoSpaceDE w:val="0"/>
                        <w:autoSpaceDN w:val="0"/>
                        <w:adjustRightInd w:val="0"/>
                        <w:spacing w:after="120" w:line="240" w:lineRule="auto"/>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txbxContent>
                </v:textbox>
                <w10:wrap anchorx="margin"/>
              </v:shape>
            </w:pict>
          </mc:Fallback>
        </mc:AlternateContent>
      </w:r>
    </w:p>
    <w:p w14:paraId="2C94CAE4" w14:textId="77777777" w:rsidR="00272910" w:rsidRDefault="00272910" w:rsidP="00272910">
      <w:pPr>
        <w:spacing w:after="120"/>
        <w:ind w:left="0" w:right="0"/>
        <w:rPr>
          <w:rFonts w:asciiTheme="majorBidi" w:hAnsiTheme="majorBidi" w:cstheme="majorBidi"/>
          <w:color w:val="212121"/>
          <w:sz w:val="22"/>
          <w:shd w:val="clear" w:color="auto" w:fill="FFFFFF"/>
        </w:rPr>
      </w:pPr>
      <w:bookmarkStart w:id="11" w:name="_Toc470169603"/>
      <w:bookmarkStart w:id="12" w:name="_Toc470446050"/>
      <w:bookmarkStart w:id="13" w:name="_Toc470169604"/>
      <w:bookmarkStart w:id="14" w:name="_Toc470446051"/>
      <w:bookmarkEnd w:id="11"/>
      <w:bookmarkEnd w:id="12"/>
      <w:bookmarkEnd w:id="13"/>
      <w:bookmarkEnd w:id="14"/>
    </w:p>
    <w:p w14:paraId="6962423C" w14:textId="74516493" w:rsidR="00272910" w:rsidRPr="00B51214" w:rsidRDefault="00272910" w:rsidP="0027291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5"/>
      <w:r w:rsidRPr="00B51214">
        <w:rPr>
          <w:rFonts w:asciiTheme="majorBidi" w:eastAsiaTheme="minorEastAsia" w:hAnsiTheme="majorBidi" w:cstheme="majorBidi"/>
          <w:color w:val="auto"/>
          <w:sz w:val="22"/>
        </w:rPr>
        <w:t xml:space="preserve"> </w:t>
      </w:r>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5"/>
      <w:r w:rsidRPr="00B51214">
        <w:rPr>
          <w:rStyle w:val="a8"/>
          <w:rFonts w:asciiTheme="majorBidi" w:hAnsiTheme="majorBidi" w:cstheme="majorBidi"/>
          <w:sz w:val="22"/>
          <w:szCs w:val="22"/>
        </w:rPr>
        <w:commentReference w:id="15"/>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27291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27291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27291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BC2284">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 xml:space="preserve">Words(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0252B7">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0252B7">
      <w:pPr>
        <w:spacing w:after="120" w:line="264" w:lineRule="auto"/>
        <w:ind w:left="0" w:right="0" w:firstLine="284"/>
        <w:rPr>
          <w:rFonts w:asciiTheme="majorBidi" w:hAnsiTheme="majorBidi" w:cstheme="majorBidi"/>
          <w:sz w:val="22"/>
        </w:rPr>
      </w:pPr>
      <w:commentRangeStart w:id="16"/>
      <w:commentRangeStart w:id="17"/>
      <w:r w:rsidRPr="00C14D50">
        <w:rPr>
          <w:rFonts w:asciiTheme="majorBidi" w:hAnsiTheme="majorBidi" w:cstheme="majorBidi"/>
          <w:sz w:val="22"/>
        </w:rPr>
        <w:t>Spin</w:t>
      </w:r>
      <w:commentRangeEnd w:id="16"/>
      <w:r w:rsidRPr="00C14D50">
        <w:rPr>
          <w:rStyle w:val="a8"/>
          <w:sz w:val="22"/>
          <w:szCs w:val="22"/>
        </w:rPr>
        <w:commentReference w:id="16"/>
      </w:r>
      <w:commentRangeEnd w:id="17"/>
      <w:r w:rsidR="0062612D">
        <w:rPr>
          <w:rStyle w:val="a8"/>
        </w:rPr>
        <w:commentReference w:id="17"/>
      </w:r>
      <w:r w:rsidRPr="00C14D50">
        <w:rPr>
          <w:rFonts w:asciiTheme="majorBidi" w:hAnsiTheme="majorBidi" w:cstheme="majorBidi"/>
          <w:sz w:val="22"/>
        </w:rPr>
        <w:t xml:space="preserve"> is a popular verification tool of distributed systems, used by thousands of people worldwide. It was developed at Bell Labs in the Unix group of the Computing Sciences Research Center, starting in 1980. </w:t>
      </w:r>
    </w:p>
    <w:p w14:paraId="11578F1C" w14:textId="1E9E9B4C" w:rsidR="000252B7" w:rsidRDefault="000252B7" w:rsidP="000252B7">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lastRenderedPageBreak/>
        <w:t>The tool can be used for the formal verification of multi-threaded software applications. Spin can perform simulati</w:t>
      </w:r>
      <w:r>
        <w:rPr>
          <w:rFonts w:asciiTheme="majorBidi" w:hAnsiTheme="majorBidi" w:cstheme="majorBidi"/>
          <w:sz w:val="22"/>
        </w:rPr>
        <w:t xml:space="preserve">ons of the system's execution. </w:t>
      </w:r>
      <w:r w:rsidRPr="00AC1FEB">
        <w:rPr>
          <w:rFonts w:asciiTheme="majorBidi" w:hAnsiTheme="majorBidi" w:cstheme="majorBidi"/>
          <w:sz w:val="22"/>
        </w:rPr>
        <w:t>Spin can perform interactive, guided, or random simulations of the system's execution.</w:t>
      </w:r>
    </w:p>
    <w:p w14:paraId="26C8D7D5" w14:textId="77777777" w:rsidR="002F7451" w:rsidRPr="000252B7" w:rsidRDefault="002F7451" w:rsidP="000252B7">
      <w:pPr>
        <w:spacing w:after="120" w:line="264" w:lineRule="auto"/>
        <w:ind w:left="0" w:right="0" w:firstLine="284"/>
        <w:rPr>
          <w:rFonts w:asciiTheme="majorBidi" w:hAnsiTheme="majorBidi" w:cstheme="majorBidi"/>
          <w:sz w:val="22"/>
        </w:rPr>
      </w:pPr>
    </w:p>
    <w:p w14:paraId="357EC63C" w14:textId="64D80287" w:rsidR="00BC2284" w:rsidRDefault="00BC2284" w:rsidP="00BC2284">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0252B7">
        <w:rPr>
          <w:rFonts w:asciiTheme="majorBidi" w:eastAsiaTheme="minorEastAsia" w:hAnsiTheme="majorBidi" w:cstheme="majorBidi"/>
          <w:b/>
          <w:bCs/>
          <w:sz w:val="22"/>
          <w:lang w:bidi="ar-SA"/>
        </w:rPr>
        <w:t xml:space="preserve">.1 The </w:t>
      </w:r>
      <w:r w:rsidR="0062612D">
        <w:rPr>
          <w:rFonts w:asciiTheme="majorBidi" w:eastAsiaTheme="minorEastAsia" w:hAnsiTheme="majorBidi" w:cstheme="majorBidi"/>
          <w:b/>
          <w:bCs/>
          <w:sz w:val="22"/>
          <w:lang w:bidi="ar-SA"/>
        </w:rPr>
        <w:t>PROMELA</w:t>
      </w:r>
      <w:r w:rsidR="000252B7">
        <w:rPr>
          <w:rFonts w:asciiTheme="majorBidi" w:eastAsiaTheme="minorEastAsia" w:hAnsiTheme="majorBidi" w:cstheme="majorBidi"/>
          <w:b/>
          <w:bCs/>
          <w:sz w:val="22"/>
          <w:lang w:bidi="ar-SA"/>
        </w:rPr>
        <w:t xml:space="preserve"> l</w:t>
      </w:r>
      <w:r w:rsidRPr="00BC2284">
        <w:rPr>
          <w:rFonts w:asciiTheme="majorBidi" w:eastAsiaTheme="minorEastAsia" w:hAnsiTheme="majorBidi" w:cstheme="majorBidi"/>
          <w:b/>
          <w:bCs/>
          <w:sz w:val="22"/>
          <w:lang w:bidi="ar-SA"/>
        </w:rPr>
        <w:t>anguage</w:t>
      </w:r>
    </w:p>
    <w:p w14:paraId="66FA6318" w14:textId="7E26009D" w:rsidR="0062612D" w:rsidRDefault="0062612D" w:rsidP="0062612D">
      <w:pPr>
        <w:pStyle w:val="NormalWeb"/>
        <w:spacing w:before="0" w:beforeAutospacing="0" w:after="120" w:afterAutospacing="0" w:line="264" w:lineRule="auto"/>
        <w:ind w:firstLine="284"/>
        <w:jc w:val="both"/>
        <w:rPr>
          <w:sz w:val="22"/>
          <w:szCs w:val="22"/>
        </w:rPr>
      </w:pPr>
      <w:r w:rsidRPr="0062612D">
        <w:rPr>
          <w:sz w:val="22"/>
          <w:szCs w:val="22"/>
          <w:highlight w:val="yellow"/>
        </w:rPr>
        <w:t>PROMELA (Process or Protocol Meta Language) is a verification modeling language. The language allows for the dynamic creation of concurrent processes to model, for example, distributed systems. In PROMELA models, communication via message channels can be defined to be synchronous or asynchronous. PROMELA models can be analyzed with the SPIN model checker, to verify that the modeled system produces the desired behavior.</w:t>
      </w:r>
      <w:r w:rsidRPr="0062612D">
        <w:rPr>
          <w:sz w:val="22"/>
          <w:szCs w:val="22"/>
        </w:rPr>
        <w:t xml:space="preserve"> </w:t>
      </w:r>
    </w:p>
    <w:p w14:paraId="51C4715A" w14:textId="31D58274" w:rsidR="000252B7" w:rsidRPr="000252B7" w:rsidRDefault="00BC2284" w:rsidP="0062612D">
      <w:pPr>
        <w:pStyle w:val="NormalWeb"/>
        <w:spacing w:before="0" w:beforeAutospacing="0" w:after="120" w:afterAutospacing="0" w:line="264" w:lineRule="auto"/>
        <w:ind w:firstLine="284"/>
        <w:jc w:val="both"/>
        <w:rPr>
          <w:sz w:val="22"/>
          <w:szCs w:val="22"/>
        </w:rPr>
      </w:pPr>
      <w:r w:rsidRPr="000252B7">
        <w:rPr>
          <w:sz w:val="22"/>
          <w:szCs w:val="22"/>
        </w:rPr>
        <w:t xml:space="preserve">PROMELA programs consist of </w:t>
      </w:r>
      <w:r w:rsidRPr="000252B7">
        <w:rPr>
          <w:rStyle w:val="af1"/>
          <w:rFonts w:eastAsia="Arial"/>
          <w:sz w:val="22"/>
          <w:szCs w:val="22"/>
        </w:rPr>
        <w:t>processes, message channels</w:t>
      </w:r>
      <w:r w:rsidRPr="000252B7">
        <w:rPr>
          <w:sz w:val="22"/>
          <w:szCs w:val="22"/>
        </w:rPr>
        <w:t xml:space="preserve">, and </w:t>
      </w:r>
      <w:r w:rsidRPr="000252B7">
        <w:rPr>
          <w:rStyle w:val="af1"/>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40E541F9" w:rsidR="00BC2284" w:rsidRPr="000252B7" w:rsidRDefault="00BC2284" w:rsidP="00067E1C">
      <w:pPr>
        <w:pStyle w:val="NormalWeb"/>
        <w:tabs>
          <w:tab w:val="left" w:pos="0"/>
        </w:tabs>
        <w:spacing w:before="0" w:beforeAutospacing="0" w:after="120" w:afterAutospacing="0" w:line="264" w:lineRule="auto"/>
        <w:ind w:firstLine="284"/>
        <w:jc w:val="both"/>
        <w:rPr>
          <w:sz w:val="22"/>
          <w:szCs w:val="22"/>
        </w:rPr>
      </w:pPr>
      <w:r w:rsidRPr="000252B7">
        <w:rPr>
          <w:sz w:val="22"/>
          <w:szCs w:val="22"/>
        </w:rPr>
        <w:t xml:space="preserve">There are five predefined integer data types: bit , bool , byte , short , and int . (There are also constructors </w:t>
      </w:r>
      <w:r w:rsidR="00702959">
        <w:rPr>
          <w:sz w:val="22"/>
          <w:szCs w:val="22"/>
        </w:rPr>
        <w:t xml:space="preserve">for user-defined data types, </w:t>
      </w:r>
      <w:r w:rsidRPr="000252B7">
        <w:rPr>
          <w:sz w:val="22"/>
          <w:szCs w:val="22"/>
        </w:rPr>
        <w:t> </w:t>
      </w:r>
      <w:hyperlink r:id="rId12" w:history="1">
        <w:r w:rsidR="00702959">
          <w:rPr>
            <w:sz w:val="22"/>
            <w:szCs w:val="22"/>
          </w:rPr>
          <w:t>mtype</w:t>
        </w:r>
      </w:hyperlink>
      <w:r w:rsidRPr="000252B7">
        <w:rPr>
          <w:sz w:val="22"/>
          <w:szCs w:val="22"/>
        </w:rPr>
        <w:t>,</w:t>
      </w:r>
      <w:r w:rsidR="00702959">
        <w:rPr>
          <w:sz w:val="22"/>
          <w:szCs w:val="22"/>
        </w:rPr>
        <w:t xml:space="preserve"> </w:t>
      </w:r>
      <w:hyperlink r:id="rId13" w:history="1">
        <w:r w:rsidRPr="000252B7">
          <w:rPr>
            <w:sz w:val="22"/>
            <w:szCs w:val="22"/>
          </w:rPr>
          <w:t>typedef</w:t>
        </w:r>
      </w:hyperlink>
      <w:r w:rsidRPr="000252B7">
        <w:rPr>
          <w:sz w:val="22"/>
          <w:szCs w:val="22"/>
        </w:rPr>
        <w:t>, and a predefined data type for message passing channels)</w:t>
      </w:r>
    </w:p>
    <w:p w14:paraId="10220CAB" w14:textId="4B151E9C" w:rsidR="00BC2284" w:rsidRPr="000252B7" w:rsidRDefault="00BC2284" w:rsidP="00067E1C">
      <w:pPr>
        <w:pStyle w:val="NormalWeb"/>
        <w:tabs>
          <w:tab w:val="left" w:pos="0"/>
        </w:tabs>
        <w:spacing w:before="0" w:beforeAutospacing="0" w:after="120" w:afterAutospacing="0" w:line="264" w:lineRule="auto"/>
        <w:ind w:firstLine="284"/>
        <w:jc w:val="both"/>
        <w:rPr>
          <w:sz w:val="22"/>
          <w:szCs w:val="22"/>
        </w:rPr>
      </w:pPr>
      <w:r w:rsidRPr="000252B7">
        <w:rPr>
          <w:sz w:val="22"/>
          <w:szCs w:val="22"/>
        </w:rPr>
        <w:t>Variables of the predefined types can be declared in a C-like style, with a </w:t>
      </w:r>
      <w:r w:rsidR="00702959" w:rsidRPr="000252B7">
        <w:rPr>
          <w:sz w:val="22"/>
          <w:szCs w:val="22"/>
        </w:rPr>
        <w:t>type name</w:t>
      </w:r>
      <w:r w:rsidRPr="000252B7">
        <w:rPr>
          <w:sz w:val="22"/>
          <w:szCs w:val="22"/>
        </w:rPr>
        <w:t> that is followed by a comma-separated list of one or more identifier names, each optionally followed by an initializer field. Each variable can also optionally be declared as an array, rathe</w:t>
      </w:r>
      <w:r w:rsidR="00702959">
        <w:rPr>
          <w:sz w:val="22"/>
          <w:szCs w:val="22"/>
        </w:rPr>
        <w:t xml:space="preserve">r than as a scalar (for this </w:t>
      </w:r>
      <w:r w:rsidR="00702959" w:rsidRPr="000252B7">
        <w:rPr>
          <w:sz w:val="22"/>
          <w:szCs w:val="22"/>
        </w:rPr>
        <w:t>arrays</w:t>
      </w:r>
      <w:r w:rsidRPr="000252B7">
        <w:rPr>
          <w:sz w:val="22"/>
          <w:szCs w:val="22"/>
        </w:rPr>
        <w:t>).</w:t>
      </w:r>
    </w:p>
    <w:p w14:paraId="79A06EFF" w14:textId="15AE167D" w:rsidR="00BC2284" w:rsidRDefault="00BC2284" w:rsidP="000252B7">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w:t>
      </w:r>
      <w:r w:rsidR="0062612D">
        <w:rPr>
          <w:rFonts w:asciiTheme="majorBidi" w:hAnsiTheme="majorBidi" w:cstheme="majorBidi"/>
          <w:sz w:val="24"/>
          <w:szCs w:val="24"/>
          <w:u w:val="single"/>
          <w:lang w:bidi="ar-SA"/>
        </w:rPr>
        <w:t>ow summarizes these definitions:</w:t>
      </w:r>
    </w:p>
    <w:tbl>
      <w:tblPr>
        <w:tblStyle w:val="TableGridLight1"/>
        <w:tblW w:w="0" w:type="auto"/>
        <w:tblLook w:val="04A0" w:firstRow="1" w:lastRow="0" w:firstColumn="1" w:lastColumn="0" w:noHBand="0" w:noVBand="1"/>
      </w:tblPr>
      <w:tblGrid>
        <w:gridCol w:w="816"/>
        <w:gridCol w:w="1196"/>
        <w:gridCol w:w="1083"/>
        <w:gridCol w:w="1407"/>
      </w:tblGrid>
      <w:tr w:rsidR="0062612D" w:rsidRPr="0062612D" w14:paraId="24CA167E" w14:textId="77777777" w:rsidTr="0062612D">
        <w:trPr>
          <w:trHeight w:val="20"/>
          <w:tblHeader/>
        </w:trPr>
        <w:tc>
          <w:tcPr>
            <w:tcW w:w="0" w:type="auto"/>
            <w:hideMark/>
          </w:tcPr>
          <w:p w14:paraId="02A987C6"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Name</w:t>
            </w:r>
          </w:p>
        </w:tc>
        <w:tc>
          <w:tcPr>
            <w:tcW w:w="0" w:type="auto"/>
            <w:hideMark/>
          </w:tcPr>
          <w:p w14:paraId="3CCA63F6"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Size (bits)</w:t>
            </w:r>
          </w:p>
        </w:tc>
        <w:tc>
          <w:tcPr>
            <w:tcW w:w="0" w:type="auto"/>
            <w:hideMark/>
          </w:tcPr>
          <w:p w14:paraId="3B69B494"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Usage</w:t>
            </w:r>
          </w:p>
        </w:tc>
        <w:tc>
          <w:tcPr>
            <w:tcW w:w="0" w:type="auto"/>
            <w:hideMark/>
          </w:tcPr>
          <w:p w14:paraId="614164EF" w14:textId="77777777" w:rsidR="0062612D" w:rsidRPr="0062612D" w:rsidRDefault="0062612D" w:rsidP="0062612D">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Range</w:t>
            </w:r>
          </w:p>
        </w:tc>
      </w:tr>
      <w:tr w:rsidR="0062612D" w:rsidRPr="0062612D" w14:paraId="623B1686" w14:textId="77777777" w:rsidTr="0062612D">
        <w:trPr>
          <w:trHeight w:val="20"/>
          <w:tblHeader/>
        </w:trPr>
        <w:tc>
          <w:tcPr>
            <w:tcW w:w="0" w:type="auto"/>
            <w:hideMark/>
          </w:tcPr>
          <w:p w14:paraId="77CDA84D"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bit</w:t>
            </w:r>
          </w:p>
        </w:tc>
        <w:tc>
          <w:tcPr>
            <w:tcW w:w="0" w:type="auto"/>
            <w:hideMark/>
          </w:tcPr>
          <w:p w14:paraId="27BE8B9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53FDA579"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44C204B3"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68005970" w14:textId="77777777" w:rsidTr="0062612D">
        <w:trPr>
          <w:trHeight w:val="20"/>
          <w:tblHeader/>
        </w:trPr>
        <w:tc>
          <w:tcPr>
            <w:tcW w:w="0" w:type="auto"/>
            <w:hideMark/>
          </w:tcPr>
          <w:p w14:paraId="0FDC082C"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bool</w:t>
            </w:r>
          </w:p>
        </w:tc>
        <w:tc>
          <w:tcPr>
            <w:tcW w:w="0" w:type="auto"/>
            <w:hideMark/>
          </w:tcPr>
          <w:p w14:paraId="07322C4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2AD913F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4DF5D04"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37C558D3" w14:textId="77777777" w:rsidTr="0062612D">
        <w:trPr>
          <w:trHeight w:val="20"/>
          <w:tblHeader/>
        </w:trPr>
        <w:tc>
          <w:tcPr>
            <w:tcW w:w="0" w:type="auto"/>
            <w:hideMark/>
          </w:tcPr>
          <w:p w14:paraId="7074089C"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byte</w:t>
            </w:r>
          </w:p>
        </w:tc>
        <w:tc>
          <w:tcPr>
            <w:tcW w:w="0" w:type="auto"/>
            <w:hideMark/>
          </w:tcPr>
          <w:p w14:paraId="2E7B2A3B"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460FE017"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A14B73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4EA4CFD5" w14:textId="77777777" w:rsidTr="0062612D">
        <w:trPr>
          <w:trHeight w:val="20"/>
          <w:tblHeader/>
        </w:trPr>
        <w:tc>
          <w:tcPr>
            <w:tcW w:w="0" w:type="auto"/>
            <w:hideMark/>
          </w:tcPr>
          <w:p w14:paraId="28ED7810"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mtype</w:t>
            </w:r>
          </w:p>
        </w:tc>
        <w:tc>
          <w:tcPr>
            <w:tcW w:w="0" w:type="auto"/>
            <w:hideMark/>
          </w:tcPr>
          <w:p w14:paraId="3923B662"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2A18ACC3"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0FA8828B"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0C7D9E17" w14:textId="77777777" w:rsidTr="0062612D">
        <w:trPr>
          <w:trHeight w:val="20"/>
          <w:tblHeader/>
        </w:trPr>
        <w:tc>
          <w:tcPr>
            <w:tcW w:w="0" w:type="auto"/>
            <w:hideMark/>
          </w:tcPr>
          <w:p w14:paraId="23C60735"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short</w:t>
            </w:r>
          </w:p>
        </w:tc>
        <w:tc>
          <w:tcPr>
            <w:tcW w:w="0" w:type="auto"/>
            <w:hideMark/>
          </w:tcPr>
          <w:p w14:paraId="7F0F3426"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16</w:t>
            </w:r>
          </w:p>
        </w:tc>
        <w:tc>
          <w:tcPr>
            <w:tcW w:w="0" w:type="auto"/>
            <w:hideMark/>
          </w:tcPr>
          <w:p w14:paraId="055082FB"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7CBD7D52"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 − 1</w:t>
            </w:r>
          </w:p>
        </w:tc>
      </w:tr>
      <w:tr w:rsidR="0062612D" w:rsidRPr="0062612D" w14:paraId="7C5E4741" w14:textId="77777777" w:rsidTr="0062612D">
        <w:trPr>
          <w:trHeight w:val="20"/>
          <w:tblHeader/>
        </w:trPr>
        <w:tc>
          <w:tcPr>
            <w:tcW w:w="0" w:type="auto"/>
            <w:hideMark/>
          </w:tcPr>
          <w:p w14:paraId="4A269007"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int</w:t>
            </w:r>
          </w:p>
        </w:tc>
        <w:tc>
          <w:tcPr>
            <w:tcW w:w="0" w:type="auto"/>
            <w:hideMark/>
          </w:tcPr>
          <w:p w14:paraId="447034CF"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32</w:t>
            </w:r>
          </w:p>
        </w:tc>
        <w:tc>
          <w:tcPr>
            <w:tcW w:w="0" w:type="auto"/>
            <w:hideMark/>
          </w:tcPr>
          <w:p w14:paraId="1FA6C1FE"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5B6CEA1D" w14:textId="77777777" w:rsidR="0062612D" w:rsidRPr="0062612D" w:rsidRDefault="0062612D" w:rsidP="0062612D">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 − 1</w:t>
            </w:r>
          </w:p>
        </w:tc>
      </w:tr>
    </w:tbl>
    <w:p w14:paraId="5C2C6586" w14:textId="5B03A8A2" w:rsidR="00BC2284" w:rsidRDefault="0062612D" w:rsidP="00D52D18">
      <w:pPr>
        <w:spacing w:before="100" w:beforeAutospacing="1" w:after="0" w:line="264" w:lineRule="auto"/>
        <w:ind w:left="0" w:right="0" w:firstLine="0"/>
        <w:jc w:val="left"/>
        <w:rPr>
          <w:rFonts w:asciiTheme="majorBidi" w:hAnsiTheme="majorBidi" w:cstheme="majorBidi"/>
          <w:sz w:val="22"/>
          <w:lang w:bidi="ar-SA"/>
        </w:rPr>
      </w:pPr>
      <w:r w:rsidRPr="0062612D">
        <w:rPr>
          <w:rFonts w:asciiTheme="majorBidi" w:hAnsiTheme="majorBidi" w:cstheme="majorBidi"/>
          <w:sz w:val="24"/>
          <w:szCs w:val="24"/>
          <w:lang w:bidi="ar-SA"/>
        </w:rPr>
        <w:t>*</w:t>
      </w:r>
      <w:r>
        <w:rPr>
          <w:rFonts w:asciiTheme="majorBidi" w:hAnsiTheme="majorBidi" w:cstheme="majorBidi"/>
          <w:sz w:val="24"/>
          <w:szCs w:val="24"/>
          <w:lang w:bidi="ar-SA"/>
        </w:rPr>
        <w:t xml:space="preserve"> </w:t>
      </w:r>
      <w:r w:rsidR="00BC2284" w:rsidRPr="0062612D">
        <w:rPr>
          <w:rFonts w:asciiTheme="majorBidi" w:hAnsiTheme="majorBidi" w:cstheme="majorBidi"/>
          <w:sz w:val="22"/>
          <w:lang w:bidi="ar-SA"/>
        </w:rPr>
        <w:t>The</w:t>
      </w:r>
      <w:r w:rsidR="00BC2284" w:rsidRPr="00D52D18">
        <w:rPr>
          <w:rFonts w:asciiTheme="majorBidi" w:hAnsiTheme="majorBidi" w:cstheme="majorBidi"/>
          <w:sz w:val="22"/>
          <w:lang w:bidi="ar-SA"/>
        </w:rPr>
        <w:t xml:space="preserve"> default initial value of a variable is zero.</w:t>
      </w:r>
    </w:p>
    <w:p w14:paraId="4087E83F" w14:textId="77777777" w:rsidR="0062612D" w:rsidRPr="00D52D18" w:rsidRDefault="0062612D" w:rsidP="00D52D18">
      <w:pPr>
        <w:spacing w:before="100" w:beforeAutospacing="1" w:after="0" w:line="264" w:lineRule="auto"/>
        <w:ind w:left="0" w:right="0" w:firstLine="0"/>
        <w:jc w:val="left"/>
        <w:rPr>
          <w:rFonts w:asciiTheme="majorBidi" w:hAnsiTheme="majorBidi" w:cstheme="majorBidi"/>
          <w:color w:val="auto"/>
          <w:sz w:val="22"/>
          <w:lang w:bidi="ar-SA"/>
        </w:rPr>
      </w:pPr>
    </w:p>
    <w:p w14:paraId="2E3FAD88" w14:textId="00C3AC67" w:rsidR="00BC2284" w:rsidRPr="00D52D18" w:rsidRDefault="00BC2284" w:rsidP="00D52D18">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lastRenderedPageBreak/>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D52D18">
      <w:pPr>
        <w:pStyle w:val="2"/>
        <w:numPr>
          <w:ilvl w:val="0"/>
          <w:numId w:val="24"/>
        </w:numPr>
        <w:spacing w:after="120" w:line="264" w:lineRule="auto"/>
        <w:ind w:left="0" w:firstLine="284"/>
        <w:rPr>
          <w:rFonts w:asciiTheme="majorBidi" w:hAnsiTheme="majorBidi" w:cstheme="majorBidi"/>
          <w:color w:val="auto"/>
          <w:sz w:val="22"/>
        </w:rPr>
      </w:pPr>
      <w:commentRangeStart w:id="18"/>
      <w:r w:rsidRPr="00D52D18">
        <w:rPr>
          <w:rFonts w:asciiTheme="majorBidi" w:hAnsiTheme="majorBidi" w:cstheme="majorBidi"/>
          <w:sz w:val="22"/>
        </w:rPr>
        <w:t>Processes</w:t>
      </w:r>
      <w:commentRangeEnd w:id="18"/>
      <w:r w:rsidR="00067E1C">
        <w:rPr>
          <w:rStyle w:val="a8"/>
          <w:rFonts w:ascii="Times New Roman" w:eastAsia="Times New Roman" w:hAnsi="Times New Roman" w:cs="Times New Roman"/>
          <w:b w:val="0"/>
        </w:rPr>
        <w:commentReference w:id="18"/>
      </w:r>
    </w:p>
    <w:p w14:paraId="493856DA"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declaration. For example, the following declares a process type </w:t>
      </w:r>
      <w:r w:rsidRPr="00D52D18">
        <w:rPr>
          <w:rStyle w:val="HTML1"/>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1"/>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proctype A()</w:t>
      </w:r>
    </w:p>
    <w:p w14:paraId="7E115F47"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B812EA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byte state;</w:t>
      </w:r>
    </w:p>
    <w:p w14:paraId="25E7093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state = 3;</w:t>
      </w:r>
    </w:p>
    <w:p w14:paraId="2B587EE2" w14:textId="77777777" w:rsidR="00BC2284" w:rsidRPr="00702959" w:rsidRDefault="00BC2284" w:rsidP="00D52D18">
      <w:pPr>
        <w:pStyle w:val="HTML"/>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D087505" w14:textId="19BE15DA"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r w:rsidRPr="00D52D18">
        <w:rPr>
          <w:rStyle w:val="HTML1"/>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r w:rsidR="00067E1C" w:rsidRPr="00D52D18">
        <w:rPr>
          <w:rStyle w:val="HTML1"/>
          <w:rFonts w:asciiTheme="majorBidi" w:eastAsia="Arial" w:hAnsiTheme="majorBidi" w:cstheme="majorBidi"/>
          <w:i/>
          <w:iCs/>
          <w:sz w:val="22"/>
          <w:szCs w:val="22"/>
        </w:rPr>
        <w:t>init</w:t>
      </w:r>
      <w:r w:rsidR="00067E1C" w:rsidRPr="00D52D18">
        <w:rPr>
          <w:rFonts w:asciiTheme="majorBidi" w:hAnsiTheme="majorBidi" w:cstheme="majorBidi"/>
          <w:sz w:val="22"/>
          <w:szCs w:val="22"/>
        </w:rPr>
        <w:t xml:space="preserve"> that</w:t>
      </w:r>
      <w:r w:rsidRPr="00D52D18">
        <w:rPr>
          <w:rFonts w:asciiTheme="majorBidi" w:hAnsiTheme="majorBidi" w:cstheme="majorBidi"/>
          <w:sz w:val="22"/>
          <w:szCs w:val="22"/>
        </w:rPr>
        <w:t xml:space="preserve"> must be declared explicitly in every PROMELA specification. </w:t>
      </w:r>
    </w:p>
    <w:p w14:paraId="487E479D"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New processes can be spawn using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1"/>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r w:rsidRPr="00D52D18">
        <w:rPr>
          <w:rStyle w:val="HTML1"/>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r w:rsidRPr="00D52D18">
        <w:rPr>
          <w:rStyle w:val="HTML1"/>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 but not before all processes that it started have terminated. </w:t>
      </w:r>
    </w:p>
    <w:p w14:paraId="6811B0CF" w14:textId="77777777" w:rsidR="00067E1C" w:rsidRPr="00067E1C" w:rsidRDefault="00BC2284" w:rsidP="00D52D18">
      <w:pPr>
        <w:pStyle w:val="NormalWeb"/>
        <w:spacing w:before="0" w:beforeAutospacing="0" w:after="120" w:afterAutospacing="0" w:line="264" w:lineRule="auto"/>
        <w:ind w:firstLine="284"/>
        <w:rPr>
          <w:rFonts w:asciiTheme="majorBidi" w:hAnsiTheme="majorBidi" w:cstheme="majorBidi"/>
          <w:b/>
          <w:bCs/>
          <w:sz w:val="22"/>
        </w:rPr>
      </w:pPr>
      <w:r w:rsidRPr="00067E1C">
        <w:rPr>
          <w:rFonts w:asciiTheme="majorBidi" w:hAnsiTheme="majorBidi" w:cstheme="majorBidi"/>
          <w:b/>
          <w:bCs/>
          <w:sz w:val="22"/>
        </w:rPr>
        <w:t>Atomicity</w:t>
      </w:r>
    </w:p>
    <w:p w14:paraId="4711646F" w14:textId="09B8EA2A"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1"/>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p>
    <w:p w14:paraId="1E632C20" w14:textId="73E4E5C2" w:rsidR="00BC2284" w:rsidRPr="00702959" w:rsidRDefault="00BC2284" w:rsidP="00702959">
      <w:pPr>
        <w:pStyle w:val="2"/>
        <w:numPr>
          <w:ilvl w:val="0"/>
          <w:numId w:val="50"/>
        </w:numPr>
        <w:spacing w:after="120" w:line="264" w:lineRule="auto"/>
        <w:ind w:left="0" w:firstLine="284"/>
        <w:rPr>
          <w:rFonts w:asciiTheme="majorBidi" w:hAnsiTheme="majorBidi" w:cstheme="majorBidi"/>
          <w:sz w:val="22"/>
        </w:rPr>
      </w:pPr>
      <w:commentRangeStart w:id="19"/>
      <w:r w:rsidRPr="00D52D18">
        <w:rPr>
          <w:rFonts w:asciiTheme="majorBidi" w:hAnsiTheme="majorBidi" w:cstheme="majorBidi"/>
          <w:sz w:val="22"/>
        </w:rPr>
        <w:t>Control Flow</w:t>
      </w:r>
    </w:p>
    <w:p w14:paraId="5DA09AE8"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19"/>
      <w:r w:rsidRPr="00D52D18">
        <w:rPr>
          <w:rStyle w:val="a8"/>
          <w:rFonts w:asciiTheme="majorBidi" w:eastAsia="Times New Roman" w:hAnsiTheme="majorBidi" w:cstheme="majorBidi"/>
          <w:b w:val="0"/>
          <w:i w:val="0"/>
          <w:sz w:val="22"/>
          <w:szCs w:val="22"/>
        </w:rPr>
        <w:commentReference w:id="19"/>
      </w:r>
    </w:p>
    <w:p w14:paraId="75639F37"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15FC157E"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selection structure contains two execution sequences, each preceded by a double colon. One sequence from the list will be executed. A sequence can be selected only if its first statement is executable. The first statement of a control sequence is called a guard.</w:t>
      </w:r>
    </w:p>
    <w:p w14:paraId="0A972E5F"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lastRenderedPageBreak/>
        <w:t>In the example above, the guards are mutually exclusive, but they need not be. If more than one guard is executable, one of the corresponding sequences is selected non-deterministically. If all guards are unexecutable the process will block until one of them can be selected.</w:t>
      </w:r>
    </w:p>
    <w:p w14:paraId="64DAB340"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 logical extension of the selection stucture is the repetition structure. For example:</w:t>
      </w:r>
    </w:p>
    <w:p w14:paraId="4411B0A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DD5B021" w14:textId="77777777" w:rsidR="00BC2284" w:rsidRPr="00D52D18" w:rsidRDefault="00BC2284" w:rsidP="00D52D18">
      <w:pPr>
        <w:pStyle w:val="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goto statement. For example, we can modify the example above as follows:</w:t>
      </w:r>
    </w:p>
    <w:p w14:paraId="2129B779"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goto done</w:t>
      </w:r>
    </w:p>
    <w:p w14:paraId="6A557734"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6BCAFC33"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p>
    <w:p w14:paraId="653A2976"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D52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D52D18">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w:t>
      </w:r>
      <w:r w:rsidRPr="0062612D">
        <w:rPr>
          <w:rFonts w:asciiTheme="majorBidi" w:hAnsiTheme="majorBidi" w:cstheme="majorBidi"/>
          <w:i/>
          <w:iCs/>
          <w:color w:val="auto"/>
          <w:sz w:val="22"/>
        </w:rPr>
        <w:t>goto</w:t>
      </w:r>
      <w:r w:rsidRPr="00D52D18">
        <w:rPr>
          <w:rFonts w:asciiTheme="majorBidi" w:hAnsiTheme="majorBidi" w:cstheme="majorBidi"/>
          <w:color w:val="auto"/>
          <w:sz w:val="22"/>
        </w:rPr>
        <w:t>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D52D18">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D52D18">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D52D18">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lastRenderedPageBreak/>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D52D18">
      <w:pPr>
        <w:pStyle w:val="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Active Proctypes</w:t>
      </w:r>
    </w:p>
    <w:p w14:paraId="02D30051" w14:textId="77777777" w:rsidR="00BC2284" w:rsidRPr="00D52D18" w:rsidRDefault="00BC2284" w:rsidP="00D52D18">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t>
      </w:r>
    </w:p>
    <w:p w14:paraId="73BFD5ED" w14:textId="77777777" w:rsidR="00BC2284" w:rsidRPr="00D52D18" w:rsidRDefault="00BC2284" w:rsidP="00D52D18">
      <w:pPr>
        <w:pStyle w:val="HTML"/>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proctype A() { ... }</w:t>
      </w:r>
    </w:p>
    <w:p w14:paraId="11D027C9" w14:textId="2B37E483" w:rsidR="00BC2284" w:rsidRPr="00D52D18" w:rsidRDefault="00BC2284" w:rsidP="00D52D18">
      <w:pPr>
        <w:pStyle w:val="HTML"/>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proctype B() { ... }</w:t>
      </w:r>
    </w:p>
    <w:p w14:paraId="05FACEEB" w14:textId="7371337B" w:rsidR="00D52D18" w:rsidRPr="00D52D18" w:rsidRDefault="00D52D18" w:rsidP="009C2676">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9C2676">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9C2676">
      <w:pPr>
        <w:pStyle w:val="ae"/>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(opd):</w:t>
      </w:r>
    </w:p>
    <w:p w14:paraId="022221B4" w14:textId="1851693C" w:rsidR="00D52D18" w:rsidRPr="009C2676" w:rsidRDefault="009C2676" w:rsidP="009C2676">
      <w:pPr>
        <w:pStyle w:val="a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or embedded expressions inside curly braces, e.g.,: { a+b&gt;n }.</w:t>
      </w:r>
    </w:p>
    <w:p w14:paraId="3FD2D907" w14:textId="77777777" w:rsidR="00D52D18" w:rsidRPr="009C2676" w:rsidRDefault="00D52D18" w:rsidP="009C2676">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(unop):</w:t>
      </w:r>
    </w:p>
    <w:p w14:paraId="16DCC19B" w14:textId="735C217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 </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9C2676">
      <w:pPr>
        <w:pStyle w:val="ae"/>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(binop):</w:t>
      </w:r>
    </w:p>
    <w:p w14:paraId="591517F7" w14:textId="425626A9"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0F3DB11" w14:textId="1DF92755" w:rsidR="00D52D18" w:rsidRPr="009C2676" w:rsidRDefault="00D52D18" w:rsidP="00B46B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proctype or init declarations) with the following syntax:</w:t>
      </w:r>
      <w:r>
        <w:rPr>
          <w:rFonts w:asciiTheme="majorBidi" w:hAnsiTheme="majorBidi" w:cstheme="majorBidi"/>
          <w:sz w:val="22"/>
          <w:lang w:bidi="ar-SA"/>
        </w:rPr>
        <w:t xml:space="preserve"> </w:t>
      </w:r>
      <w:r w:rsidR="00D52D18" w:rsidRPr="009C2676">
        <w:rPr>
          <w:rFonts w:asciiTheme="majorBidi" w:hAnsiTheme="majorBidi" w:cstheme="majorBidi"/>
          <w:i/>
          <w:iCs/>
          <w:sz w:val="22"/>
          <w:lang w:bidi="ar-SA"/>
        </w:rPr>
        <w:t xml:space="preserve">ltl [ name ] '{' </w:t>
      </w:r>
      <w:commentRangeStart w:id="20"/>
      <w:r w:rsidR="00D52D18" w:rsidRPr="009C2676">
        <w:rPr>
          <w:rFonts w:asciiTheme="majorBidi" w:hAnsiTheme="majorBidi" w:cstheme="majorBidi"/>
          <w:i/>
          <w:iCs/>
          <w:sz w:val="22"/>
          <w:lang w:bidi="ar-SA"/>
        </w:rPr>
        <w:t xml:space="preserve"> formula</w:t>
      </w:r>
      <w:commentRangeEnd w:id="20"/>
      <w:r w:rsidR="00D52D18" w:rsidRPr="009C2676">
        <w:rPr>
          <w:rStyle w:val="a8"/>
          <w:sz w:val="22"/>
          <w:szCs w:val="22"/>
        </w:rPr>
        <w:commentReference w:id="20"/>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9C2676">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r w:rsidRPr="009C2676">
        <w:rPr>
          <w:rFonts w:asciiTheme="majorBidi" w:hAnsiTheme="majorBidi" w:cstheme="majorBidi"/>
          <w:sz w:val="22"/>
          <w:lang w:bidi="ar-SA"/>
        </w:rPr>
        <w:t>weakuntil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stronguntil</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9C2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i/>
          <w:iCs/>
          <w:sz w:val="22"/>
          <w:lang w:bidi="ar-SA"/>
        </w:rPr>
        <w:t>ltl p1 { []&lt;&gt; p }</w:t>
      </w:r>
    </w:p>
    <w:p w14:paraId="1850C394" w14:textId="1CED700D" w:rsidR="00D52D18" w:rsidRPr="009C2676" w:rsidRDefault="00D52D18" w:rsidP="00AD1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t>ltl p2 { always eventually p }</w:t>
      </w:r>
    </w:p>
    <w:p w14:paraId="6D6BC653" w14:textId="77777777" w:rsidR="00D52D18" w:rsidRDefault="00D52D18" w:rsidP="00AD1E9F">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09511FDF" w:rsidR="00AD1E9F" w:rsidRPr="00067E1C" w:rsidRDefault="00AD1E9F" w:rsidP="00AD1E9F">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color w:val="auto"/>
          <w:sz w:val="22"/>
          <w:lang w:bidi="ar-SA"/>
        </w:rPr>
      </w:pPr>
      <w:r w:rsidRPr="00067E1C">
        <w:rPr>
          <w:rFonts w:asciiTheme="majorBidi" w:eastAsiaTheme="minorEastAsia" w:hAnsiTheme="majorBidi" w:cstheme="majorBidi"/>
          <w:b/>
          <w:bCs/>
          <w:color w:val="auto"/>
          <w:sz w:val="22"/>
          <w:lang w:bidi="ar-SA"/>
        </w:rPr>
        <w:t xml:space="preserve">2.4 </w:t>
      </w:r>
      <w:commentRangeStart w:id="21"/>
      <w:r w:rsidR="003A5D05" w:rsidRPr="00067E1C">
        <w:rPr>
          <w:rFonts w:asciiTheme="majorBidi" w:eastAsiaTheme="minorEastAsia" w:hAnsiTheme="majorBidi" w:cstheme="majorBidi"/>
          <w:b/>
          <w:bCs/>
          <w:color w:val="auto"/>
          <w:sz w:val="22"/>
          <w:lang w:bidi="ar-SA"/>
        </w:rPr>
        <w:t xml:space="preserve">Building </w:t>
      </w:r>
      <w:r w:rsidR="0062612D" w:rsidRPr="00067E1C">
        <w:rPr>
          <w:rFonts w:asciiTheme="majorBidi" w:eastAsiaTheme="minorEastAsia" w:hAnsiTheme="majorBidi" w:cstheme="majorBidi"/>
          <w:b/>
          <w:bCs/>
          <w:color w:val="auto"/>
          <w:sz w:val="22"/>
          <w:lang w:bidi="ar-SA"/>
        </w:rPr>
        <w:t>and</w:t>
      </w:r>
      <w:bookmarkStart w:id="22" w:name="_GoBack"/>
      <w:bookmarkEnd w:id="22"/>
      <w:r w:rsidRPr="00067E1C">
        <w:rPr>
          <w:rFonts w:asciiTheme="majorBidi" w:eastAsiaTheme="minorEastAsia" w:hAnsiTheme="majorBidi" w:cstheme="majorBidi"/>
          <w:b/>
          <w:bCs/>
          <w:color w:val="auto"/>
          <w:sz w:val="22"/>
          <w:lang w:bidi="ar-SA"/>
        </w:rPr>
        <w:t xml:space="preserve"> </w:t>
      </w:r>
      <w:commentRangeEnd w:id="21"/>
      <w:r w:rsidR="0062612D" w:rsidRPr="00067E1C">
        <w:rPr>
          <w:rFonts w:asciiTheme="majorBidi" w:eastAsiaTheme="minorEastAsia" w:hAnsiTheme="majorBidi" w:cstheme="majorBidi"/>
          <w:b/>
          <w:bCs/>
          <w:color w:val="auto"/>
          <w:sz w:val="22"/>
          <w:lang w:bidi="ar-SA"/>
        </w:rPr>
        <w:t>Verifying Spin</w:t>
      </w:r>
      <w:r w:rsidR="00067E1C" w:rsidRPr="00067E1C">
        <w:rPr>
          <w:rStyle w:val="a8"/>
          <w:color w:val="auto"/>
        </w:rPr>
        <w:commentReference w:id="21"/>
      </w:r>
    </w:p>
    <w:p w14:paraId="205E1909" w14:textId="0388B18E" w:rsidR="00AD1E9F" w:rsidRPr="00067E1C" w:rsidRDefault="00AD1E9F" w:rsidP="008C185C">
      <w:pPr>
        <w:spacing w:after="120" w:line="22" w:lineRule="atLeast"/>
        <w:ind w:left="0" w:right="0" w:firstLine="0"/>
        <w:rPr>
          <w:rFonts w:asciiTheme="majorBidi" w:eastAsia="Arial" w:hAnsiTheme="majorBidi" w:cstheme="majorBidi"/>
          <w:iCs/>
          <w:color w:val="auto"/>
          <w:sz w:val="22"/>
        </w:rPr>
      </w:pPr>
      <w:r w:rsidRPr="00067E1C">
        <w:rPr>
          <w:rFonts w:asciiTheme="majorBidi" w:eastAsia="Arial" w:hAnsiTheme="majorBidi" w:cstheme="majorBidi"/>
          <w:b/>
          <w:iCs/>
          <w:color w:val="auto"/>
          <w:sz w:val="22"/>
          <w:u w:val="single"/>
        </w:rPr>
        <w:t>Example:</w:t>
      </w:r>
      <w:r w:rsidRPr="00067E1C">
        <w:rPr>
          <w:rFonts w:asciiTheme="majorBidi" w:eastAsia="Arial" w:hAnsiTheme="majorBidi" w:cstheme="majorBidi"/>
          <w:b/>
          <w:iCs/>
          <w:color w:val="auto"/>
          <w:sz w:val="22"/>
        </w:rPr>
        <w:t xml:space="preserve">  </w:t>
      </w:r>
      <w:r w:rsidR="003A5D05" w:rsidRPr="00067E1C">
        <w:rPr>
          <w:rFonts w:asciiTheme="majorBidi" w:eastAsia="Arial" w:hAnsiTheme="majorBidi" w:cstheme="majorBidi"/>
          <w:bCs/>
          <w:iCs/>
          <w:color w:val="auto"/>
          <w:sz w:val="22"/>
        </w:rPr>
        <w:t xml:space="preserve">we performed a </w:t>
      </w:r>
      <w:r w:rsidR="0062612D" w:rsidRPr="00067E1C">
        <w:rPr>
          <w:rFonts w:asciiTheme="majorBidi" w:eastAsia="Arial" w:hAnsiTheme="majorBidi" w:cstheme="majorBidi"/>
          <w:bCs/>
          <w:iCs/>
          <w:color w:val="auto"/>
          <w:sz w:val="22"/>
        </w:rPr>
        <w:t>verification on</w:t>
      </w:r>
      <w:r w:rsidR="003A5D05" w:rsidRPr="00067E1C">
        <w:rPr>
          <w:rFonts w:asciiTheme="majorBidi" w:eastAsia="Arial" w:hAnsiTheme="majorBidi" w:cstheme="majorBidi"/>
          <w:bCs/>
          <w:iCs/>
          <w:color w:val="auto"/>
          <w:sz w:val="22"/>
        </w:rPr>
        <w:t xml:space="preserve"> vending machine</w:t>
      </w:r>
      <w:r w:rsidR="00502F94" w:rsidRPr="00067E1C">
        <w:rPr>
          <w:rFonts w:asciiTheme="majorBidi" w:eastAsia="Arial" w:hAnsiTheme="majorBidi" w:cstheme="majorBidi"/>
          <w:bCs/>
          <w:iCs/>
          <w:color w:val="auto"/>
          <w:sz w:val="22"/>
        </w:rPr>
        <w:t xml:space="preserve"> (VM)</w:t>
      </w:r>
      <w:r w:rsidR="00D40652" w:rsidRPr="00067E1C">
        <w:rPr>
          <w:rFonts w:asciiTheme="majorBidi" w:eastAsia="Arial" w:hAnsiTheme="majorBidi" w:cstheme="majorBidi"/>
          <w:bCs/>
          <w:iCs/>
          <w:color w:val="auto"/>
          <w:sz w:val="22"/>
        </w:rPr>
        <w:t xml:space="preserve"> model  that was written  in </w:t>
      </w:r>
      <w:r w:rsidR="00D40652" w:rsidRPr="00067E1C">
        <w:rPr>
          <w:rFonts w:asciiTheme="majorBidi" w:hAnsiTheme="majorBidi" w:cstheme="majorBidi"/>
          <w:bCs/>
          <w:i/>
          <w:color w:val="auto"/>
          <w:sz w:val="22"/>
        </w:rPr>
        <w:t>PROMELA</w:t>
      </w:r>
      <w:r w:rsidR="00D40652" w:rsidRPr="00067E1C">
        <w:rPr>
          <w:rFonts w:asciiTheme="majorBidi" w:hAnsiTheme="majorBidi" w:cstheme="majorBidi"/>
          <w:bCs/>
          <w:iCs/>
          <w:color w:val="auto"/>
          <w:sz w:val="22"/>
        </w:rPr>
        <w:t xml:space="preserve">  language (</w:t>
      </w:r>
      <w:r w:rsidR="004C29F3" w:rsidRPr="00067E1C">
        <w:rPr>
          <w:rFonts w:asciiTheme="majorBidi" w:hAnsiTheme="majorBidi" w:cstheme="majorBidi"/>
          <w:color w:val="auto"/>
          <w:sz w:val="22"/>
        </w:rPr>
        <w:t xml:space="preserve">Figure </w:t>
      </w:r>
      <w:r w:rsidR="004C29F3" w:rsidRPr="00067E1C">
        <w:rPr>
          <w:rFonts w:asciiTheme="majorBidi" w:eastAsia="Arial" w:hAnsiTheme="majorBidi" w:cstheme="majorBidi"/>
          <w:bCs/>
          <w:iCs/>
          <w:color w:val="auto"/>
          <w:sz w:val="22"/>
        </w:rPr>
        <w:t>2.0</w:t>
      </w:r>
      <w:r w:rsidR="00D40652" w:rsidRPr="00067E1C">
        <w:rPr>
          <w:rFonts w:asciiTheme="majorBidi" w:eastAsiaTheme="minorHAnsi" w:hAnsiTheme="majorBidi" w:cstheme="majorBidi"/>
          <w:bCs/>
          <w:color w:val="auto"/>
          <w:sz w:val="22"/>
        </w:rPr>
        <w:t>)</w:t>
      </w:r>
      <w:r w:rsidRPr="00067E1C">
        <w:rPr>
          <w:rFonts w:asciiTheme="majorBidi" w:eastAsiaTheme="minorHAnsi" w:hAnsiTheme="majorBidi" w:cstheme="majorBidi"/>
          <w:bCs/>
          <w:color w:val="auto"/>
          <w:sz w:val="22"/>
        </w:rPr>
        <w:t>.</w:t>
      </w:r>
      <w:r w:rsidRPr="00067E1C">
        <w:rPr>
          <w:rFonts w:asciiTheme="majorBidi" w:hAnsiTheme="majorBidi" w:cstheme="majorBidi"/>
          <w:bCs/>
          <w:iCs/>
          <w:color w:val="auto"/>
          <w:sz w:val="22"/>
        </w:rPr>
        <w:t xml:space="preserve"> </w:t>
      </w:r>
    </w:p>
    <w:tbl>
      <w:tblPr>
        <w:tblStyle w:val="af"/>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23"/>
          <w:p w14:paraId="32D2366F" w14:textId="071A1951" w:rsidR="00D40652" w:rsidRDefault="004C29F3" w:rsidP="00D40652">
            <w:pPr>
              <w:spacing w:after="120" w:line="22" w:lineRule="atLeast"/>
              <w:ind w:left="0" w:right="1454" w:firstLine="0"/>
              <w:rPr>
                <w:rFonts w:asciiTheme="majorBidi" w:eastAsia="Arial" w:hAnsiTheme="majorBidi" w:cstheme="majorBidi"/>
                <w:b/>
                <w:i/>
                <w:sz w:val="22"/>
              </w:rPr>
            </w:pPr>
            <w:r>
              <w:object w:dxaOrig="10965" w:dyaOrig="8535" w14:anchorId="276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39pt" o:ole="">
                  <v:imagedata r:id="rId14" o:title=""/>
                </v:shape>
                <o:OLEObject Type="Embed" ProgID="PBrush" ShapeID="_x0000_i1025" DrawAspect="Content" ObjectID="_1545736243" r:id="rId15"/>
              </w:object>
            </w:r>
            <w:commentRangeEnd w:id="23"/>
            <w:r w:rsidR="00D40652">
              <w:rPr>
                <w:rStyle w:val="a8"/>
              </w:rPr>
              <w:commentReference w:id="23"/>
            </w:r>
          </w:p>
        </w:tc>
      </w:tr>
      <w:tr w:rsidR="00D40652" w:rsidRPr="00933285" w14:paraId="4BF651C7" w14:textId="77777777" w:rsidTr="00D40652">
        <w:tc>
          <w:tcPr>
            <w:tcW w:w="7938" w:type="dxa"/>
          </w:tcPr>
          <w:p w14:paraId="34D434B2" w14:textId="002FD770" w:rsidR="00D40652" w:rsidRPr="00933285" w:rsidRDefault="004C29F3" w:rsidP="00067E1C">
            <w:pPr>
              <w:spacing w:after="120" w:line="22" w:lineRule="atLeast"/>
              <w:ind w:left="115" w:right="1454" w:firstLine="0"/>
              <w:jc w:val="left"/>
              <w:rPr>
                <w:rFonts w:asciiTheme="majorBidi" w:eastAsia="Arial" w:hAnsiTheme="majorBidi" w:cstheme="majorBidi"/>
                <w:iCs/>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 xml:space="preserve">2.0 : </w:t>
            </w:r>
            <w:r w:rsidR="00D40652" w:rsidRPr="00067E1C">
              <w:rPr>
                <w:rFonts w:asciiTheme="majorBidi" w:eastAsia="Arial" w:hAnsiTheme="majorBidi" w:cstheme="majorBidi"/>
                <w:bCs/>
                <w:iCs/>
                <w:color w:val="000000" w:themeColor="text1"/>
                <w:sz w:val="22"/>
              </w:rPr>
              <w:t>represent</w:t>
            </w:r>
            <w:r w:rsidRPr="00067E1C">
              <w:rPr>
                <w:rFonts w:asciiTheme="majorBidi" w:eastAsia="Arial" w:hAnsiTheme="majorBidi" w:cstheme="majorBidi"/>
                <w:bCs/>
                <w:iCs/>
                <w:color w:val="000000" w:themeColor="text1"/>
                <w:sz w:val="22"/>
              </w:rPr>
              <w:t xml:space="preserve">ation </w:t>
            </w:r>
            <w:r w:rsidR="00D40652" w:rsidRPr="00067E1C">
              <w:rPr>
                <w:rFonts w:asciiTheme="majorBidi" w:eastAsia="Arial" w:hAnsiTheme="majorBidi" w:cstheme="majorBidi"/>
                <w:bCs/>
                <w:iCs/>
                <w:color w:val="000000" w:themeColor="text1"/>
                <w:sz w:val="22"/>
              </w:rPr>
              <w:t xml:space="preserve"> a program graph</w:t>
            </w:r>
            <w:r w:rsidR="00987AC9" w:rsidRPr="00067E1C">
              <w:rPr>
                <w:rFonts w:asciiTheme="majorBidi" w:eastAsia="Arial" w:hAnsiTheme="majorBidi" w:cstheme="majorBidi"/>
                <w:bCs/>
                <w:iCs/>
                <w:color w:val="000000" w:themeColor="text1"/>
                <w:sz w:val="22"/>
              </w:rPr>
              <w:t xml:space="preserve"> and model </w:t>
            </w:r>
            <w:r w:rsidR="00D40652" w:rsidRPr="00067E1C">
              <w:rPr>
                <w:rFonts w:asciiTheme="majorBidi" w:eastAsia="Arial" w:hAnsiTheme="majorBidi" w:cstheme="majorBidi"/>
                <w:bCs/>
                <w:iCs/>
                <w:color w:val="000000" w:themeColor="text1"/>
                <w:sz w:val="22"/>
              </w:rPr>
              <w:t xml:space="preserve"> of </w:t>
            </w:r>
            <w:r w:rsidR="00502F94" w:rsidRPr="00067E1C">
              <w:rPr>
                <w:rFonts w:asciiTheme="majorBidi" w:eastAsia="Arial" w:hAnsiTheme="majorBidi" w:cstheme="majorBidi"/>
                <w:bCs/>
                <w:iCs/>
                <w:color w:val="000000" w:themeColor="text1"/>
                <w:sz w:val="22"/>
              </w:rPr>
              <w:t>VM</w:t>
            </w:r>
            <w:r w:rsidRPr="00067E1C">
              <w:rPr>
                <w:rFonts w:asciiTheme="majorBidi" w:eastAsia="Arial" w:hAnsiTheme="majorBidi" w:cstheme="majorBidi"/>
                <w:bCs/>
                <w:iCs/>
                <w:color w:val="000000" w:themeColor="text1"/>
                <w:sz w:val="22"/>
              </w:rPr>
              <w:t xml:space="preserve"> </w:t>
            </w:r>
          </w:p>
        </w:tc>
      </w:tr>
    </w:tbl>
    <w:p w14:paraId="62AA888F" w14:textId="49285CB9" w:rsidR="00954843" w:rsidRPr="00933285" w:rsidRDefault="00067E1C" w:rsidP="00067E1C">
      <w:pPr>
        <w:spacing w:after="120" w:line="22" w:lineRule="atLeast"/>
        <w:ind w:left="0" w:right="0" w:firstLine="284"/>
        <w:rPr>
          <w:rFonts w:asciiTheme="majorBidi" w:eastAsia="Arial" w:hAnsiTheme="majorBidi" w:cstheme="majorBidi"/>
          <w:bCs/>
          <w:iCs/>
          <w:color w:val="000000" w:themeColor="text1"/>
          <w:sz w:val="22"/>
        </w:rPr>
      </w:pPr>
      <w:r w:rsidRPr="00067E1C">
        <w:rPr>
          <w:rFonts w:asciiTheme="majorBidi" w:eastAsia="Arial" w:hAnsiTheme="majorBidi" w:cstheme="majorBidi"/>
          <w:bCs/>
          <w:iCs/>
          <w:color w:val="000000" w:themeColor="text1"/>
          <w:sz w:val="22"/>
        </w:rPr>
        <w:t xml:space="preserve">We added LTL formula </w:t>
      </w:r>
      <w:r w:rsidR="004C29F3" w:rsidRPr="00067E1C">
        <w:rPr>
          <w:rFonts w:asciiTheme="majorBidi" w:eastAsia="Arial" w:hAnsiTheme="majorBidi" w:cstheme="majorBidi"/>
          <w:bCs/>
          <w:iCs/>
          <w:color w:val="000000" w:themeColor="text1"/>
          <w:sz w:val="22"/>
        </w:rPr>
        <w:t xml:space="preserve">to the </w:t>
      </w:r>
      <w:r w:rsidR="004C29F3" w:rsidRPr="00067E1C">
        <w:rPr>
          <w:rFonts w:asciiTheme="majorBidi" w:hAnsiTheme="majorBidi" w:cstheme="majorBidi"/>
          <w:bCs/>
          <w:iCs/>
          <w:color w:val="000000" w:themeColor="text1"/>
          <w:sz w:val="22"/>
        </w:rPr>
        <w:t>PROMELA</w:t>
      </w:r>
      <w:r w:rsidR="004C29F3" w:rsidRPr="00067E1C">
        <w:rPr>
          <w:rFonts w:asciiTheme="majorBidi" w:eastAsia="Arial" w:hAnsiTheme="majorBidi" w:cstheme="majorBidi"/>
          <w:bCs/>
          <w:iCs/>
          <w:color w:val="000000" w:themeColor="text1"/>
          <w:sz w:val="22"/>
        </w:rPr>
        <w:t xml:space="preserve"> </w:t>
      </w:r>
      <w:r w:rsidR="004C29F3" w:rsidRPr="00067E1C">
        <w:rPr>
          <w:rFonts w:asciiTheme="majorBidi" w:hAnsiTheme="majorBidi" w:cstheme="majorBidi"/>
          <w:bCs/>
          <w:iCs/>
          <w:color w:val="000000" w:themeColor="text1"/>
          <w:sz w:val="22"/>
        </w:rPr>
        <w:t xml:space="preserve">in order to </w:t>
      </w:r>
      <w:r w:rsidR="004C29F3" w:rsidRPr="00067E1C">
        <w:rPr>
          <w:rFonts w:asciiTheme="majorBidi" w:eastAsia="Arial" w:hAnsiTheme="majorBidi" w:cstheme="majorBidi"/>
          <w:bCs/>
          <w:iCs/>
          <w:color w:val="000000" w:themeColor="text1"/>
          <w:sz w:val="22"/>
        </w:rPr>
        <w:t xml:space="preserve">verify </w:t>
      </w:r>
      <w:r w:rsidRPr="00067E1C">
        <w:rPr>
          <w:rFonts w:asciiTheme="majorBidi" w:eastAsia="Arial" w:hAnsiTheme="majorBidi" w:cstheme="majorBidi"/>
          <w:bCs/>
          <w:iCs/>
          <w:color w:val="000000" w:themeColor="text1"/>
          <w:sz w:val="22"/>
        </w:rPr>
        <w:t>the property “</w:t>
      </w:r>
      <w:r w:rsidR="004C29F3" w:rsidRPr="00067E1C">
        <w:rPr>
          <w:rFonts w:asciiTheme="majorBidi" w:eastAsia="Arial" w:hAnsiTheme="majorBidi" w:cstheme="majorBidi"/>
          <w:bCs/>
          <w:iCs/>
          <w:color w:val="000000" w:themeColor="text1"/>
          <w:sz w:val="22"/>
        </w:rPr>
        <w:t>The machine is refilled infinitely many times</w:t>
      </w:r>
      <w:r w:rsidRPr="00067E1C">
        <w:rPr>
          <w:rFonts w:asciiTheme="majorBidi" w:eastAsia="Arial" w:hAnsiTheme="majorBidi" w:cstheme="majorBidi"/>
          <w:bCs/>
          <w:iCs/>
          <w:color w:val="000000" w:themeColor="text1"/>
          <w:sz w:val="22"/>
        </w:rPr>
        <w:t>”</w:t>
      </w:r>
      <w:r w:rsidR="004C29F3" w:rsidRPr="00067E1C">
        <w:rPr>
          <w:rFonts w:asciiTheme="majorBidi" w:eastAsia="Arial" w:hAnsiTheme="majorBidi" w:cstheme="majorBidi"/>
          <w:bCs/>
          <w:iCs/>
          <w:color w:val="000000" w:themeColor="text1"/>
          <w:sz w:val="22"/>
        </w:rPr>
        <w:t>. We run verification in spin and the result show an error (</w:t>
      </w:r>
      <w:r w:rsidR="004C29F3" w:rsidRPr="00067E1C">
        <w:rPr>
          <w:rFonts w:asciiTheme="majorBidi" w:hAnsiTheme="majorBidi" w:cstheme="majorBidi"/>
          <w:color w:val="000000" w:themeColor="text1"/>
          <w:sz w:val="22"/>
        </w:rPr>
        <w:t xml:space="preserve">Figure </w:t>
      </w:r>
      <w:r w:rsidR="004C29F3" w:rsidRPr="00067E1C">
        <w:rPr>
          <w:rFonts w:asciiTheme="majorBidi" w:eastAsia="Arial" w:hAnsiTheme="majorBidi" w:cstheme="majorBidi"/>
          <w:bCs/>
          <w:iCs/>
          <w:color w:val="000000" w:themeColor="text1"/>
          <w:sz w:val="22"/>
        </w:rPr>
        <w:t xml:space="preserve">2.1) </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 xml:space="preserve">because there is a path  that </w:t>
      </w:r>
      <w:r w:rsidRPr="00067E1C">
        <w:rPr>
          <w:rFonts w:asciiTheme="majorBidi" w:eastAsia="Arial" w:hAnsiTheme="majorBidi" w:cstheme="majorBidi"/>
          <w:bCs/>
          <w:iCs/>
          <w:color w:val="000000" w:themeColor="text1"/>
          <w:sz w:val="24"/>
          <w:szCs w:val="24"/>
        </w:rPr>
        <w:t>c</w:t>
      </w:r>
      <w:r w:rsidR="00954843" w:rsidRPr="00067E1C">
        <w:rPr>
          <w:rFonts w:asciiTheme="majorBidi" w:eastAsia="Arial" w:hAnsiTheme="majorBidi" w:cstheme="majorBidi"/>
          <w:bCs/>
          <w:iCs/>
          <w:color w:val="000000" w:themeColor="text1"/>
          <w:sz w:val="24"/>
          <w:szCs w:val="24"/>
        </w:rPr>
        <w:t xml:space="preserve">ontradicts  the </w:t>
      </w:r>
      <w:r w:rsidR="00954843" w:rsidRPr="00067E1C">
        <w:rPr>
          <w:rFonts w:asciiTheme="majorBidi" w:hAnsiTheme="majorBidi" w:cstheme="majorBidi"/>
          <w:bCs/>
          <w:iCs/>
          <w:color w:val="000000" w:themeColor="text1"/>
          <w:sz w:val="22"/>
          <w:shd w:val="clear" w:color="auto" w:fill="FFFFFF"/>
        </w:rPr>
        <w:t>condition</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w:t>
      </w:r>
      <w:r w:rsidR="00954843" w:rsidRPr="00067E1C">
        <w:rPr>
          <w:rFonts w:asciiTheme="majorBidi" w:hAnsiTheme="majorBidi" w:cstheme="majorBidi"/>
          <w:color w:val="000000" w:themeColor="text1"/>
          <w:sz w:val="22"/>
        </w:rPr>
        <w:t xml:space="preserve">Figure </w:t>
      </w:r>
      <w:r w:rsidR="00954843" w:rsidRPr="00067E1C">
        <w:rPr>
          <w:rFonts w:asciiTheme="majorBidi" w:eastAsia="Arial" w:hAnsiTheme="majorBidi" w:cstheme="majorBidi"/>
          <w:bCs/>
          <w:iCs/>
          <w:color w:val="000000" w:themeColor="text1"/>
          <w:sz w:val="22"/>
        </w:rPr>
        <w:t>2.2</w:t>
      </w:r>
      <w:r w:rsidR="00954843" w:rsidRPr="00067E1C">
        <w:rPr>
          <w:rFonts w:asciiTheme="majorBidi" w:eastAsia="Arial" w:hAnsiTheme="majorBidi" w:cstheme="majorBidi"/>
          <w:bCs/>
          <w:iCs/>
          <w:color w:val="000000" w:themeColor="text1"/>
          <w:sz w:val="24"/>
          <w:szCs w:val="24"/>
        </w:rPr>
        <w:t>).</w:t>
      </w:r>
    </w:p>
    <w:p w14:paraId="0879C565" w14:textId="77777777" w:rsidR="00954843" w:rsidRDefault="00954843" w:rsidP="004C29F3">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4C29F3">
      <w:pPr>
        <w:spacing w:after="120" w:line="22" w:lineRule="atLeast"/>
        <w:ind w:left="0" w:right="0" w:firstLine="284"/>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6971"/>
      </w:tblGrid>
      <w:tr w:rsidR="004C29F3" w14:paraId="7D44C5D8" w14:textId="77777777" w:rsidTr="004C29F3">
        <w:tc>
          <w:tcPr>
            <w:tcW w:w="6962" w:type="dxa"/>
          </w:tcPr>
          <w:p w14:paraId="25F32E52" w14:textId="77777777" w:rsidR="004C29F3" w:rsidRDefault="004C29F3" w:rsidP="00502F94">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ED452"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026" type="#_x0000_t75" style="width:337.5pt;height:281.25pt" o:ole="">
                  <v:imagedata r:id="rId16" o:title=""/>
                </v:shape>
                <o:OLEObject Type="Embed" ProgID="PBrush" ShapeID="_x0000_i1026" DrawAspect="Content" ObjectID="_1545736244" r:id="rId17"/>
              </w:object>
            </w:r>
          </w:p>
        </w:tc>
      </w:tr>
      <w:tr w:rsidR="004C29F3" w14:paraId="5111164C" w14:textId="77777777" w:rsidTr="004C29F3">
        <w:tc>
          <w:tcPr>
            <w:tcW w:w="6962" w:type="dxa"/>
          </w:tcPr>
          <w:p w14:paraId="5266E94D" w14:textId="644EAD9D" w:rsidR="004C29F3" w:rsidRDefault="004C29F3" w:rsidP="00502F94">
            <w:pPr>
              <w:spacing w:after="120" w:line="22" w:lineRule="atLeast"/>
              <w:ind w:left="0" w:right="1454" w:firstLine="0"/>
              <w:jc w:val="center"/>
              <w:rPr>
                <w:rFonts w:asciiTheme="majorBidi" w:eastAsia="Arial" w:hAnsiTheme="majorBidi" w:cstheme="majorBidi"/>
                <w:bCs/>
                <w:iCs/>
                <w:sz w:val="24"/>
                <w:szCs w:val="24"/>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4C29F3">
      <w:pPr>
        <w:spacing w:after="120" w:line="22" w:lineRule="atLeast"/>
        <w:ind w:left="0" w:right="0" w:firstLine="0"/>
        <w:rPr>
          <w:rFonts w:asciiTheme="majorBidi" w:eastAsia="Arial" w:hAnsiTheme="majorBidi" w:cstheme="majorBidi"/>
          <w:bCs/>
          <w:iCs/>
          <w:color w:val="0070C0"/>
          <w:sz w:val="22"/>
        </w:rPr>
      </w:pPr>
    </w:p>
    <w:tbl>
      <w:tblPr>
        <w:tblStyle w:val="af"/>
        <w:tblW w:w="0" w:type="auto"/>
        <w:tblLook w:val="04A0" w:firstRow="1" w:lastRow="0" w:firstColumn="1" w:lastColumn="0" w:noHBand="0" w:noVBand="1"/>
      </w:tblPr>
      <w:tblGrid>
        <w:gridCol w:w="7157"/>
      </w:tblGrid>
      <w:tr w:rsidR="00973ABE" w14:paraId="0945DE54" w14:textId="77777777" w:rsidTr="00502F94">
        <w:tc>
          <w:tcPr>
            <w:tcW w:w="6941" w:type="dxa"/>
          </w:tcPr>
          <w:p w14:paraId="5D0AFAD6" w14:textId="77777777" w:rsidR="00973ABE" w:rsidRDefault="00973ABE" w:rsidP="00502F94">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027" type="#_x0000_t75" style="width:347.25pt;height:228pt" o:ole="">
                  <v:imagedata r:id="rId18" o:title=""/>
                </v:shape>
                <o:OLEObject Type="Embed" ProgID="PBrush" ShapeID="_x0000_i1027" DrawAspect="Content" ObjectID="_1545736245" r:id="rId19"/>
              </w:object>
            </w:r>
          </w:p>
        </w:tc>
      </w:tr>
      <w:tr w:rsidR="00973ABE" w:rsidRPr="00933285" w14:paraId="33EB2A15" w14:textId="77777777" w:rsidTr="00502F94">
        <w:tc>
          <w:tcPr>
            <w:tcW w:w="6941" w:type="dxa"/>
          </w:tcPr>
          <w:p w14:paraId="586EF649" w14:textId="0FC4BB95" w:rsidR="00973ABE" w:rsidRPr="00933285" w:rsidRDefault="00973ABE" w:rsidP="00067E1C">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w:t>
            </w:r>
            <w:r w:rsidR="00067E1C">
              <w:rPr>
                <w:rFonts w:asciiTheme="majorBidi" w:eastAsia="Arial" w:hAnsiTheme="majorBidi" w:cstheme="majorBidi"/>
                <w:bCs/>
                <w:iCs/>
                <w:color w:val="000000" w:themeColor="text1"/>
                <w:sz w:val="24"/>
                <w:szCs w:val="24"/>
              </w:rPr>
              <w:t>c</w:t>
            </w:r>
            <w:r w:rsidR="00954843" w:rsidRPr="00933285">
              <w:rPr>
                <w:rFonts w:asciiTheme="majorBidi" w:eastAsia="Arial" w:hAnsiTheme="majorBidi" w:cstheme="majorBidi"/>
                <w:bCs/>
                <w:iCs/>
                <w:color w:val="000000" w:themeColor="text1"/>
                <w:sz w:val="24"/>
                <w:szCs w:val="24"/>
              </w:rPr>
              <w:t xml:space="preserve">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4C29F3">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4C29F3">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d a new condition to the vm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af"/>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502F94">
            <w:pPr>
              <w:spacing w:after="120" w:line="22" w:lineRule="atLeast"/>
              <w:ind w:left="0" w:right="1454" w:firstLine="0"/>
              <w:rPr>
                <w:rFonts w:asciiTheme="majorBidi" w:eastAsia="Arial" w:hAnsiTheme="majorBidi" w:cstheme="majorBidi"/>
                <w:b/>
                <w:i/>
                <w:sz w:val="22"/>
              </w:rPr>
            </w:pPr>
            <w:r>
              <w:object w:dxaOrig="8295" w:dyaOrig="7215" w14:anchorId="6A63BC58">
                <v:shape id="_x0000_i1028" type="#_x0000_t75" style="width:326.25pt;height:360.75pt" o:ole="">
                  <v:imagedata r:id="rId20" o:title=""/>
                </v:shape>
                <o:OLEObject Type="Embed" ProgID="PBrush" ShapeID="_x0000_i1028" DrawAspect="Content" ObjectID="_1545736246" r:id="rId21"/>
              </w:object>
            </w:r>
          </w:p>
        </w:tc>
      </w:tr>
      <w:tr w:rsidR="00954843" w:rsidRPr="00933285" w14:paraId="42911D1D" w14:textId="77777777" w:rsidTr="00502F94">
        <w:tc>
          <w:tcPr>
            <w:tcW w:w="7110" w:type="dxa"/>
          </w:tcPr>
          <w:p w14:paraId="38AF926C" w14:textId="4B4F32A2" w:rsidR="00954843" w:rsidRPr="00933285" w:rsidRDefault="00954843" w:rsidP="00067E1C">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4"/>
                <w:szCs w:val="24"/>
              </w:rPr>
              <w:t>2.3</w:t>
            </w:r>
            <w:r w:rsidR="00987AC9" w:rsidRPr="00067E1C">
              <w:rPr>
                <w:rFonts w:asciiTheme="majorBidi" w:eastAsia="Arial" w:hAnsiTheme="majorBidi" w:cstheme="majorBidi"/>
                <w:bCs/>
                <w:iCs/>
                <w:color w:val="000000" w:themeColor="text1"/>
                <w:sz w:val="24"/>
                <w:szCs w:val="24"/>
              </w:rPr>
              <w:t xml:space="preserve"> Second </w:t>
            </w:r>
            <w:r w:rsidR="00067E1C" w:rsidRPr="00067E1C">
              <w:rPr>
                <w:rFonts w:asciiTheme="majorBidi" w:eastAsia="Arial" w:hAnsiTheme="majorBidi" w:cstheme="majorBidi"/>
                <w:bCs/>
                <w:iCs/>
                <w:color w:val="000000" w:themeColor="text1"/>
                <w:sz w:val="24"/>
                <w:szCs w:val="24"/>
              </w:rPr>
              <w:t xml:space="preserve">version of </w:t>
            </w:r>
            <w:r w:rsidR="00987AC9" w:rsidRPr="00067E1C">
              <w:rPr>
                <w:rFonts w:asciiTheme="majorBidi" w:eastAsia="Arial" w:hAnsiTheme="majorBidi" w:cstheme="majorBidi"/>
                <w:bCs/>
                <w:iCs/>
                <w:color w:val="000000" w:themeColor="text1"/>
                <w:sz w:val="24"/>
                <w:szCs w:val="24"/>
              </w:rPr>
              <w:t xml:space="preserve">VM </w:t>
            </w:r>
            <w:r w:rsidR="00987AC9" w:rsidRPr="00067E1C">
              <w:rPr>
                <w:rFonts w:asciiTheme="majorBidi" w:hAnsiTheme="majorBidi" w:cstheme="majorBidi"/>
                <w:color w:val="000000" w:themeColor="text1"/>
                <w:sz w:val="22"/>
              </w:rPr>
              <w:t xml:space="preserve">model </w:t>
            </w:r>
            <w:r w:rsidR="00987AC9" w:rsidRPr="00067E1C">
              <w:rPr>
                <w:rFonts w:asciiTheme="majorBidi" w:eastAsia="Arial" w:hAnsiTheme="majorBidi" w:cstheme="majorBidi"/>
                <w:bCs/>
                <w:iCs/>
                <w:color w:val="000000" w:themeColor="text1"/>
                <w:sz w:val="24"/>
                <w:szCs w:val="24"/>
              </w:rPr>
              <w:t xml:space="preserve"> and the verification result</w:t>
            </w:r>
          </w:p>
        </w:tc>
      </w:tr>
    </w:tbl>
    <w:p w14:paraId="29D6320D" w14:textId="77777777" w:rsidR="00987AC9" w:rsidRPr="00933285" w:rsidRDefault="00987AC9" w:rsidP="00987AC9">
      <w:pPr>
        <w:spacing w:after="120" w:line="264" w:lineRule="auto"/>
        <w:ind w:left="0" w:right="0" w:firstLine="0"/>
        <w:rPr>
          <w:rFonts w:asciiTheme="majorBidi" w:hAnsiTheme="majorBidi" w:cstheme="majorBidi"/>
          <w:color w:val="000000" w:themeColor="text1"/>
          <w:sz w:val="22"/>
          <w:highlight w:val="yellow"/>
        </w:rPr>
      </w:pPr>
    </w:p>
    <w:p w14:paraId="6549F529" w14:textId="28438309" w:rsidR="00580857" w:rsidRPr="00067E1C" w:rsidRDefault="00E81BBF" w:rsidP="00580857">
      <w:pPr>
        <w:spacing w:after="120" w:line="264" w:lineRule="auto"/>
        <w:ind w:left="0" w:right="0" w:firstLine="0"/>
        <w:rPr>
          <w:rFonts w:asciiTheme="majorBidi" w:hAnsiTheme="majorBidi" w:cstheme="majorBidi"/>
          <w:color w:val="000000" w:themeColor="text1"/>
          <w:sz w:val="22"/>
        </w:rPr>
      </w:pPr>
      <w:r w:rsidRPr="00067E1C">
        <w:rPr>
          <w:rFonts w:asciiTheme="majorBidi" w:hAnsiTheme="majorBidi" w:cstheme="majorBidi"/>
          <w:color w:val="000000" w:themeColor="text1"/>
          <w:sz w:val="22"/>
        </w:rPr>
        <w:t xml:space="preserve">The first vm </w:t>
      </w:r>
      <w:r w:rsidR="00FE1BD2" w:rsidRPr="00067E1C">
        <w:rPr>
          <w:rFonts w:asciiTheme="majorBidi" w:hAnsiTheme="majorBidi" w:cstheme="majorBidi"/>
          <w:color w:val="000000" w:themeColor="text1"/>
          <w:sz w:val="22"/>
        </w:rPr>
        <w:t>model allows</w:t>
      </w:r>
      <w:r w:rsidRPr="00067E1C">
        <w:rPr>
          <w:rFonts w:asciiTheme="majorBidi" w:hAnsiTheme="majorBidi" w:cstheme="majorBidi"/>
          <w:color w:val="000000" w:themeColor="text1"/>
          <w:sz w:val="22"/>
        </w:rPr>
        <w:t xml:space="preserve"> switching from start state to selection without </w:t>
      </w:r>
      <w:r w:rsidR="00FE1BD2" w:rsidRPr="00067E1C">
        <w:rPr>
          <w:rFonts w:asciiTheme="majorBidi" w:hAnsiTheme="majorBidi" w:cstheme="majorBidi"/>
          <w:color w:val="000000" w:themeColor="text1"/>
          <w:sz w:val="22"/>
        </w:rPr>
        <w:t>checking the</w:t>
      </w:r>
      <w:r w:rsidRPr="00067E1C">
        <w:rPr>
          <w:rFonts w:asciiTheme="majorBidi" w:hAnsiTheme="majorBidi" w:cstheme="majorBidi"/>
          <w:color w:val="000000" w:themeColor="text1"/>
          <w:sz w:val="22"/>
        </w:rPr>
        <w:t xml:space="preserve"> possibility that the machine is empty</w:t>
      </w:r>
      <w:r w:rsidR="00987AC9" w:rsidRPr="00067E1C">
        <w:rPr>
          <w:rFonts w:asciiTheme="majorBidi" w:hAnsiTheme="majorBidi" w:cstheme="majorBidi"/>
          <w:color w:val="000000" w:themeColor="text1"/>
          <w:sz w:val="22"/>
        </w:rPr>
        <w:t>,</w:t>
      </w:r>
      <w:r w:rsidRPr="00067E1C">
        <w:rPr>
          <w:rFonts w:asciiTheme="majorBidi" w:hAnsiTheme="majorBidi" w:cstheme="majorBidi"/>
          <w:color w:val="000000" w:themeColor="text1"/>
          <w:sz w:val="22"/>
        </w:rPr>
        <w:t xml:space="preserve"> thus the </w:t>
      </w:r>
      <w:r w:rsidR="00FE1BD2" w:rsidRPr="00067E1C">
        <w:rPr>
          <w:rFonts w:asciiTheme="majorBidi" w:hAnsiTheme="majorBidi" w:cstheme="majorBidi"/>
          <w:color w:val="000000" w:themeColor="text1"/>
          <w:sz w:val="22"/>
        </w:rPr>
        <w:t xml:space="preserve">error was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occurred</w:t>
      </w:r>
      <w:r w:rsidR="00987AC9" w:rsidRPr="00067E1C">
        <w:rPr>
          <w:rFonts w:asciiTheme="majorBidi" w:hAnsiTheme="majorBidi" w:cstheme="majorBidi"/>
          <w:color w:val="000000" w:themeColor="text1"/>
          <w:sz w:val="22"/>
        </w:rPr>
        <w:t>,</w:t>
      </w:r>
      <w:r w:rsidR="00FE1BD2" w:rsidRPr="00067E1C">
        <w:rPr>
          <w:rFonts w:asciiTheme="majorBidi" w:hAnsiTheme="majorBidi" w:cstheme="majorBidi"/>
          <w:color w:val="000000" w:themeColor="text1"/>
          <w:sz w:val="22"/>
        </w:rPr>
        <w:t xml:space="preserve"> </w:t>
      </w:r>
      <w:r w:rsidRPr="00067E1C">
        <w:rPr>
          <w:rFonts w:asciiTheme="majorBidi" w:hAnsiTheme="majorBidi" w:cstheme="majorBidi"/>
          <w:color w:val="000000" w:themeColor="text1"/>
          <w:sz w:val="22"/>
        </w:rPr>
        <w:t>but in the second model we add</w:t>
      </w:r>
      <w:r w:rsidR="00FE1BD2" w:rsidRPr="00067E1C">
        <w:rPr>
          <w:rFonts w:asciiTheme="majorBidi" w:hAnsiTheme="majorBidi" w:cstheme="majorBidi"/>
          <w:color w:val="000000" w:themeColor="text1"/>
          <w:sz w:val="22"/>
        </w:rPr>
        <w:t xml:space="preserve">ed a condition before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 xml:space="preserve">the </w:t>
      </w:r>
      <w:r w:rsidR="00FE1BD2" w:rsidRPr="00067E1C">
        <w:rPr>
          <w:rFonts w:asciiTheme="majorBidi" w:hAnsiTheme="majorBidi" w:cstheme="majorBidi"/>
          <w:color w:val="000000" w:themeColor="text1"/>
          <w:sz w:val="22"/>
          <w:shd w:val="clear" w:color="auto" w:fill="FFFFFF"/>
        </w:rPr>
        <w:t>transfer</w:t>
      </w:r>
      <w:r w:rsidR="00FE1BD2" w:rsidRPr="00067E1C">
        <w:rPr>
          <w:rFonts w:asciiTheme="majorBidi" w:hAnsiTheme="majorBidi" w:cstheme="majorBidi"/>
          <w:color w:val="000000" w:themeColor="text1"/>
          <w:sz w:val="22"/>
        </w:rPr>
        <w:t xml:space="preserve"> , </w:t>
      </w:r>
      <w:r w:rsidRPr="00067E1C">
        <w:rPr>
          <w:rFonts w:asciiTheme="majorBidi" w:hAnsiTheme="majorBidi" w:cstheme="majorBidi"/>
          <w:color w:val="000000" w:themeColor="text1"/>
          <w:sz w:val="22"/>
        </w:rPr>
        <w:t xml:space="preserve">the condition was number of </w:t>
      </w:r>
      <w:r w:rsidR="00FE1BD2" w:rsidRPr="00067E1C">
        <w:rPr>
          <w:rFonts w:asciiTheme="majorBidi" w:hAnsiTheme="majorBidi" w:cstheme="majorBidi"/>
          <w:color w:val="000000" w:themeColor="text1"/>
          <w:sz w:val="22"/>
        </w:rPr>
        <w:t xml:space="preserve">beer  </w:t>
      </w:r>
      <w:r w:rsidRPr="00067E1C">
        <w:rPr>
          <w:rFonts w:asciiTheme="majorBidi" w:hAnsiTheme="majorBidi" w:cstheme="majorBidi"/>
          <w:color w:val="000000" w:themeColor="text1"/>
          <w:sz w:val="22"/>
        </w:rPr>
        <w:t xml:space="preserve">or soda is </w:t>
      </w:r>
      <w:r w:rsidR="00FE1BD2" w:rsidRPr="00067E1C">
        <w:rPr>
          <w:rFonts w:asciiTheme="majorBidi" w:hAnsiTheme="majorBidi" w:cstheme="majorBidi"/>
          <w:color w:val="000000" w:themeColor="text1"/>
          <w:sz w:val="22"/>
        </w:rPr>
        <w:t xml:space="preserve">greater </w:t>
      </w:r>
      <w:r w:rsidRPr="00067E1C">
        <w:rPr>
          <w:rFonts w:asciiTheme="majorBidi" w:hAnsiTheme="majorBidi" w:cstheme="majorBidi"/>
          <w:color w:val="000000" w:themeColor="text1"/>
          <w:sz w:val="22"/>
        </w:rPr>
        <w:t>than 0</w:t>
      </w:r>
      <w:r w:rsidR="00067E1C">
        <w:rPr>
          <w:rFonts w:asciiTheme="majorBidi" w:hAnsiTheme="majorBidi" w:cstheme="majorBidi"/>
          <w:color w:val="000000" w:themeColor="text1"/>
          <w:sz w:val="22"/>
        </w:rPr>
        <w:t>.</w:t>
      </w:r>
    </w:p>
    <w:p w14:paraId="4C1CC6CE" w14:textId="5D291E85" w:rsidR="00580857" w:rsidRPr="00764B7F" w:rsidRDefault="00580857" w:rsidP="00580857">
      <w:pPr>
        <w:pStyle w:val="ae"/>
        <w:numPr>
          <w:ilvl w:val="0"/>
          <w:numId w:val="53"/>
        </w:numPr>
        <w:spacing w:before="240" w:after="120" w:line="264" w:lineRule="auto"/>
        <w:ind w:right="0"/>
        <w:rPr>
          <w:rStyle w:val="a8"/>
          <w:rFonts w:asciiTheme="majorBidi" w:hAnsiTheme="majorBidi" w:cstheme="majorBidi"/>
          <w:b/>
          <w:bCs/>
          <w:color w:val="000000" w:themeColor="text1"/>
          <w:sz w:val="24"/>
          <w:szCs w:val="24"/>
          <w:lang w:val="en-GB"/>
        </w:rPr>
      </w:pPr>
      <w:r w:rsidRPr="00764B7F">
        <w:rPr>
          <w:rFonts w:asciiTheme="majorBidi" w:eastAsiaTheme="minorEastAsia" w:hAnsiTheme="majorBidi" w:cstheme="majorBidi"/>
          <w:b/>
          <w:bCs/>
          <w:color w:val="000000" w:themeColor="text1"/>
          <w:sz w:val="24"/>
          <w:szCs w:val="24"/>
          <w:lang w:bidi="ar-SA"/>
        </w:rPr>
        <w:t>D</w:t>
      </w:r>
      <w:r w:rsidR="00F569D3">
        <w:rPr>
          <w:rFonts w:asciiTheme="majorBidi" w:hAnsiTheme="majorBidi" w:cstheme="majorBidi"/>
          <w:b/>
          <w:bCs/>
          <w:color w:val="000000" w:themeColor="text1"/>
          <w:sz w:val="24"/>
          <w:szCs w:val="24"/>
          <w:lang w:bidi="ar-SA"/>
        </w:rPr>
        <w:t>ETAILED DESCRIPTION</w:t>
      </w:r>
    </w:p>
    <w:p w14:paraId="6A6531D9"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To be more practical, we implement our tool using a real application for cellular phones, called “Bopo” Supervised by Dr. Elena Ravve. We take its spec in order to compose it in a visual form.</w:t>
      </w:r>
    </w:p>
    <w:p w14:paraId="47365242" w14:textId="77777777" w:rsidR="00987AC9" w:rsidRPr="00580857" w:rsidRDefault="00987AC9" w:rsidP="00580857">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580857">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tbl>
      <w:tblPr>
        <w:tblStyle w:val="af"/>
        <w:tblW w:w="0" w:type="auto"/>
        <w:tblLook w:val="04A0" w:firstRow="1" w:lastRow="0" w:firstColumn="1" w:lastColumn="0" w:noHBand="0" w:noVBand="1"/>
      </w:tblPr>
      <w:tblGrid>
        <w:gridCol w:w="3771"/>
        <w:gridCol w:w="3320"/>
      </w:tblGrid>
      <w:tr w:rsidR="008C185C" w:rsidRPr="00AC1FEB" w14:paraId="6D6ED080" w14:textId="77777777" w:rsidTr="008C185C">
        <w:tc>
          <w:tcPr>
            <w:tcW w:w="3399" w:type="dxa"/>
          </w:tcPr>
          <w:commentRangeStart w:id="24"/>
          <w:p w14:paraId="2C4FD736" w14:textId="77777777"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14D34BFF">
                <v:shape id="_x0000_i1029" type="#_x0000_t75" style="width:171.75pt;height:175.5pt" o:ole="">
                  <v:imagedata r:id="rId22" o:title=""/>
                </v:shape>
                <o:OLEObject Type="Embed" ProgID="PBrush" ShapeID="_x0000_i1029" DrawAspect="Content" ObjectID="_1545736247" r:id="rId23"/>
              </w:object>
            </w:r>
            <w:commentRangeEnd w:id="24"/>
            <w:r>
              <w:rPr>
                <w:rStyle w:val="a8"/>
              </w:rPr>
              <w:commentReference w:id="24"/>
            </w:r>
          </w:p>
        </w:tc>
        <w:tc>
          <w:tcPr>
            <w:tcW w:w="2995" w:type="dxa"/>
          </w:tcPr>
          <w:p w14:paraId="32D69715" w14:textId="067CC1F3" w:rsidR="008C185C" w:rsidRPr="00AC1FEB" w:rsidRDefault="008C185C" w:rsidP="00483504">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5A0C7E22">
                <v:shape id="_x0000_i1030" type="#_x0000_t75" style="width:149.25pt;height:184.5pt" o:ole="">
                  <v:imagedata r:id="rId24" o:title=""/>
                </v:shape>
                <o:OLEObject Type="Embed" ProgID="PBrush" ShapeID="_x0000_i1030" DrawAspect="Content" ObjectID="_1545736248" r:id="rId25"/>
              </w:object>
            </w:r>
          </w:p>
        </w:tc>
      </w:tr>
      <w:tr w:rsidR="008C185C" w:rsidRPr="00AC1FEB" w14:paraId="5971787B" w14:textId="77777777" w:rsidTr="008C185C">
        <w:tc>
          <w:tcPr>
            <w:tcW w:w="3399" w:type="dxa"/>
          </w:tcPr>
          <w:p w14:paraId="4F41B077" w14:textId="62E67FDF"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r w:rsidRPr="00933285">
              <w:rPr>
                <w:rFonts w:asciiTheme="majorBidi" w:eastAsia="Arial" w:hAnsiTheme="majorBidi" w:cstheme="majorBidi"/>
                <w:bCs/>
                <w:iCs/>
                <w:color w:val="000000" w:themeColor="text1"/>
                <w:sz w:val="22"/>
              </w:rPr>
              <w:t xml:space="preserve"> </w:t>
            </w:r>
          </w:p>
        </w:tc>
        <w:tc>
          <w:tcPr>
            <w:tcW w:w="2995" w:type="dxa"/>
          </w:tcPr>
          <w:p w14:paraId="0E4A74DA" w14:textId="4CF77E44" w:rsidR="008C185C" w:rsidRPr="00AC1FEB" w:rsidRDefault="008C185C" w:rsidP="00483504">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3.2 adding new </w:t>
            </w:r>
            <w:commentRangeStart w:id="25"/>
            <w:r w:rsidRPr="00933285">
              <w:rPr>
                <w:rFonts w:asciiTheme="majorBidi" w:eastAsia="Arial" w:hAnsiTheme="majorBidi" w:cstheme="majorBidi"/>
                <w:bCs/>
                <w:iCs/>
                <w:color w:val="000000" w:themeColor="text1"/>
                <w:sz w:val="22"/>
                <w:highlight w:val="yellow"/>
              </w:rPr>
              <w:t xml:space="preserve">spec </w:t>
            </w:r>
            <w:commentRangeEnd w:id="25"/>
            <w:r w:rsidR="00764B7F">
              <w:rPr>
                <w:rStyle w:val="a8"/>
              </w:rPr>
              <w:commentReference w:id="25"/>
            </w:r>
            <w:r w:rsidRPr="00933285">
              <w:rPr>
                <w:rFonts w:asciiTheme="majorBidi" w:eastAsia="Arial" w:hAnsiTheme="majorBidi" w:cstheme="majorBidi"/>
                <w:bCs/>
                <w:iCs/>
                <w:color w:val="000000" w:themeColor="text1"/>
                <w:sz w:val="22"/>
                <w:highlight w:val="yellow"/>
              </w:rPr>
              <w:t>to the screen</w:t>
            </w:r>
          </w:p>
        </w:tc>
      </w:tr>
    </w:tbl>
    <w:p w14:paraId="2FE9B9F4" w14:textId="7E6BF4E4" w:rsidR="00580857" w:rsidRDefault="00580857" w:rsidP="00580857">
      <w:pPr>
        <w:spacing w:after="120" w:line="264" w:lineRule="auto"/>
        <w:ind w:left="0" w:right="0" w:firstLine="284"/>
        <w:jc w:val="left"/>
        <w:rPr>
          <w:rFonts w:asciiTheme="majorBidi" w:hAnsiTheme="majorBidi" w:cstheme="majorBidi"/>
          <w:sz w:val="22"/>
        </w:rPr>
      </w:pPr>
    </w:p>
    <w:p w14:paraId="0E9EBDF2" w14:textId="697BAFC3" w:rsidR="00702959" w:rsidRDefault="00702959" w:rsidP="00580857">
      <w:pPr>
        <w:spacing w:after="120" w:line="264" w:lineRule="auto"/>
        <w:ind w:left="0" w:right="0" w:firstLine="284"/>
        <w:jc w:val="left"/>
        <w:rPr>
          <w:rFonts w:asciiTheme="majorBidi" w:hAnsiTheme="majorBidi" w:cstheme="majorBidi"/>
          <w:sz w:val="22"/>
        </w:rPr>
      </w:pPr>
      <w:r>
        <w:rPr>
          <w:rFonts w:asciiTheme="majorBidi" w:hAnsiTheme="majorBidi" w:cstheme="majorBidi"/>
          <w:sz w:val="22"/>
        </w:rPr>
        <w:t xml:space="preserve">Backend : </w:t>
      </w:r>
      <w:commentRangeStart w:id="26"/>
    </w:p>
    <w:commentRangeEnd w:id="26"/>
    <w:p w14:paraId="4912C273" w14:textId="77777777" w:rsidR="00702959" w:rsidRDefault="00F569D3" w:rsidP="00580857">
      <w:pPr>
        <w:spacing w:after="120" w:line="264" w:lineRule="auto"/>
        <w:ind w:left="0" w:right="0" w:firstLine="284"/>
        <w:jc w:val="left"/>
        <w:rPr>
          <w:rFonts w:asciiTheme="majorBidi" w:hAnsiTheme="majorBidi" w:cstheme="majorBidi"/>
          <w:sz w:val="22"/>
        </w:rPr>
      </w:pPr>
      <w:r>
        <w:rPr>
          <w:rStyle w:val="a8"/>
        </w:rPr>
        <w:commentReference w:id="26"/>
      </w:r>
    </w:p>
    <w:p w14:paraId="765FF8A5" w14:textId="77777777" w:rsidR="00702959" w:rsidRPr="00580857" w:rsidRDefault="00702959" w:rsidP="00580857">
      <w:pPr>
        <w:spacing w:after="120" w:line="264" w:lineRule="auto"/>
        <w:ind w:left="0" w:right="0" w:firstLine="284"/>
        <w:jc w:val="left"/>
        <w:rPr>
          <w:rFonts w:asciiTheme="majorBidi" w:hAnsiTheme="majorBidi" w:cstheme="majorBidi"/>
          <w:sz w:val="22"/>
        </w:rPr>
      </w:pPr>
    </w:p>
    <w:p w14:paraId="33E50E97" w14:textId="7E9F7F8A" w:rsidR="00580857" w:rsidRPr="00AC1FEB" w:rsidRDefault="00580857" w:rsidP="00580857">
      <w:pPr>
        <w:spacing w:after="120" w:line="240"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2"/>
        </w:rPr>
        <w:t>M</w:t>
      </w:r>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19840DB2" w:rsidR="00580857" w:rsidRPr="00580857" w:rsidRDefault="00580857" w:rsidP="00580857">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 xml:space="preserve">activate or deactivate some features, in this  element type  we specified a field for name(the element name) and </w:t>
      </w:r>
      <w:commentRangeStart w:id="27"/>
      <w:r w:rsidRPr="00CC21F3">
        <w:rPr>
          <w:rFonts w:asciiTheme="majorBidi" w:hAnsiTheme="majorBidi" w:cstheme="majorBidi"/>
          <w:color w:val="auto"/>
          <w:sz w:val="22"/>
          <w:shd w:val="clear" w:color="auto" w:fill="FFFFFF"/>
        </w:rPr>
        <w:t>a list for</w:t>
      </w:r>
      <w:commentRangeEnd w:id="27"/>
      <w:r>
        <w:rPr>
          <w:rStyle w:val="a8"/>
        </w:rPr>
        <w:commentReference w:id="27"/>
      </w:r>
      <w:r w:rsidRPr="00CC21F3">
        <w:rPr>
          <w:rFonts w:asciiTheme="majorBidi" w:hAnsiTheme="majorBidi" w:cstheme="majorBidi"/>
          <w:color w:val="auto"/>
          <w:sz w:val="22"/>
          <w:shd w:val="clear" w:color="auto" w:fill="FFFFFF"/>
        </w:rPr>
        <w:t xml:space="preserve"> default values.</w:t>
      </w:r>
    </w:p>
    <w:p w14:paraId="046F2FB5" w14:textId="77777777" w:rsidR="00580857" w:rsidRDefault="00580857" w:rsidP="00580857">
      <w:pPr>
        <w:spacing w:after="0" w:line="240" w:lineRule="auto"/>
        <w:ind w:left="0" w:right="0" w:firstLine="284"/>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344D2480" w14:textId="31444A32" w:rsidR="00580857" w:rsidRDefault="0022523F" w:rsidP="00580857">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rPr>
        <w:tab/>
      </w:r>
    </w:p>
    <w:p w14:paraId="0E7E24BC" w14:textId="77777777" w:rsidR="00580857" w:rsidRDefault="00580857" w:rsidP="00580857">
      <w:pPr>
        <w:spacing w:after="0" w:line="240" w:lineRule="auto"/>
        <w:ind w:left="360" w:right="120" w:firstLine="0"/>
        <w:jc w:val="left"/>
        <w:textAlignment w:val="baseline"/>
        <w:rPr>
          <w:rFonts w:asciiTheme="majorBidi" w:hAnsiTheme="majorBidi" w:cstheme="majorBidi"/>
          <w:b/>
          <w:bCs/>
          <w:color w:val="auto"/>
          <w:sz w:val="22"/>
        </w:rPr>
      </w:pPr>
    </w:p>
    <w:p w14:paraId="1853F8CC" w14:textId="77777777" w:rsidR="00580857" w:rsidRPr="00CC21F3" w:rsidRDefault="00580857" w:rsidP="00580857">
      <w:pPr>
        <w:spacing w:after="0" w:line="240" w:lineRule="auto"/>
        <w:ind w:left="360" w:right="120" w:firstLine="0"/>
        <w:jc w:val="left"/>
        <w:textAlignment w:val="baseline"/>
        <w:rPr>
          <w:rFonts w:asciiTheme="majorBidi" w:hAnsiTheme="majorBidi" w:cstheme="majorBidi"/>
          <w:color w:val="auto"/>
          <w:sz w:val="22"/>
        </w:rPr>
      </w:pPr>
    </w:p>
    <w:tbl>
      <w:tblPr>
        <w:tblStyle w:val="af"/>
        <w:tblW w:w="0" w:type="auto"/>
        <w:tblInd w:w="720" w:type="dxa"/>
        <w:tblLook w:val="04A0" w:firstRow="1" w:lastRow="0" w:firstColumn="1" w:lastColumn="0" w:noHBand="0" w:noVBand="1"/>
      </w:tblPr>
      <w:tblGrid>
        <w:gridCol w:w="3216"/>
      </w:tblGrid>
      <w:tr w:rsidR="00580857" w:rsidRPr="00AC1FEB" w14:paraId="05DFD803" w14:textId="77777777" w:rsidTr="00483504">
        <w:tc>
          <w:tcPr>
            <w:tcW w:w="3216" w:type="dxa"/>
          </w:tcPr>
          <w:p w14:paraId="687C5BEF"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r>
      <w:tr w:rsidR="00580857" w:rsidRPr="00AC1FEB" w14:paraId="6BCB5B11" w14:textId="77777777" w:rsidTr="00483504">
        <w:trPr>
          <w:trHeight w:val="70"/>
        </w:trPr>
        <w:tc>
          <w:tcPr>
            <w:tcW w:w="3216" w:type="dxa"/>
          </w:tcPr>
          <w:p w14:paraId="776EAC0D" w14:textId="77777777" w:rsidR="00580857" w:rsidRPr="00AC1FEB" w:rsidRDefault="00580857" w:rsidP="00483504">
            <w:pPr>
              <w:spacing w:after="0" w:line="240" w:lineRule="auto"/>
              <w:ind w:left="0" w:right="120" w:firstLine="0"/>
              <w:jc w:val="center"/>
              <w:textAlignment w:val="baseline"/>
              <w:rPr>
                <w:rFonts w:asciiTheme="majorBidi" w:hAnsiTheme="majorBidi" w:cstheme="majorBidi"/>
                <w:color w:val="0000FF"/>
                <w:sz w:val="22"/>
              </w:rPr>
            </w:pPr>
            <w:commentRangeStart w:id="28"/>
            <w:r w:rsidRPr="00CC21F3">
              <w:rPr>
                <w:rFonts w:asciiTheme="majorBidi" w:hAnsiTheme="majorBidi" w:cstheme="majorBidi"/>
                <w:color w:val="auto"/>
              </w:rPr>
              <w:t>Fig. 1:</w:t>
            </w:r>
            <w:commentRangeEnd w:id="28"/>
            <w:r w:rsidR="00F569D3">
              <w:rPr>
                <w:rStyle w:val="a8"/>
              </w:rPr>
              <w:commentReference w:id="28"/>
            </w:r>
          </w:p>
        </w:tc>
      </w:tr>
    </w:tbl>
    <w:p w14:paraId="73718E3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29"/>
      <w:r w:rsidRPr="001B35DE">
        <w:rPr>
          <w:rFonts w:asciiTheme="majorBidi" w:hAnsiTheme="majorBidi" w:cstheme="majorBidi"/>
          <w:b/>
          <w:bCs/>
          <w:color w:val="auto"/>
          <w:sz w:val="22"/>
        </w:rPr>
        <w:t xml:space="preserve">Back-end: </w:t>
      </w:r>
    </w:p>
    <w:p w14:paraId="6668C0B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5BB73C3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1F8E329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2D36D90A"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2C3131D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765203C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commentRangeEnd w:id="29"/>
      <w:r>
        <w:rPr>
          <w:rStyle w:val="a8"/>
        </w:rPr>
        <w:commentReference w:id="29"/>
      </w:r>
    </w:p>
    <w:p w14:paraId="0C1989D5" w14:textId="136F8AE3"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580857">
      <w:pPr>
        <w:spacing w:after="0" w:line="240" w:lineRule="auto"/>
        <w:ind w:left="720" w:right="120" w:firstLine="0"/>
        <w:jc w:val="left"/>
        <w:textAlignment w:val="baseline"/>
        <w:rPr>
          <w:rFonts w:asciiTheme="majorBidi" w:hAnsiTheme="majorBidi" w:cstheme="majorBidi"/>
          <w:color w:val="auto"/>
          <w:sz w:val="22"/>
        </w:rPr>
      </w:pPr>
    </w:p>
    <w:p w14:paraId="2C7E496B" w14:textId="36FBC3A8" w:rsidR="00580857" w:rsidRPr="00F569D3"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F569D3">
        <w:rPr>
          <w:rFonts w:asciiTheme="majorBidi" w:hAnsiTheme="majorBidi" w:cstheme="majorBidi"/>
          <w:b/>
          <w:bCs/>
          <w:color w:val="auto"/>
          <w:sz w:val="22"/>
        </w:rPr>
        <w:t>List</w:t>
      </w:r>
      <w:r w:rsidRPr="00F569D3">
        <w:rPr>
          <w:rFonts w:asciiTheme="majorBidi" w:hAnsiTheme="majorBidi" w:cstheme="majorBidi"/>
          <w:color w:val="auto"/>
          <w:sz w:val="22"/>
        </w:rPr>
        <w:t>: if the user knows the parameters she/he can add them as a list, so we specified a</w:t>
      </w:r>
      <w:r w:rsidRPr="00F569D3">
        <w:rPr>
          <w:rFonts w:asciiTheme="majorBidi" w:hAnsiTheme="majorBidi" w:cstheme="majorBidi"/>
          <w:color w:val="auto"/>
          <w:sz w:val="22"/>
          <w:shd w:val="clear" w:color="auto" w:fill="FFFFFF"/>
        </w:rPr>
        <w:t xml:space="preserve"> field for name, values and </w:t>
      </w:r>
      <w:r w:rsidR="00B46BDB" w:rsidRPr="00F569D3">
        <w:rPr>
          <w:rFonts w:asciiTheme="majorBidi" w:hAnsiTheme="majorBidi" w:cstheme="majorBidi"/>
          <w:color w:val="auto"/>
          <w:sz w:val="22"/>
          <w:shd w:val="clear" w:color="auto" w:fill="FFFFFF"/>
        </w:rPr>
        <w:t>a default value by choosing from the list</w:t>
      </w:r>
      <w:r w:rsidRPr="00F569D3">
        <w:rPr>
          <w:rFonts w:asciiTheme="majorBidi" w:hAnsiTheme="majorBidi" w:cstheme="majorBidi"/>
          <w:color w:val="auto"/>
          <w:sz w:val="22"/>
          <w:shd w:val="clear" w:color="auto" w:fill="FFFFFF"/>
        </w:rPr>
        <w:t>.</w:t>
      </w:r>
    </w:p>
    <w:p w14:paraId="03D3689D" w14:textId="77777777" w:rsidR="00580857" w:rsidRDefault="00580857" w:rsidP="00580857">
      <w:pPr>
        <w:spacing w:after="0" w:line="240" w:lineRule="auto"/>
        <w:ind w:right="120"/>
        <w:jc w:val="left"/>
        <w:textAlignment w:val="baseline"/>
        <w:rPr>
          <w:rFonts w:asciiTheme="majorBidi" w:hAnsiTheme="majorBidi" w:cstheme="majorBidi"/>
          <w:color w:val="auto"/>
          <w:sz w:val="22"/>
        </w:rPr>
      </w:pPr>
    </w:p>
    <w:p w14:paraId="6061013C" w14:textId="77777777" w:rsidR="00580857" w:rsidRPr="00CC21F3" w:rsidRDefault="00580857" w:rsidP="00580857">
      <w:pPr>
        <w:spacing w:after="0" w:line="240" w:lineRule="auto"/>
        <w:ind w:right="120"/>
        <w:jc w:val="left"/>
        <w:textAlignment w:val="baseline"/>
        <w:rPr>
          <w:rFonts w:asciiTheme="majorBidi" w:hAnsiTheme="majorBidi" w:cstheme="majorBidi"/>
          <w:color w:val="auto"/>
          <w:sz w:val="22"/>
        </w:rPr>
      </w:pPr>
      <w:commentRangeStart w:id="30"/>
      <w:ins w:id="31" w:author="K23.06" w:date="2017-01-04T15:49:00Z">
        <w:r>
          <w:rPr>
            <w:rFonts w:asciiTheme="majorBidi" w:hAnsiTheme="majorBidi" w:cstheme="majorBidi"/>
            <w:color w:val="auto"/>
            <w:sz w:val="22"/>
          </w:rPr>
          <w:t xml:space="preserve"> </w:t>
        </w:r>
      </w:ins>
      <w:commentRangeEnd w:id="30"/>
      <w:ins w:id="32" w:author="K23.06" w:date="2017-01-04T15:50:00Z">
        <w:r>
          <w:rPr>
            <w:rStyle w:val="a8"/>
          </w:rPr>
          <w:commentReference w:id="30"/>
        </w:r>
      </w:ins>
    </w:p>
    <w:tbl>
      <w:tblPr>
        <w:tblStyle w:val="af"/>
        <w:tblW w:w="0" w:type="auto"/>
        <w:tblInd w:w="720" w:type="dxa"/>
        <w:tblLook w:val="04A0" w:firstRow="1" w:lastRow="0" w:firstColumn="1" w:lastColumn="0" w:noHBand="0" w:noVBand="1"/>
      </w:tblPr>
      <w:tblGrid>
        <w:gridCol w:w="4522"/>
        <w:gridCol w:w="4038"/>
      </w:tblGrid>
      <w:tr w:rsidR="00580857" w:rsidRPr="00AC1FEB" w14:paraId="7FF04CB5" w14:textId="77777777" w:rsidTr="00483504">
        <w:tc>
          <w:tcPr>
            <w:tcW w:w="4522" w:type="dxa"/>
          </w:tcPr>
          <w:p w14:paraId="04794F7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5C49DB32">
                <v:shape id="_x0000_i1031" type="#_x0000_t75" style="width:209.25pt;height:204.75pt" o:ole="">
                  <v:imagedata r:id="rId26" o:title=""/>
                </v:shape>
                <o:OLEObject Type="Embed" ProgID="PBrush" ShapeID="_x0000_i1031" DrawAspect="Content" ObjectID="_1545736249" r:id="rId27"/>
              </w:object>
            </w:r>
          </w:p>
        </w:tc>
        <w:tc>
          <w:tcPr>
            <w:tcW w:w="4038" w:type="dxa"/>
          </w:tcPr>
          <w:p w14:paraId="3CEA3497"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6D0AB427" w14:textId="77777777" w:rsidTr="00483504">
        <w:trPr>
          <w:trHeight w:val="273"/>
        </w:trPr>
        <w:tc>
          <w:tcPr>
            <w:tcW w:w="4522" w:type="dxa"/>
          </w:tcPr>
          <w:p w14:paraId="40BBC360" w14:textId="530E2618" w:rsidR="00580857" w:rsidRPr="00224031" w:rsidRDefault="00411C04" w:rsidP="00483504">
            <w:pPr>
              <w:spacing w:after="0" w:line="240" w:lineRule="auto"/>
              <w:ind w:left="0" w:right="120" w:firstLine="0"/>
              <w:jc w:val="center"/>
              <w:textAlignment w:val="baseline"/>
              <w:rPr>
                <w:rFonts w:asciiTheme="majorBidi" w:hAnsiTheme="majorBidi" w:cstheme="majorBidi"/>
                <w:color w:val="0000FF"/>
                <w:szCs w:val="20"/>
              </w:rPr>
            </w:pPr>
            <w:commentRangeStart w:id="33"/>
            <w:r>
              <w:rPr>
                <w:rFonts w:asciiTheme="majorBidi" w:hAnsiTheme="majorBidi" w:cstheme="majorBidi"/>
                <w:b/>
                <w:bCs/>
                <w:color w:val="auto"/>
                <w:sz w:val="22"/>
              </w:rPr>
              <w:t xml:space="preserve"> </w:t>
            </w:r>
            <w:commentRangeEnd w:id="33"/>
            <w:r>
              <w:rPr>
                <w:rStyle w:val="a8"/>
              </w:rPr>
              <w:commentReference w:id="33"/>
            </w:r>
            <w:commentRangeStart w:id="34"/>
            <w:r w:rsidR="00580857">
              <w:rPr>
                <w:rFonts w:asciiTheme="majorBidi" w:hAnsiTheme="majorBidi" w:cstheme="majorBidi"/>
                <w:b/>
                <w:bCs/>
                <w:color w:val="auto"/>
                <w:sz w:val="22"/>
              </w:rPr>
              <w:t>New element design</w:t>
            </w:r>
          </w:p>
        </w:tc>
        <w:tc>
          <w:tcPr>
            <w:tcW w:w="4038" w:type="dxa"/>
          </w:tcPr>
          <w:p w14:paraId="7E430B05"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commentRangeEnd w:id="34"/>
            <w:r>
              <w:rPr>
                <w:rStyle w:val="a8"/>
              </w:rPr>
              <w:commentReference w:id="34"/>
            </w:r>
          </w:p>
        </w:tc>
      </w:tr>
    </w:tbl>
    <w:p w14:paraId="4EAE2764" w14:textId="77777777" w:rsidR="00580857" w:rsidRPr="00AC1FEB"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r>
        <w:rPr>
          <w:rStyle w:val="a8"/>
        </w:rPr>
        <w:commentReference w:id="35"/>
      </w:r>
      <w:r>
        <w:rPr>
          <w:rStyle w:val="a8"/>
        </w:rPr>
        <w:commentReference w:id="36"/>
      </w:r>
    </w:p>
    <w:tbl>
      <w:tblPr>
        <w:tblStyle w:val="af"/>
        <w:tblW w:w="0" w:type="auto"/>
        <w:tblInd w:w="108" w:type="dxa"/>
        <w:tblLook w:val="04A0" w:firstRow="1" w:lastRow="0" w:firstColumn="1" w:lastColumn="0" w:noHBand="0" w:noVBand="1"/>
      </w:tblPr>
      <w:tblGrid>
        <w:gridCol w:w="4820"/>
        <w:gridCol w:w="4352"/>
      </w:tblGrid>
      <w:tr w:rsidR="00580857" w:rsidRPr="00AC1FEB" w14:paraId="1DF6DCEE" w14:textId="77777777" w:rsidTr="00483504">
        <w:tc>
          <w:tcPr>
            <w:tcW w:w="4820" w:type="dxa"/>
          </w:tcPr>
          <w:p w14:paraId="081424F4"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3F13FA" w:rsidRDefault="003F13FA"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F090F" id="Text Box 38" o:spid="_x0000_s1027"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" fillcolor="white [3201]" strokecolor="white [3212]" strokeweight=".5pt">
                      <v:textbox>
                        <w:txbxContent>
                          <w:p w14:paraId="3752656C" w14:textId="77777777" w:rsidR="003F13FA" w:rsidRDefault="003F13FA"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8EA42" id="_x0000_t32" coordsize="21600,21600" o:spt="32" o:oned="t" path="m,l21600,21600e" filled="f">
                      <v:path arrowok="t" fillok="f" o:connecttype="none"/>
                      <o:lock v:ext="edit" shapetype="t"/>
                    </v:shapetype>
                    <v:shape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4B274565">
                      <wp:simplePos x="0" y="0"/>
                      <wp:positionH relativeFrom="column">
                        <wp:posOffset>852170</wp:posOffset>
                      </wp:positionH>
                      <wp:positionV relativeFrom="paragraph">
                        <wp:posOffset>107315</wp:posOffset>
                      </wp:positionV>
                      <wp:extent cx="94297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77777777" w:rsidR="003F13FA" w:rsidRDefault="003F13FA"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28" style="position:absolute;margin-left:67.1pt;margin-top:8.45pt;width:74.2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" fillcolor="white [3201]" strokecolor="black [3200]" strokeweight="1pt">
                      <v:stroke joinstyle="miter"/>
                      <v:textbox>
                        <w:txbxContent>
                          <w:p w14:paraId="62CFA119" w14:textId="77777777" w:rsidR="003F13FA" w:rsidRDefault="003F13FA" w:rsidP="00580857">
                            <w:pPr>
                              <w:spacing w:after="0" w:line="240" w:lineRule="auto"/>
                              <w:ind w:left="0" w:right="0" w:firstLine="0"/>
                              <w:jc w:val="left"/>
                            </w:pPr>
                            <w:r>
                              <w:t>Screen1</w:t>
                            </w:r>
                          </w:p>
                        </w:txbxContent>
                      </v:textbox>
                    </v:oval>
                  </w:pict>
                </mc:Fallback>
              </mc:AlternateContent>
            </w:r>
          </w:p>
          <w:p w14:paraId="26F3352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24EE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C6896BD">
                      <wp:simplePos x="0" y="0"/>
                      <wp:positionH relativeFrom="column">
                        <wp:posOffset>1537970</wp:posOffset>
                      </wp:positionH>
                      <wp:positionV relativeFrom="paragraph">
                        <wp:posOffset>123190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691EC" id="Curved Connector 32" o:spid="_x0000_s1026" type="#_x0000_t38" style="position:absolute;margin-left:121.1pt;margin-top:9.7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Ixryf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5B4C0FE2"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674761EA">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3F13FA" w:rsidRDefault="003F13FA" w:rsidP="00580857">
                                  <w:pPr>
                                    <w:spacing w:line="360" w:lineRule="auto"/>
                                    <w:ind w:left="0" w:right="0" w:firstLine="0"/>
                                    <w:jc w:val="left"/>
                                  </w:pPr>
                                  <w:r>
                                    <w:t>{category =study}</w:t>
                                  </w:r>
                                </w:p>
                                <w:p w14:paraId="4B4BD52F" w14:textId="77777777" w:rsidR="003F13FA" w:rsidRDefault="003F13FA" w:rsidP="00580857">
                                  <w:pPr>
                                    <w:spacing w:line="360" w:lineRule="auto"/>
                                    <w:ind w:left="0" w:right="0" w:firstLine="0"/>
                                    <w:jc w:val="left"/>
                                  </w:pPr>
                                  <w:r>
                                    <w:t>{category =eat and drink}</w:t>
                                  </w:r>
                                </w:p>
                                <w:p w14:paraId="373E5713" w14:textId="77777777" w:rsidR="003F13FA" w:rsidRDefault="003F13FA" w:rsidP="00580857">
                                  <w:pPr>
                                    <w:spacing w:line="360" w:lineRule="auto"/>
                                    <w:ind w:left="0" w:right="0" w:firstLine="0"/>
                                    <w:jc w:val="left"/>
                                  </w:pPr>
                                  <w:r>
                                    <w:t>{category =concerts}</w:t>
                                  </w:r>
                                </w:p>
                                <w:p w14:paraId="6D9F3610" w14:textId="77777777" w:rsidR="003F13FA" w:rsidRDefault="003F13FA" w:rsidP="00580857">
                                  <w:pPr>
                                    <w:spacing w:line="360" w:lineRule="auto"/>
                                    <w:ind w:left="0" w:right="0" w:firstLine="0"/>
                                    <w:jc w:val="left"/>
                                  </w:pPr>
                                </w:p>
                                <w:p w14:paraId="0FE9EC91" w14:textId="77777777" w:rsidR="003F13FA" w:rsidRDefault="003F13FA"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29"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E/TSOUYC&#10;AACqBAAADgAAAAAAAAAAAAAAAAAuAgAAZHJzL2Uyb0RvYy54bWxQSwECLQAUAAYACAAAACEAPG2a&#10;+N8AAAAJAQAADwAAAAAAAAAAAAAAAACgBAAAZHJzL2Rvd25yZXYueG1sUEsFBgAAAAAEAAQA8wAA&#10;AKwFAAAAAA==&#10;" fillcolor="white [3201]" strokecolor="white [3212]" strokeweight=".5pt">
                      <v:textbox>
                        <w:txbxContent>
                          <w:p w14:paraId="68F99EBE" w14:textId="77777777" w:rsidR="003F13FA" w:rsidRDefault="003F13FA" w:rsidP="00580857">
                            <w:pPr>
                              <w:spacing w:line="360" w:lineRule="auto"/>
                              <w:ind w:left="0" w:right="0" w:firstLine="0"/>
                              <w:jc w:val="left"/>
                            </w:pPr>
                            <w:r>
                              <w:t>{category =study}</w:t>
                            </w:r>
                          </w:p>
                          <w:p w14:paraId="4B4BD52F" w14:textId="77777777" w:rsidR="003F13FA" w:rsidRDefault="003F13FA" w:rsidP="00580857">
                            <w:pPr>
                              <w:spacing w:line="360" w:lineRule="auto"/>
                              <w:ind w:left="0" w:right="0" w:firstLine="0"/>
                              <w:jc w:val="left"/>
                            </w:pPr>
                            <w:r>
                              <w:t>{category =eat and drink}</w:t>
                            </w:r>
                          </w:p>
                          <w:p w14:paraId="373E5713" w14:textId="77777777" w:rsidR="003F13FA" w:rsidRDefault="003F13FA" w:rsidP="00580857">
                            <w:pPr>
                              <w:spacing w:line="360" w:lineRule="auto"/>
                              <w:ind w:left="0" w:right="0" w:firstLine="0"/>
                              <w:jc w:val="left"/>
                            </w:pPr>
                            <w:r>
                              <w:t>{category =concerts}</w:t>
                            </w:r>
                          </w:p>
                          <w:p w14:paraId="6D9F3610" w14:textId="77777777" w:rsidR="003F13FA" w:rsidRDefault="003F13FA" w:rsidP="00580857">
                            <w:pPr>
                              <w:spacing w:line="360" w:lineRule="auto"/>
                              <w:ind w:left="0" w:right="0" w:firstLine="0"/>
                              <w:jc w:val="left"/>
                            </w:pPr>
                          </w:p>
                          <w:p w14:paraId="0FE9EC91" w14:textId="77777777" w:rsidR="003F13FA" w:rsidRDefault="003F13FA" w:rsidP="00580857">
                            <w:pPr>
                              <w:spacing w:line="360" w:lineRule="auto"/>
                              <w:ind w:left="0" w:right="0" w:firstLine="0"/>
                              <w:jc w:val="left"/>
                            </w:pPr>
                          </w:p>
                        </w:txbxContent>
                      </v:textbox>
                    </v:shape>
                  </w:pict>
                </mc:Fallback>
              </mc:AlternateContent>
            </w:r>
          </w:p>
          <w:p w14:paraId="100A39B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3F13FA" w:rsidRDefault="003F13FA" w:rsidP="00580857">
                                  <w:pPr>
                                    <w:spacing w:line="360" w:lineRule="auto"/>
                                    <w:ind w:left="0" w:right="0" w:firstLine="0"/>
                                    <w:jc w:val="left"/>
                                  </w:pPr>
                                  <w:r>
                                    <w:t>{category =sports}</w:t>
                                  </w:r>
                                </w:p>
                                <w:p w14:paraId="4C6D33FE" w14:textId="77777777" w:rsidR="003F13FA" w:rsidRDefault="003F13FA" w:rsidP="00580857">
                                  <w:pPr>
                                    <w:spacing w:line="360" w:lineRule="auto"/>
                                    <w:ind w:left="0" w:right="0" w:firstLine="0"/>
                                    <w:jc w:val="left"/>
                                  </w:pPr>
                                  <w:r>
                                    <w:t>{{</w:t>
                                  </w:r>
                                  <w:r w:rsidRPr="00294ED7">
                                    <w:t>category</w:t>
                                  </w:r>
                                  <w:r>
                                    <w:t xml:space="preserve"> =conventions}</w:t>
                                  </w:r>
                                </w:p>
                                <w:p w14:paraId="14707FE0" w14:textId="77777777" w:rsidR="003F13FA" w:rsidRDefault="003F13FA"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30"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Bf5i8Z&#10;SAIAAKoEAAAOAAAAAAAAAAAAAAAAAC4CAABkcnMvZTJvRG9jLnhtbFBLAQItABQABgAIAAAAIQAj&#10;pgHT3wAAAAgBAAAPAAAAAAAAAAAAAAAAAKIEAABkcnMvZG93bnJldi54bWxQSwUGAAAAAAQABADz&#10;AAAArgUAAAAA&#10;" fillcolor="white [3201]" strokecolor="white [3212]" strokeweight=".5pt">
                      <v:textbox>
                        <w:txbxContent>
                          <w:p w14:paraId="5872EFFA" w14:textId="77777777" w:rsidR="003F13FA" w:rsidRDefault="003F13FA" w:rsidP="00580857">
                            <w:pPr>
                              <w:spacing w:line="360" w:lineRule="auto"/>
                              <w:ind w:left="0" w:right="0" w:firstLine="0"/>
                              <w:jc w:val="left"/>
                            </w:pPr>
                            <w:r>
                              <w:t>{category =sports}</w:t>
                            </w:r>
                          </w:p>
                          <w:p w14:paraId="4C6D33FE" w14:textId="77777777" w:rsidR="003F13FA" w:rsidRDefault="003F13FA" w:rsidP="00580857">
                            <w:pPr>
                              <w:spacing w:line="360" w:lineRule="auto"/>
                              <w:ind w:left="0" w:right="0" w:firstLine="0"/>
                              <w:jc w:val="left"/>
                            </w:pPr>
                            <w:r>
                              <w:t>{{</w:t>
                            </w:r>
                            <w:r w:rsidRPr="00294ED7">
                              <w:t>category</w:t>
                            </w:r>
                            <w:r>
                              <w:t xml:space="preserve"> =conventions}</w:t>
                            </w:r>
                          </w:p>
                          <w:p w14:paraId="14707FE0" w14:textId="77777777" w:rsidR="003F13FA" w:rsidRDefault="003F13FA" w:rsidP="00580857">
                            <w:pPr>
                              <w:spacing w:line="360" w:lineRule="auto"/>
                              <w:ind w:left="0" w:right="0" w:firstLine="0"/>
                              <w:jc w:val="left"/>
                            </w:pPr>
                          </w:p>
                        </w:txbxContent>
                      </v:textbox>
                    </v:shape>
                  </w:pict>
                </mc:Fallback>
              </mc:AlternateContent>
            </w:r>
          </w:p>
          <w:p w14:paraId="735477BE" w14:textId="77777777" w:rsidR="00580857" w:rsidRDefault="00580857" w:rsidP="00483504">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225B027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187A889E"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ins w:id="37"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 xml:space="preserve">conventions, </w:t>
            </w:r>
            <w:commentRangeStart w:id="38"/>
            <w:r>
              <w:t>screen1</w:t>
            </w:r>
            <w:commentRangeEnd w:id="38"/>
            <w:r>
              <w:rPr>
                <w:rStyle w:val="a8"/>
              </w:rPr>
              <w:commentReference w:id="38"/>
            </w:r>
            <w:r w:rsidRPr="00E13EDF">
              <w:rPr>
                <w:rFonts w:asciiTheme="majorBidi" w:hAnsiTheme="majorBidi" w:cstheme="majorBidi"/>
              </w:rPr>
              <w:t>};</w:t>
            </w:r>
          </w:p>
          <w:p w14:paraId="2FD7D2C4"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05BD79FB"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E4C82B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del w:id="39" w:author="K23.06" w:date="2017-01-04T15:55:00Z">
              <w:r w:rsidDel="00773D19">
                <w:rPr>
                  <w:rFonts w:asciiTheme="majorBidi" w:hAnsiTheme="majorBidi" w:cstheme="majorBidi"/>
                </w:rPr>
                <w:delText>study</w:delText>
              </w:r>
              <w:r w:rsidRPr="00E13EDF" w:rsidDel="00773D19">
                <w:rPr>
                  <w:rFonts w:asciiTheme="majorBidi" w:hAnsiTheme="majorBidi" w:cstheme="majorBidi"/>
                </w:rPr>
                <w:delText xml:space="preserve"> </w:delText>
              </w:r>
            </w:del>
            <w:ins w:id="40" w:author="K23.06" w:date="2017-01-04T15:55:00Z">
              <w:r>
                <w:rPr>
                  <w:rFonts w:asciiTheme="majorBidi" w:hAnsiTheme="majorBidi" w:cstheme="majorBidi"/>
                </w:rPr>
                <w:t>screen1</w:t>
              </w:r>
              <w:r w:rsidRPr="00E13EDF">
                <w:rPr>
                  <w:rFonts w:asciiTheme="majorBidi" w:hAnsiTheme="majorBidi" w:cstheme="majorBidi"/>
                </w:rPr>
                <w:t xml:space="preserve"> </w:t>
              </w:r>
            </w:ins>
            <w:r w:rsidRPr="00E13EDF">
              <w:rPr>
                <w:rFonts w:asciiTheme="majorBidi" w:hAnsiTheme="majorBidi" w:cstheme="majorBidi"/>
              </w:rPr>
              <w:t xml:space="preserve">-&gt; </w:t>
            </w:r>
          </w:p>
          <w:p w14:paraId="7E2EBAA8"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483504">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519B631" w14:textId="77777777" w:rsidR="00580857"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566F4F90"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4C386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p>
          <w:p w14:paraId="121BBEC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483504">
        <w:tc>
          <w:tcPr>
            <w:tcW w:w="4820" w:type="dxa"/>
          </w:tcPr>
          <w:p w14:paraId="22864F1C"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commentRangeStart w:id="41"/>
            <w:r w:rsidRPr="00224031">
              <w:rPr>
                <w:rFonts w:asciiTheme="majorBidi" w:hAnsiTheme="majorBidi" w:cstheme="majorBidi"/>
                <w:color w:val="auto"/>
                <w:szCs w:val="20"/>
              </w:rPr>
              <w:t>Fig 2:</w:t>
            </w:r>
            <w:commentRangeEnd w:id="41"/>
            <w:r>
              <w:rPr>
                <w:rStyle w:val="a8"/>
              </w:rPr>
              <w:commentReference w:id="41"/>
            </w:r>
          </w:p>
        </w:tc>
        <w:tc>
          <w:tcPr>
            <w:tcW w:w="4352" w:type="dxa"/>
          </w:tcPr>
          <w:p w14:paraId="1595A4F0"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26AAB0BD" w14:textId="77777777" w:rsidR="00580857" w:rsidRPr="00AC1FEB" w:rsidRDefault="00580857" w:rsidP="00580857">
      <w:pPr>
        <w:spacing w:after="0" w:line="240" w:lineRule="auto"/>
        <w:ind w:right="120"/>
        <w:jc w:val="left"/>
        <w:textAlignment w:val="baseline"/>
        <w:rPr>
          <w:rFonts w:asciiTheme="majorBidi" w:hAnsiTheme="majorBidi" w:cstheme="majorBidi"/>
          <w:color w:val="0000FF"/>
          <w:sz w:val="22"/>
        </w:rPr>
      </w:pPr>
    </w:p>
    <w:p w14:paraId="7D4B16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44B6B60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w:t>
      </w:r>
      <w:commentRangeStart w:id="42"/>
      <w:r>
        <w:rPr>
          <w:rFonts w:asciiTheme="majorBidi" w:hAnsiTheme="majorBidi" w:cstheme="majorBidi"/>
          <w:b/>
          <w:bCs/>
          <w:color w:val="auto"/>
          <w:sz w:val="22"/>
        </w:rPr>
        <w:t>Screen, defaultval=val &gt;</w:t>
      </w:r>
      <w:commentRangeEnd w:id="42"/>
      <w:r>
        <w:rPr>
          <w:rStyle w:val="a8"/>
        </w:rPr>
        <w:commentReference w:id="42"/>
      </w:r>
      <w:r>
        <w:rPr>
          <w:rFonts w:asciiTheme="majorBidi" w:hAnsiTheme="majorBidi" w:cstheme="majorBidi"/>
          <w:b/>
          <w:bCs/>
          <w:color w:val="auto"/>
          <w:sz w:val="22"/>
        </w:rPr>
        <w:t xml:space="preserve"> </w:t>
      </w:r>
    </w:p>
    <w:p w14:paraId="3070FDD6"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79C6BA6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commentRangeStart w:id="43"/>
      <w:r>
        <w:rPr>
          <w:rFonts w:asciiTheme="majorBidi" w:hAnsiTheme="majorBidi" w:cstheme="majorBidi"/>
          <w:b/>
          <w:bCs/>
          <w:color w:val="auto"/>
          <w:sz w:val="22"/>
        </w:rPr>
        <w:t>If SelectedVal = 0</w:t>
      </w:r>
    </w:p>
    <w:p w14:paraId="57EAF6E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6C101B18"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0EC539E"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5509D7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40B548CD"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05B6BC44"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4E611D5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7EB0A6D7"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59FD846F"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DCE79C0"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p>
    <w:p w14:paraId="2521BC61"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If SelectedVal = N-1</w:t>
      </w:r>
    </w:p>
    <w:p w14:paraId="1A449202"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commentRangeEnd w:id="43"/>
      <w:r>
        <w:rPr>
          <w:rStyle w:val="a8"/>
        </w:rPr>
        <w:commentReference w:id="43"/>
      </w:r>
    </w:p>
    <w:p w14:paraId="53A2161D" w14:textId="77777777" w:rsidR="00580857"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0C374A01" w14:textId="77777777" w:rsidR="00580857" w:rsidRPr="00AC1FEB" w:rsidRDefault="00580857" w:rsidP="00580857">
      <w:pPr>
        <w:spacing w:after="0" w:line="240" w:lineRule="auto"/>
        <w:ind w:left="36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580857">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tbl>
      <w:tblPr>
        <w:tblStyle w:val="af"/>
        <w:tblW w:w="0" w:type="auto"/>
        <w:tblInd w:w="-5" w:type="dxa"/>
        <w:tblLook w:val="04A0" w:firstRow="1" w:lastRow="0" w:firstColumn="1" w:lastColumn="0" w:noHBand="0" w:noVBand="1"/>
      </w:tblPr>
      <w:tblGrid>
        <w:gridCol w:w="4911"/>
        <w:gridCol w:w="4331"/>
      </w:tblGrid>
      <w:tr w:rsidR="00580857" w:rsidRPr="00AC1FEB" w14:paraId="20AD2A19" w14:textId="77777777" w:rsidTr="00483504">
        <w:trPr>
          <w:trHeight w:val="4166"/>
        </w:trPr>
        <w:tc>
          <w:tcPr>
            <w:tcW w:w="4911" w:type="dxa"/>
          </w:tcPr>
          <w:p w14:paraId="781F52D1"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032" type="#_x0000_t75" style="width:227.25pt;height:178.5pt" o:ole="">
                  <v:imagedata r:id="rId28" o:title=""/>
                </v:shape>
                <o:OLEObject Type="Embed" ProgID="PBrush" ShapeID="_x0000_i1032" DrawAspect="Content" ObjectID="_1545736250" r:id="rId29"/>
              </w:object>
            </w:r>
          </w:p>
        </w:tc>
        <w:tc>
          <w:tcPr>
            <w:tcW w:w="4331" w:type="dxa"/>
          </w:tcPr>
          <w:p w14:paraId="64B9256B" w14:textId="77777777" w:rsidR="00580857" w:rsidRDefault="00580857" w:rsidP="00483504">
            <w:pPr>
              <w:spacing w:after="0" w:line="240" w:lineRule="auto"/>
              <w:ind w:left="0" w:right="120" w:firstLine="0"/>
              <w:jc w:val="left"/>
              <w:textAlignment w:val="baseline"/>
              <w:rPr>
                <w:noProof/>
              </w:rPr>
            </w:pPr>
          </w:p>
          <w:p w14:paraId="2DDD5FB3"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1932A3A7" wp14:editId="46BCFB7C">
                  <wp:extent cx="2047828" cy="2788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580857">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r>
        <w:rPr>
          <w:rStyle w:val="a8"/>
        </w:rPr>
        <w:commentReference w:id="44"/>
      </w:r>
    </w:p>
    <w:tbl>
      <w:tblPr>
        <w:tblStyle w:val="af"/>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73EDD"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276F29FA">
                      <wp:simplePos x="0" y="0"/>
                      <wp:positionH relativeFrom="column">
                        <wp:posOffset>908050</wp:posOffset>
                      </wp:positionH>
                      <wp:positionV relativeFrom="paragraph">
                        <wp:posOffset>112395</wp:posOffset>
                      </wp:positionV>
                      <wp:extent cx="94297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77777777" w:rsidR="003F13FA" w:rsidRDefault="003F13FA"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31" style="position:absolute;margin-left:71.5pt;margin-top:8.85pt;width:74.2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" fillcolor="white [3201]" strokecolor="black [3200]" strokeweight="1pt">
                      <v:stroke joinstyle="miter"/>
                      <v:textbox>
                        <w:txbxContent>
                          <w:p w14:paraId="3772421B" w14:textId="77777777" w:rsidR="003F13FA" w:rsidRDefault="003F13FA" w:rsidP="00580857">
                            <w:pPr>
                              <w:spacing w:after="0" w:line="240" w:lineRule="auto"/>
                              <w:ind w:left="0" w:right="0" w:firstLine="0"/>
                              <w:jc w:val="left"/>
                            </w:pPr>
                            <w:r>
                              <w:t>Screen1</w:t>
                            </w:r>
                          </w:p>
                        </w:txbxContent>
                      </v:textbox>
                    </v:oval>
                  </w:pict>
                </mc:Fallback>
              </mc:AlternateContent>
            </w:r>
          </w:p>
          <w:p w14:paraId="7B79E16A"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2043B"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68B1367">
                      <wp:simplePos x="0" y="0"/>
                      <wp:positionH relativeFrom="column">
                        <wp:posOffset>946150</wp:posOffset>
                      </wp:positionH>
                      <wp:positionV relativeFrom="paragraph">
                        <wp:posOffset>104140</wp:posOffset>
                      </wp:positionV>
                      <wp:extent cx="942975" cy="323850"/>
                      <wp:effectExtent l="0" t="0" r="28575" b="19050"/>
                      <wp:wrapNone/>
                      <wp:docPr id="56" name="Oval 5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77777777" w:rsidR="003F13FA" w:rsidRDefault="003F13FA" w:rsidP="00580857">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32" style="position:absolute;margin-left:74.5pt;margin-top:8.2pt;width:74.2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" fillcolor="white [3201]" strokecolor="black [3200]" strokeweight="1pt">
                      <v:stroke joinstyle="miter"/>
                      <v:textbox>
                        <w:txbxContent>
                          <w:p w14:paraId="11890E12" w14:textId="77777777" w:rsidR="003F13FA" w:rsidRDefault="003F13FA" w:rsidP="00580857">
                            <w:pPr>
                              <w:spacing w:after="0" w:line="240" w:lineRule="auto"/>
                              <w:ind w:left="0" w:right="0" w:firstLine="0"/>
                              <w:jc w:val="left"/>
                            </w:pPr>
                            <w:r>
                              <w:t>Screen2</w:t>
                            </w:r>
                          </w:p>
                        </w:txbxContent>
                      </v:textbox>
                    </v:oval>
                  </w:pict>
                </mc:Fallback>
              </mc:AlternateContent>
            </w:r>
          </w:p>
          <w:p w14:paraId="09E340BA"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47CCCAB9"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commentRangeStart w:id="45"/>
            <w:r>
              <w:rPr>
                <w:rFonts w:asciiTheme="majorBidi" w:hAnsiTheme="majorBidi" w:cstheme="majorBidi"/>
                <w:color w:val="0000FF"/>
                <w:sz w:val="22"/>
              </w:rPr>
              <w:t>cond1</w:t>
            </w:r>
            <w:r w:rsidRPr="00156065">
              <w:rPr>
                <w:rFonts w:asciiTheme="majorBidi" w:hAnsiTheme="majorBidi" w:cstheme="majorBidi"/>
                <w:color w:val="0000FF"/>
                <w:sz w:val="22"/>
              </w:rPr>
              <w:t>}</w:t>
            </w:r>
            <w:commentRangeEnd w:id="45"/>
            <w:r>
              <w:rPr>
                <w:rStyle w:val="a8"/>
              </w:rPr>
              <w:commentReference w:id="45"/>
            </w:r>
            <w:r w:rsidRPr="00156065">
              <w:rPr>
                <w:rFonts w:asciiTheme="majorBidi" w:hAnsiTheme="majorBidi" w:cstheme="majorBidi"/>
                <w:color w:val="0000FF"/>
                <w:sz w:val="22"/>
              </w:rPr>
              <w:t>;</w:t>
            </w:r>
          </w:p>
          <w:p w14:paraId="1689EA42"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43ECB1A7"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commentRangeStart w:id="46"/>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commentRangeEnd w:id="46"/>
            <w:r>
              <w:rPr>
                <w:rStyle w:val="a8"/>
              </w:rPr>
              <w:commentReference w:id="46"/>
            </w:r>
          </w:p>
          <w:p w14:paraId="6A683F0A"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15940C5D"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27D9DF4"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53A45BA3" w14:textId="5491D6C0" w:rsidR="00580857" w:rsidDel="00E72534" w:rsidRDefault="00702959" w:rsidP="00702959">
            <w:pPr>
              <w:spacing w:after="0" w:line="240" w:lineRule="auto"/>
              <w:ind w:left="0" w:right="120" w:firstLine="0"/>
              <w:jc w:val="left"/>
              <w:textAlignment w:val="baseline"/>
              <w:rPr>
                <w:del w:id="47" w:author="K23.06" w:date="2017-01-04T16:30:00Z"/>
                <w:rFonts w:asciiTheme="majorBidi" w:hAnsiTheme="majorBidi" w:cstheme="majorBidi"/>
                <w:color w:val="0000FF"/>
                <w:sz w:val="22"/>
              </w:rPr>
            </w:pPr>
            <w:r>
              <w:rPr>
                <w:rFonts w:asciiTheme="majorBidi" w:hAnsiTheme="majorBidi" w:cstheme="majorBidi"/>
                <w:color w:val="0000FF"/>
                <w:sz w:val="22"/>
              </w:rPr>
              <w:t>od</w:t>
            </w:r>
            <w:del w:id="48" w:author="K23.06" w:date="2017-01-04T16:30:00Z">
              <w:r w:rsidR="00580857" w:rsidRPr="00156065" w:rsidDel="00E72534">
                <w:rPr>
                  <w:rFonts w:asciiTheme="majorBidi" w:hAnsiTheme="majorBidi" w:cstheme="majorBidi"/>
                  <w:color w:val="0000FF"/>
                  <w:sz w:val="22"/>
                </w:rPr>
                <w:delText>:: state==</w:delText>
              </w:r>
              <w:r w:rsidR="00580857" w:rsidDel="00E72534">
                <w:rPr>
                  <w:rFonts w:asciiTheme="majorBidi" w:hAnsiTheme="majorBidi" w:cstheme="majorBidi"/>
                  <w:color w:val="0000FF"/>
                  <w:sz w:val="22"/>
                </w:rPr>
                <w:delText xml:space="preserve"> screen1</w:delText>
              </w:r>
              <w:r w:rsidR="00580857" w:rsidRPr="00156065" w:rsidDel="00E72534">
                <w:rPr>
                  <w:rFonts w:asciiTheme="majorBidi" w:hAnsiTheme="majorBidi" w:cstheme="majorBidi"/>
                  <w:color w:val="0000FF"/>
                  <w:sz w:val="22"/>
                </w:rPr>
                <w:delText xml:space="preserve">-&gt; if :: </w:delText>
              </w:r>
              <w:r w:rsidR="00580857" w:rsidDel="00E72534">
                <w:rPr>
                  <w:rFonts w:asciiTheme="majorBidi" w:hAnsiTheme="majorBidi" w:cstheme="majorBidi"/>
                  <w:color w:val="0000FF"/>
                  <w:sz w:val="22"/>
                </w:rPr>
                <w:delText>cond!=cond1</w:delText>
              </w:r>
              <w:r w:rsidR="00580857"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483504">
            <w:pPr>
              <w:spacing w:after="0" w:line="240" w:lineRule="auto"/>
              <w:ind w:left="0" w:right="120" w:firstLine="0"/>
              <w:jc w:val="left"/>
              <w:textAlignment w:val="baseline"/>
              <w:rPr>
                <w:del w:id="49" w:author="K23.06" w:date="2017-01-04T16:30:00Z"/>
                <w:rFonts w:asciiTheme="majorBidi" w:hAnsiTheme="majorBidi" w:cstheme="majorBidi"/>
                <w:color w:val="0000FF"/>
                <w:sz w:val="22"/>
              </w:rPr>
            </w:pPr>
            <w:del w:id="50"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483504">
            <w:pPr>
              <w:spacing w:after="0" w:line="240" w:lineRule="auto"/>
              <w:ind w:left="0" w:right="120" w:firstLine="0"/>
              <w:jc w:val="left"/>
              <w:textAlignment w:val="baseline"/>
              <w:rPr>
                <w:del w:id="51" w:author="K23.06" w:date="2017-01-04T16:30:00Z"/>
                <w:rFonts w:asciiTheme="majorBidi" w:hAnsiTheme="majorBidi" w:cstheme="majorBidi"/>
                <w:color w:val="0000FF"/>
                <w:sz w:val="22"/>
              </w:rPr>
            </w:pPr>
            <w:del w:id="52"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483504">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580857">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580857">
      <w:pPr>
        <w:spacing w:after="0" w:line="240" w:lineRule="auto"/>
        <w:ind w:left="720" w:right="120" w:firstLine="0"/>
        <w:jc w:val="right"/>
        <w:textAlignment w:val="baseline"/>
        <w:rPr>
          <w:del w:id="53" w:author="K23.06" w:date="2017-01-04T16:30:00Z"/>
          <w:rFonts w:asciiTheme="majorBidi" w:hAnsiTheme="majorBidi" w:cstheme="majorBidi"/>
          <w:noProof/>
          <w:color w:val="0000FF"/>
          <w:sz w:val="22"/>
        </w:rPr>
      </w:pPr>
      <w:r>
        <w:rPr>
          <w:rStyle w:val="a8"/>
        </w:rPr>
        <w:commentReference w:id="54"/>
      </w:r>
    </w:p>
    <w:p w14:paraId="1F38A38C" w14:textId="77777777" w:rsidR="00580857" w:rsidDel="00E72534" w:rsidRDefault="00580857" w:rsidP="00580857">
      <w:pPr>
        <w:spacing w:after="0" w:line="240" w:lineRule="auto"/>
        <w:ind w:left="720" w:right="120" w:firstLine="0"/>
        <w:jc w:val="right"/>
        <w:textAlignment w:val="baseline"/>
        <w:rPr>
          <w:del w:id="55" w:author="K23.06" w:date="2017-01-04T16:30:00Z"/>
          <w:rFonts w:asciiTheme="majorBidi" w:hAnsiTheme="majorBidi" w:cstheme="majorBidi"/>
          <w:noProof/>
          <w:color w:val="0000FF"/>
          <w:sz w:val="22"/>
        </w:rPr>
      </w:pPr>
    </w:p>
    <w:p w14:paraId="5AE6E1BD" w14:textId="77777777" w:rsidR="00580857" w:rsidRDefault="00580857" w:rsidP="00580857">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580857">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580857">
      <w:pPr>
        <w:numPr>
          <w:ilvl w:val="0"/>
          <w:numId w:val="30"/>
        </w:numPr>
        <w:spacing w:after="120" w:line="240" w:lineRule="auto"/>
        <w:ind w:right="120"/>
        <w:jc w:val="left"/>
        <w:textAlignment w:val="baseline"/>
        <w:rPr>
          <w:rFonts w:asciiTheme="majorBidi" w:hAnsiTheme="majorBidi" w:cstheme="majorBidi"/>
          <w:color w:val="auto"/>
          <w:sz w:val="22"/>
        </w:rPr>
      </w:pPr>
      <w:commentRangeStart w:id="56"/>
      <w:r w:rsidRPr="00224031">
        <w:rPr>
          <w:rFonts w:asciiTheme="majorBidi" w:hAnsiTheme="majorBidi" w:cstheme="majorBidi"/>
          <w:b/>
          <w:bCs/>
          <w:color w:val="auto"/>
          <w:sz w:val="22"/>
        </w:rPr>
        <w:t>defined/undefined:</w:t>
      </w:r>
      <w:r w:rsidRPr="00224031">
        <w:rPr>
          <w:rFonts w:asciiTheme="majorBidi" w:hAnsiTheme="majorBidi" w:cstheme="majorBidi"/>
          <w:color w:val="auto"/>
          <w:sz w:val="22"/>
        </w:rPr>
        <w:t xml:space="preserve"> </w:t>
      </w:r>
      <w:commentRangeEnd w:id="56"/>
      <w:r>
        <w:rPr>
          <w:rStyle w:val="a8"/>
        </w:rPr>
        <w:commentReference w:id="56"/>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580857">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57"/>
      <w:r w:rsidRPr="00AC1FEB">
        <w:rPr>
          <w:rFonts w:asciiTheme="majorBidi" w:hAnsiTheme="majorBidi" w:cstheme="majorBidi"/>
          <w:color w:val="auto"/>
          <w:szCs w:val="20"/>
          <w:shd w:val="clear" w:color="auto" w:fill="FFFFFF"/>
        </w:rPr>
        <w:t>e</w:t>
      </w:r>
      <w:commentRangeEnd w:id="57"/>
      <w:r>
        <w:rPr>
          <w:rStyle w:val="a8"/>
        </w:rPr>
        <w:commentReference w:id="57"/>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af"/>
        <w:tblW w:w="0" w:type="auto"/>
        <w:tblInd w:w="-5" w:type="dxa"/>
        <w:tblLook w:val="04A0" w:firstRow="1" w:lastRow="0" w:firstColumn="1" w:lastColumn="0" w:noHBand="0" w:noVBand="1"/>
      </w:tblPr>
      <w:tblGrid>
        <w:gridCol w:w="5273"/>
        <w:gridCol w:w="4012"/>
      </w:tblGrid>
      <w:tr w:rsidR="00580857" w:rsidRPr="00AC1FEB" w14:paraId="4082261A" w14:textId="77777777" w:rsidTr="00483504">
        <w:tc>
          <w:tcPr>
            <w:tcW w:w="4962" w:type="dxa"/>
          </w:tcPr>
          <w:p w14:paraId="64B2C232"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033" type="#_x0000_t75" style="width:246.75pt;height:231.75pt" o:ole="">
                  <v:imagedata r:id="rId31" o:title=""/>
                </v:shape>
                <o:OLEObject Type="Embed" ProgID="PBrush" ShapeID="_x0000_i1033" DrawAspect="Content" ObjectID="_1545736251" r:id="rId32"/>
              </w:object>
            </w:r>
          </w:p>
        </w:tc>
        <w:tc>
          <w:tcPr>
            <w:tcW w:w="4252" w:type="dxa"/>
          </w:tcPr>
          <w:p w14:paraId="38D0E230" w14:textId="77777777" w:rsidR="00580857" w:rsidRPr="00AC1FEB" w:rsidRDefault="00580857" w:rsidP="00483504">
            <w:pPr>
              <w:spacing w:after="0" w:line="240" w:lineRule="auto"/>
              <w:ind w:left="0" w:right="120" w:firstLine="0"/>
              <w:jc w:val="left"/>
              <w:textAlignment w:val="baseline"/>
              <w:rPr>
                <w:rFonts w:asciiTheme="majorBidi" w:hAnsiTheme="majorBidi" w:cstheme="majorBidi"/>
              </w:rPr>
            </w:pPr>
            <w:r>
              <w:object w:dxaOrig="3015" w:dyaOrig="3765" w14:anchorId="3F22DBAE">
                <v:shape id="_x0000_i1034" type="#_x0000_t75" style="width:169.5pt;height:226.5pt" o:ole="">
                  <v:imagedata r:id="rId33" o:title=""/>
                </v:shape>
                <o:OLEObject Type="Embed" ProgID="PBrush" ShapeID="_x0000_i1034" DrawAspect="Content" ObjectID="_1545736252" r:id="rId34"/>
              </w:object>
            </w:r>
          </w:p>
        </w:tc>
      </w:tr>
      <w:tr w:rsidR="00580857" w:rsidRPr="00AC1FEB" w14:paraId="77A3E037" w14:textId="77777777" w:rsidTr="00483504">
        <w:tc>
          <w:tcPr>
            <w:tcW w:w="4962" w:type="dxa"/>
          </w:tcPr>
          <w:p w14:paraId="5BFC850A" w14:textId="77777777" w:rsidR="00580857" w:rsidRPr="00224031" w:rsidRDefault="00580857" w:rsidP="00483504">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483504">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580857">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580857">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580857">
      <w:pPr>
        <w:rPr>
          <w:rFonts w:asciiTheme="majorBidi" w:hAnsiTheme="majorBidi" w:cstheme="majorBidi"/>
        </w:rPr>
      </w:pPr>
    </w:p>
    <w:p w14:paraId="60A6468B" w14:textId="77777777" w:rsidR="00580857" w:rsidRDefault="00580857" w:rsidP="00580857">
      <w:pPr>
        <w:rPr>
          <w:rFonts w:asciiTheme="majorBidi" w:hAnsiTheme="majorBidi" w:cstheme="majorBidi"/>
        </w:rPr>
      </w:pPr>
    </w:p>
    <w:p w14:paraId="65ED3D27" w14:textId="77777777" w:rsidR="00580857" w:rsidRDefault="00580857" w:rsidP="00580857">
      <w:pPr>
        <w:rPr>
          <w:rFonts w:asciiTheme="majorBidi" w:hAnsiTheme="majorBidi" w:cstheme="majorBidi"/>
        </w:rPr>
      </w:pPr>
    </w:p>
    <w:p w14:paraId="594FE845" w14:textId="77777777" w:rsidR="00580857" w:rsidRDefault="00580857" w:rsidP="00580857">
      <w:pPr>
        <w:rPr>
          <w:rFonts w:asciiTheme="majorBidi" w:hAnsiTheme="majorBidi" w:cstheme="majorBidi"/>
        </w:rPr>
      </w:pPr>
    </w:p>
    <w:p w14:paraId="698E7681" w14:textId="77777777" w:rsidR="00580857" w:rsidRDefault="00580857" w:rsidP="00580857">
      <w:pPr>
        <w:rPr>
          <w:rFonts w:asciiTheme="majorBidi" w:hAnsiTheme="majorBidi" w:cstheme="majorBidi"/>
        </w:rPr>
      </w:pPr>
    </w:p>
    <w:p w14:paraId="19653218" w14:textId="77777777" w:rsidR="00580857" w:rsidRDefault="00580857" w:rsidP="00580857">
      <w:pPr>
        <w:rPr>
          <w:rFonts w:asciiTheme="majorBidi" w:hAnsiTheme="majorBidi" w:cstheme="majorBidi"/>
        </w:rPr>
      </w:pPr>
    </w:p>
    <w:p w14:paraId="5A3F8687" w14:textId="77777777" w:rsidR="00580857" w:rsidRDefault="00580857" w:rsidP="00580857">
      <w:pPr>
        <w:rPr>
          <w:rFonts w:asciiTheme="majorBidi" w:hAnsiTheme="majorBidi" w:cstheme="majorBidi"/>
        </w:rPr>
      </w:pPr>
    </w:p>
    <w:p w14:paraId="5218D1A4" w14:textId="77777777" w:rsidR="00580857" w:rsidRDefault="00580857" w:rsidP="00580857">
      <w:pPr>
        <w:rPr>
          <w:rFonts w:asciiTheme="majorBidi" w:hAnsiTheme="majorBidi" w:cstheme="majorBidi"/>
        </w:rPr>
      </w:pPr>
    </w:p>
    <w:p w14:paraId="1D2F704C" w14:textId="77777777" w:rsidR="00580857" w:rsidRDefault="00580857" w:rsidP="00580857">
      <w:pPr>
        <w:rPr>
          <w:rFonts w:asciiTheme="majorBidi" w:hAnsiTheme="majorBidi" w:cstheme="majorBidi"/>
        </w:rPr>
      </w:pPr>
    </w:p>
    <w:p w14:paraId="3FF3E6C8" w14:textId="77777777" w:rsidR="00580857" w:rsidRDefault="00580857" w:rsidP="00580857">
      <w:pPr>
        <w:rPr>
          <w:rFonts w:asciiTheme="majorBidi" w:hAnsiTheme="majorBidi" w:cstheme="majorBidi"/>
        </w:rPr>
      </w:pPr>
    </w:p>
    <w:p w14:paraId="0AE951F6" w14:textId="77777777" w:rsidR="00580857" w:rsidRDefault="00580857" w:rsidP="00580857">
      <w:pPr>
        <w:rPr>
          <w:rFonts w:asciiTheme="majorBidi" w:hAnsiTheme="majorBidi" w:cstheme="majorBidi"/>
        </w:rPr>
      </w:pPr>
    </w:p>
    <w:p w14:paraId="33FA12E6" w14:textId="77777777" w:rsidR="00580857" w:rsidRDefault="00580857" w:rsidP="00580857">
      <w:pPr>
        <w:rPr>
          <w:rFonts w:asciiTheme="majorBidi" w:hAnsiTheme="majorBidi" w:cstheme="majorBidi"/>
        </w:rPr>
      </w:pPr>
    </w:p>
    <w:p w14:paraId="1BB3D4CD" w14:textId="77777777" w:rsidR="00580857" w:rsidRDefault="00580857" w:rsidP="00580857">
      <w:pPr>
        <w:rPr>
          <w:rFonts w:asciiTheme="majorBidi" w:hAnsiTheme="majorBidi" w:cstheme="majorBidi"/>
        </w:rPr>
      </w:pPr>
    </w:p>
    <w:p w14:paraId="5CF78EBE" w14:textId="77777777" w:rsidR="00580857" w:rsidRDefault="00580857" w:rsidP="00580857">
      <w:pPr>
        <w:rPr>
          <w:rFonts w:asciiTheme="majorBidi" w:hAnsiTheme="majorBidi" w:cstheme="majorBidi"/>
        </w:rPr>
      </w:pPr>
    </w:p>
    <w:p w14:paraId="202BF9CC" w14:textId="77777777" w:rsidR="00580857" w:rsidRDefault="00580857" w:rsidP="00580857">
      <w:pPr>
        <w:rPr>
          <w:rFonts w:asciiTheme="majorBidi" w:hAnsiTheme="majorBidi" w:cstheme="majorBidi"/>
        </w:rPr>
      </w:pPr>
    </w:p>
    <w:p w14:paraId="521ADABB" w14:textId="77777777" w:rsidR="00580857" w:rsidRDefault="00580857" w:rsidP="00580857">
      <w:pPr>
        <w:rPr>
          <w:rFonts w:asciiTheme="majorBidi" w:hAnsiTheme="majorBidi" w:cstheme="majorBidi"/>
        </w:rPr>
      </w:pPr>
    </w:p>
    <w:tbl>
      <w:tblPr>
        <w:tblStyle w:val="af"/>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3F13FA" w:rsidRDefault="003F13FA"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33"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" fillcolor="white [3201]" strokecolor="white [3212]" strokeweight=".5pt">
                      <v:textbox>
                        <w:txbxContent>
                          <w:p w14:paraId="1DBE8282" w14:textId="77777777" w:rsidR="003F13FA" w:rsidRDefault="003F13FA"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5063D"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3F13FA" w:rsidRDefault="003F13FA"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34"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ZHzT6GkCAAAb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3DC435D6" w14:textId="77777777" w:rsidR="003F13FA" w:rsidRDefault="003F13FA"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FEC5B"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483504">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3F13FA" w:rsidRDefault="003F13FA"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35"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" fillcolor="white [3201]" strokecolor="white [3212]" strokeweight=".5pt">
                      <v:textbox>
                        <w:txbxContent>
                          <w:p w14:paraId="08DBB4F2" w14:textId="77777777" w:rsidR="003F13FA" w:rsidRDefault="003F13FA"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483504">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483504">
            <w:pPr>
              <w:ind w:left="0" w:firstLine="0"/>
              <w:rPr>
                <w:rFonts w:asciiTheme="majorBidi" w:hAnsiTheme="majorBidi" w:cstheme="majorBidi"/>
              </w:rPr>
            </w:pPr>
          </w:p>
        </w:tc>
        <w:tc>
          <w:tcPr>
            <w:tcW w:w="4466" w:type="dxa"/>
          </w:tcPr>
          <w:p w14:paraId="61B320E9"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p>
          <w:p w14:paraId="30027FAF" w14:textId="77777777" w:rsidR="00580857"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C479EE1"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483504">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483504">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483504">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483504">
            <w:pPr>
              <w:ind w:left="0" w:firstLine="0"/>
              <w:rPr>
                <w:rFonts w:asciiTheme="majorBidi" w:hAnsiTheme="majorBidi" w:cstheme="majorBidi"/>
              </w:rPr>
            </w:pPr>
          </w:p>
        </w:tc>
        <w:tc>
          <w:tcPr>
            <w:tcW w:w="4466" w:type="dxa"/>
          </w:tcPr>
          <w:p w14:paraId="54B19E1D" w14:textId="77777777" w:rsidR="00580857" w:rsidRDefault="00580857" w:rsidP="00483504">
            <w:pPr>
              <w:ind w:left="0" w:firstLine="0"/>
              <w:rPr>
                <w:rFonts w:asciiTheme="majorBidi" w:hAnsiTheme="majorBidi" w:cstheme="majorBidi"/>
              </w:rPr>
            </w:pPr>
          </w:p>
        </w:tc>
      </w:tr>
    </w:tbl>
    <w:p w14:paraId="6B69AF10" w14:textId="77777777" w:rsidR="00987AC9" w:rsidRPr="00987AC9" w:rsidRDefault="00987AC9" w:rsidP="00987AC9">
      <w:pPr>
        <w:pStyle w:val="ae"/>
        <w:spacing w:before="240" w:after="120" w:line="264" w:lineRule="auto"/>
        <w:ind w:left="0" w:right="0" w:firstLine="0"/>
        <w:rPr>
          <w:rFonts w:asciiTheme="majorBidi" w:hAnsiTheme="majorBidi" w:cstheme="majorBidi"/>
          <w:b/>
          <w:bCs/>
          <w:sz w:val="24"/>
          <w:szCs w:val="24"/>
        </w:rPr>
      </w:pPr>
    </w:p>
    <w:p w14:paraId="67F8F349" w14:textId="1F5B15FB" w:rsidR="00987AC9" w:rsidRDefault="00987AC9" w:rsidP="00987AC9">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t>.</w:t>
      </w:r>
    </w:p>
    <w:p w14:paraId="39DACA91" w14:textId="77777777" w:rsidR="008C185C" w:rsidRPr="00326274" w:rsidRDefault="008C185C" w:rsidP="00411C04">
      <w:pPr>
        <w:pStyle w:val="ae"/>
        <w:numPr>
          <w:ilvl w:val="0"/>
          <w:numId w:val="53"/>
        </w:numPr>
        <w:spacing w:after="0"/>
        <w:ind w:right="0"/>
        <w:rPr>
          <w:rFonts w:asciiTheme="majorBidi" w:hAnsiTheme="majorBidi" w:cstheme="majorBidi"/>
          <w:b/>
          <w:bCs/>
          <w:color w:val="auto"/>
          <w:sz w:val="24"/>
          <w:szCs w:val="24"/>
        </w:rPr>
      </w:pPr>
      <w:r w:rsidRPr="00326274">
        <w:rPr>
          <w:rFonts w:asciiTheme="majorBidi" w:eastAsiaTheme="minorEastAsia" w:hAnsiTheme="majorBidi" w:cstheme="majorBidi"/>
          <w:b/>
          <w:bCs/>
          <w:sz w:val="24"/>
          <w:szCs w:val="24"/>
          <w:lang w:bidi="ar-SA"/>
        </w:rPr>
        <w:t>Re-producing the spec of</w:t>
      </w:r>
      <w:r w:rsidR="00411C04">
        <w:rPr>
          <w:rStyle w:val="a8"/>
        </w:rPr>
        <w:commentReference w:id="58"/>
      </w:r>
    </w:p>
    <w:p w14:paraId="7801DB21" w14:textId="77777777" w:rsidR="008C185C" w:rsidRPr="00E91790" w:rsidRDefault="008C185C" w:rsidP="008C185C">
      <w:pPr>
        <w:pStyle w:val="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lastRenderedPageBreak/>
        <w:tab/>
        <w:t>Main activity</w:t>
      </w:r>
    </w:p>
    <w:p w14:paraId="7A408BE7" w14:textId="77777777" w:rsidR="008C185C" w:rsidRPr="00AC1FEB" w:rsidRDefault="008C185C" w:rsidP="008C185C">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8C185C">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8C185C">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af"/>
        <w:tblW w:w="0" w:type="auto"/>
        <w:tblInd w:w="2280" w:type="dxa"/>
        <w:tblLook w:val="04A0" w:firstRow="1" w:lastRow="0" w:firstColumn="1" w:lastColumn="0" w:noHBand="0" w:noVBand="1"/>
      </w:tblPr>
      <w:tblGrid>
        <w:gridCol w:w="2886"/>
      </w:tblGrid>
      <w:tr w:rsidR="008C185C" w:rsidRPr="00AC1FEB" w14:paraId="66EA40A4" w14:textId="77777777" w:rsidTr="00483504">
        <w:tc>
          <w:tcPr>
            <w:tcW w:w="2618" w:type="dxa"/>
          </w:tcPr>
          <w:p w14:paraId="0791294E" w14:textId="77777777" w:rsidR="008C185C" w:rsidRPr="00AC1FEB" w:rsidRDefault="008C185C" w:rsidP="00483504">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035" type="#_x0000_t75" style="width:127.5pt;height:214.5pt" o:ole="">
                  <v:imagedata r:id="rId35" o:title=""/>
                </v:shape>
                <o:OLEObject Type="Embed" ProgID="PBrush" ShapeID="_x0000_i1035" DrawAspect="Content" ObjectID="_1545736253" r:id="rId36"/>
              </w:object>
            </w:r>
          </w:p>
        </w:tc>
      </w:tr>
      <w:tr w:rsidR="008C185C" w:rsidRPr="00AC1FEB" w14:paraId="0ABE321C" w14:textId="77777777" w:rsidTr="00483504">
        <w:tc>
          <w:tcPr>
            <w:tcW w:w="2618" w:type="dxa"/>
          </w:tcPr>
          <w:p w14:paraId="43BED355" w14:textId="77777777" w:rsidR="008C185C" w:rsidRPr="00AC1FEB" w:rsidRDefault="008C185C" w:rsidP="00483504">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8C185C">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8C185C">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8C185C">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8C185C">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8C185C">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8C185C">
      <w:pPr>
        <w:spacing w:line="240" w:lineRule="auto"/>
        <w:ind w:left="0" w:right="120" w:firstLine="0"/>
        <w:jc w:val="left"/>
        <w:rPr>
          <w:rFonts w:asciiTheme="majorBidi" w:hAnsiTheme="majorBidi" w:cstheme="majorBidi"/>
          <w:color w:val="auto"/>
          <w:sz w:val="24"/>
          <w:szCs w:val="24"/>
        </w:rPr>
      </w:pPr>
    </w:p>
    <w:p w14:paraId="305806A0" w14:textId="4EAD41A2" w:rsidR="008C185C" w:rsidRDefault="008C185C" w:rsidP="008C185C">
      <w:pPr>
        <w:spacing w:line="240" w:lineRule="auto"/>
        <w:ind w:left="0" w:right="120" w:firstLine="0"/>
        <w:jc w:val="left"/>
        <w:rPr>
          <w:rFonts w:asciiTheme="majorBidi" w:hAnsiTheme="majorBidi" w:cstheme="majorBidi"/>
          <w:color w:val="auto"/>
          <w:sz w:val="24"/>
          <w:szCs w:val="24"/>
        </w:rPr>
      </w:pPr>
    </w:p>
    <w:p w14:paraId="67BBD1B2" w14:textId="76FEE0A4" w:rsidR="002F7451" w:rsidRDefault="002F7451" w:rsidP="008C185C">
      <w:pPr>
        <w:spacing w:line="240" w:lineRule="auto"/>
        <w:ind w:left="0" w:right="120" w:firstLine="0"/>
        <w:jc w:val="left"/>
        <w:rPr>
          <w:rFonts w:asciiTheme="majorBidi" w:hAnsiTheme="majorBidi" w:cstheme="majorBidi"/>
          <w:color w:val="auto"/>
          <w:sz w:val="24"/>
          <w:szCs w:val="24"/>
        </w:rPr>
      </w:pPr>
    </w:p>
    <w:p w14:paraId="2AFCE851" w14:textId="2EA43737" w:rsidR="002F7451" w:rsidRDefault="002F7451" w:rsidP="008C185C">
      <w:pPr>
        <w:spacing w:line="240" w:lineRule="auto"/>
        <w:ind w:left="0" w:right="120" w:firstLine="0"/>
        <w:jc w:val="left"/>
        <w:rPr>
          <w:rFonts w:asciiTheme="majorBidi" w:hAnsiTheme="majorBidi" w:cstheme="majorBidi"/>
          <w:color w:val="auto"/>
          <w:sz w:val="24"/>
          <w:szCs w:val="24"/>
        </w:rPr>
      </w:pPr>
    </w:p>
    <w:p w14:paraId="6CE704F5" w14:textId="77777777" w:rsidR="002F7451" w:rsidRPr="00AC1FEB" w:rsidRDefault="002F7451" w:rsidP="008C185C">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8C185C">
      <w:pPr>
        <w:pStyle w:val="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lastRenderedPageBreak/>
        <w:t>Create New Event activity:</w:t>
      </w:r>
    </w:p>
    <w:p w14:paraId="5A6F3267" w14:textId="77777777" w:rsidR="008C185C" w:rsidRPr="00AC1FEB" w:rsidRDefault="008C185C" w:rsidP="008C185C">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6F34A5A"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8C185C">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8C185C">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8C185C">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8C185C">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8C185C">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8C185C">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convernation . </w:t>
      </w:r>
    </w:p>
    <w:p w14:paraId="7C50CBEA" w14:textId="77777777" w:rsidR="008C185C" w:rsidRPr="00AC1FEB" w:rsidRDefault="008C185C" w:rsidP="008C185C">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326274">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326274">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8C185C">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8C185C">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the user chooses the default value such as an “off”</w:t>
      </w:r>
    </w:p>
    <w:p w14:paraId="336D22EE" w14:textId="77777777" w:rsidR="008C185C" w:rsidRPr="00AC1FEB" w:rsidRDefault="008C185C" w:rsidP="008C185C">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4908F6EB"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8C185C">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8C185C">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t xml:space="preserve">MoveTO: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8C185C">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8C185C">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8C185C">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050D6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153ADF43" w14:textId="77777777" w:rsidR="002F7451" w:rsidRDefault="008C185C" w:rsidP="00050D60">
      <w:pPr>
        <w:spacing w:line="240" w:lineRule="auto"/>
        <w:ind w:right="120" w:firstLine="0"/>
        <w:jc w:val="left"/>
        <w:rPr>
          <w:rFonts w:asciiTheme="majorBidi" w:hAnsiTheme="majorBidi" w:cstheme="majorBidi"/>
          <w:color w:val="auto"/>
          <w:sz w:val="24"/>
          <w:szCs w:val="24"/>
        </w:rPr>
      </w:pPr>
      <w:r>
        <w:rPr>
          <w:rStyle w:val="a8"/>
        </w:rPr>
        <w:commentReference w:id="59"/>
      </w:r>
    </w:p>
    <w:p w14:paraId="2E8F3565" w14:textId="77777777" w:rsidR="002F7451" w:rsidRDefault="002F7451" w:rsidP="00050D60">
      <w:pPr>
        <w:spacing w:line="240" w:lineRule="auto"/>
        <w:ind w:right="120" w:firstLine="0"/>
        <w:jc w:val="left"/>
        <w:rPr>
          <w:rFonts w:asciiTheme="majorBidi" w:hAnsiTheme="majorBidi" w:cstheme="majorBidi"/>
          <w:color w:val="auto"/>
          <w:sz w:val="24"/>
          <w:szCs w:val="24"/>
        </w:rPr>
      </w:pPr>
    </w:p>
    <w:p w14:paraId="465D5C3B" w14:textId="6AD03F09" w:rsidR="002F7451" w:rsidRDefault="002F7451" w:rsidP="00050D6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color w:val="auto"/>
          <w:sz w:val="24"/>
          <w:szCs w:val="24"/>
        </w:rPr>
        <w:t>UML</w:t>
      </w:r>
    </w:p>
    <w:p w14:paraId="4E2F1CF9" w14:textId="0039DA56" w:rsidR="002F7451" w:rsidRPr="002F7451" w:rsidRDefault="002F7451" w:rsidP="00050D6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noProof/>
          <w:color w:val="auto"/>
          <w:sz w:val="24"/>
          <w:szCs w:val="24"/>
          <w:lang w:bidi="ar-SA"/>
        </w:rPr>
        <w:lastRenderedPageBreak/>
        <w:drawing>
          <wp:anchor distT="0" distB="0" distL="114300" distR="114300" simplePos="0" relativeHeight="251753984" behindDoc="0" locked="0" layoutInCell="1" allowOverlap="1" wp14:anchorId="7783D93B" wp14:editId="0E23F0C0">
            <wp:simplePos x="0" y="0"/>
            <wp:positionH relativeFrom="margin">
              <wp:posOffset>-338455</wp:posOffset>
            </wp:positionH>
            <wp:positionV relativeFrom="margin">
              <wp:align>top</wp:align>
            </wp:positionV>
            <wp:extent cx="8505825" cy="6248400"/>
            <wp:effectExtent l="0" t="0" r="9525" b="0"/>
            <wp:wrapSquare wrapText="bothSides"/>
            <wp:docPr id="20" name="Picture 20" descr="C:\Users\311539647\Downloads\finalproject-master\finalproject-master\UML\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311539647\Downloads\finalproject-master\finalproject-master\UML\Use Case 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05825" cy="6248400"/>
                    </a:xfrm>
                    <a:prstGeom prst="rect">
                      <a:avLst/>
                    </a:prstGeom>
                    <a:noFill/>
                    <a:ln>
                      <a:noFill/>
                    </a:ln>
                  </pic:spPr>
                </pic:pic>
              </a:graphicData>
            </a:graphic>
            <wp14:sizeRelH relativeFrom="margin">
              <wp14:pctWidth>0</wp14:pctWidth>
            </wp14:sizeRelH>
          </wp:anchor>
        </w:drawing>
      </w:r>
    </w:p>
    <w:p w14:paraId="4162F517" w14:textId="36DE10DE" w:rsidR="002F7451" w:rsidRDefault="002F7451" w:rsidP="00050D60">
      <w:pPr>
        <w:spacing w:line="240" w:lineRule="auto"/>
        <w:ind w:right="120" w:firstLine="0"/>
        <w:jc w:val="left"/>
        <w:rPr>
          <w:rFonts w:asciiTheme="majorBidi" w:hAnsiTheme="majorBidi" w:cstheme="majorBidi"/>
          <w:color w:val="auto"/>
          <w:sz w:val="24"/>
          <w:szCs w:val="24"/>
        </w:rPr>
      </w:pPr>
    </w:p>
    <w:p w14:paraId="1325E0BF" w14:textId="310ABAA1" w:rsidR="002F7451" w:rsidRDefault="002F7451" w:rsidP="00050D60">
      <w:pPr>
        <w:spacing w:line="240" w:lineRule="auto"/>
        <w:ind w:right="120" w:firstLine="0"/>
        <w:jc w:val="left"/>
        <w:rPr>
          <w:rFonts w:asciiTheme="majorBidi" w:hAnsiTheme="majorBidi" w:cstheme="majorBidi"/>
          <w:color w:val="auto"/>
          <w:sz w:val="24"/>
          <w:szCs w:val="24"/>
        </w:rPr>
      </w:pPr>
      <w:r w:rsidRPr="002F7451">
        <w:rPr>
          <w:rFonts w:asciiTheme="majorBidi" w:hAnsiTheme="majorBidi" w:cstheme="majorBidi"/>
          <w:b/>
          <w:bCs/>
          <w:noProof/>
          <w:color w:val="auto"/>
          <w:sz w:val="24"/>
          <w:szCs w:val="24"/>
          <w:lang w:bidi="ar-SA"/>
        </w:rPr>
        <w:lastRenderedPageBreak/>
        <w:drawing>
          <wp:inline distT="0" distB="0" distL="0" distR="0" wp14:anchorId="03E79FA2" wp14:editId="22DBD84F">
            <wp:extent cx="7207587" cy="2933700"/>
            <wp:effectExtent l="0" t="0" r="0" b="0"/>
            <wp:docPr id="21" name="Picture 21" descr="C:\Users\311539647\Downloads\finalproject-master\finalproject-master\UML\verf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311539647\Downloads\finalproject-master\finalproject-master\UML\verfic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12850" cy="2935842"/>
                    </a:xfrm>
                    <a:prstGeom prst="rect">
                      <a:avLst/>
                    </a:prstGeom>
                    <a:noFill/>
                    <a:ln>
                      <a:noFill/>
                    </a:ln>
                  </pic:spPr>
                </pic:pic>
              </a:graphicData>
            </a:graphic>
          </wp:inline>
        </w:drawing>
      </w:r>
    </w:p>
    <w:p w14:paraId="174B4FE4" w14:textId="77777777" w:rsidR="002F7451" w:rsidRDefault="002F7451" w:rsidP="00050D60">
      <w:pPr>
        <w:spacing w:line="240" w:lineRule="auto"/>
        <w:ind w:right="120" w:firstLine="0"/>
        <w:jc w:val="left"/>
        <w:rPr>
          <w:rFonts w:asciiTheme="majorBidi" w:hAnsiTheme="majorBidi" w:cstheme="majorBidi"/>
          <w:color w:val="auto"/>
          <w:sz w:val="24"/>
          <w:szCs w:val="24"/>
        </w:rPr>
      </w:pPr>
    </w:p>
    <w:p w14:paraId="27A99772" w14:textId="2ADA646C" w:rsidR="008C185C" w:rsidRPr="002F7451" w:rsidRDefault="00050D60" w:rsidP="00050D6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color w:val="auto"/>
          <w:sz w:val="24"/>
          <w:szCs w:val="24"/>
        </w:rPr>
        <w:t>references:</w:t>
      </w:r>
    </w:p>
    <w:p w14:paraId="50A1A1B9" w14:textId="339D6B2C" w:rsidR="00050D60" w:rsidRPr="00AC1FEB" w:rsidRDefault="00050D60" w:rsidP="00050D60">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8C185C">
      <w:pPr>
        <w:spacing w:line="240" w:lineRule="auto"/>
        <w:ind w:right="120" w:firstLine="0"/>
        <w:jc w:val="left"/>
        <w:rPr>
          <w:rFonts w:asciiTheme="majorBidi" w:hAnsiTheme="majorBidi" w:cstheme="majorBidi"/>
          <w:color w:val="auto"/>
          <w:sz w:val="24"/>
          <w:szCs w:val="24"/>
        </w:rPr>
      </w:pPr>
    </w:p>
    <w:p w14:paraId="62DA4D6B" w14:textId="5B2624CD" w:rsidR="008C185C" w:rsidRPr="00AC1FEB" w:rsidRDefault="008C185C" w:rsidP="008C185C">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8C185C">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8C185C">
      <w:pPr>
        <w:spacing w:after="120" w:line="22" w:lineRule="atLeast"/>
        <w:ind w:left="115" w:right="1454" w:firstLine="0"/>
        <w:rPr>
          <w:rFonts w:asciiTheme="majorBidi" w:hAnsiTheme="majorBidi" w:cstheme="majorBidi"/>
          <w:sz w:val="22"/>
        </w:rPr>
      </w:pPr>
    </w:p>
    <w:p w14:paraId="2D27B14D" w14:textId="77777777" w:rsidR="00B40032" w:rsidRPr="0094686A" w:rsidRDefault="00B40032" w:rsidP="00411C04">
      <w:pPr>
        <w:pStyle w:val="ae"/>
        <w:ind w:firstLine="0"/>
      </w:pPr>
    </w:p>
    <w:sectPr w:rsidR="00B40032" w:rsidRPr="0094686A" w:rsidSect="003F0D0A">
      <w:headerReference w:type="default" r:id="rId39"/>
      <w:footerReference w:type="even" r:id="rId40"/>
      <w:footerReference w:type="default" r:id="rId41"/>
      <w:footerReference w:type="first" r:id="rId42"/>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K23.06" w:date="2017-01-04T18:34:00Z" w:initials="K23.06">
    <w:p w14:paraId="7D63B23C" w14:textId="77777777" w:rsidR="003F13FA" w:rsidRDefault="003F13FA" w:rsidP="00F25A18">
      <w:pPr>
        <w:pStyle w:val="a9"/>
      </w:pPr>
      <w:r>
        <w:rPr>
          <w:rStyle w:val="a8"/>
        </w:rPr>
        <w:annotationRef/>
      </w:r>
      <w:r>
        <w:t>english</w:t>
      </w:r>
    </w:p>
  </w:comment>
  <w:comment w:id="6" w:author="Ahmad Mnasra" w:date="2017-01-12T14:11:00Z" w:initials="AM">
    <w:p w14:paraId="08757218" w14:textId="6C9354DA" w:rsidR="0062612D" w:rsidRDefault="0062612D">
      <w:pPr>
        <w:pStyle w:val="a9"/>
      </w:pPr>
      <w:r>
        <w:rPr>
          <w:rStyle w:val="a8"/>
        </w:rPr>
        <w:annotationRef/>
      </w:r>
      <w:r>
        <w:t>Done</w:t>
      </w:r>
    </w:p>
    <w:p w14:paraId="6B2B1CBD" w14:textId="77777777" w:rsidR="0062612D" w:rsidRDefault="0062612D">
      <w:pPr>
        <w:pStyle w:val="a9"/>
      </w:pPr>
    </w:p>
  </w:comment>
  <w:comment w:id="7" w:author="K23.06" w:date="2017-01-04T18:34:00Z" w:initials="K23.06">
    <w:p w14:paraId="787D6CE4" w14:textId="77777777" w:rsidR="003F13FA" w:rsidRDefault="003F13FA" w:rsidP="00933285">
      <w:pPr>
        <w:pStyle w:val="a9"/>
      </w:pPr>
      <w:r>
        <w:rPr>
          <w:rStyle w:val="a8"/>
        </w:rPr>
        <w:annotationRef/>
      </w:r>
      <w:r>
        <w:t>what is it?</w:t>
      </w:r>
    </w:p>
  </w:comment>
  <w:comment w:id="8" w:author="K23.06" w:date="2017-01-04T18:34:00Z" w:initials="K23.06">
    <w:p w14:paraId="63B6F38F" w14:textId="77777777" w:rsidR="003F13FA" w:rsidRDefault="003F13FA" w:rsidP="00BE6FDB">
      <w:pPr>
        <w:pStyle w:val="a9"/>
      </w:pPr>
      <w:r>
        <w:rPr>
          <w:rStyle w:val="a8"/>
        </w:rPr>
        <w:annotationRef/>
      </w:r>
      <w:r>
        <w:t>?</w:t>
      </w:r>
    </w:p>
  </w:comment>
  <w:comment w:id="10" w:author="K23.06" w:date="2017-01-04T18:34:00Z" w:initials="K23.06">
    <w:p w14:paraId="2D936091" w14:textId="77777777" w:rsidR="003F13FA" w:rsidRDefault="003F13FA" w:rsidP="00BE6FDB">
      <w:pPr>
        <w:pStyle w:val="a9"/>
      </w:pPr>
      <w:r>
        <w:rPr>
          <w:rStyle w:val="a8"/>
        </w:rPr>
        <w:annotationRef/>
      </w:r>
      <w:r>
        <w:t>indexes</w:t>
      </w:r>
    </w:p>
  </w:comment>
  <w:comment w:id="15" w:author="K23.06" w:date="2017-01-04T18:34:00Z" w:initials="K23.06">
    <w:p w14:paraId="540BDA29" w14:textId="77777777" w:rsidR="003F13FA" w:rsidRDefault="003F13FA" w:rsidP="00272910">
      <w:pPr>
        <w:pStyle w:val="a9"/>
      </w:pPr>
      <w:r>
        <w:rPr>
          <w:rStyle w:val="a8"/>
        </w:rPr>
        <w:annotationRef/>
      </w:r>
      <w:r>
        <w:t>english</w:t>
      </w:r>
    </w:p>
  </w:comment>
  <w:comment w:id="16" w:author="K23.06" w:date="2017-01-04T18:34:00Z" w:initials="K23.06">
    <w:p w14:paraId="3C7EFEB8" w14:textId="77777777" w:rsidR="003F13FA" w:rsidRDefault="003F13FA" w:rsidP="000252B7">
      <w:pPr>
        <w:pStyle w:val="a9"/>
      </w:pPr>
      <w:r>
        <w:rPr>
          <w:rStyle w:val="a8"/>
        </w:rPr>
        <w:annotationRef/>
      </w:r>
      <w:r>
        <w:t>link</w:t>
      </w:r>
    </w:p>
  </w:comment>
  <w:comment w:id="17" w:author="Ahmad Mnasra" w:date="2017-01-12T14:11:00Z" w:initials="AM">
    <w:p w14:paraId="7F952F96" w14:textId="3062FCA9" w:rsidR="0062612D" w:rsidRDefault="0062612D">
      <w:pPr>
        <w:pStyle w:val="a9"/>
      </w:pPr>
      <w:r>
        <w:rPr>
          <w:rStyle w:val="a8"/>
        </w:rPr>
        <w:annotationRef/>
      </w:r>
      <w:r>
        <w:t xml:space="preserve">why should put link , if we put that in reference ? </w:t>
      </w:r>
    </w:p>
    <w:p w14:paraId="60839E2F" w14:textId="77777777" w:rsidR="0062612D" w:rsidRDefault="0062612D">
      <w:pPr>
        <w:pStyle w:val="a9"/>
      </w:pPr>
    </w:p>
  </w:comment>
  <w:comment w:id="18" w:author="K23.06" w:date="2017-01-09T16:39:00Z" w:initials="K23.06">
    <w:p w14:paraId="50535317" w14:textId="08E44799" w:rsidR="00067E1C" w:rsidRDefault="00067E1C" w:rsidP="00067E1C">
      <w:pPr>
        <w:pStyle w:val="a9"/>
      </w:pPr>
      <w:r>
        <w:rPr>
          <w:rStyle w:val="a8"/>
        </w:rPr>
        <w:annotationRef/>
      </w:r>
      <w:r>
        <w:t>format</w:t>
      </w:r>
    </w:p>
  </w:comment>
  <w:comment w:id="19" w:author="K23.06" w:date="2017-01-04T18:34:00Z" w:initials="K23.06">
    <w:p w14:paraId="45023914" w14:textId="77777777" w:rsidR="003F13FA" w:rsidRDefault="003F13FA" w:rsidP="00BC2284">
      <w:pPr>
        <w:pStyle w:val="a9"/>
      </w:pPr>
      <w:r>
        <w:rPr>
          <w:rStyle w:val="a8"/>
        </w:rPr>
        <w:annotationRef/>
      </w:r>
      <w:r>
        <w:t>format</w:t>
      </w:r>
    </w:p>
  </w:comment>
  <w:comment w:id="20" w:author="K23.06" w:date="2017-01-04T18:34:00Z" w:initials="K23.06">
    <w:p w14:paraId="5062EAAC" w14:textId="77777777" w:rsidR="003F13FA" w:rsidRDefault="003F13FA" w:rsidP="00D52D18">
      <w:pPr>
        <w:pStyle w:val="a9"/>
      </w:pPr>
      <w:r>
        <w:rPr>
          <w:rStyle w:val="a8"/>
        </w:rPr>
        <w:annotationRef/>
      </w:r>
      <w:r>
        <w:t xml:space="preserve">what is </w:t>
      </w:r>
      <w:r w:rsidRPr="00327154">
        <w:rPr>
          <w:i/>
          <w:iCs/>
        </w:rPr>
        <w:t>formula</w:t>
      </w:r>
      <w:r>
        <w:t>?</w:t>
      </w:r>
    </w:p>
  </w:comment>
  <w:comment w:id="21" w:author="K23.06" w:date="2017-01-09T16:41:00Z" w:initials="K23.06">
    <w:p w14:paraId="02D13A26" w14:textId="3D596D6B" w:rsidR="00067E1C" w:rsidRDefault="00067E1C">
      <w:pPr>
        <w:pStyle w:val="a9"/>
      </w:pPr>
      <w:r>
        <w:rPr>
          <w:rStyle w:val="a8"/>
        </w:rPr>
        <w:annotationRef/>
      </w:r>
      <w:r w:rsidR="0062612D">
        <w:t>N</w:t>
      </w:r>
      <w:r>
        <w:t>ot precise</w:t>
      </w:r>
    </w:p>
  </w:comment>
  <w:comment w:id="23" w:author="אלנה רווה" w:date="2017-01-04T18:34:00Z" w:initials="אר">
    <w:p w14:paraId="43AC1336" w14:textId="77777777" w:rsidR="003F13FA" w:rsidRDefault="003F13FA" w:rsidP="00D40652">
      <w:pPr>
        <w:pStyle w:val="a9"/>
      </w:pPr>
      <w:r>
        <w:rPr>
          <w:rStyle w:val="a8"/>
        </w:rPr>
        <w:annotationRef/>
      </w:r>
      <w:r>
        <w:t xml:space="preserve">Each figure must be titled and numbered. If a figure is not original then the source must be provided </w:t>
      </w:r>
    </w:p>
  </w:comment>
  <w:comment w:id="24" w:author="אלנה רווה" w:date="2017-01-04T18:34:00Z" w:initials="אר">
    <w:p w14:paraId="7127E3BE" w14:textId="77777777" w:rsidR="003F13FA" w:rsidRDefault="003F13FA" w:rsidP="00580857">
      <w:pPr>
        <w:pStyle w:val="a9"/>
      </w:pPr>
      <w:r>
        <w:rPr>
          <w:rStyle w:val="a8"/>
        </w:rPr>
        <w:annotationRef/>
      </w:r>
      <w:r>
        <w:t>All figures must be titled</w:t>
      </w:r>
    </w:p>
  </w:comment>
  <w:comment w:id="25" w:author="K23.06" w:date="2017-01-09T16:50:00Z" w:initials="K23.06">
    <w:p w14:paraId="503B1E4A" w14:textId="05D4AB57" w:rsidR="00764B7F" w:rsidRDefault="00764B7F">
      <w:pPr>
        <w:pStyle w:val="a9"/>
      </w:pPr>
      <w:r>
        <w:rPr>
          <w:rStyle w:val="a8"/>
        </w:rPr>
        <w:annotationRef/>
      </w:r>
      <w:r>
        <w:t>?</w:t>
      </w:r>
    </w:p>
  </w:comment>
  <w:comment w:id="26" w:author="K23.06" w:date="2017-01-09T17:02:00Z" w:initials="K23.06">
    <w:p w14:paraId="0D84AD1C" w14:textId="179307D0" w:rsidR="00F569D3" w:rsidRDefault="00F569D3">
      <w:pPr>
        <w:pStyle w:val="a9"/>
      </w:pPr>
      <w:r>
        <w:rPr>
          <w:rStyle w:val="a8"/>
        </w:rPr>
        <w:annotationRef/>
      </w:r>
      <w:r>
        <w:t>absent</w:t>
      </w:r>
    </w:p>
  </w:comment>
  <w:comment w:id="27" w:author="K23.06" w:date="2017-01-04T18:34:00Z" w:initials="K23.06">
    <w:p w14:paraId="3885DAD7" w14:textId="77777777" w:rsidR="003F13FA" w:rsidRDefault="003F13FA" w:rsidP="00580857">
      <w:pPr>
        <w:pStyle w:val="a9"/>
      </w:pPr>
      <w:r>
        <w:rPr>
          <w:rStyle w:val="a8"/>
        </w:rPr>
        <w:annotationRef/>
      </w:r>
      <w:r>
        <w:t>?</w:t>
      </w:r>
    </w:p>
  </w:comment>
  <w:comment w:id="28" w:author="K23.06" w:date="2017-01-09T17:05:00Z" w:initials="K23.06">
    <w:p w14:paraId="47ECCE30" w14:textId="6AF0E7DC" w:rsidR="00F569D3" w:rsidRDefault="00F569D3">
      <w:pPr>
        <w:pStyle w:val="a9"/>
      </w:pPr>
      <w:r>
        <w:rPr>
          <w:rStyle w:val="a8"/>
        </w:rPr>
        <w:annotationRef/>
      </w:r>
      <w:r>
        <w:t>absent</w:t>
      </w:r>
    </w:p>
  </w:comment>
  <w:comment w:id="29" w:author="K23.06" w:date="2017-01-04T18:34:00Z" w:initials="K23.06">
    <w:p w14:paraId="79D08097" w14:textId="77777777" w:rsidR="003F13FA" w:rsidRDefault="003F13FA" w:rsidP="00580857">
      <w:pPr>
        <w:pStyle w:val="a9"/>
      </w:pPr>
      <w:r>
        <w:rPr>
          <w:rStyle w:val="a8"/>
        </w:rPr>
        <w:annotationRef/>
      </w:r>
      <w:r>
        <w:t>not precise, see promela example</w:t>
      </w:r>
    </w:p>
  </w:comment>
  <w:comment w:id="30" w:author="K23.06" w:date="2017-01-04T18:34:00Z" w:initials="K23.06">
    <w:p w14:paraId="4EE226E7" w14:textId="77777777" w:rsidR="003F13FA" w:rsidRDefault="003F13FA" w:rsidP="00580857">
      <w:pPr>
        <w:pStyle w:val="a9"/>
      </w:pPr>
      <w:r>
        <w:rPr>
          <w:rStyle w:val="a8"/>
        </w:rPr>
        <w:annotationRef/>
      </w:r>
      <w:r>
        <w:t>how add new value to the list?</w:t>
      </w:r>
    </w:p>
  </w:comment>
  <w:comment w:id="33" w:author="K23.06" w:date="2017-01-09T17:11:00Z" w:initials="K23.06">
    <w:p w14:paraId="60D84307" w14:textId="340D768B" w:rsidR="00411C04" w:rsidRDefault="00411C04">
      <w:pPr>
        <w:pStyle w:val="a9"/>
      </w:pPr>
      <w:r>
        <w:rPr>
          <w:rStyle w:val="a8"/>
        </w:rPr>
        <w:annotationRef/>
      </w:r>
      <w:r>
        <w:t>why example does not appear in gui</w:t>
      </w:r>
    </w:p>
  </w:comment>
  <w:comment w:id="34" w:author="K23.06" w:date="2017-01-04T18:34:00Z" w:initials="K23.06">
    <w:p w14:paraId="54FB441C" w14:textId="77777777" w:rsidR="003F13FA" w:rsidRDefault="003F13FA" w:rsidP="00580857">
      <w:pPr>
        <w:pStyle w:val="a9"/>
      </w:pPr>
      <w:r>
        <w:rPr>
          <w:rStyle w:val="a8"/>
        </w:rPr>
        <w:annotationRef/>
      </w:r>
      <w:r>
        <w:t>?</w:t>
      </w:r>
    </w:p>
  </w:comment>
  <w:comment w:id="35" w:author="K23.06" w:date="2017-01-04T18:34:00Z" w:initials="K23.06">
    <w:p w14:paraId="4670B7FE" w14:textId="77777777" w:rsidR="003F13FA" w:rsidRDefault="003F13FA" w:rsidP="00580857">
      <w:pPr>
        <w:pStyle w:val="a9"/>
      </w:pPr>
      <w:r>
        <w:rPr>
          <w:rStyle w:val="a8"/>
        </w:rPr>
        <w:annotationRef/>
      </w:r>
      <w:r>
        <w:t>you have to describe example</w:t>
      </w:r>
    </w:p>
  </w:comment>
  <w:comment w:id="36" w:author="K23.06" w:date="2017-01-04T18:34:00Z" w:initials="K23.06">
    <w:p w14:paraId="6D4F7299" w14:textId="77777777" w:rsidR="003F13FA" w:rsidRDefault="003F13FA" w:rsidP="00580857">
      <w:pPr>
        <w:pStyle w:val="a9"/>
      </w:pPr>
      <w:r>
        <w:rPr>
          <w:rStyle w:val="a8"/>
        </w:rPr>
        <w:annotationRef/>
      </w:r>
      <w:r>
        <w:t>it has to be transition for each value from the list</w:t>
      </w:r>
    </w:p>
  </w:comment>
  <w:comment w:id="38" w:author="K23.06" w:date="2017-01-04T18:34:00Z" w:initials="K23.06">
    <w:p w14:paraId="1BEC43EE" w14:textId="77777777" w:rsidR="003F13FA" w:rsidRDefault="003F13FA" w:rsidP="00580857">
      <w:pPr>
        <w:pStyle w:val="a9"/>
      </w:pPr>
      <w:r>
        <w:rPr>
          <w:rStyle w:val="a8"/>
        </w:rPr>
        <w:annotationRef/>
      </w:r>
      <w:r>
        <w:t>not in this list</w:t>
      </w:r>
    </w:p>
  </w:comment>
  <w:comment w:id="41" w:author="אלנה רווה" w:date="2017-01-04T18:34:00Z" w:initials="אר">
    <w:p w14:paraId="51F6CE1D" w14:textId="77777777" w:rsidR="003F13FA" w:rsidRDefault="003F13FA" w:rsidP="00580857">
      <w:pPr>
        <w:pStyle w:val="a9"/>
      </w:pPr>
      <w:r>
        <w:rPr>
          <w:rStyle w:val="a8"/>
        </w:rPr>
        <w:annotationRef/>
      </w:r>
      <w:r>
        <w:t>Any figure must be titled</w:t>
      </w:r>
    </w:p>
  </w:comment>
  <w:comment w:id="42" w:author="K23.06" w:date="2017-01-04T18:34:00Z" w:initials="K23.06">
    <w:p w14:paraId="044E0169" w14:textId="77777777" w:rsidR="003F13FA" w:rsidRDefault="003F13FA" w:rsidP="00580857">
      <w:pPr>
        <w:pStyle w:val="a9"/>
      </w:pPr>
      <w:r>
        <w:rPr>
          <w:rStyle w:val="a8"/>
        </w:rPr>
        <w:annotationRef/>
      </w:r>
      <w:r>
        <w:t>name of parameter?</w:t>
      </w:r>
    </w:p>
  </w:comment>
  <w:comment w:id="43" w:author="K23.06" w:date="2017-01-04T18:34:00Z" w:initials="K23.06">
    <w:p w14:paraId="3F98C893" w14:textId="77777777" w:rsidR="003F13FA" w:rsidRDefault="003F13FA" w:rsidP="00580857">
      <w:pPr>
        <w:pStyle w:val="a9"/>
      </w:pPr>
      <w:r>
        <w:rPr>
          <w:rStyle w:val="a8"/>
        </w:rPr>
        <w:annotationRef/>
      </w:r>
      <w:r>
        <w:t>compare with example on promela: you can put here in style of promela, but in a common case</w:t>
      </w:r>
    </w:p>
  </w:comment>
  <w:comment w:id="44" w:author="K23.06" w:date="2017-01-04T18:34:00Z" w:initials="K23.06">
    <w:p w14:paraId="6353886A" w14:textId="77777777" w:rsidR="003F13FA" w:rsidRDefault="003F13FA" w:rsidP="00580857">
      <w:pPr>
        <w:pStyle w:val="a9"/>
      </w:pPr>
      <w:r>
        <w:rPr>
          <w:rStyle w:val="a8"/>
        </w:rPr>
        <w:annotationRef/>
      </w:r>
      <w:r>
        <w:t>in PG you have to show all information that you use in promela</w:t>
      </w:r>
    </w:p>
  </w:comment>
  <w:comment w:id="45" w:author="K23.06" w:date="2017-01-04T18:34:00Z" w:initials="K23.06">
    <w:p w14:paraId="16A5429F" w14:textId="77777777" w:rsidR="003F13FA" w:rsidRDefault="003F13FA" w:rsidP="00580857">
      <w:pPr>
        <w:pStyle w:val="a9"/>
      </w:pPr>
      <w:r>
        <w:rPr>
          <w:rStyle w:val="a8"/>
        </w:rPr>
        <w:annotationRef/>
      </w:r>
      <w:r>
        <w:t>?</w:t>
      </w:r>
    </w:p>
  </w:comment>
  <w:comment w:id="46" w:author="K23.06" w:date="2017-01-04T18:34:00Z" w:initials="K23.06">
    <w:p w14:paraId="5CF987C1" w14:textId="77777777" w:rsidR="003F13FA" w:rsidRDefault="003F13FA" w:rsidP="00580857">
      <w:pPr>
        <w:pStyle w:val="a9"/>
      </w:pPr>
      <w:r>
        <w:rPr>
          <w:rStyle w:val="a8"/>
        </w:rPr>
        <w:annotationRef/>
      </w:r>
      <w:r>
        <w:t>?</w:t>
      </w:r>
    </w:p>
  </w:comment>
  <w:comment w:id="54" w:author="K23.06" w:date="2017-01-04T18:34:00Z" w:initials="K23.06">
    <w:p w14:paraId="6BD9E794" w14:textId="77777777" w:rsidR="003F13FA" w:rsidRDefault="003F13FA" w:rsidP="00580857">
      <w:pPr>
        <w:pStyle w:val="a9"/>
      </w:pPr>
      <w:r>
        <w:rPr>
          <w:rStyle w:val="a8"/>
        </w:rPr>
        <w:annotationRef/>
      </w:r>
      <w:r>
        <w:t>back end?</w:t>
      </w:r>
    </w:p>
  </w:comment>
  <w:comment w:id="56" w:author="K23.06" w:date="2017-01-04T18:34:00Z" w:initials="K23.06">
    <w:p w14:paraId="21960B42" w14:textId="77777777" w:rsidR="003F13FA" w:rsidRDefault="003F13FA" w:rsidP="00580857">
      <w:pPr>
        <w:pStyle w:val="a9"/>
      </w:pPr>
      <w:r>
        <w:rPr>
          <w:rStyle w:val="a8"/>
        </w:rPr>
        <w:annotationRef/>
      </w:r>
      <w:r>
        <w:t>format</w:t>
      </w:r>
    </w:p>
  </w:comment>
  <w:comment w:id="57" w:author="K23.06" w:date="2017-01-04T18:34:00Z" w:initials="K23.06">
    <w:p w14:paraId="143AAB6F" w14:textId="77777777" w:rsidR="003F13FA" w:rsidRDefault="003F13FA" w:rsidP="00580857">
      <w:pPr>
        <w:pStyle w:val="a9"/>
      </w:pPr>
      <w:r>
        <w:rPr>
          <w:rStyle w:val="a8"/>
        </w:rPr>
        <w:annotationRef/>
      </w:r>
      <w:r>
        <w:t>Capital letter</w:t>
      </w:r>
    </w:p>
  </w:comment>
  <w:comment w:id="58" w:author="K23.06" w:date="2017-01-09T17:12:00Z" w:initials="K23.06">
    <w:p w14:paraId="03898D17" w14:textId="5A595D4D" w:rsidR="00411C04" w:rsidRDefault="00411C04">
      <w:pPr>
        <w:pStyle w:val="a9"/>
      </w:pPr>
      <w:r>
        <w:rPr>
          <w:rStyle w:val="a8"/>
        </w:rPr>
        <w:annotationRef/>
      </w:r>
      <w:r>
        <w:t>?</w:t>
      </w:r>
    </w:p>
  </w:comment>
  <w:comment w:id="59" w:author="K23.06" w:date="2017-01-04T18:34:00Z" w:initials="K23.06">
    <w:p w14:paraId="4A656242" w14:textId="77777777" w:rsidR="003F13FA" w:rsidRDefault="003F13FA" w:rsidP="008C185C">
      <w:pPr>
        <w:pStyle w:val="a9"/>
      </w:pPr>
      <w:r>
        <w:rPr>
          <w:rStyle w:val="a8"/>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63B23C" w15:done="0"/>
  <w15:commentEx w15:paraId="6B2B1CBD" w15:paraIdParent="7D63B23C" w15:done="0"/>
  <w15:commentEx w15:paraId="787D6CE4" w15:done="0"/>
  <w15:commentEx w15:paraId="63B6F38F" w15:done="0"/>
  <w15:commentEx w15:paraId="2D936091" w15:done="0"/>
  <w15:commentEx w15:paraId="540BDA29" w15:done="0"/>
  <w15:commentEx w15:paraId="3C7EFEB8" w15:done="0"/>
  <w15:commentEx w15:paraId="60839E2F" w15:paraIdParent="3C7EFEB8" w15:done="0"/>
  <w15:commentEx w15:paraId="50535317" w15:done="0"/>
  <w15:commentEx w15:paraId="45023914" w15:done="0"/>
  <w15:commentEx w15:paraId="5062EAAC" w15:done="0"/>
  <w15:commentEx w15:paraId="02D13A26" w15:done="0"/>
  <w15:commentEx w15:paraId="43AC1336" w15:done="0"/>
  <w15:commentEx w15:paraId="7127E3BE" w15:done="0"/>
  <w15:commentEx w15:paraId="503B1E4A" w15:done="0"/>
  <w15:commentEx w15:paraId="0D84AD1C" w15:done="0"/>
  <w15:commentEx w15:paraId="3885DAD7" w15:done="0"/>
  <w15:commentEx w15:paraId="47ECCE30" w15:done="0"/>
  <w15:commentEx w15:paraId="79D08097" w15:done="0"/>
  <w15:commentEx w15:paraId="4EE226E7" w15:done="0"/>
  <w15:commentEx w15:paraId="60D84307" w15:done="0"/>
  <w15:commentEx w15:paraId="54FB441C" w15:done="0"/>
  <w15:commentEx w15:paraId="4670B7FE" w15:done="0"/>
  <w15:commentEx w15:paraId="6D4F7299" w15:done="0"/>
  <w15:commentEx w15:paraId="1BEC43EE" w15:done="0"/>
  <w15:commentEx w15:paraId="51F6CE1D" w15:done="0"/>
  <w15:commentEx w15:paraId="044E0169" w15:done="0"/>
  <w15:commentEx w15:paraId="3F98C893" w15:done="0"/>
  <w15:commentEx w15:paraId="6353886A" w15:done="0"/>
  <w15:commentEx w15:paraId="16A5429F" w15:done="0"/>
  <w15:commentEx w15:paraId="5CF987C1" w15:done="0"/>
  <w15:commentEx w15:paraId="6BD9E794" w15:done="0"/>
  <w15:commentEx w15:paraId="21960B42" w15:done="0"/>
  <w15:commentEx w15:paraId="143AAB6F" w15:done="0"/>
  <w15:commentEx w15:paraId="03898D17" w15:done="0"/>
  <w15:commentEx w15:paraId="4A65624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F4385" w14:textId="77777777" w:rsidR="00A06A70" w:rsidRDefault="00A06A70">
      <w:pPr>
        <w:spacing w:after="0" w:line="240" w:lineRule="auto"/>
      </w:pPr>
      <w:r>
        <w:separator/>
      </w:r>
    </w:p>
  </w:endnote>
  <w:endnote w:type="continuationSeparator" w:id="0">
    <w:p w14:paraId="537EA649" w14:textId="77777777" w:rsidR="00A06A70" w:rsidRDefault="00A06A70">
      <w:pPr>
        <w:spacing w:after="0" w:line="240" w:lineRule="auto"/>
      </w:pPr>
      <w:r>
        <w:continuationSeparator/>
      </w:r>
    </w:p>
  </w:endnote>
  <w:endnote w:type="continuationNotice" w:id="1">
    <w:p w14:paraId="66235749" w14:textId="77777777" w:rsidR="00A06A70" w:rsidRDefault="00A06A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3F13FA" w:rsidRDefault="003F13F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3F13FA" w:rsidRDefault="003F13FA">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7D12AAE0" w:rsidR="003F13FA" w:rsidRDefault="003F13FA">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62612D" w:rsidRPr="0062612D">
      <w:rPr>
        <w:noProof/>
        <w:sz w:val="24"/>
      </w:rPr>
      <w:t>14</w:t>
    </w:r>
    <w:r>
      <w:rPr>
        <w:sz w:val="24"/>
      </w:rPr>
      <w:fldChar w:fldCharType="end"/>
    </w:r>
  </w:p>
  <w:p w14:paraId="4C729787" w14:textId="77777777" w:rsidR="003F13FA" w:rsidRDefault="003F13FA">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3F13FA" w:rsidRDefault="003F13F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A2585" w14:textId="77777777" w:rsidR="00A06A70" w:rsidRDefault="00A06A70">
      <w:pPr>
        <w:spacing w:after="0" w:line="240" w:lineRule="auto"/>
      </w:pPr>
      <w:r>
        <w:separator/>
      </w:r>
    </w:p>
  </w:footnote>
  <w:footnote w:type="continuationSeparator" w:id="0">
    <w:p w14:paraId="309AF1E5" w14:textId="77777777" w:rsidR="00A06A70" w:rsidRDefault="00A06A70">
      <w:pPr>
        <w:spacing w:after="0" w:line="240" w:lineRule="auto"/>
      </w:pPr>
      <w:r>
        <w:continuationSeparator/>
      </w:r>
    </w:p>
  </w:footnote>
  <w:footnote w:type="continuationNotice" w:id="1">
    <w:p w14:paraId="565DD124" w14:textId="77777777" w:rsidR="00A06A70" w:rsidRDefault="00A06A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3F13FA" w:rsidRDefault="003F13F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F56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ad Mnasra">
    <w15:presenceInfo w15:providerId="Windows Live" w15:userId="bba9152a397f7a5a"/>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rUwNzU3tjA1s7S0NDVT0lEKTi0uzszPAykwqwUAW5PNMSwAAAA="/>
  </w:docVars>
  <w:rsids>
    <w:rsidRoot w:val="00B66735"/>
    <w:rsid w:val="0000541B"/>
    <w:rsid w:val="00006188"/>
    <w:rsid w:val="000164A3"/>
    <w:rsid w:val="000252B7"/>
    <w:rsid w:val="00026215"/>
    <w:rsid w:val="00036734"/>
    <w:rsid w:val="00046EB9"/>
    <w:rsid w:val="00047688"/>
    <w:rsid w:val="00047E99"/>
    <w:rsid w:val="00050D60"/>
    <w:rsid w:val="00054274"/>
    <w:rsid w:val="00057275"/>
    <w:rsid w:val="00061B36"/>
    <w:rsid w:val="00067E1C"/>
    <w:rsid w:val="000806F0"/>
    <w:rsid w:val="00082A89"/>
    <w:rsid w:val="0009060E"/>
    <w:rsid w:val="00095B1A"/>
    <w:rsid w:val="000971D2"/>
    <w:rsid w:val="000B37EF"/>
    <w:rsid w:val="000B3E65"/>
    <w:rsid w:val="000C0FB8"/>
    <w:rsid w:val="000C7264"/>
    <w:rsid w:val="000D49A7"/>
    <w:rsid w:val="000D7821"/>
    <w:rsid w:val="000E194D"/>
    <w:rsid w:val="000E3B89"/>
    <w:rsid w:val="000E5BF8"/>
    <w:rsid w:val="00101A7E"/>
    <w:rsid w:val="00103FDB"/>
    <w:rsid w:val="00124C4A"/>
    <w:rsid w:val="00133854"/>
    <w:rsid w:val="00140D95"/>
    <w:rsid w:val="0014592F"/>
    <w:rsid w:val="00156065"/>
    <w:rsid w:val="00162997"/>
    <w:rsid w:val="00174B03"/>
    <w:rsid w:val="00184C94"/>
    <w:rsid w:val="001A6058"/>
    <w:rsid w:val="001A7521"/>
    <w:rsid w:val="001B35DE"/>
    <w:rsid w:val="001D2305"/>
    <w:rsid w:val="001D3A5F"/>
    <w:rsid w:val="001D71E4"/>
    <w:rsid w:val="001F1D5B"/>
    <w:rsid w:val="001F79A6"/>
    <w:rsid w:val="00205D4D"/>
    <w:rsid w:val="00206689"/>
    <w:rsid w:val="00211D71"/>
    <w:rsid w:val="00215A7B"/>
    <w:rsid w:val="00217258"/>
    <w:rsid w:val="002178D6"/>
    <w:rsid w:val="00224031"/>
    <w:rsid w:val="0022523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2F7451"/>
    <w:rsid w:val="003019D4"/>
    <w:rsid w:val="00302818"/>
    <w:rsid w:val="003235F1"/>
    <w:rsid w:val="00326274"/>
    <w:rsid w:val="00327154"/>
    <w:rsid w:val="00334C57"/>
    <w:rsid w:val="003432A8"/>
    <w:rsid w:val="00346126"/>
    <w:rsid w:val="00346481"/>
    <w:rsid w:val="00346C86"/>
    <w:rsid w:val="00352849"/>
    <w:rsid w:val="00357A3E"/>
    <w:rsid w:val="003711C1"/>
    <w:rsid w:val="00391856"/>
    <w:rsid w:val="00396AB7"/>
    <w:rsid w:val="003A0468"/>
    <w:rsid w:val="003A4CEA"/>
    <w:rsid w:val="003A5D05"/>
    <w:rsid w:val="003C412F"/>
    <w:rsid w:val="003D36FF"/>
    <w:rsid w:val="003F0D0A"/>
    <w:rsid w:val="003F13FA"/>
    <w:rsid w:val="003F3565"/>
    <w:rsid w:val="00401208"/>
    <w:rsid w:val="0040149E"/>
    <w:rsid w:val="00411C04"/>
    <w:rsid w:val="0042507A"/>
    <w:rsid w:val="00440E61"/>
    <w:rsid w:val="0044336A"/>
    <w:rsid w:val="00443A79"/>
    <w:rsid w:val="00451D4C"/>
    <w:rsid w:val="00453F35"/>
    <w:rsid w:val="00454661"/>
    <w:rsid w:val="00455203"/>
    <w:rsid w:val="00460B77"/>
    <w:rsid w:val="004625E3"/>
    <w:rsid w:val="0047136F"/>
    <w:rsid w:val="004827B3"/>
    <w:rsid w:val="00483504"/>
    <w:rsid w:val="004835BD"/>
    <w:rsid w:val="004871BB"/>
    <w:rsid w:val="00487897"/>
    <w:rsid w:val="004902ED"/>
    <w:rsid w:val="004A40EF"/>
    <w:rsid w:val="004B67C0"/>
    <w:rsid w:val="004C29F3"/>
    <w:rsid w:val="004C69BF"/>
    <w:rsid w:val="004E27B6"/>
    <w:rsid w:val="005012BA"/>
    <w:rsid w:val="00502F94"/>
    <w:rsid w:val="00503D39"/>
    <w:rsid w:val="00505F27"/>
    <w:rsid w:val="00526FE8"/>
    <w:rsid w:val="00547BEA"/>
    <w:rsid w:val="00556809"/>
    <w:rsid w:val="00560ACB"/>
    <w:rsid w:val="00560C36"/>
    <w:rsid w:val="00562149"/>
    <w:rsid w:val="00565660"/>
    <w:rsid w:val="00577C7E"/>
    <w:rsid w:val="00580857"/>
    <w:rsid w:val="00587B86"/>
    <w:rsid w:val="005906AE"/>
    <w:rsid w:val="005A2CBC"/>
    <w:rsid w:val="005B7018"/>
    <w:rsid w:val="005C1380"/>
    <w:rsid w:val="005C47F2"/>
    <w:rsid w:val="005C7BB9"/>
    <w:rsid w:val="005E18DC"/>
    <w:rsid w:val="005E7477"/>
    <w:rsid w:val="005F0722"/>
    <w:rsid w:val="005F324E"/>
    <w:rsid w:val="005F67F8"/>
    <w:rsid w:val="005F7136"/>
    <w:rsid w:val="0060089B"/>
    <w:rsid w:val="006051AE"/>
    <w:rsid w:val="00610873"/>
    <w:rsid w:val="00614E82"/>
    <w:rsid w:val="00614EF0"/>
    <w:rsid w:val="006150A9"/>
    <w:rsid w:val="00616D95"/>
    <w:rsid w:val="006227C4"/>
    <w:rsid w:val="0062612D"/>
    <w:rsid w:val="00644025"/>
    <w:rsid w:val="00644172"/>
    <w:rsid w:val="0064466B"/>
    <w:rsid w:val="006539AC"/>
    <w:rsid w:val="00662731"/>
    <w:rsid w:val="00662770"/>
    <w:rsid w:val="0066487C"/>
    <w:rsid w:val="00674828"/>
    <w:rsid w:val="006800C2"/>
    <w:rsid w:val="00685AB3"/>
    <w:rsid w:val="00690259"/>
    <w:rsid w:val="006A78B1"/>
    <w:rsid w:val="006B2890"/>
    <w:rsid w:val="006B6350"/>
    <w:rsid w:val="006B732E"/>
    <w:rsid w:val="006D4EE3"/>
    <w:rsid w:val="006D6243"/>
    <w:rsid w:val="006F185C"/>
    <w:rsid w:val="006F1CBF"/>
    <w:rsid w:val="006F1D19"/>
    <w:rsid w:val="00702959"/>
    <w:rsid w:val="00704D00"/>
    <w:rsid w:val="007144D0"/>
    <w:rsid w:val="00715772"/>
    <w:rsid w:val="007256C6"/>
    <w:rsid w:val="00730371"/>
    <w:rsid w:val="00745915"/>
    <w:rsid w:val="00755FCE"/>
    <w:rsid w:val="007600D0"/>
    <w:rsid w:val="00764B7F"/>
    <w:rsid w:val="00767BBF"/>
    <w:rsid w:val="007707F4"/>
    <w:rsid w:val="00772FBF"/>
    <w:rsid w:val="00773D19"/>
    <w:rsid w:val="0077706E"/>
    <w:rsid w:val="00791C18"/>
    <w:rsid w:val="00795826"/>
    <w:rsid w:val="00796611"/>
    <w:rsid w:val="007B2347"/>
    <w:rsid w:val="007B3A32"/>
    <w:rsid w:val="007E4D66"/>
    <w:rsid w:val="0081626C"/>
    <w:rsid w:val="00821CC6"/>
    <w:rsid w:val="0082386A"/>
    <w:rsid w:val="008262B2"/>
    <w:rsid w:val="00831B63"/>
    <w:rsid w:val="00841C7A"/>
    <w:rsid w:val="0084334E"/>
    <w:rsid w:val="00846809"/>
    <w:rsid w:val="008573B2"/>
    <w:rsid w:val="00860C35"/>
    <w:rsid w:val="00863DD3"/>
    <w:rsid w:val="00873FDE"/>
    <w:rsid w:val="00875262"/>
    <w:rsid w:val="00877582"/>
    <w:rsid w:val="00877972"/>
    <w:rsid w:val="00882C32"/>
    <w:rsid w:val="00884C49"/>
    <w:rsid w:val="00896D0B"/>
    <w:rsid w:val="008B03F6"/>
    <w:rsid w:val="008B34A0"/>
    <w:rsid w:val="008C185C"/>
    <w:rsid w:val="008D1CE1"/>
    <w:rsid w:val="008D2861"/>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AA7"/>
    <w:rsid w:val="00990EA7"/>
    <w:rsid w:val="00993008"/>
    <w:rsid w:val="00995813"/>
    <w:rsid w:val="009A4EC2"/>
    <w:rsid w:val="009C2676"/>
    <w:rsid w:val="009C5131"/>
    <w:rsid w:val="009C5DD2"/>
    <w:rsid w:val="009E102B"/>
    <w:rsid w:val="009F106F"/>
    <w:rsid w:val="009F348C"/>
    <w:rsid w:val="00A06926"/>
    <w:rsid w:val="00A06A70"/>
    <w:rsid w:val="00A139E9"/>
    <w:rsid w:val="00A24E63"/>
    <w:rsid w:val="00A3554A"/>
    <w:rsid w:val="00A46CAF"/>
    <w:rsid w:val="00A50806"/>
    <w:rsid w:val="00A50BB9"/>
    <w:rsid w:val="00A50DFF"/>
    <w:rsid w:val="00A56B68"/>
    <w:rsid w:val="00A619F3"/>
    <w:rsid w:val="00A735AE"/>
    <w:rsid w:val="00A7501F"/>
    <w:rsid w:val="00A761C8"/>
    <w:rsid w:val="00A876FB"/>
    <w:rsid w:val="00A8773E"/>
    <w:rsid w:val="00AA3088"/>
    <w:rsid w:val="00AA3DA1"/>
    <w:rsid w:val="00AC1FEB"/>
    <w:rsid w:val="00AC724D"/>
    <w:rsid w:val="00AD1E9F"/>
    <w:rsid w:val="00AD6D24"/>
    <w:rsid w:val="00AE03C8"/>
    <w:rsid w:val="00AE433C"/>
    <w:rsid w:val="00AF1850"/>
    <w:rsid w:val="00AF5697"/>
    <w:rsid w:val="00AF6A59"/>
    <w:rsid w:val="00B03AEC"/>
    <w:rsid w:val="00B14302"/>
    <w:rsid w:val="00B26B6A"/>
    <w:rsid w:val="00B40032"/>
    <w:rsid w:val="00B41FDE"/>
    <w:rsid w:val="00B42950"/>
    <w:rsid w:val="00B46BDB"/>
    <w:rsid w:val="00B51214"/>
    <w:rsid w:val="00B53E06"/>
    <w:rsid w:val="00B550AB"/>
    <w:rsid w:val="00B56BAD"/>
    <w:rsid w:val="00B62200"/>
    <w:rsid w:val="00B623A8"/>
    <w:rsid w:val="00B6371B"/>
    <w:rsid w:val="00B6383B"/>
    <w:rsid w:val="00B6469F"/>
    <w:rsid w:val="00B6555A"/>
    <w:rsid w:val="00B66735"/>
    <w:rsid w:val="00B81EC4"/>
    <w:rsid w:val="00B820E9"/>
    <w:rsid w:val="00B85D23"/>
    <w:rsid w:val="00B949D7"/>
    <w:rsid w:val="00BA34B2"/>
    <w:rsid w:val="00BA5515"/>
    <w:rsid w:val="00BB6B38"/>
    <w:rsid w:val="00BB71D4"/>
    <w:rsid w:val="00BC2284"/>
    <w:rsid w:val="00BD2F1A"/>
    <w:rsid w:val="00BD36EB"/>
    <w:rsid w:val="00BD3FB1"/>
    <w:rsid w:val="00BE554F"/>
    <w:rsid w:val="00BE5715"/>
    <w:rsid w:val="00BE6BC8"/>
    <w:rsid w:val="00BE6FDB"/>
    <w:rsid w:val="00BF1B18"/>
    <w:rsid w:val="00BF48BC"/>
    <w:rsid w:val="00C010D2"/>
    <w:rsid w:val="00C015A4"/>
    <w:rsid w:val="00C0461E"/>
    <w:rsid w:val="00C14D50"/>
    <w:rsid w:val="00C14F97"/>
    <w:rsid w:val="00C1797A"/>
    <w:rsid w:val="00C22FE1"/>
    <w:rsid w:val="00C2681A"/>
    <w:rsid w:val="00C349E3"/>
    <w:rsid w:val="00C36698"/>
    <w:rsid w:val="00C405E9"/>
    <w:rsid w:val="00C42570"/>
    <w:rsid w:val="00C62C42"/>
    <w:rsid w:val="00C639CC"/>
    <w:rsid w:val="00C72805"/>
    <w:rsid w:val="00C76573"/>
    <w:rsid w:val="00C7711C"/>
    <w:rsid w:val="00CA54D3"/>
    <w:rsid w:val="00CA5B91"/>
    <w:rsid w:val="00CC21F3"/>
    <w:rsid w:val="00CD4103"/>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90F6F"/>
    <w:rsid w:val="00DB2A4E"/>
    <w:rsid w:val="00DB4521"/>
    <w:rsid w:val="00DB7206"/>
    <w:rsid w:val="00DC663B"/>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B5886"/>
    <w:rsid w:val="00EC4FD1"/>
    <w:rsid w:val="00EC73C8"/>
    <w:rsid w:val="00EE67B4"/>
    <w:rsid w:val="00EF02B3"/>
    <w:rsid w:val="00EF2A06"/>
    <w:rsid w:val="00F03769"/>
    <w:rsid w:val="00F04234"/>
    <w:rsid w:val="00F074BA"/>
    <w:rsid w:val="00F121A2"/>
    <w:rsid w:val="00F16D19"/>
    <w:rsid w:val="00F23F15"/>
    <w:rsid w:val="00F245F0"/>
    <w:rsid w:val="00F25A18"/>
    <w:rsid w:val="00F42029"/>
    <w:rsid w:val="00F569D3"/>
    <w:rsid w:val="00F87E8E"/>
    <w:rsid w:val="00F90F55"/>
    <w:rsid w:val="00F91BD3"/>
    <w:rsid w:val="00F92083"/>
    <w:rsid w:val="00F93BE8"/>
    <w:rsid w:val="00FA692E"/>
    <w:rsid w:val="00FB301B"/>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83DFF967-F717-4B81-ADE7-39DA26730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spacing w:after="23"/>
      <w:ind w:left="490" w:hanging="10"/>
      <w:outlineLvl w:val="0"/>
    </w:pPr>
    <w:rPr>
      <w:rFonts w:ascii="Arial" w:eastAsia="Arial" w:hAnsi="Arial" w:cs="Arial"/>
      <w:b/>
      <w:color w:val="000000"/>
      <w:sz w:val="20"/>
    </w:rPr>
  </w:style>
  <w:style w:type="paragraph" w:styleId="2">
    <w:name w:val="heading 2"/>
    <w:next w:val="a"/>
    <w:link w:val="20"/>
    <w:uiPriority w:val="9"/>
    <w:unhideWhenUsed/>
    <w:qFormat/>
    <w:pPr>
      <w:keepNext/>
      <w:keepLines/>
      <w:spacing w:after="0"/>
      <w:ind w:left="130" w:hanging="10"/>
      <w:outlineLvl w:val="1"/>
    </w:pPr>
    <w:rPr>
      <w:rFonts w:ascii="Arial" w:eastAsia="Arial" w:hAnsi="Arial" w:cs="Arial"/>
      <w:b/>
      <w:color w:val="000000"/>
      <w:sz w:val="24"/>
    </w:rPr>
  </w:style>
  <w:style w:type="paragraph" w:styleId="3">
    <w:name w:val="heading 3"/>
    <w:next w:val="a"/>
    <w:link w:val="30"/>
    <w:uiPriority w:val="9"/>
    <w:unhideWhenUsed/>
    <w:qFormat/>
    <w:pPr>
      <w:keepNext/>
      <w:keepLines/>
      <w:spacing w:after="13"/>
      <w:ind w:left="490" w:hanging="10"/>
      <w:outlineLvl w:val="2"/>
    </w:pPr>
    <w:rPr>
      <w:rFonts w:ascii="Arial" w:eastAsia="Arial" w:hAnsi="Arial" w:cs="Arial"/>
      <w:b/>
      <w:i/>
      <w:color w:val="000000"/>
      <w:sz w:val="20"/>
    </w:rPr>
  </w:style>
  <w:style w:type="paragraph" w:styleId="4">
    <w:name w:val="heading 4"/>
    <w:next w:val="a"/>
    <w:link w:val="40"/>
    <w:uiPriority w:val="9"/>
    <w:unhideWhenUsed/>
    <w:qFormat/>
    <w:pPr>
      <w:keepNext/>
      <w:keepLines/>
      <w:spacing w:after="23"/>
      <w:ind w:left="490" w:hanging="10"/>
      <w:outlineLvl w:val="3"/>
    </w:pPr>
    <w:rPr>
      <w:rFonts w:ascii="Arial" w:eastAsia="Arial" w:hAnsi="Arial" w:cs="Arial"/>
      <w:b/>
      <w:color w:val="000000"/>
      <w:sz w:val="20"/>
    </w:rPr>
  </w:style>
  <w:style w:type="paragraph" w:styleId="5">
    <w:name w:val="heading 5"/>
    <w:next w:val="a"/>
    <w:link w:val="50"/>
    <w:uiPriority w:val="9"/>
    <w:unhideWhenUsed/>
    <w:qFormat/>
    <w:pPr>
      <w:keepNext/>
      <w:keepLines/>
      <w:spacing w:after="13"/>
      <w:ind w:left="490" w:hanging="10"/>
      <w:outlineLvl w:val="4"/>
    </w:pPr>
    <w:rPr>
      <w:rFonts w:ascii="Arial" w:eastAsia="Arial" w:hAnsi="Arial" w:cs="Arial"/>
      <w:b/>
      <w:i/>
      <w:color w:val="000000"/>
      <w:sz w:val="20"/>
    </w:rPr>
  </w:style>
  <w:style w:type="paragraph" w:styleId="6">
    <w:name w:val="heading 6"/>
    <w:next w:val="a"/>
    <w:link w:val="60"/>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link w:val="2"/>
    <w:rPr>
      <w:rFonts w:ascii="Arial" w:eastAsia="Arial" w:hAnsi="Arial" w:cs="Arial"/>
      <w:b/>
      <w:color w:val="000000"/>
      <w:sz w:val="24"/>
    </w:rPr>
  </w:style>
  <w:style w:type="character" w:customStyle="1" w:styleId="40">
    <w:name w:val="כותרת 4 תו"/>
    <w:link w:val="4"/>
    <w:rPr>
      <w:rFonts w:ascii="Arial" w:eastAsia="Arial" w:hAnsi="Arial" w:cs="Arial"/>
      <w:b/>
      <w:color w:val="000000"/>
      <w:sz w:val="20"/>
    </w:rPr>
  </w:style>
  <w:style w:type="character" w:customStyle="1" w:styleId="50">
    <w:name w:val="כותרת 5 תו"/>
    <w:link w:val="5"/>
    <w:rPr>
      <w:rFonts w:ascii="Arial" w:eastAsia="Arial" w:hAnsi="Arial" w:cs="Arial"/>
      <w:b/>
      <w:i/>
      <w:color w:val="000000"/>
      <w:sz w:val="20"/>
    </w:rPr>
  </w:style>
  <w:style w:type="character" w:customStyle="1" w:styleId="60">
    <w:name w:val="כותרת 6 תו"/>
    <w:link w:val="6"/>
    <w:rPr>
      <w:rFonts w:ascii="Arial" w:eastAsia="Arial" w:hAnsi="Arial" w:cs="Arial"/>
      <w:b/>
      <w:i/>
      <w:color w:val="000000"/>
      <w:sz w:val="20"/>
    </w:rPr>
  </w:style>
  <w:style w:type="character" w:customStyle="1" w:styleId="10">
    <w:name w:val="כותרת 1 תו"/>
    <w:link w:val="1"/>
    <w:rPr>
      <w:rFonts w:ascii="Arial" w:eastAsia="Arial" w:hAnsi="Arial" w:cs="Arial"/>
      <w:b/>
      <w:color w:val="000000"/>
      <w:sz w:val="20"/>
    </w:rPr>
  </w:style>
  <w:style w:type="character" w:customStyle="1" w:styleId="30">
    <w:name w:val="כותרת 3 תו"/>
    <w:link w:val="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a0"/>
    <w:rsid w:val="00162997"/>
  </w:style>
  <w:style w:type="character" w:customStyle="1" w:styleId="il">
    <w:name w:val="il"/>
    <w:basedOn w:val="a0"/>
    <w:rsid w:val="00162997"/>
  </w:style>
  <w:style w:type="paragraph" w:styleId="a4">
    <w:name w:val="header"/>
    <w:basedOn w:val="a"/>
    <w:link w:val="a5"/>
    <w:uiPriority w:val="99"/>
    <w:unhideWhenUsed/>
    <w:rsid w:val="00772FBF"/>
    <w:pPr>
      <w:tabs>
        <w:tab w:val="center" w:pos="4153"/>
        <w:tab w:val="right" w:pos="8306"/>
      </w:tabs>
      <w:spacing w:after="0" w:line="240" w:lineRule="auto"/>
    </w:pPr>
  </w:style>
  <w:style w:type="character" w:customStyle="1" w:styleId="a5">
    <w:name w:val="כותרת עליונה תו"/>
    <w:basedOn w:val="a0"/>
    <w:link w:val="a4"/>
    <w:uiPriority w:val="99"/>
    <w:rsid w:val="00772FBF"/>
    <w:rPr>
      <w:rFonts w:ascii="Times New Roman" w:eastAsia="Times New Roman" w:hAnsi="Times New Roman" w:cs="Times New Roman"/>
      <w:color w:val="000000"/>
      <w:sz w:val="20"/>
    </w:rPr>
  </w:style>
  <w:style w:type="paragraph" w:styleId="NormalWeb">
    <w:name w:val="Normal (Web)"/>
    <w:basedOn w:val="a"/>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a6">
    <w:name w:val="Balloon Text"/>
    <w:basedOn w:val="a"/>
    <w:link w:val="a7"/>
    <w:uiPriority w:val="99"/>
    <w:semiHidden/>
    <w:unhideWhenUsed/>
    <w:rsid w:val="00451D4C"/>
    <w:pPr>
      <w:spacing w:after="0" w:line="240" w:lineRule="auto"/>
    </w:pPr>
    <w:rPr>
      <w:rFonts w:ascii="Segoe UI" w:hAnsi="Segoe UI" w:cs="Segoe UI"/>
      <w:sz w:val="18"/>
      <w:szCs w:val="18"/>
    </w:rPr>
  </w:style>
  <w:style w:type="character" w:customStyle="1" w:styleId="a7">
    <w:name w:val="טקסט בלונים תו"/>
    <w:basedOn w:val="a0"/>
    <w:link w:val="a6"/>
    <w:uiPriority w:val="99"/>
    <w:semiHidden/>
    <w:rsid w:val="00451D4C"/>
    <w:rPr>
      <w:rFonts w:ascii="Segoe UI" w:eastAsia="Times New Roman" w:hAnsi="Segoe UI" w:cs="Segoe UI"/>
      <w:color w:val="000000"/>
      <w:sz w:val="18"/>
      <w:szCs w:val="18"/>
    </w:rPr>
  </w:style>
  <w:style w:type="character" w:styleId="a8">
    <w:name w:val="annotation reference"/>
    <w:basedOn w:val="a0"/>
    <w:uiPriority w:val="99"/>
    <w:semiHidden/>
    <w:unhideWhenUsed/>
    <w:rsid w:val="00C42570"/>
    <w:rPr>
      <w:sz w:val="16"/>
      <w:szCs w:val="16"/>
    </w:rPr>
  </w:style>
  <w:style w:type="paragraph" w:styleId="a9">
    <w:name w:val="annotation text"/>
    <w:basedOn w:val="a"/>
    <w:link w:val="aa"/>
    <w:uiPriority w:val="99"/>
    <w:semiHidden/>
    <w:unhideWhenUsed/>
    <w:rsid w:val="00C42570"/>
    <w:pPr>
      <w:spacing w:line="240" w:lineRule="auto"/>
    </w:pPr>
    <w:rPr>
      <w:szCs w:val="20"/>
    </w:rPr>
  </w:style>
  <w:style w:type="character" w:customStyle="1" w:styleId="aa">
    <w:name w:val="טקסט הערה תו"/>
    <w:basedOn w:val="a0"/>
    <w:link w:val="a9"/>
    <w:uiPriority w:val="99"/>
    <w:semiHidden/>
    <w:rsid w:val="00C42570"/>
    <w:rPr>
      <w:rFonts w:ascii="Times New Roman" w:eastAsia="Times New Roman" w:hAnsi="Times New Roman" w:cs="Times New Roman"/>
      <w:color w:val="000000"/>
      <w:sz w:val="20"/>
      <w:szCs w:val="20"/>
    </w:rPr>
  </w:style>
  <w:style w:type="paragraph" w:styleId="ab">
    <w:name w:val="annotation subject"/>
    <w:basedOn w:val="a9"/>
    <w:next w:val="a9"/>
    <w:link w:val="ac"/>
    <w:uiPriority w:val="99"/>
    <w:semiHidden/>
    <w:unhideWhenUsed/>
    <w:rsid w:val="00C42570"/>
    <w:rPr>
      <w:b/>
      <w:bCs/>
    </w:rPr>
  </w:style>
  <w:style w:type="character" w:customStyle="1" w:styleId="ac">
    <w:name w:val="נושא הערה תו"/>
    <w:basedOn w:val="aa"/>
    <w:link w:val="ab"/>
    <w:uiPriority w:val="99"/>
    <w:semiHidden/>
    <w:rsid w:val="00C42570"/>
    <w:rPr>
      <w:rFonts w:ascii="Times New Roman" w:eastAsia="Times New Roman" w:hAnsi="Times New Roman" w:cs="Times New Roman"/>
      <w:b/>
      <w:bCs/>
      <w:color w:val="000000"/>
      <w:sz w:val="20"/>
      <w:szCs w:val="20"/>
    </w:rPr>
  </w:style>
  <w:style w:type="character" w:styleId="ad">
    <w:name w:val="Placeholder Text"/>
    <w:basedOn w:val="a0"/>
    <w:uiPriority w:val="99"/>
    <w:semiHidden/>
    <w:rsid w:val="003A4CEA"/>
    <w:rPr>
      <w:color w:val="808080"/>
    </w:rPr>
  </w:style>
  <w:style w:type="paragraph" w:styleId="HTML">
    <w:name w:val="HTML Preformatted"/>
    <w:basedOn w:val="a"/>
    <w:link w:val="HTML0"/>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0">
    <w:name w:val="HTML מעוצב מראש תו"/>
    <w:basedOn w:val="a0"/>
    <w:link w:val="HTML"/>
    <w:uiPriority w:val="99"/>
    <w:rsid w:val="00211D71"/>
    <w:rPr>
      <w:rFonts w:ascii="Courier New" w:eastAsia="Times New Roman" w:hAnsi="Courier New" w:cs="Courier New"/>
      <w:sz w:val="20"/>
      <w:szCs w:val="20"/>
    </w:rPr>
  </w:style>
  <w:style w:type="paragraph" w:styleId="ae">
    <w:name w:val="List Paragraph"/>
    <w:basedOn w:val="a"/>
    <w:uiPriority w:val="34"/>
    <w:qFormat/>
    <w:rsid w:val="00211D71"/>
    <w:pPr>
      <w:ind w:left="720"/>
      <w:contextualSpacing/>
    </w:pPr>
  </w:style>
  <w:style w:type="table" w:styleId="af">
    <w:name w:val="Table Grid"/>
    <w:basedOn w:val="a1"/>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af1">
    <w:name w:val="Emphasis"/>
    <w:basedOn w:val="a0"/>
    <w:uiPriority w:val="20"/>
    <w:qFormat/>
    <w:rsid w:val="00BB71D4"/>
    <w:rPr>
      <w:i/>
      <w:iCs/>
    </w:rPr>
  </w:style>
  <w:style w:type="character" w:styleId="HTML1">
    <w:name w:val="HTML Typewriter"/>
    <w:basedOn w:val="a0"/>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a1"/>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a1"/>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a1"/>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1">
    <w:name w:val="Grid Table 6 Colorful"/>
    <w:basedOn w:val="a1"/>
    <w:uiPriority w:val="51"/>
    <w:rsid w:val="0062612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243760065">
      <w:bodyDiv w:val="1"/>
      <w:marLeft w:val="0"/>
      <w:marRight w:val="0"/>
      <w:marTop w:val="0"/>
      <w:marBottom w:val="0"/>
      <w:divBdr>
        <w:top w:val="none" w:sz="0" w:space="0" w:color="auto"/>
        <w:left w:val="none" w:sz="0" w:space="0" w:color="auto"/>
        <w:bottom w:val="none" w:sz="0" w:space="0" w:color="auto"/>
        <w:right w:val="none" w:sz="0" w:space="0" w:color="auto"/>
      </w:divBdr>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people.cs.ksu.edu/~dwyer/SPINDOC/typedef.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people.cs.ksu.edu/~dwyer/SPINDOC/mtype.html"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png"/><Relationship Id="rId38"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oleObject" Target="embeddings/oleObject9.bin"/><Relationship Id="rId37" Type="http://schemas.openxmlformats.org/officeDocument/2006/relationships/image" Target="media/image15.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oleObject" Target="embeddings/oleObject11.bin"/><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2.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759C7-B2F3-4069-8368-5A4DF4433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20</Pages>
  <Words>4083</Words>
  <Characters>23277</Characters>
  <Application>Microsoft Office Word</Application>
  <DocSecurity>0</DocSecurity>
  <Lines>193</Lines>
  <Paragraphs>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27306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Ahmad Mnasra</cp:lastModifiedBy>
  <cp:revision>5</cp:revision>
  <cp:lastPrinted>2016-12-27T10:18:00Z</cp:lastPrinted>
  <dcterms:created xsi:type="dcterms:W3CDTF">2017-01-09T13:06:00Z</dcterms:created>
  <dcterms:modified xsi:type="dcterms:W3CDTF">2017-01-12T12:22:00Z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