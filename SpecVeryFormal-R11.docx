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FA8FB2" w14:textId="77777777" w:rsidR="00B66735" w:rsidRDefault="00CF6F20" w:rsidP="00D42569">
      <w:pPr>
        <w:spacing w:after="0" w:line="22" w:lineRule="atLeast"/>
        <w:ind w:left="2791" w:right="0" w:firstLine="0"/>
        <w:jc w:val="left"/>
        <w:rPr>
          <w:del w:id="0" w:author="hp" w:date="2017-01-05T18:05:00Z"/>
        </w:rPr>
      </w:pPr>
      <w:del w:id="1" w:author="hp" w:date="2017-01-05T18:05:00Z">
        <w:r>
          <w:rPr>
            <w:noProof/>
            <w:lang w:bidi="ar-SA"/>
          </w:rPr>
          <w:drawing>
            <wp:inline distT="0" distB="0" distL="0" distR="0" wp14:anchorId="60DE0417" wp14:editId="404FC045">
              <wp:extent cx="1568196" cy="551688"/>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stretch>
                        <a:fillRect/>
                      </a:stretch>
                    </pic:blipFill>
                    <pic:spPr>
                      <a:xfrm>
                        <a:off x="0" y="0"/>
                        <a:ext cx="1568196" cy="551688"/>
                      </a:xfrm>
                      <a:prstGeom prst="rect">
                        <a:avLst/>
                      </a:prstGeom>
                    </pic:spPr>
                  </pic:pic>
                </a:graphicData>
              </a:graphic>
            </wp:inline>
          </w:drawing>
        </w:r>
      </w:del>
    </w:p>
    <w:p w14:paraId="55675EE7" w14:textId="77777777" w:rsidR="00B66735" w:rsidRDefault="00CF6F20" w:rsidP="00D42569">
      <w:pPr>
        <w:spacing w:after="0" w:line="22" w:lineRule="atLeast"/>
        <w:ind w:left="1366" w:right="4620" w:firstLine="0"/>
        <w:jc w:val="left"/>
        <w:rPr>
          <w:del w:id="2" w:author="hp" w:date="2017-01-05T18:05:00Z"/>
        </w:rPr>
      </w:pPr>
      <w:del w:id="3" w:author="hp" w:date="2017-01-05T18:05:00Z">
        <w:r>
          <w:rPr>
            <w:rFonts w:ascii="Arial" w:eastAsia="Arial" w:hAnsi="Arial" w:cs="Arial"/>
            <w:sz w:val="24"/>
          </w:rPr>
          <w:delText xml:space="preserve"> </w:delText>
        </w:r>
      </w:del>
    </w:p>
    <w:p w14:paraId="79B0A971" w14:textId="77777777" w:rsidR="00B66735" w:rsidRPr="0064466B" w:rsidRDefault="00CF6F20" w:rsidP="00D42569">
      <w:pPr>
        <w:spacing w:after="10" w:line="22" w:lineRule="atLeast"/>
        <w:ind w:left="1035" w:right="2352" w:hanging="10"/>
        <w:jc w:val="center"/>
        <w:rPr>
          <w:del w:id="4" w:author="hp" w:date="2017-01-05T18:05:00Z"/>
          <w:rFonts w:asciiTheme="majorBidi" w:hAnsiTheme="majorBidi" w:cstheme="majorBidi"/>
          <w:sz w:val="24"/>
          <w:szCs w:val="24"/>
        </w:rPr>
      </w:pPr>
      <w:del w:id="5" w:author="hp" w:date="2017-01-05T18:05:00Z">
        <w:r w:rsidRPr="0064466B">
          <w:rPr>
            <w:rFonts w:asciiTheme="majorBidi" w:eastAsia="Arial" w:hAnsiTheme="majorBidi" w:cstheme="majorBidi"/>
            <w:sz w:val="24"/>
            <w:szCs w:val="24"/>
          </w:rPr>
          <w:delText xml:space="preserve">Software Engineering Department </w:delText>
        </w:r>
      </w:del>
    </w:p>
    <w:p w14:paraId="096158FA" w14:textId="77777777" w:rsidR="00B66735" w:rsidRPr="0064466B" w:rsidRDefault="00CF6F20" w:rsidP="00D42569">
      <w:pPr>
        <w:spacing w:after="10" w:line="22" w:lineRule="atLeast"/>
        <w:ind w:left="1035" w:right="2355" w:hanging="10"/>
        <w:jc w:val="center"/>
        <w:rPr>
          <w:del w:id="6" w:author="hp" w:date="2017-01-05T18:05:00Z"/>
          <w:rFonts w:asciiTheme="majorBidi" w:hAnsiTheme="majorBidi" w:cstheme="majorBidi"/>
          <w:sz w:val="24"/>
          <w:szCs w:val="24"/>
        </w:rPr>
      </w:pPr>
      <w:del w:id="7" w:author="hp" w:date="2017-01-05T18:05:00Z">
        <w:r w:rsidRPr="0064466B">
          <w:rPr>
            <w:rFonts w:asciiTheme="majorBidi" w:eastAsia="Arial" w:hAnsiTheme="majorBidi" w:cstheme="majorBidi"/>
            <w:sz w:val="24"/>
            <w:szCs w:val="24"/>
          </w:rPr>
          <w:delText xml:space="preserve">ORT Braude College  </w:delText>
        </w:r>
      </w:del>
    </w:p>
    <w:p w14:paraId="769F2B49" w14:textId="77777777" w:rsidR="00B66735" w:rsidRPr="0064466B" w:rsidRDefault="00CF6F20" w:rsidP="00D42569">
      <w:pPr>
        <w:spacing w:after="10" w:line="22" w:lineRule="atLeast"/>
        <w:ind w:left="1035" w:right="2353" w:hanging="10"/>
        <w:jc w:val="center"/>
        <w:rPr>
          <w:del w:id="8" w:author="hp" w:date="2017-01-05T18:05:00Z"/>
          <w:rFonts w:asciiTheme="majorBidi" w:hAnsiTheme="majorBidi" w:cstheme="majorBidi"/>
          <w:sz w:val="24"/>
          <w:szCs w:val="24"/>
        </w:rPr>
      </w:pPr>
      <w:del w:id="9" w:author="hp" w:date="2017-01-05T18:05:00Z">
        <w:r w:rsidRPr="0064466B">
          <w:rPr>
            <w:rFonts w:asciiTheme="majorBidi" w:eastAsia="Arial" w:hAnsiTheme="majorBidi" w:cstheme="majorBidi"/>
            <w:sz w:val="24"/>
            <w:szCs w:val="24"/>
          </w:rPr>
          <w:delText xml:space="preserve">Course 61401: Extended Project in Software Engineering </w:delText>
        </w:r>
      </w:del>
    </w:p>
    <w:p w14:paraId="534C7FC3" w14:textId="77777777" w:rsidR="00B66735" w:rsidRPr="0064466B" w:rsidRDefault="00CF6F20" w:rsidP="00D42569">
      <w:pPr>
        <w:spacing w:after="261" w:line="22" w:lineRule="atLeast"/>
        <w:ind w:left="122" w:right="0" w:firstLine="0"/>
        <w:jc w:val="left"/>
        <w:rPr>
          <w:del w:id="10" w:author="hp" w:date="2017-01-05T18:05:00Z"/>
          <w:rFonts w:asciiTheme="majorBidi" w:hAnsiTheme="majorBidi" w:cstheme="majorBidi"/>
          <w:sz w:val="24"/>
          <w:szCs w:val="24"/>
        </w:rPr>
      </w:pPr>
      <w:del w:id="11" w:author="hp" w:date="2017-01-05T18:05:00Z">
        <w:r w:rsidRPr="0064466B">
          <w:rPr>
            <w:rFonts w:asciiTheme="majorBidi" w:eastAsia="Arial" w:hAnsiTheme="majorBidi" w:cstheme="majorBidi"/>
            <w:sz w:val="24"/>
            <w:szCs w:val="24"/>
          </w:rPr>
          <w:delText xml:space="preserve"> </w:delText>
        </w:r>
      </w:del>
    </w:p>
    <w:p w14:paraId="38CE3993" w14:textId="77777777" w:rsidR="00B66735" w:rsidRPr="0064466B" w:rsidRDefault="00CF6F20" w:rsidP="00D42569">
      <w:pPr>
        <w:spacing w:after="0" w:line="22" w:lineRule="atLeast"/>
        <w:ind w:left="122" w:right="0" w:firstLine="0"/>
        <w:jc w:val="left"/>
        <w:rPr>
          <w:del w:id="12" w:author="hp" w:date="2017-01-05T18:05:00Z"/>
          <w:rFonts w:asciiTheme="majorBidi" w:hAnsiTheme="majorBidi" w:cstheme="majorBidi"/>
          <w:sz w:val="24"/>
          <w:szCs w:val="24"/>
        </w:rPr>
      </w:pPr>
      <w:del w:id="13" w:author="hp" w:date="2017-01-05T18:05:00Z">
        <w:r w:rsidRPr="0064466B">
          <w:rPr>
            <w:rFonts w:asciiTheme="majorBidi" w:hAnsiTheme="majorBidi" w:cstheme="majorBidi"/>
            <w:b/>
            <w:sz w:val="24"/>
            <w:szCs w:val="24"/>
          </w:rPr>
          <w:delText xml:space="preserve"> </w:delText>
        </w:r>
      </w:del>
    </w:p>
    <w:p w14:paraId="5A839F28" w14:textId="77777777" w:rsidR="00B66735" w:rsidRPr="0064466B" w:rsidRDefault="00CF6F20" w:rsidP="00D42569">
      <w:pPr>
        <w:spacing w:after="175" w:line="22" w:lineRule="atLeast"/>
        <w:ind w:left="122" w:right="0" w:firstLine="0"/>
        <w:jc w:val="left"/>
        <w:rPr>
          <w:del w:id="14" w:author="hp" w:date="2017-01-05T18:05:00Z"/>
          <w:rFonts w:asciiTheme="majorBidi" w:hAnsiTheme="majorBidi" w:cstheme="majorBidi"/>
          <w:sz w:val="24"/>
          <w:szCs w:val="24"/>
        </w:rPr>
      </w:pPr>
      <w:del w:id="15" w:author="hp" w:date="2017-01-05T18:05:00Z">
        <w:r w:rsidRPr="0064466B">
          <w:rPr>
            <w:rFonts w:asciiTheme="majorBidi" w:hAnsiTheme="majorBidi" w:cstheme="majorBidi"/>
            <w:b/>
            <w:sz w:val="24"/>
            <w:szCs w:val="24"/>
          </w:rPr>
          <w:delText xml:space="preserve"> </w:delText>
        </w:r>
      </w:del>
    </w:p>
    <w:p w14:paraId="067DAACF" w14:textId="441A2C68" w:rsidR="00B66735" w:rsidRDefault="00B66735" w:rsidP="000C7264">
      <w:pPr>
        <w:spacing w:after="0" w:line="22" w:lineRule="atLeast"/>
        <w:ind w:left="0" w:right="0" w:firstLine="0"/>
        <w:rPr>
          <w:rFonts w:asciiTheme="majorBidi" w:hAnsiTheme="majorBidi" w:cstheme="majorBidi"/>
          <w:sz w:val="24"/>
          <w:szCs w:val="24"/>
        </w:rPr>
        <w:pPrChange w:id="16" w:author="hp" w:date="2017-01-05T18:05:00Z">
          <w:pPr>
            <w:spacing w:after="0" w:line="22" w:lineRule="atLeast"/>
            <w:ind w:left="0" w:right="1224" w:firstLine="0"/>
            <w:jc w:val="center"/>
          </w:pPr>
        </w:pPrChange>
      </w:pPr>
    </w:p>
    <w:p w14:paraId="20916563" w14:textId="21959F79" w:rsidR="00B85D23" w:rsidRPr="003F0D0A" w:rsidRDefault="00B85D23" w:rsidP="005C7BB9">
      <w:pPr>
        <w:spacing w:after="120" w:line="22" w:lineRule="atLeast"/>
        <w:ind w:left="0" w:right="0" w:firstLine="0"/>
        <w:jc w:val="center"/>
        <w:rPr>
          <w:rFonts w:asciiTheme="majorBidi" w:hAnsiTheme="majorBidi" w:cstheme="majorBidi"/>
          <w:b/>
          <w:bCs/>
          <w:sz w:val="48"/>
          <w:szCs w:val="48"/>
        </w:rPr>
        <w:pPrChange w:id="17" w:author="hp" w:date="2017-01-05T18:05:00Z">
          <w:pPr>
            <w:spacing w:after="0" w:line="22" w:lineRule="atLeast"/>
            <w:ind w:left="0" w:right="1224" w:firstLine="0"/>
            <w:jc w:val="center"/>
          </w:pPr>
        </w:pPrChange>
      </w:pPr>
      <w:commentRangeStart w:id="18"/>
      <w:r w:rsidRPr="003F0D0A">
        <w:rPr>
          <w:rFonts w:asciiTheme="majorBidi" w:hAnsiTheme="majorBidi" w:cstheme="majorBidi"/>
          <w:b/>
          <w:bCs/>
          <w:sz w:val="48"/>
          <w:szCs w:val="48"/>
        </w:rPr>
        <w:t>Form</w:t>
      </w:r>
      <w:commentRangeEnd w:id="18"/>
      <w:r w:rsidR="00E723EC">
        <w:rPr>
          <w:rStyle w:val="CommentReference"/>
        </w:rPr>
        <w:commentReference w:id="18"/>
      </w:r>
      <w:r w:rsidRPr="003F0D0A">
        <w:rPr>
          <w:rFonts w:asciiTheme="majorBidi" w:hAnsiTheme="majorBidi" w:cstheme="majorBidi"/>
          <w:b/>
          <w:bCs/>
          <w:sz w:val="48"/>
          <w:szCs w:val="48"/>
        </w:rPr>
        <w:t>al Verification of Specs of Applications</w:t>
      </w:r>
      <w:del w:id="19" w:author="hp" w:date="2017-01-05T18:05:00Z">
        <w:r w:rsidRPr="003F0D0A">
          <w:rPr>
            <w:rFonts w:asciiTheme="majorBidi" w:hAnsiTheme="majorBidi" w:cstheme="majorBidi"/>
            <w:b/>
            <w:bCs/>
            <w:sz w:val="48"/>
            <w:szCs w:val="48"/>
          </w:rPr>
          <w:delText xml:space="preserve">  </w:delText>
        </w:r>
      </w:del>
    </w:p>
    <w:p w14:paraId="1E0E828B" w14:textId="77777777" w:rsidR="00B66735" w:rsidRPr="0064466B" w:rsidRDefault="00CF6F20" w:rsidP="00D42569">
      <w:pPr>
        <w:spacing w:after="0" w:line="22" w:lineRule="atLeast"/>
        <w:ind w:left="0" w:right="1212" w:firstLine="0"/>
        <w:jc w:val="center"/>
        <w:rPr>
          <w:del w:id="20" w:author="hp" w:date="2017-01-05T18:05:00Z"/>
          <w:rFonts w:asciiTheme="majorBidi" w:hAnsiTheme="majorBidi" w:cstheme="majorBidi"/>
          <w:sz w:val="24"/>
          <w:szCs w:val="24"/>
        </w:rPr>
      </w:pPr>
      <w:del w:id="21" w:author="hp" w:date="2017-01-05T18:05:00Z">
        <w:r w:rsidRPr="0064466B">
          <w:rPr>
            <w:rFonts w:asciiTheme="majorBidi" w:hAnsiTheme="majorBidi" w:cstheme="majorBidi"/>
            <w:b/>
            <w:sz w:val="24"/>
            <w:szCs w:val="24"/>
          </w:rPr>
          <w:delText xml:space="preserve"> </w:delText>
        </w:r>
      </w:del>
    </w:p>
    <w:p w14:paraId="2DB2E2F1" w14:textId="77777777" w:rsidR="00B66735" w:rsidRPr="0064466B" w:rsidRDefault="00CF6F20" w:rsidP="00D42569">
      <w:pPr>
        <w:spacing w:after="0" w:line="22" w:lineRule="atLeast"/>
        <w:ind w:left="0" w:right="1212" w:firstLine="0"/>
        <w:jc w:val="center"/>
        <w:rPr>
          <w:del w:id="22" w:author="hp" w:date="2017-01-05T18:05:00Z"/>
          <w:rFonts w:asciiTheme="majorBidi" w:hAnsiTheme="majorBidi" w:cstheme="majorBidi"/>
          <w:sz w:val="24"/>
          <w:szCs w:val="24"/>
        </w:rPr>
      </w:pPr>
      <w:del w:id="23" w:author="hp" w:date="2017-01-05T18:05:00Z">
        <w:r w:rsidRPr="0064466B">
          <w:rPr>
            <w:rFonts w:asciiTheme="majorBidi" w:hAnsiTheme="majorBidi" w:cstheme="majorBidi"/>
            <w:b/>
            <w:sz w:val="24"/>
            <w:szCs w:val="24"/>
          </w:rPr>
          <w:delText xml:space="preserve"> </w:delText>
        </w:r>
      </w:del>
    </w:p>
    <w:p w14:paraId="42B9063A" w14:textId="77777777" w:rsidR="00B66735" w:rsidRPr="0064466B" w:rsidRDefault="00CF6F20" w:rsidP="00D42569">
      <w:pPr>
        <w:spacing w:after="0" w:line="22" w:lineRule="atLeast"/>
        <w:ind w:left="0" w:right="1212" w:firstLine="0"/>
        <w:jc w:val="center"/>
        <w:rPr>
          <w:del w:id="24" w:author="hp" w:date="2017-01-05T18:05:00Z"/>
          <w:rFonts w:asciiTheme="majorBidi" w:hAnsiTheme="majorBidi" w:cstheme="majorBidi"/>
          <w:sz w:val="24"/>
          <w:szCs w:val="24"/>
        </w:rPr>
      </w:pPr>
      <w:del w:id="25" w:author="hp" w:date="2017-01-05T18:05:00Z">
        <w:r w:rsidRPr="0064466B">
          <w:rPr>
            <w:rFonts w:asciiTheme="majorBidi" w:hAnsiTheme="majorBidi" w:cstheme="majorBidi"/>
            <w:b/>
            <w:sz w:val="24"/>
            <w:szCs w:val="24"/>
          </w:rPr>
          <w:delText xml:space="preserve"> </w:delText>
        </w:r>
      </w:del>
    </w:p>
    <w:p w14:paraId="4F30AE45" w14:textId="77777777" w:rsidR="00B66735" w:rsidRPr="0064466B" w:rsidRDefault="00CF6F20" w:rsidP="00D42569">
      <w:pPr>
        <w:spacing w:after="0" w:line="22" w:lineRule="atLeast"/>
        <w:ind w:left="0" w:right="1212" w:firstLine="0"/>
        <w:jc w:val="center"/>
        <w:rPr>
          <w:del w:id="26" w:author="hp" w:date="2017-01-05T18:05:00Z"/>
          <w:rFonts w:asciiTheme="majorBidi" w:hAnsiTheme="majorBidi" w:cstheme="majorBidi"/>
          <w:sz w:val="24"/>
          <w:szCs w:val="24"/>
        </w:rPr>
      </w:pPr>
      <w:del w:id="27" w:author="hp" w:date="2017-01-05T18:05:00Z">
        <w:r w:rsidRPr="0064466B">
          <w:rPr>
            <w:rFonts w:asciiTheme="majorBidi" w:hAnsiTheme="majorBidi" w:cstheme="majorBidi"/>
            <w:b/>
            <w:sz w:val="24"/>
            <w:szCs w:val="24"/>
          </w:rPr>
          <w:delText xml:space="preserve"> </w:delText>
        </w:r>
      </w:del>
    </w:p>
    <w:p w14:paraId="0EF70DE2" w14:textId="77777777" w:rsidR="0064466B" w:rsidRDefault="0064466B" w:rsidP="00D42569">
      <w:pPr>
        <w:spacing w:after="0" w:line="22" w:lineRule="atLeast"/>
        <w:ind w:left="0" w:right="1212" w:firstLine="0"/>
        <w:jc w:val="center"/>
        <w:rPr>
          <w:del w:id="28" w:author="hp" w:date="2017-01-05T18:05:00Z"/>
          <w:b/>
          <w:sz w:val="48"/>
        </w:rPr>
      </w:pPr>
    </w:p>
    <w:p w14:paraId="54165DB5" w14:textId="77777777" w:rsidR="0064466B" w:rsidRDefault="0064466B" w:rsidP="00D42569">
      <w:pPr>
        <w:spacing w:after="0" w:line="22" w:lineRule="atLeast"/>
        <w:ind w:left="0" w:right="1212" w:firstLine="0"/>
        <w:jc w:val="center"/>
        <w:rPr>
          <w:del w:id="29" w:author="hp" w:date="2017-01-05T18:05:00Z"/>
          <w:b/>
          <w:sz w:val="48"/>
        </w:rPr>
      </w:pPr>
    </w:p>
    <w:p w14:paraId="0CC224D8" w14:textId="77777777" w:rsidR="0064466B" w:rsidRDefault="0064466B" w:rsidP="00D42569">
      <w:pPr>
        <w:spacing w:after="0" w:line="22" w:lineRule="atLeast"/>
        <w:ind w:left="0" w:right="1212" w:firstLine="0"/>
        <w:jc w:val="center"/>
        <w:rPr>
          <w:del w:id="30" w:author="hp" w:date="2017-01-05T18:05:00Z"/>
          <w:b/>
          <w:sz w:val="48"/>
        </w:rPr>
      </w:pPr>
    </w:p>
    <w:p w14:paraId="366B02B6" w14:textId="77777777" w:rsidR="0064466B" w:rsidRDefault="0064466B" w:rsidP="00D42569">
      <w:pPr>
        <w:spacing w:after="0" w:line="22" w:lineRule="atLeast"/>
        <w:ind w:left="0" w:right="1212" w:firstLine="0"/>
        <w:jc w:val="center"/>
        <w:rPr>
          <w:del w:id="31" w:author="hp" w:date="2017-01-05T18:05:00Z"/>
          <w:b/>
          <w:sz w:val="48"/>
        </w:rPr>
      </w:pPr>
    </w:p>
    <w:p w14:paraId="1F66ED34" w14:textId="77777777" w:rsidR="0064466B" w:rsidRDefault="0064466B" w:rsidP="003F0D0A">
      <w:pPr>
        <w:bidi/>
        <w:spacing w:after="0" w:line="22" w:lineRule="atLeast"/>
        <w:ind w:left="0" w:right="1212" w:firstLine="0"/>
        <w:jc w:val="center"/>
        <w:rPr>
          <w:del w:id="32" w:author="hp" w:date="2017-01-05T18:05:00Z"/>
          <w:b/>
          <w:sz w:val="48"/>
        </w:rPr>
      </w:pPr>
    </w:p>
    <w:p w14:paraId="6E186623" w14:textId="77777777" w:rsidR="0064466B" w:rsidRPr="003F0D0A" w:rsidRDefault="0064466B" w:rsidP="003F0D0A">
      <w:pPr>
        <w:bidi/>
        <w:spacing w:after="0" w:line="22" w:lineRule="atLeast"/>
        <w:ind w:left="0" w:right="1212" w:firstLine="0"/>
        <w:jc w:val="center"/>
        <w:rPr>
          <w:del w:id="33" w:author="hp" w:date="2017-01-05T18:05:00Z"/>
          <w:bCs/>
          <w:sz w:val="24"/>
          <w:szCs w:val="24"/>
        </w:rPr>
      </w:pPr>
    </w:p>
    <w:p w14:paraId="1572D2F8" w14:textId="548E3BE5" w:rsidR="0064466B" w:rsidRPr="003F0D0A" w:rsidRDefault="0064466B" w:rsidP="003F0D0A">
      <w:pPr>
        <w:bidi/>
        <w:spacing w:after="0" w:line="22" w:lineRule="atLeast"/>
        <w:ind w:left="2880" w:right="1212" w:firstLine="720"/>
        <w:jc w:val="center"/>
        <w:rPr>
          <w:del w:id="34" w:author="hp" w:date="2017-01-05T18:05:00Z"/>
          <w:rFonts w:asciiTheme="majorBidi" w:hAnsiTheme="majorBidi" w:cstheme="majorBidi"/>
          <w:bCs/>
          <w:sz w:val="24"/>
          <w:szCs w:val="24"/>
        </w:rPr>
      </w:pPr>
      <w:del w:id="35" w:author="hp" w:date="2017-01-05T18:05:00Z">
        <w:r w:rsidRPr="003F0D0A">
          <w:rPr>
            <w:rFonts w:asciiTheme="majorBidi" w:eastAsiaTheme="minorEastAsia" w:hAnsiTheme="majorBidi" w:cstheme="majorBidi"/>
            <w:bCs/>
            <w:color w:val="auto"/>
            <w:sz w:val="24"/>
            <w:szCs w:val="24"/>
          </w:rPr>
          <w:delText>Authors</w:delText>
        </w:r>
      </w:del>
    </w:p>
    <w:p w14:paraId="1DE98D87" w14:textId="632177D6" w:rsidR="00B66735" w:rsidRPr="003F0D0A" w:rsidRDefault="00B66735" w:rsidP="003F0D0A">
      <w:pPr>
        <w:bidi/>
        <w:spacing w:after="0" w:line="22" w:lineRule="atLeast"/>
        <w:ind w:left="0" w:right="1212" w:firstLine="0"/>
        <w:jc w:val="center"/>
        <w:rPr>
          <w:del w:id="36" w:author="hp" w:date="2017-01-05T18:05:00Z"/>
          <w:bCs/>
          <w:sz w:val="24"/>
          <w:szCs w:val="24"/>
        </w:rPr>
      </w:pPr>
    </w:p>
    <w:p w14:paraId="23E72413" w14:textId="61D0032E" w:rsidR="0066487C" w:rsidRPr="003F0D0A" w:rsidRDefault="0066487C" w:rsidP="003F0D0A">
      <w:pPr>
        <w:bidi/>
        <w:spacing w:after="0" w:line="22" w:lineRule="atLeast"/>
        <w:ind w:left="2746" w:right="2620" w:firstLine="134"/>
        <w:jc w:val="center"/>
        <w:rPr>
          <w:del w:id="37" w:author="hp" w:date="2017-01-05T18:05:00Z"/>
          <w:rFonts w:asciiTheme="majorBidi" w:hAnsiTheme="majorBidi" w:cstheme="majorBidi"/>
          <w:bCs/>
          <w:sz w:val="24"/>
          <w:szCs w:val="24"/>
        </w:rPr>
      </w:pPr>
      <w:r w:rsidRPr="003F0D0A">
        <w:rPr>
          <w:rFonts w:asciiTheme="majorBidi" w:hAnsiTheme="majorBidi" w:cstheme="majorBidi"/>
          <w:bCs/>
          <w:color w:val="222222"/>
          <w:sz w:val="24"/>
          <w:szCs w:val="24"/>
          <w:shd w:val="clear" w:color="auto" w:fill="FFFFFF"/>
        </w:rPr>
        <w:t xml:space="preserve">Saeed </w:t>
      </w:r>
      <w:r w:rsidR="0047136F" w:rsidRPr="003F0D0A">
        <w:rPr>
          <w:rFonts w:asciiTheme="majorBidi" w:hAnsiTheme="majorBidi" w:cstheme="majorBidi"/>
          <w:bCs/>
          <w:color w:val="222222"/>
          <w:sz w:val="24"/>
          <w:szCs w:val="24"/>
          <w:shd w:val="clear" w:color="auto" w:fill="FFFFFF"/>
        </w:rPr>
        <w:t xml:space="preserve">Namih </w:t>
      </w:r>
      <w:del w:id="38" w:author="hp" w:date="2017-01-05T18:05:00Z">
        <w:r w:rsidR="0047136F" w:rsidRPr="003F0D0A">
          <w:rPr>
            <w:rFonts w:asciiTheme="majorBidi" w:hAnsiTheme="majorBidi" w:cstheme="majorBidi"/>
            <w:bCs/>
            <w:color w:val="222222"/>
            <w:sz w:val="24"/>
            <w:szCs w:val="24"/>
            <w:shd w:val="clear" w:color="auto" w:fill="FFFFFF"/>
          </w:rPr>
          <w:delText xml:space="preserve">      </w:delText>
        </w:r>
      </w:del>
      <w:r w:rsidR="0064466B" w:rsidRPr="003F0D0A">
        <w:rPr>
          <w:rFonts w:asciiTheme="majorBidi" w:hAnsiTheme="majorBidi" w:cstheme="majorBidi"/>
          <w:bCs/>
          <w:color w:val="222222"/>
          <w:sz w:val="24"/>
          <w:szCs w:val="24"/>
          <w:shd w:val="clear" w:color="auto" w:fill="FFFFFF"/>
        </w:rPr>
        <w:t>ID</w:t>
      </w:r>
      <w:del w:id="39" w:author="hp" w:date="2017-01-05T18:05:00Z">
        <w:r w:rsidR="0064466B" w:rsidRPr="003F0D0A">
          <w:rPr>
            <w:rFonts w:asciiTheme="majorBidi" w:hAnsiTheme="majorBidi" w:cstheme="majorBidi"/>
            <w:bCs/>
            <w:color w:val="222222"/>
            <w:sz w:val="24"/>
            <w:szCs w:val="24"/>
            <w:shd w:val="clear" w:color="auto" w:fill="FFFFFF"/>
          </w:rPr>
          <w:delText xml:space="preserve"> </w:delText>
        </w:r>
      </w:del>
      <w:r w:rsidR="0064466B" w:rsidRPr="003F0D0A">
        <w:rPr>
          <w:rFonts w:asciiTheme="majorBidi" w:hAnsiTheme="majorBidi" w:cstheme="majorBidi"/>
          <w:bCs/>
          <w:color w:val="222222"/>
          <w:sz w:val="24"/>
          <w:szCs w:val="24"/>
          <w:shd w:val="clear" w:color="auto" w:fill="FFFFFF"/>
        </w:rPr>
        <w:t>:</w:t>
      </w:r>
      <w:r>
        <w:rPr>
          <w:rFonts w:asciiTheme="majorBidi" w:hAnsiTheme="majorBidi"/>
          <w:sz w:val="24"/>
          <w:rPrChange w:id="40" w:author="hp" w:date="2017-01-05T18:05:00Z">
            <w:rPr>
              <w:rFonts w:asciiTheme="majorBidi" w:hAnsiTheme="majorBidi" w:cstheme="majorBidi"/>
              <w:bCs/>
              <w:color w:val="222222"/>
              <w:sz w:val="24"/>
              <w:szCs w:val="24"/>
              <w:shd w:val="clear" w:color="auto" w:fill="FFFFFF"/>
            </w:rPr>
          </w:rPrChange>
        </w:rPr>
        <w:t>204582555</w:t>
      </w:r>
      <w:ins w:id="41" w:author="hp" w:date="2017-01-05T18:05:00Z">
        <w:r w:rsidR="000C7264">
          <w:rPr>
            <w:rFonts w:asciiTheme="majorBidi" w:hAnsiTheme="majorBidi" w:cstheme="majorBidi"/>
            <w:sz w:val="24"/>
            <w:szCs w:val="24"/>
          </w:rPr>
          <w:t>,</w:t>
        </w:r>
        <w:r w:rsidR="000C7264" w:rsidRPr="000C7264">
          <w:rPr>
            <w:rFonts w:asciiTheme="majorBidi" w:hAnsiTheme="majorBidi" w:cstheme="majorBidi"/>
            <w:bCs/>
            <w:color w:val="222222"/>
            <w:sz w:val="24"/>
            <w:szCs w:val="24"/>
            <w:shd w:val="clear" w:color="auto" w:fill="FFFFFF"/>
          </w:rPr>
          <w:t xml:space="preserve"> </w:t>
        </w:r>
      </w:ins>
    </w:p>
    <w:p w14:paraId="755FB0EF" w14:textId="4D835545" w:rsidR="00B66735" w:rsidRPr="003F0D0A" w:rsidRDefault="0066487C" w:rsidP="005C7BB9">
      <w:pPr>
        <w:bidi/>
        <w:spacing w:after="120" w:line="22" w:lineRule="atLeast"/>
        <w:ind w:left="0" w:right="0" w:firstLine="134"/>
        <w:jc w:val="center"/>
        <w:rPr>
          <w:rFonts w:asciiTheme="majorBidi" w:hAnsiTheme="majorBidi" w:cstheme="majorBidi"/>
          <w:bCs/>
          <w:sz w:val="24"/>
          <w:szCs w:val="24"/>
        </w:rPr>
        <w:pPrChange w:id="42" w:author="hp" w:date="2017-01-05T18:05:00Z">
          <w:pPr>
            <w:bidi/>
            <w:spacing w:after="0" w:line="22" w:lineRule="atLeast"/>
            <w:ind w:left="2612" w:right="2620" w:firstLine="134"/>
            <w:jc w:val="center"/>
          </w:pPr>
        </w:pPrChange>
      </w:pPr>
      <w:r w:rsidRPr="003F0D0A">
        <w:rPr>
          <w:rFonts w:asciiTheme="majorBidi" w:hAnsiTheme="majorBidi" w:cstheme="majorBidi"/>
          <w:bCs/>
          <w:color w:val="222222"/>
          <w:sz w:val="24"/>
          <w:szCs w:val="24"/>
          <w:shd w:val="clear" w:color="auto" w:fill="FFFFFF"/>
        </w:rPr>
        <w:t>Ahmad Mnasra</w:t>
      </w:r>
      <w:r w:rsidRPr="003F0D0A">
        <w:rPr>
          <w:rFonts w:asciiTheme="majorBidi" w:hAnsiTheme="majorBidi" w:cstheme="majorBidi"/>
          <w:bCs/>
          <w:sz w:val="24"/>
          <w:szCs w:val="24"/>
        </w:rPr>
        <w:t xml:space="preserve"> </w:t>
      </w:r>
      <w:del w:id="43" w:author="hp" w:date="2017-01-05T18:05:00Z">
        <w:r w:rsidRPr="003F0D0A">
          <w:rPr>
            <w:rFonts w:asciiTheme="majorBidi" w:hAnsiTheme="majorBidi" w:cstheme="majorBidi"/>
            <w:bCs/>
            <w:sz w:val="24"/>
            <w:szCs w:val="24"/>
          </w:rPr>
          <w:delText xml:space="preserve">  </w:delText>
        </w:r>
        <w:r w:rsidR="0064466B" w:rsidRPr="003F0D0A">
          <w:rPr>
            <w:rFonts w:asciiTheme="majorBidi" w:hAnsiTheme="majorBidi" w:cstheme="majorBidi"/>
            <w:bCs/>
            <w:sz w:val="24"/>
            <w:szCs w:val="24"/>
          </w:rPr>
          <w:delText xml:space="preserve"> </w:delText>
        </w:r>
      </w:del>
      <w:r w:rsidR="0064466B" w:rsidRPr="003F0D0A">
        <w:rPr>
          <w:rFonts w:asciiTheme="majorBidi" w:hAnsiTheme="majorBidi" w:cstheme="majorBidi"/>
          <w:bCs/>
          <w:color w:val="222222"/>
          <w:sz w:val="24"/>
          <w:szCs w:val="24"/>
          <w:shd w:val="clear" w:color="auto" w:fill="FFFFFF"/>
        </w:rPr>
        <w:t>ID</w:t>
      </w:r>
      <w:del w:id="44" w:author="hp" w:date="2017-01-05T18:05:00Z">
        <w:r w:rsidR="0064466B" w:rsidRPr="003F0D0A">
          <w:rPr>
            <w:rFonts w:asciiTheme="majorBidi" w:hAnsiTheme="majorBidi" w:cstheme="majorBidi"/>
            <w:bCs/>
            <w:color w:val="222222"/>
            <w:sz w:val="24"/>
            <w:szCs w:val="24"/>
            <w:shd w:val="clear" w:color="auto" w:fill="FFFFFF"/>
          </w:rPr>
          <w:delText xml:space="preserve"> </w:delText>
        </w:r>
      </w:del>
      <w:r w:rsidR="0064466B" w:rsidRPr="003F0D0A">
        <w:rPr>
          <w:rFonts w:asciiTheme="majorBidi" w:hAnsiTheme="majorBidi" w:cstheme="majorBidi"/>
          <w:bCs/>
          <w:color w:val="222222"/>
          <w:sz w:val="24"/>
          <w:szCs w:val="24"/>
          <w:shd w:val="clear" w:color="auto" w:fill="FFFFFF"/>
        </w:rPr>
        <w:t>:</w:t>
      </w:r>
      <w:r w:rsidRPr="003F0D0A">
        <w:rPr>
          <w:rFonts w:asciiTheme="majorBidi" w:hAnsiTheme="majorBidi" w:cstheme="majorBidi"/>
          <w:bCs/>
          <w:color w:val="222222"/>
          <w:sz w:val="24"/>
          <w:szCs w:val="24"/>
          <w:shd w:val="clear" w:color="auto" w:fill="FFFFFF"/>
        </w:rPr>
        <w:t>311539647</w:t>
      </w:r>
    </w:p>
    <w:p w14:paraId="7313BE54" w14:textId="0416EC2F" w:rsidR="0066487C" w:rsidRDefault="000C7264" w:rsidP="003F0D0A">
      <w:pPr>
        <w:bidi/>
        <w:spacing w:after="0" w:line="22" w:lineRule="atLeast"/>
        <w:ind w:left="2026" w:right="2620" w:hanging="46"/>
        <w:jc w:val="center"/>
        <w:rPr>
          <w:del w:id="45" w:author="hp" w:date="2017-01-05T18:05:00Z"/>
        </w:rPr>
      </w:pPr>
      <w:ins w:id="46" w:author="hp" w:date="2017-01-05T18:05:00Z">
        <w:r w:rsidRPr="00EE4564">
          <w:rPr>
            <w:rFonts w:asciiTheme="majorBidi" w:hAnsiTheme="majorBidi" w:cstheme="majorBidi"/>
            <w:sz w:val="24"/>
            <w:szCs w:val="24"/>
          </w:rPr>
          <w:t>Supervisor(s)</w:t>
        </w:r>
        <w:r>
          <w:rPr>
            <w:rFonts w:asciiTheme="majorBidi" w:hAnsiTheme="majorBidi" w:cstheme="majorBidi"/>
            <w:sz w:val="24"/>
            <w:szCs w:val="24"/>
          </w:rPr>
          <w:t>:</w:t>
        </w:r>
        <w:r w:rsidRPr="003F0D0A">
          <w:rPr>
            <w:sz w:val="24"/>
            <w:szCs w:val="24"/>
          </w:rPr>
          <w:t xml:space="preserve"> </w:t>
        </w:r>
      </w:ins>
    </w:p>
    <w:p w14:paraId="57797FF2" w14:textId="77777777" w:rsidR="0066487C" w:rsidRDefault="0066487C" w:rsidP="003F0D0A">
      <w:pPr>
        <w:bidi/>
        <w:spacing w:after="0" w:line="22" w:lineRule="atLeast"/>
        <w:ind w:left="2026" w:right="2620" w:hanging="46"/>
        <w:jc w:val="center"/>
        <w:rPr>
          <w:del w:id="47" w:author="hp" w:date="2017-01-05T18:05:00Z"/>
        </w:rPr>
      </w:pPr>
    </w:p>
    <w:p w14:paraId="2EE27A6D" w14:textId="782D27ED" w:rsidR="0066487C" w:rsidRDefault="0066487C" w:rsidP="003F0D0A">
      <w:pPr>
        <w:bidi/>
        <w:spacing w:after="0" w:line="22" w:lineRule="atLeast"/>
        <w:ind w:left="0" w:right="2620" w:firstLine="0"/>
        <w:jc w:val="center"/>
        <w:rPr>
          <w:del w:id="48" w:author="hp" w:date="2017-01-05T18:05:00Z"/>
        </w:rPr>
      </w:pPr>
    </w:p>
    <w:p w14:paraId="417F7E37" w14:textId="77777777" w:rsidR="0066487C" w:rsidRDefault="0066487C" w:rsidP="003F0D0A">
      <w:pPr>
        <w:bidi/>
        <w:spacing w:after="0" w:line="22" w:lineRule="atLeast"/>
        <w:ind w:left="2026" w:right="2620" w:hanging="46"/>
        <w:jc w:val="center"/>
        <w:rPr>
          <w:del w:id="49" w:author="hp" w:date="2017-01-05T18:05:00Z"/>
        </w:rPr>
      </w:pPr>
    </w:p>
    <w:p w14:paraId="6467CCB7" w14:textId="5C0FAFE9" w:rsidR="00B66735" w:rsidRPr="003F0D0A" w:rsidRDefault="00B66735" w:rsidP="003F0D0A">
      <w:pPr>
        <w:bidi/>
        <w:spacing w:after="103" w:line="22" w:lineRule="atLeast"/>
        <w:ind w:left="0" w:right="1277" w:firstLine="0"/>
        <w:jc w:val="center"/>
        <w:rPr>
          <w:del w:id="50" w:author="hp" w:date="2017-01-05T18:05:00Z"/>
        </w:rPr>
      </w:pPr>
    </w:p>
    <w:p w14:paraId="1892FB2D" w14:textId="77777777" w:rsidR="00E5483F" w:rsidRDefault="00CF6F20" w:rsidP="00E5483F">
      <w:pPr>
        <w:bidi/>
        <w:spacing w:after="0" w:line="22" w:lineRule="atLeast"/>
        <w:ind w:left="2890" w:right="1333" w:firstLine="710"/>
        <w:jc w:val="center"/>
        <w:rPr>
          <w:del w:id="51" w:author="hp" w:date="2017-01-05T18:05:00Z"/>
          <w:sz w:val="24"/>
          <w:szCs w:val="24"/>
        </w:rPr>
      </w:pPr>
      <w:del w:id="52" w:author="hp" w:date="2017-01-05T18:05:00Z">
        <w:r w:rsidRPr="003F0D0A">
          <w:rPr>
            <w:sz w:val="24"/>
            <w:szCs w:val="24"/>
          </w:rPr>
          <w:delText>Supervisors:</w:delText>
        </w:r>
      </w:del>
    </w:p>
    <w:p w14:paraId="182FF5E6" w14:textId="7E6F6CD6" w:rsidR="00E5483F" w:rsidRDefault="006F1D19" w:rsidP="00E5483F">
      <w:pPr>
        <w:bidi/>
        <w:spacing w:after="0" w:line="22" w:lineRule="atLeast"/>
        <w:ind w:left="2890" w:right="1333" w:firstLine="710"/>
        <w:jc w:val="center"/>
        <w:rPr>
          <w:del w:id="53" w:author="hp" w:date="2017-01-05T18:05:00Z"/>
          <w:sz w:val="24"/>
          <w:szCs w:val="24"/>
        </w:rPr>
      </w:pPr>
      <w:r w:rsidRPr="003F0D0A">
        <w:rPr>
          <w:sz w:val="24"/>
          <w:szCs w:val="24"/>
        </w:rPr>
        <w:t>Dr. Katerina Korenbla</w:t>
      </w:r>
      <w:r w:rsidR="00C2681A" w:rsidRPr="003F0D0A">
        <w:rPr>
          <w:sz w:val="24"/>
          <w:szCs w:val="24"/>
        </w:rPr>
        <w:t>t</w:t>
      </w:r>
      <w:ins w:id="54" w:author="hp" w:date="2017-01-05T18:05:00Z">
        <w:r w:rsidR="000C7264" w:rsidRPr="00EE4564">
          <w:rPr>
            <w:rFonts w:asciiTheme="majorBidi" w:hAnsiTheme="majorBidi" w:cstheme="majorBidi"/>
            <w:sz w:val="24"/>
            <w:szCs w:val="24"/>
          </w:rPr>
          <w:t xml:space="preserve">, </w:t>
        </w:r>
      </w:ins>
    </w:p>
    <w:p w14:paraId="46B3FF78" w14:textId="5A8AC18C" w:rsidR="00BA34B2" w:rsidRPr="003F0D0A" w:rsidRDefault="00BA34B2" w:rsidP="000C7264">
      <w:pPr>
        <w:bidi/>
        <w:spacing w:after="0" w:line="22" w:lineRule="atLeast"/>
        <w:ind w:left="0" w:right="0" w:firstLine="710"/>
        <w:jc w:val="center"/>
        <w:rPr>
          <w:sz w:val="24"/>
          <w:szCs w:val="24"/>
          <w:rtl/>
        </w:rPr>
        <w:pPrChange w:id="55" w:author="hp" w:date="2017-01-05T18:05:00Z">
          <w:pPr>
            <w:bidi/>
            <w:spacing w:after="0" w:line="22" w:lineRule="atLeast"/>
            <w:ind w:left="2890" w:right="1333" w:firstLine="710"/>
            <w:jc w:val="center"/>
          </w:pPr>
        </w:pPrChange>
      </w:pPr>
      <w:r w:rsidRPr="003F0D0A">
        <w:rPr>
          <w:sz w:val="24"/>
          <w:szCs w:val="24"/>
        </w:rPr>
        <w:t>Dr. Elena Ravve</w:t>
      </w:r>
    </w:p>
    <w:p w14:paraId="3328FE64" w14:textId="0141DFC5" w:rsidR="00BA34B2" w:rsidRDefault="00BA34B2" w:rsidP="000C7264">
      <w:pPr>
        <w:bidi/>
        <w:spacing w:after="0" w:line="22" w:lineRule="atLeast"/>
        <w:ind w:left="0" w:right="0" w:firstLine="710"/>
        <w:jc w:val="center"/>
        <w:rPr>
          <w:sz w:val="24"/>
          <w:szCs w:val="24"/>
        </w:rPr>
        <w:pPrChange w:id="56" w:author="hp" w:date="2017-01-05T18:05:00Z">
          <w:pPr>
            <w:spacing w:after="0" w:line="22" w:lineRule="atLeast"/>
            <w:ind w:left="0" w:right="1500" w:firstLine="0"/>
            <w:jc w:val="center"/>
          </w:pPr>
        </w:pPrChange>
      </w:pPr>
    </w:p>
    <w:p w14:paraId="13AF3C90" w14:textId="77777777" w:rsidR="000C7264" w:rsidRPr="00EE4564" w:rsidRDefault="000C7264" w:rsidP="000C7264">
      <w:pPr>
        <w:pStyle w:val="NoSpacing"/>
        <w:bidi w:val="0"/>
        <w:spacing w:after="120" w:line="264" w:lineRule="auto"/>
        <w:ind w:left="567" w:right="565"/>
        <w:jc w:val="both"/>
        <w:rPr>
          <w:ins w:id="57" w:author="hp" w:date="2017-01-05T18:05:00Z"/>
          <w:rFonts w:asciiTheme="majorBidi" w:hAnsiTheme="majorBidi" w:cstheme="majorBidi"/>
          <w:i/>
          <w:iCs/>
          <w:sz w:val="20"/>
          <w:szCs w:val="20"/>
        </w:rPr>
      </w:pPr>
      <w:ins w:id="58" w:author="hp" w:date="2017-01-05T18:05:00Z">
        <w:r w:rsidRPr="00EE4564">
          <w:rPr>
            <w:rFonts w:asciiTheme="majorBidi" w:hAnsiTheme="majorBidi" w:cstheme="majorBidi"/>
            <w:b/>
            <w:bCs/>
            <w:sz w:val="20"/>
            <w:szCs w:val="20"/>
          </w:rPr>
          <w:t>Abstract.</w:t>
        </w:r>
        <w:r w:rsidRPr="00EE4564">
          <w:rPr>
            <w:rFonts w:asciiTheme="majorBidi" w:hAnsiTheme="majorBidi" w:cstheme="majorBidi"/>
            <w:i/>
            <w:iCs/>
            <w:sz w:val="20"/>
            <w:szCs w:val="20"/>
          </w:rPr>
          <w:t xml:space="preserve"> In our project we </w:t>
        </w:r>
      </w:ins>
    </w:p>
    <w:p w14:paraId="44B32CAA" w14:textId="77777777" w:rsidR="005C7BB9" w:rsidRDefault="000C7264" w:rsidP="005C7BB9">
      <w:pPr>
        <w:spacing w:after="120" w:line="264" w:lineRule="auto"/>
        <w:ind w:left="567" w:right="565"/>
        <w:rPr>
          <w:ins w:id="59" w:author="hp" w:date="2017-01-05T18:05:00Z"/>
          <w:rFonts w:asciiTheme="majorBidi" w:hAnsiTheme="majorBidi" w:cstheme="majorBidi"/>
          <w:szCs w:val="20"/>
        </w:rPr>
      </w:pPr>
      <w:ins w:id="60" w:author="hp" w:date="2017-01-05T18:05:00Z">
        <w:r w:rsidRPr="00EE4564">
          <w:rPr>
            <w:rFonts w:asciiTheme="majorBidi" w:hAnsiTheme="majorBidi" w:cstheme="majorBidi"/>
            <w:b/>
            <w:bCs/>
            <w:szCs w:val="20"/>
          </w:rPr>
          <w:t>Keywords</w:t>
        </w:r>
        <w:r w:rsidRPr="00EE4564">
          <w:rPr>
            <w:rFonts w:asciiTheme="majorBidi" w:hAnsiTheme="majorBidi" w:cstheme="majorBidi"/>
            <w:szCs w:val="20"/>
          </w:rPr>
          <w:t xml:space="preserve">: </w:t>
        </w:r>
      </w:ins>
    </w:p>
    <w:p w14:paraId="573236F2" w14:textId="52E1C893" w:rsidR="003F0D0A" w:rsidRDefault="003F0D0A" w:rsidP="00D42569">
      <w:pPr>
        <w:spacing w:after="0" w:line="22" w:lineRule="atLeast"/>
        <w:ind w:left="0" w:right="1500" w:firstLine="0"/>
        <w:jc w:val="center"/>
        <w:rPr>
          <w:del w:id="61" w:author="hp" w:date="2017-01-05T18:05:00Z"/>
          <w:sz w:val="24"/>
          <w:szCs w:val="24"/>
        </w:rPr>
      </w:pPr>
    </w:p>
    <w:p w14:paraId="3AD88246" w14:textId="77777777" w:rsidR="003F0D0A" w:rsidRPr="0064466B" w:rsidRDefault="003F0D0A" w:rsidP="00D42569">
      <w:pPr>
        <w:spacing w:after="0" w:line="22" w:lineRule="atLeast"/>
        <w:ind w:left="0" w:right="1500" w:firstLine="0"/>
        <w:jc w:val="center"/>
        <w:rPr>
          <w:del w:id="62" w:author="hp" w:date="2017-01-05T18:05:00Z"/>
          <w:sz w:val="24"/>
          <w:szCs w:val="24"/>
          <w:rtl/>
        </w:rPr>
      </w:pPr>
    </w:p>
    <w:p w14:paraId="7F61C02B" w14:textId="77777777" w:rsidR="0066487C" w:rsidRDefault="0066487C" w:rsidP="00D42569">
      <w:pPr>
        <w:spacing w:after="0" w:line="22" w:lineRule="atLeast"/>
        <w:ind w:left="0" w:right="1500" w:firstLine="0"/>
        <w:jc w:val="center"/>
        <w:rPr>
          <w:del w:id="63" w:author="hp" w:date="2017-01-05T18:05:00Z"/>
        </w:rPr>
      </w:pPr>
    </w:p>
    <w:p w14:paraId="5A42BD19" w14:textId="77777777" w:rsidR="00B62200" w:rsidRDefault="00B62200" w:rsidP="00D42569">
      <w:pPr>
        <w:spacing w:after="0" w:line="22" w:lineRule="atLeast"/>
        <w:ind w:left="0" w:right="1500" w:firstLine="0"/>
        <w:jc w:val="right"/>
        <w:rPr>
          <w:del w:id="64" w:author="hp" w:date="2017-01-05T18:05:00Z"/>
          <w:sz w:val="24"/>
        </w:rPr>
      </w:pPr>
    </w:p>
    <w:p w14:paraId="4D5D3D46" w14:textId="77777777" w:rsidR="00B62200" w:rsidRDefault="00B62200" w:rsidP="00D42569">
      <w:pPr>
        <w:spacing w:after="0" w:line="22" w:lineRule="atLeast"/>
        <w:ind w:left="0" w:right="1500" w:firstLine="0"/>
        <w:jc w:val="right"/>
        <w:rPr>
          <w:del w:id="65" w:author="hp" w:date="2017-01-05T18:05:00Z"/>
          <w:sz w:val="24"/>
        </w:rPr>
      </w:pPr>
    </w:p>
    <w:p w14:paraId="5ADC5A50" w14:textId="77777777" w:rsidR="00AC1FEB" w:rsidRDefault="00AC1FEB" w:rsidP="00D42569">
      <w:pPr>
        <w:spacing w:after="0" w:line="22" w:lineRule="atLeast"/>
        <w:ind w:left="0" w:right="1500" w:firstLine="0"/>
        <w:jc w:val="right"/>
        <w:rPr>
          <w:del w:id="66" w:author="hp" w:date="2017-01-05T18:05:00Z"/>
          <w:sz w:val="24"/>
        </w:rPr>
      </w:pPr>
    </w:p>
    <w:p w14:paraId="0CCED228" w14:textId="77777777" w:rsidR="00AC1FEB" w:rsidRDefault="00AC1FEB" w:rsidP="00D42569">
      <w:pPr>
        <w:spacing w:after="0" w:line="22" w:lineRule="atLeast"/>
        <w:ind w:left="0" w:right="1500" w:firstLine="0"/>
        <w:jc w:val="right"/>
        <w:rPr>
          <w:del w:id="67" w:author="hp" w:date="2017-01-05T18:05:00Z"/>
          <w:sz w:val="24"/>
        </w:rPr>
      </w:pPr>
    </w:p>
    <w:p w14:paraId="64164022" w14:textId="4D81EF86" w:rsidR="00B66735" w:rsidRDefault="00CF6F20" w:rsidP="00D42569">
      <w:pPr>
        <w:spacing w:after="0" w:line="22" w:lineRule="atLeast"/>
        <w:ind w:left="0" w:right="1500" w:firstLine="0"/>
        <w:jc w:val="right"/>
        <w:rPr>
          <w:del w:id="68" w:author="hp" w:date="2017-01-05T18:05:00Z"/>
        </w:rPr>
      </w:pPr>
      <w:del w:id="69" w:author="hp" w:date="2017-01-05T18:05:00Z">
        <w:r>
          <w:rPr>
            <w:sz w:val="24"/>
          </w:rPr>
          <w:delText xml:space="preserve"> </w:delText>
        </w:r>
      </w:del>
    </w:p>
    <w:customXmlDelRangeStart w:id="70" w:author="hp" w:date="2017-01-05T18:05:00Z"/>
    <w:sdt>
      <w:sdtPr>
        <w:id w:val="1907794790"/>
        <w:docPartObj>
          <w:docPartGallery w:val="Table of Contents"/>
        </w:docPartObj>
      </w:sdtPr>
      <w:sdtContent>
        <w:customXmlDelRangeEnd w:id="70"/>
        <w:p w14:paraId="44A744C6" w14:textId="77777777" w:rsidR="00B66735" w:rsidRDefault="00CF6F20" w:rsidP="00D42569">
          <w:pPr>
            <w:spacing w:after="174" w:line="22" w:lineRule="atLeast"/>
            <w:ind w:left="0" w:right="1334" w:firstLine="0"/>
            <w:jc w:val="center"/>
            <w:rPr>
              <w:del w:id="71" w:author="hp" w:date="2017-01-05T18:05:00Z"/>
            </w:rPr>
          </w:pPr>
          <w:del w:id="72" w:author="hp" w:date="2017-01-05T18:05:00Z">
            <w:r>
              <w:rPr>
                <w:rFonts w:ascii="Arial" w:eastAsia="Arial" w:hAnsi="Arial" w:cs="Arial"/>
                <w:sz w:val="22"/>
              </w:rPr>
              <w:delText xml:space="preserve">CONTENTS </w:delText>
            </w:r>
          </w:del>
        </w:p>
        <w:p w14:paraId="2307AF02" w14:textId="556CEAFE" w:rsidR="003C412F" w:rsidRDefault="00CF6F20">
          <w:pPr>
            <w:pStyle w:val="TOC2"/>
            <w:tabs>
              <w:tab w:val="right" w:leader="dot" w:pos="9871"/>
            </w:tabs>
            <w:rPr>
              <w:del w:id="73" w:author="hp" w:date="2017-01-05T18:05:00Z"/>
              <w:rFonts w:asciiTheme="minorHAnsi" w:eastAsiaTheme="minorEastAsia" w:hAnsiTheme="minorHAnsi" w:cstheme="minorBidi"/>
              <w:noProof/>
              <w:color w:val="auto"/>
              <w:sz w:val="22"/>
            </w:rPr>
          </w:pPr>
          <w:del w:id="74" w:author="hp" w:date="2017-01-05T18:05:00Z">
            <w:r>
              <w:fldChar w:fldCharType="begin"/>
            </w:r>
            <w:r>
              <w:delInstrText xml:space="preserve"> TOC \o "1-3" \h \z \u </w:delInstrText>
            </w:r>
            <w:r>
              <w:fldChar w:fldCharType="separate"/>
            </w:r>
            <w:r w:rsidR="0094686A">
              <w:fldChar w:fldCharType="begin"/>
            </w:r>
            <w:r w:rsidR="0094686A">
              <w:delInstrText xml:space="preserve"> HYPERLINK \l "_Toc470446028" </w:delInstrText>
            </w:r>
            <w:r w:rsidR="0094686A">
              <w:fldChar w:fldCharType="separate"/>
            </w:r>
            <w:r w:rsidR="003C412F" w:rsidRPr="00AA34AE">
              <w:rPr>
                <w:rStyle w:val="Hyperlink"/>
                <w:noProof/>
              </w:rPr>
              <w:delText>1. INTRODUCTION</w:delText>
            </w:r>
            <w:r w:rsidR="003C412F">
              <w:rPr>
                <w:noProof/>
                <w:webHidden/>
              </w:rPr>
              <w:tab/>
            </w:r>
            <w:r w:rsidR="003C412F">
              <w:rPr>
                <w:rStyle w:val="Hyperlink"/>
                <w:noProof/>
                <w:rtl/>
              </w:rPr>
              <w:fldChar w:fldCharType="begin"/>
            </w:r>
            <w:r w:rsidR="003C412F">
              <w:rPr>
                <w:noProof/>
                <w:webHidden/>
              </w:rPr>
              <w:delInstrText xml:space="preserve"> PAGEREF _Toc470446028 \h </w:delInstrText>
            </w:r>
            <w:r w:rsidR="003C412F">
              <w:rPr>
                <w:rStyle w:val="Hyperlink"/>
                <w:noProof/>
                <w:rtl/>
              </w:rPr>
            </w:r>
            <w:r w:rsidR="003C412F">
              <w:rPr>
                <w:rStyle w:val="Hyperlink"/>
                <w:noProof/>
                <w:rtl/>
              </w:rPr>
              <w:fldChar w:fldCharType="separate"/>
            </w:r>
            <w:r w:rsidR="00E5483F">
              <w:rPr>
                <w:noProof/>
                <w:webHidden/>
              </w:rPr>
              <w:delText>3</w:delText>
            </w:r>
            <w:r w:rsidR="003C412F">
              <w:rPr>
                <w:rStyle w:val="Hyperlink"/>
                <w:noProof/>
                <w:rtl/>
              </w:rPr>
              <w:fldChar w:fldCharType="end"/>
            </w:r>
            <w:r w:rsidR="0094686A">
              <w:rPr>
                <w:rStyle w:val="Hyperlink"/>
                <w:noProof/>
              </w:rPr>
              <w:fldChar w:fldCharType="end"/>
            </w:r>
          </w:del>
        </w:p>
        <w:p w14:paraId="78D19C6B" w14:textId="1E01D5A8" w:rsidR="003C412F" w:rsidRDefault="0094686A">
          <w:pPr>
            <w:pStyle w:val="TOC2"/>
            <w:tabs>
              <w:tab w:val="right" w:leader="dot" w:pos="9871"/>
            </w:tabs>
            <w:rPr>
              <w:del w:id="75" w:author="hp" w:date="2017-01-05T18:05:00Z"/>
              <w:rFonts w:asciiTheme="minorHAnsi" w:eastAsiaTheme="minorEastAsia" w:hAnsiTheme="minorHAnsi" w:cstheme="minorBidi"/>
              <w:noProof/>
              <w:color w:val="auto"/>
              <w:sz w:val="22"/>
            </w:rPr>
          </w:pPr>
          <w:del w:id="76" w:author="hp" w:date="2017-01-05T18:05:00Z">
            <w:r>
              <w:fldChar w:fldCharType="begin"/>
            </w:r>
            <w:r>
              <w:delInstrText xml:space="preserve"> HYPERLINK \l "_Toc470446029" </w:delInstrText>
            </w:r>
            <w:r>
              <w:fldChar w:fldCharType="separate"/>
            </w:r>
            <w:r w:rsidR="003C412F" w:rsidRPr="00AA34AE">
              <w:rPr>
                <w:rStyle w:val="Hyperlink"/>
                <w:noProof/>
              </w:rPr>
              <w:delText>2. THEORY</w:delText>
            </w:r>
            <w:r w:rsidR="003C412F">
              <w:rPr>
                <w:noProof/>
                <w:webHidden/>
              </w:rPr>
              <w:tab/>
            </w:r>
            <w:r w:rsidR="003C412F">
              <w:rPr>
                <w:rStyle w:val="Hyperlink"/>
                <w:noProof/>
                <w:rtl/>
              </w:rPr>
              <w:fldChar w:fldCharType="begin"/>
            </w:r>
            <w:r w:rsidR="003C412F">
              <w:rPr>
                <w:noProof/>
                <w:webHidden/>
              </w:rPr>
              <w:delInstrText xml:space="preserve"> PAGEREF _Toc470446029 \h </w:delInstrText>
            </w:r>
            <w:r w:rsidR="003C412F">
              <w:rPr>
                <w:rStyle w:val="Hyperlink"/>
                <w:noProof/>
                <w:rtl/>
              </w:rPr>
            </w:r>
            <w:r w:rsidR="003C412F">
              <w:rPr>
                <w:rStyle w:val="Hyperlink"/>
                <w:noProof/>
                <w:rtl/>
              </w:rPr>
              <w:fldChar w:fldCharType="separate"/>
            </w:r>
            <w:r w:rsidR="00E5483F">
              <w:rPr>
                <w:noProof/>
                <w:webHidden/>
              </w:rPr>
              <w:delText>3</w:delText>
            </w:r>
            <w:r w:rsidR="003C412F">
              <w:rPr>
                <w:rStyle w:val="Hyperlink"/>
                <w:noProof/>
                <w:rtl/>
              </w:rPr>
              <w:fldChar w:fldCharType="end"/>
            </w:r>
            <w:r>
              <w:rPr>
                <w:rStyle w:val="Hyperlink"/>
                <w:noProof/>
              </w:rPr>
              <w:fldChar w:fldCharType="end"/>
            </w:r>
          </w:del>
        </w:p>
        <w:p w14:paraId="1C6AAAA9" w14:textId="6D329A1E" w:rsidR="003C412F" w:rsidRDefault="0094686A">
          <w:pPr>
            <w:pStyle w:val="TOC1"/>
            <w:tabs>
              <w:tab w:val="right" w:leader="dot" w:pos="9871"/>
            </w:tabs>
            <w:rPr>
              <w:del w:id="77" w:author="hp" w:date="2017-01-05T18:05:00Z"/>
              <w:rFonts w:asciiTheme="minorHAnsi" w:eastAsiaTheme="minorEastAsia" w:hAnsiTheme="minorHAnsi" w:cstheme="minorBidi"/>
              <w:noProof/>
              <w:color w:val="auto"/>
              <w:sz w:val="22"/>
            </w:rPr>
          </w:pPr>
          <w:del w:id="78" w:author="hp" w:date="2017-01-05T18:05:00Z">
            <w:r>
              <w:fldChar w:fldCharType="begin"/>
            </w:r>
            <w:r>
              <w:delInstrText xml:space="preserve"> HYPERLINK \l "_Toc470446030" </w:delInstrText>
            </w:r>
            <w:r>
              <w:fldChar w:fldCharType="separate"/>
            </w:r>
            <w:r w:rsidR="003C412F" w:rsidRPr="00AA34AE">
              <w:rPr>
                <w:rStyle w:val="Hyperlink"/>
                <w:noProof/>
              </w:rPr>
              <w:delText>2.1. Background</w:delText>
            </w:r>
            <w:r w:rsidR="003C412F">
              <w:rPr>
                <w:noProof/>
                <w:webHidden/>
              </w:rPr>
              <w:tab/>
            </w:r>
            <w:r w:rsidR="003C412F">
              <w:rPr>
                <w:rStyle w:val="Hyperlink"/>
                <w:noProof/>
                <w:rtl/>
              </w:rPr>
              <w:fldChar w:fldCharType="begin"/>
            </w:r>
            <w:r w:rsidR="003C412F">
              <w:rPr>
                <w:noProof/>
                <w:webHidden/>
              </w:rPr>
              <w:delInstrText xml:space="preserve"> PAGEREF _Toc470446030 \h </w:delInstrText>
            </w:r>
            <w:r w:rsidR="003C412F">
              <w:rPr>
                <w:rStyle w:val="Hyperlink"/>
                <w:noProof/>
                <w:rtl/>
              </w:rPr>
            </w:r>
            <w:r w:rsidR="003C412F">
              <w:rPr>
                <w:rStyle w:val="Hyperlink"/>
                <w:noProof/>
                <w:rtl/>
              </w:rPr>
              <w:fldChar w:fldCharType="separate"/>
            </w:r>
            <w:r w:rsidR="00E5483F">
              <w:rPr>
                <w:noProof/>
                <w:webHidden/>
              </w:rPr>
              <w:delText>3</w:delText>
            </w:r>
            <w:r w:rsidR="003C412F">
              <w:rPr>
                <w:rStyle w:val="Hyperlink"/>
                <w:noProof/>
                <w:rtl/>
              </w:rPr>
              <w:fldChar w:fldCharType="end"/>
            </w:r>
            <w:r>
              <w:rPr>
                <w:rStyle w:val="Hyperlink"/>
                <w:noProof/>
              </w:rPr>
              <w:fldChar w:fldCharType="end"/>
            </w:r>
          </w:del>
        </w:p>
        <w:p w14:paraId="4321DD8D" w14:textId="07064BF5" w:rsidR="003C412F" w:rsidRDefault="0094686A">
          <w:pPr>
            <w:pStyle w:val="TOC3"/>
            <w:tabs>
              <w:tab w:val="right" w:leader="dot" w:pos="9871"/>
            </w:tabs>
            <w:rPr>
              <w:del w:id="79" w:author="hp" w:date="2017-01-05T18:05:00Z"/>
              <w:rFonts w:asciiTheme="minorHAnsi" w:eastAsiaTheme="minorEastAsia" w:hAnsiTheme="minorHAnsi" w:cstheme="minorBidi"/>
              <w:i w:val="0"/>
              <w:noProof/>
              <w:color w:val="auto"/>
              <w:sz w:val="22"/>
            </w:rPr>
          </w:pPr>
          <w:del w:id="80" w:author="hp" w:date="2017-01-05T18:05:00Z">
            <w:r>
              <w:fldChar w:fldCharType="begin"/>
            </w:r>
            <w:r>
              <w:delInstrText xml:space="preserve"> HYPERLINK \l "_Toc470446031" </w:delInstrText>
            </w:r>
            <w:r>
              <w:fldChar w:fldCharType="separate"/>
            </w:r>
            <w:r w:rsidR="003C412F" w:rsidRPr="00AA34AE">
              <w:rPr>
                <w:rStyle w:val="Hyperlink"/>
                <w:noProof/>
              </w:rPr>
              <w:delText>2.1.1. Formal verification</w:delText>
            </w:r>
            <w:r w:rsidR="003C412F">
              <w:rPr>
                <w:noProof/>
                <w:webHidden/>
              </w:rPr>
              <w:tab/>
            </w:r>
            <w:r w:rsidR="003C412F">
              <w:rPr>
                <w:rStyle w:val="Hyperlink"/>
                <w:noProof/>
                <w:rtl/>
              </w:rPr>
              <w:fldChar w:fldCharType="begin"/>
            </w:r>
            <w:r w:rsidR="003C412F">
              <w:rPr>
                <w:noProof/>
                <w:webHidden/>
              </w:rPr>
              <w:delInstrText xml:space="preserve"> PAGEREF _Toc470446031 \h </w:delInstrText>
            </w:r>
            <w:r w:rsidR="003C412F">
              <w:rPr>
                <w:rStyle w:val="Hyperlink"/>
                <w:noProof/>
                <w:rtl/>
              </w:rPr>
            </w:r>
            <w:r w:rsidR="003C412F">
              <w:rPr>
                <w:rStyle w:val="Hyperlink"/>
                <w:noProof/>
                <w:rtl/>
              </w:rPr>
              <w:fldChar w:fldCharType="separate"/>
            </w:r>
            <w:r w:rsidR="00E5483F">
              <w:rPr>
                <w:noProof/>
                <w:webHidden/>
              </w:rPr>
              <w:delText>3</w:delText>
            </w:r>
            <w:r w:rsidR="003C412F">
              <w:rPr>
                <w:rStyle w:val="Hyperlink"/>
                <w:noProof/>
                <w:rtl/>
              </w:rPr>
              <w:fldChar w:fldCharType="end"/>
            </w:r>
            <w:r>
              <w:rPr>
                <w:rStyle w:val="Hyperlink"/>
                <w:noProof/>
              </w:rPr>
              <w:fldChar w:fldCharType="end"/>
            </w:r>
          </w:del>
        </w:p>
        <w:p w14:paraId="053D40FE" w14:textId="6DE85ED5" w:rsidR="003C412F" w:rsidRDefault="0094686A">
          <w:pPr>
            <w:pStyle w:val="TOC3"/>
            <w:tabs>
              <w:tab w:val="right" w:leader="dot" w:pos="9871"/>
            </w:tabs>
            <w:rPr>
              <w:del w:id="81" w:author="hp" w:date="2017-01-05T18:05:00Z"/>
              <w:rFonts w:asciiTheme="minorHAnsi" w:eastAsiaTheme="minorEastAsia" w:hAnsiTheme="minorHAnsi" w:cstheme="minorBidi"/>
              <w:i w:val="0"/>
              <w:noProof/>
              <w:color w:val="auto"/>
              <w:sz w:val="22"/>
            </w:rPr>
          </w:pPr>
          <w:del w:id="82" w:author="hp" w:date="2017-01-05T18:05:00Z">
            <w:r>
              <w:fldChar w:fldCharType="begin"/>
            </w:r>
            <w:r>
              <w:delInstrText xml:space="preserve"> HYPERLINK \l "_Toc470446032" </w:delInstrText>
            </w:r>
            <w:r>
              <w:fldChar w:fldCharType="separate"/>
            </w:r>
            <w:r w:rsidR="003C412F" w:rsidRPr="00AA34AE">
              <w:rPr>
                <w:rStyle w:val="Hyperlink"/>
                <w:noProof/>
              </w:rPr>
              <w:delText>2.1.2. Transition system (TS)</w:delText>
            </w:r>
            <w:r w:rsidR="003C412F">
              <w:rPr>
                <w:noProof/>
                <w:webHidden/>
              </w:rPr>
              <w:tab/>
            </w:r>
            <w:r w:rsidR="003C412F">
              <w:rPr>
                <w:rStyle w:val="Hyperlink"/>
                <w:noProof/>
                <w:rtl/>
              </w:rPr>
              <w:fldChar w:fldCharType="begin"/>
            </w:r>
            <w:r w:rsidR="003C412F">
              <w:rPr>
                <w:noProof/>
                <w:webHidden/>
              </w:rPr>
              <w:delInstrText xml:space="preserve"> PAGEREF _Toc470446032 \h </w:delInstrText>
            </w:r>
            <w:r w:rsidR="003C412F">
              <w:rPr>
                <w:rStyle w:val="Hyperlink"/>
                <w:noProof/>
                <w:rtl/>
              </w:rPr>
            </w:r>
            <w:r w:rsidR="003C412F">
              <w:rPr>
                <w:rStyle w:val="Hyperlink"/>
                <w:noProof/>
                <w:rtl/>
              </w:rPr>
              <w:fldChar w:fldCharType="separate"/>
            </w:r>
            <w:r w:rsidR="00E5483F">
              <w:rPr>
                <w:noProof/>
                <w:webHidden/>
              </w:rPr>
              <w:delText>4</w:delText>
            </w:r>
            <w:r w:rsidR="003C412F">
              <w:rPr>
                <w:rStyle w:val="Hyperlink"/>
                <w:noProof/>
                <w:rtl/>
              </w:rPr>
              <w:fldChar w:fldCharType="end"/>
            </w:r>
            <w:r>
              <w:rPr>
                <w:rStyle w:val="Hyperlink"/>
                <w:noProof/>
              </w:rPr>
              <w:fldChar w:fldCharType="end"/>
            </w:r>
          </w:del>
        </w:p>
        <w:p w14:paraId="19F310CA" w14:textId="1B4BEB0F" w:rsidR="003C412F" w:rsidRDefault="0094686A">
          <w:pPr>
            <w:pStyle w:val="TOC3"/>
            <w:tabs>
              <w:tab w:val="right" w:leader="dot" w:pos="9871"/>
            </w:tabs>
            <w:rPr>
              <w:del w:id="83" w:author="hp" w:date="2017-01-05T18:05:00Z"/>
              <w:rFonts w:asciiTheme="minorHAnsi" w:eastAsiaTheme="minorEastAsia" w:hAnsiTheme="minorHAnsi" w:cstheme="minorBidi"/>
              <w:i w:val="0"/>
              <w:noProof/>
              <w:color w:val="auto"/>
              <w:sz w:val="22"/>
            </w:rPr>
          </w:pPr>
          <w:del w:id="84" w:author="hp" w:date="2017-01-05T18:05:00Z">
            <w:r>
              <w:fldChar w:fldCharType="begin"/>
            </w:r>
            <w:r>
              <w:delInstrText xml:space="preserve"> HYPERLINK \l "_Toc470446033" </w:delInstrText>
            </w:r>
            <w:r>
              <w:fldChar w:fldCharType="separate"/>
            </w:r>
            <w:r w:rsidR="003C412F" w:rsidRPr="00AA34AE">
              <w:rPr>
                <w:rStyle w:val="Hyperlink"/>
                <w:noProof/>
              </w:rPr>
              <w:delText>2.1.</w:delText>
            </w:r>
            <w:r w:rsidR="003C412F" w:rsidRPr="00AA34AE">
              <w:rPr>
                <w:rStyle w:val="Hyperlink"/>
                <w:noProof/>
                <w:lang w:bidi="ar-SA"/>
              </w:rPr>
              <w:delText>3</w:delText>
            </w:r>
            <w:r w:rsidR="003C412F" w:rsidRPr="00AA34AE">
              <w:rPr>
                <w:rStyle w:val="Hyperlink"/>
                <w:noProof/>
              </w:rPr>
              <w:delText>. Program graph (PG)</w:delText>
            </w:r>
            <w:r w:rsidR="003C412F">
              <w:rPr>
                <w:noProof/>
                <w:webHidden/>
              </w:rPr>
              <w:tab/>
            </w:r>
            <w:r w:rsidR="003C412F">
              <w:rPr>
                <w:rStyle w:val="Hyperlink"/>
                <w:noProof/>
                <w:rtl/>
              </w:rPr>
              <w:fldChar w:fldCharType="begin"/>
            </w:r>
            <w:r w:rsidR="003C412F">
              <w:rPr>
                <w:noProof/>
                <w:webHidden/>
              </w:rPr>
              <w:delInstrText xml:space="preserve"> PAGEREF _Toc470446033 \h </w:delInstrText>
            </w:r>
            <w:r w:rsidR="003C412F">
              <w:rPr>
                <w:rStyle w:val="Hyperlink"/>
                <w:noProof/>
                <w:rtl/>
              </w:rPr>
            </w:r>
            <w:r w:rsidR="003C412F">
              <w:rPr>
                <w:rStyle w:val="Hyperlink"/>
                <w:noProof/>
                <w:rtl/>
              </w:rPr>
              <w:fldChar w:fldCharType="separate"/>
            </w:r>
            <w:r w:rsidR="00E5483F">
              <w:rPr>
                <w:noProof/>
                <w:webHidden/>
              </w:rPr>
              <w:delText>4</w:delText>
            </w:r>
            <w:r w:rsidR="003C412F">
              <w:rPr>
                <w:rStyle w:val="Hyperlink"/>
                <w:noProof/>
                <w:rtl/>
              </w:rPr>
              <w:fldChar w:fldCharType="end"/>
            </w:r>
            <w:r>
              <w:rPr>
                <w:rStyle w:val="Hyperlink"/>
                <w:noProof/>
              </w:rPr>
              <w:fldChar w:fldCharType="end"/>
            </w:r>
          </w:del>
        </w:p>
        <w:p w14:paraId="1CD7D7EC" w14:textId="7BC3B34E" w:rsidR="003C412F" w:rsidRDefault="0094686A">
          <w:pPr>
            <w:pStyle w:val="TOC3"/>
            <w:tabs>
              <w:tab w:val="right" w:leader="dot" w:pos="9871"/>
            </w:tabs>
            <w:rPr>
              <w:del w:id="85" w:author="hp" w:date="2017-01-05T18:05:00Z"/>
              <w:rFonts w:asciiTheme="minorHAnsi" w:eastAsiaTheme="minorEastAsia" w:hAnsiTheme="minorHAnsi" w:cstheme="minorBidi"/>
              <w:i w:val="0"/>
              <w:noProof/>
              <w:color w:val="auto"/>
              <w:sz w:val="22"/>
            </w:rPr>
          </w:pPr>
          <w:del w:id="86" w:author="hp" w:date="2017-01-05T18:05:00Z">
            <w:r>
              <w:fldChar w:fldCharType="begin"/>
            </w:r>
            <w:r>
              <w:delInstrText xml:space="preserve"> HYPERLINK \l "_Toc470446034" </w:delInstrText>
            </w:r>
            <w:r>
              <w:fldChar w:fldCharType="separate"/>
            </w:r>
            <w:r w:rsidR="003C412F" w:rsidRPr="00AA34AE">
              <w:rPr>
                <w:rStyle w:val="Hyperlink"/>
                <w:noProof/>
              </w:rPr>
              <w:delText xml:space="preserve">2.1.4. </w:delText>
            </w:r>
            <w:r w:rsidR="003C412F" w:rsidRPr="00AA34AE">
              <w:rPr>
                <w:rStyle w:val="Hyperlink"/>
                <w:rFonts w:asciiTheme="majorBidi" w:hAnsiTheme="majorBidi" w:cstheme="majorBidi"/>
                <w:bCs/>
                <w:noProof/>
              </w:rPr>
              <w:delText>Linear Temporal Logic</w:delText>
            </w:r>
            <w:r w:rsidR="003C412F" w:rsidRPr="00AA34AE">
              <w:rPr>
                <w:rStyle w:val="Hyperlink"/>
                <w:rFonts w:asciiTheme="majorBidi" w:eastAsiaTheme="minorHAnsi" w:hAnsiTheme="majorBidi" w:cstheme="majorBidi"/>
                <w:bCs/>
                <w:noProof/>
              </w:rPr>
              <w:delText>(LTL)</w:delText>
            </w:r>
            <w:r w:rsidR="003C412F">
              <w:rPr>
                <w:noProof/>
                <w:webHidden/>
              </w:rPr>
              <w:tab/>
            </w:r>
            <w:r w:rsidR="003C412F">
              <w:rPr>
                <w:rStyle w:val="Hyperlink"/>
                <w:noProof/>
                <w:rtl/>
              </w:rPr>
              <w:fldChar w:fldCharType="begin"/>
            </w:r>
            <w:r w:rsidR="003C412F">
              <w:rPr>
                <w:noProof/>
                <w:webHidden/>
              </w:rPr>
              <w:delInstrText xml:space="preserve"> PAGEREF _Toc470446034 \h </w:delInstrText>
            </w:r>
            <w:r w:rsidR="003C412F">
              <w:rPr>
                <w:rStyle w:val="Hyperlink"/>
                <w:noProof/>
                <w:rtl/>
              </w:rPr>
            </w:r>
            <w:r w:rsidR="003C412F">
              <w:rPr>
                <w:rStyle w:val="Hyperlink"/>
                <w:noProof/>
                <w:rtl/>
              </w:rPr>
              <w:fldChar w:fldCharType="separate"/>
            </w:r>
            <w:r w:rsidR="00E5483F">
              <w:rPr>
                <w:noProof/>
                <w:webHidden/>
              </w:rPr>
              <w:delText>5</w:delText>
            </w:r>
            <w:r w:rsidR="003C412F">
              <w:rPr>
                <w:rStyle w:val="Hyperlink"/>
                <w:noProof/>
                <w:rtl/>
              </w:rPr>
              <w:fldChar w:fldCharType="end"/>
            </w:r>
            <w:r>
              <w:rPr>
                <w:rStyle w:val="Hyperlink"/>
                <w:noProof/>
              </w:rPr>
              <w:fldChar w:fldCharType="end"/>
            </w:r>
          </w:del>
        </w:p>
        <w:p w14:paraId="1F83379A" w14:textId="4F86F7A5" w:rsidR="003C412F" w:rsidRDefault="0094686A">
          <w:pPr>
            <w:pStyle w:val="TOC3"/>
            <w:tabs>
              <w:tab w:val="right" w:leader="dot" w:pos="9871"/>
            </w:tabs>
            <w:rPr>
              <w:del w:id="87" w:author="hp" w:date="2017-01-05T18:05:00Z"/>
              <w:rFonts w:asciiTheme="minorHAnsi" w:eastAsiaTheme="minorEastAsia" w:hAnsiTheme="minorHAnsi" w:cstheme="minorBidi"/>
              <w:i w:val="0"/>
              <w:noProof/>
              <w:color w:val="auto"/>
              <w:sz w:val="22"/>
            </w:rPr>
          </w:pPr>
          <w:del w:id="88" w:author="hp" w:date="2017-01-05T18:05:00Z">
            <w:r>
              <w:fldChar w:fldCharType="begin"/>
            </w:r>
            <w:r>
              <w:delInstrText xml:space="preserve"> HYPERLINK \l "_Toc470446035" </w:delInstrText>
            </w:r>
            <w:r>
              <w:fldChar w:fldCharType="separate"/>
            </w:r>
            <w:r w:rsidR="003C412F" w:rsidRPr="00AA34AE">
              <w:rPr>
                <w:rStyle w:val="Hyperlink"/>
                <w:noProof/>
              </w:rPr>
              <w:delText xml:space="preserve">2.1.4.1 </w:delText>
            </w:r>
            <w:r w:rsidR="003C412F" w:rsidRPr="00AA34AE">
              <w:rPr>
                <w:rStyle w:val="Hyperlink"/>
                <w:rFonts w:asciiTheme="majorBidi" w:hAnsiTheme="majorBidi" w:cstheme="majorBidi"/>
                <w:noProof/>
              </w:rPr>
              <w:delText>Definition Syntax of LTL</w:delText>
            </w:r>
            <w:r w:rsidR="003C412F">
              <w:rPr>
                <w:noProof/>
                <w:webHidden/>
              </w:rPr>
              <w:tab/>
            </w:r>
            <w:r w:rsidR="003C412F">
              <w:rPr>
                <w:rStyle w:val="Hyperlink"/>
                <w:noProof/>
                <w:rtl/>
              </w:rPr>
              <w:fldChar w:fldCharType="begin"/>
            </w:r>
            <w:r w:rsidR="003C412F">
              <w:rPr>
                <w:noProof/>
                <w:webHidden/>
              </w:rPr>
              <w:delInstrText xml:space="preserve"> PAGEREF _Toc470446035 \h </w:delInstrText>
            </w:r>
            <w:r w:rsidR="003C412F">
              <w:rPr>
                <w:rStyle w:val="Hyperlink"/>
                <w:noProof/>
                <w:rtl/>
              </w:rPr>
            </w:r>
            <w:r w:rsidR="003C412F">
              <w:rPr>
                <w:rStyle w:val="Hyperlink"/>
                <w:noProof/>
                <w:rtl/>
              </w:rPr>
              <w:fldChar w:fldCharType="separate"/>
            </w:r>
            <w:r w:rsidR="00E5483F">
              <w:rPr>
                <w:noProof/>
                <w:webHidden/>
              </w:rPr>
              <w:delText>5</w:delText>
            </w:r>
            <w:r w:rsidR="003C412F">
              <w:rPr>
                <w:rStyle w:val="Hyperlink"/>
                <w:noProof/>
                <w:rtl/>
              </w:rPr>
              <w:fldChar w:fldCharType="end"/>
            </w:r>
            <w:r>
              <w:rPr>
                <w:rStyle w:val="Hyperlink"/>
                <w:noProof/>
              </w:rPr>
              <w:fldChar w:fldCharType="end"/>
            </w:r>
          </w:del>
        </w:p>
        <w:p w14:paraId="07F8D1A3" w14:textId="69A2C414" w:rsidR="003C412F" w:rsidRDefault="0094686A">
          <w:pPr>
            <w:pStyle w:val="TOC3"/>
            <w:tabs>
              <w:tab w:val="right" w:leader="dot" w:pos="9871"/>
            </w:tabs>
            <w:rPr>
              <w:del w:id="89" w:author="hp" w:date="2017-01-05T18:05:00Z"/>
              <w:rFonts w:asciiTheme="minorHAnsi" w:eastAsiaTheme="minorEastAsia" w:hAnsiTheme="minorHAnsi" w:cstheme="minorBidi"/>
              <w:i w:val="0"/>
              <w:noProof/>
              <w:color w:val="auto"/>
              <w:sz w:val="22"/>
            </w:rPr>
          </w:pPr>
          <w:del w:id="90" w:author="hp" w:date="2017-01-05T18:05:00Z">
            <w:r>
              <w:fldChar w:fldCharType="begin"/>
            </w:r>
            <w:r>
              <w:delInstrText xml:space="preserve"> HYPERLINK \l "_Toc470446036" </w:delInstrText>
            </w:r>
            <w:r>
              <w:fldChar w:fldCharType="separate"/>
            </w:r>
            <w:r w:rsidR="003C412F" w:rsidRPr="00AA34AE">
              <w:rPr>
                <w:rStyle w:val="Hyperlink"/>
                <w:noProof/>
              </w:rPr>
              <w:delText xml:space="preserve">2.1.4.2 </w:delText>
            </w:r>
            <w:r w:rsidR="003C412F" w:rsidRPr="00AA34AE">
              <w:rPr>
                <w:rStyle w:val="Hyperlink"/>
                <w:rFonts w:asciiTheme="majorBidi" w:hAnsiTheme="majorBidi" w:cstheme="majorBidi"/>
                <w:noProof/>
              </w:rPr>
              <w:delText>Semantics of LTL over Paths and States</w:delText>
            </w:r>
            <w:r w:rsidR="003C412F">
              <w:rPr>
                <w:noProof/>
                <w:webHidden/>
              </w:rPr>
              <w:tab/>
            </w:r>
            <w:r w:rsidR="003C412F">
              <w:rPr>
                <w:rStyle w:val="Hyperlink"/>
                <w:noProof/>
                <w:rtl/>
              </w:rPr>
              <w:fldChar w:fldCharType="begin"/>
            </w:r>
            <w:r w:rsidR="003C412F">
              <w:rPr>
                <w:noProof/>
                <w:webHidden/>
              </w:rPr>
              <w:delInstrText xml:space="preserve"> PAGEREF _Toc470446036 \h </w:delInstrText>
            </w:r>
            <w:r w:rsidR="003C412F">
              <w:rPr>
                <w:rStyle w:val="Hyperlink"/>
                <w:noProof/>
                <w:rtl/>
              </w:rPr>
            </w:r>
            <w:r w:rsidR="003C412F">
              <w:rPr>
                <w:rStyle w:val="Hyperlink"/>
                <w:noProof/>
                <w:rtl/>
              </w:rPr>
              <w:fldChar w:fldCharType="separate"/>
            </w:r>
            <w:r w:rsidR="00E5483F">
              <w:rPr>
                <w:noProof/>
                <w:webHidden/>
              </w:rPr>
              <w:delText>6</w:delText>
            </w:r>
            <w:r w:rsidR="003C412F">
              <w:rPr>
                <w:rStyle w:val="Hyperlink"/>
                <w:noProof/>
                <w:rtl/>
              </w:rPr>
              <w:fldChar w:fldCharType="end"/>
            </w:r>
            <w:r>
              <w:rPr>
                <w:rStyle w:val="Hyperlink"/>
                <w:noProof/>
              </w:rPr>
              <w:fldChar w:fldCharType="end"/>
            </w:r>
          </w:del>
        </w:p>
        <w:p w14:paraId="6F8F00A7" w14:textId="2220EFA1" w:rsidR="003C412F" w:rsidRDefault="0094686A">
          <w:pPr>
            <w:pStyle w:val="TOC3"/>
            <w:tabs>
              <w:tab w:val="right" w:leader="dot" w:pos="9871"/>
            </w:tabs>
            <w:rPr>
              <w:del w:id="91" w:author="hp" w:date="2017-01-05T18:05:00Z"/>
              <w:rFonts w:asciiTheme="minorHAnsi" w:eastAsiaTheme="minorEastAsia" w:hAnsiTheme="minorHAnsi" w:cstheme="minorBidi"/>
              <w:i w:val="0"/>
              <w:noProof/>
              <w:color w:val="auto"/>
              <w:sz w:val="22"/>
            </w:rPr>
          </w:pPr>
          <w:del w:id="92" w:author="hp" w:date="2017-01-05T18:05:00Z">
            <w:r>
              <w:fldChar w:fldCharType="begin"/>
            </w:r>
            <w:r>
              <w:delInstrText xml:space="preserve"> HYPERLINK \l "_Toc470446037" </w:delInstrText>
            </w:r>
            <w:r>
              <w:fldChar w:fldCharType="separate"/>
            </w:r>
            <w:r w:rsidR="003C412F" w:rsidRPr="00AA34AE">
              <w:rPr>
                <w:rStyle w:val="Hyperlink"/>
                <w:rFonts w:asciiTheme="majorBidi" w:hAnsiTheme="majorBidi" w:cstheme="majorBidi"/>
                <w:noProof/>
              </w:rPr>
              <w:delText>2.1.5. SPIN</w:delText>
            </w:r>
            <w:r w:rsidR="003C412F">
              <w:rPr>
                <w:noProof/>
                <w:webHidden/>
              </w:rPr>
              <w:tab/>
            </w:r>
            <w:r w:rsidR="003C412F">
              <w:rPr>
                <w:rStyle w:val="Hyperlink"/>
                <w:noProof/>
                <w:rtl/>
              </w:rPr>
              <w:fldChar w:fldCharType="begin"/>
            </w:r>
            <w:r w:rsidR="003C412F">
              <w:rPr>
                <w:noProof/>
                <w:webHidden/>
              </w:rPr>
              <w:delInstrText xml:space="preserve"> PAGEREF _Toc470446037 \h </w:delInstrText>
            </w:r>
            <w:r w:rsidR="003C412F">
              <w:rPr>
                <w:rStyle w:val="Hyperlink"/>
                <w:noProof/>
                <w:rtl/>
              </w:rPr>
            </w:r>
            <w:r w:rsidR="003C412F">
              <w:rPr>
                <w:rStyle w:val="Hyperlink"/>
                <w:noProof/>
                <w:rtl/>
              </w:rPr>
              <w:fldChar w:fldCharType="separate"/>
            </w:r>
            <w:r w:rsidR="00E5483F">
              <w:rPr>
                <w:noProof/>
                <w:webHidden/>
              </w:rPr>
              <w:delText>7</w:delText>
            </w:r>
            <w:r w:rsidR="003C412F">
              <w:rPr>
                <w:rStyle w:val="Hyperlink"/>
                <w:noProof/>
                <w:rtl/>
              </w:rPr>
              <w:fldChar w:fldCharType="end"/>
            </w:r>
            <w:r>
              <w:rPr>
                <w:rStyle w:val="Hyperlink"/>
                <w:noProof/>
              </w:rPr>
              <w:fldChar w:fldCharType="end"/>
            </w:r>
          </w:del>
        </w:p>
        <w:p w14:paraId="5C18E779" w14:textId="5DE52FDF" w:rsidR="003C412F" w:rsidRDefault="0094686A">
          <w:pPr>
            <w:pStyle w:val="TOC1"/>
            <w:tabs>
              <w:tab w:val="right" w:leader="dot" w:pos="9871"/>
            </w:tabs>
            <w:rPr>
              <w:del w:id="93" w:author="hp" w:date="2017-01-05T18:05:00Z"/>
              <w:rFonts w:asciiTheme="minorHAnsi" w:eastAsiaTheme="minorEastAsia" w:hAnsiTheme="minorHAnsi" w:cstheme="minorBidi"/>
              <w:noProof/>
              <w:color w:val="auto"/>
              <w:sz w:val="22"/>
            </w:rPr>
          </w:pPr>
          <w:del w:id="94" w:author="hp" w:date="2017-01-05T18:05:00Z">
            <w:r>
              <w:fldChar w:fldCharType="begin"/>
            </w:r>
            <w:r>
              <w:delInstrText xml:space="preserve"> HYPERLINK \l "_Toc470446038" </w:delInstrText>
            </w:r>
            <w:r>
              <w:fldChar w:fldCharType="separate"/>
            </w:r>
            <w:r w:rsidR="003C412F" w:rsidRPr="00AA34AE">
              <w:rPr>
                <w:rStyle w:val="Hyperlink"/>
                <w:rFonts w:asciiTheme="majorBidi" w:hAnsiTheme="majorBidi" w:cstheme="majorBidi"/>
                <w:i/>
                <w:noProof/>
              </w:rPr>
              <w:delText>2.1.5.1 The PROMELA Language</w:delText>
            </w:r>
            <w:r w:rsidR="003C412F">
              <w:rPr>
                <w:noProof/>
                <w:webHidden/>
              </w:rPr>
              <w:tab/>
            </w:r>
            <w:r w:rsidR="003C412F">
              <w:rPr>
                <w:rStyle w:val="Hyperlink"/>
                <w:noProof/>
                <w:rtl/>
              </w:rPr>
              <w:fldChar w:fldCharType="begin"/>
            </w:r>
            <w:r w:rsidR="003C412F">
              <w:rPr>
                <w:noProof/>
                <w:webHidden/>
              </w:rPr>
              <w:delInstrText xml:space="preserve"> PAGEREF _Toc470446038 \h </w:delInstrText>
            </w:r>
            <w:r w:rsidR="003C412F">
              <w:rPr>
                <w:rStyle w:val="Hyperlink"/>
                <w:noProof/>
                <w:rtl/>
              </w:rPr>
            </w:r>
            <w:r w:rsidR="003C412F">
              <w:rPr>
                <w:rStyle w:val="Hyperlink"/>
                <w:noProof/>
                <w:rtl/>
              </w:rPr>
              <w:fldChar w:fldCharType="separate"/>
            </w:r>
            <w:r w:rsidR="00E5483F">
              <w:rPr>
                <w:noProof/>
                <w:webHidden/>
              </w:rPr>
              <w:delText>7</w:delText>
            </w:r>
            <w:r w:rsidR="003C412F">
              <w:rPr>
                <w:rStyle w:val="Hyperlink"/>
                <w:noProof/>
                <w:rtl/>
              </w:rPr>
              <w:fldChar w:fldCharType="end"/>
            </w:r>
            <w:r>
              <w:rPr>
                <w:rStyle w:val="Hyperlink"/>
                <w:noProof/>
              </w:rPr>
              <w:fldChar w:fldCharType="end"/>
            </w:r>
          </w:del>
        </w:p>
        <w:p w14:paraId="427500DF" w14:textId="5B22C50A" w:rsidR="003C412F" w:rsidRDefault="0094686A">
          <w:pPr>
            <w:pStyle w:val="TOC2"/>
            <w:tabs>
              <w:tab w:val="left" w:pos="610"/>
              <w:tab w:val="right" w:leader="dot" w:pos="9871"/>
            </w:tabs>
            <w:rPr>
              <w:del w:id="95" w:author="hp" w:date="2017-01-05T18:05:00Z"/>
              <w:rFonts w:asciiTheme="minorHAnsi" w:eastAsiaTheme="minorEastAsia" w:hAnsiTheme="minorHAnsi" w:cstheme="minorBidi"/>
              <w:noProof/>
              <w:color w:val="auto"/>
              <w:sz w:val="22"/>
            </w:rPr>
          </w:pPr>
          <w:del w:id="96" w:author="hp" w:date="2017-01-05T18:05:00Z">
            <w:r>
              <w:fldChar w:fldCharType="begin"/>
            </w:r>
            <w:r>
              <w:delInstrText xml:space="preserve"> HYPERLINK \l "_Toc470446039" </w:delInstrText>
            </w:r>
            <w:r>
              <w:fldChar w:fldCharType="separate"/>
            </w:r>
            <w:r w:rsidR="003C412F" w:rsidRPr="00AA34AE">
              <w:rPr>
                <w:rStyle w:val="Hyperlink"/>
                <w:rFonts w:ascii="Symbol" w:hAnsi="Symbol"/>
                <w:noProof/>
              </w:rPr>
              <w:delText></w:delText>
            </w:r>
            <w:r w:rsidR="003C412F">
              <w:rPr>
                <w:rFonts w:asciiTheme="minorHAnsi" w:eastAsiaTheme="minorEastAsia" w:hAnsiTheme="minorHAnsi" w:cstheme="minorBidi"/>
                <w:noProof/>
                <w:color w:val="auto"/>
                <w:sz w:val="22"/>
              </w:rPr>
              <w:tab/>
            </w:r>
            <w:r w:rsidR="003C412F" w:rsidRPr="00AA34AE">
              <w:rPr>
                <w:rStyle w:val="Hyperlink"/>
                <w:noProof/>
              </w:rPr>
              <w:delText>datatypes</w:delText>
            </w:r>
            <w:r w:rsidR="003C412F">
              <w:rPr>
                <w:noProof/>
                <w:webHidden/>
              </w:rPr>
              <w:tab/>
            </w:r>
            <w:r w:rsidR="003C412F">
              <w:rPr>
                <w:rStyle w:val="Hyperlink"/>
                <w:noProof/>
                <w:rtl/>
              </w:rPr>
              <w:fldChar w:fldCharType="begin"/>
            </w:r>
            <w:r w:rsidR="003C412F">
              <w:rPr>
                <w:noProof/>
                <w:webHidden/>
              </w:rPr>
              <w:delInstrText xml:space="preserve"> PAGEREF _Toc470446039 \h </w:delInstrText>
            </w:r>
            <w:r w:rsidR="003C412F">
              <w:rPr>
                <w:rStyle w:val="Hyperlink"/>
                <w:noProof/>
                <w:rtl/>
              </w:rPr>
            </w:r>
            <w:r w:rsidR="003C412F">
              <w:rPr>
                <w:rStyle w:val="Hyperlink"/>
                <w:noProof/>
                <w:rtl/>
              </w:rPr>
              <w:fldChar w:fldCharType="separate"/>
            </w:r>
            <w:r w:rsidR="00E5483F">
              <w:rPr>
                <w:noProof/>
                <w:webHidden/>
              </w:rPr>
              <w:delText>7</w:delText>
            </w:r>
            <w:r w:rsidR="003C412F">
              <w:rPr>
                <w:rStyle w:val="Hyperlink"/>
                <w:noProof/>
                <w:rtl/>
              </w:rPr>
              <w:fldChar w:fldCharType="end"/>
            </w:r>
            <w:r>
              <w:rPr>
                <w:rStyle w:val="Hyperlink"/>
                <w:noProof/>
              </w:rPr>
              <w:fldChar w:fldCharType="end"/>
            </w:r>
          </w:del>
        </w:p>
        <w:p w14:paraId="1DAF44C7" w14:textId="49B8628B" w:rsidR="003C412F" w:rsidRDefault="0094686A">
          <w:pPr>
            <w:pStyle w:val="TOC2"/>
            <w:tabs>
              <w:tab w:val="left" w:pos="610"/>
              <w:tab w:val="right" w:leader="dot" w:pos="9871"/>
            </w:tabs>
            <w:rPr>
              <w:del w:id="97" w:author="hp" w:date="2017-01-05T18:05:00Z"/>
              <w:rFonts w:asciiTheme="minorHAnsi" w:eastAsiaTheme="minorEastAsia" w:hAnsiTheme="minorHAnsi" w:cstheme="minorBidi"/>
              <w:noProof/>
              <w:color w:val="auto"/>
              <w:sz w:val="22"/>
            </w:rPr>
          </w:pPr>
          <w:del w:id="98" w:author="hp" w:date="2017-01-05T18:05:00Z">
            <w:r>
              <w:fldChar w:fldCharType="begin"/>
            </w:r>
            <w:r>
              <w:delInstrText xml:space="preserve"> HYPERLINK \l "_Toc470446040" </w:delInstrText>
            </w:r>
            <w:r>
              <w:fldChar w:fldCharType="separate"/>
            </w:r>
            <w:r w:rsidR="003C412F" w:rsidRPr="00AA34AE">
              <w:rPr>
                <w:rStyle w:val="Hyperlink"/>
                <w:rFonts w:ascii="Symbol" w:hAnsi="Symbol"/>
                <w:noProof/>
              </w:rPr>
              <w:delText></w:delText>
            </w:r>
            <w:r w:rsidR="003C412F">
              <w:rPr>
                <w:rFonts w:asciiTheme="minorHAnsi" w:eastAsiaTheme="minorEastAsia" w:hAnsiTheme="minorHAnsi" w:cstheme="minorBidi"/>
                <w:noProof/>
                <w:color w:val="auto"/>
                <w:sz w:val="22"/>
              </w:rPr>
              <w:tab/>
            </w:r>
            <w:r w:rsidR="003C412F" w:rsidRPr="00AA34AE">
              <w:rPr>
                <w:rStyle w:val="Hyperlink"/>
                <w:noProof/>
              </w:rPr>
              <w:delText>Processes</w:delText>
            </w:r>
            <w:r w:rsidR="003C412F">
              <w:rPr>
                <w:noProof/>
                <w:webHidden/>
              </w:rPr>
              <w:tab/>
            </w:r>
            <w:r w:rsidR="003C412F">
              <w:rPr>
                <w:rStyle w:val="Hyperlink"/>
                <w:noProof/>
                <w:rtl/>
              </w:rPr>
              <w:fldChar w:fldCharType="begin"/>
            </w:r>
            <w:r w:rsidR="003C412F">
              <w:rPr>
                <w:noProof/>
                <w:webHidden/>
              </w:rPr>
              <w:delInstrText xml:space="preserve"> PAGEREF _Toc470446040 \h </w:delInstrText>
            </w:r>
            <w:r w:rsidR="003C412F">
              <w:rPr>
                <w:rStyle w:val="Hyperlink"/>
                <w:noProof/>
                <w:rtl/>
              </w:rPr>
            </w:r>
            <w:r w:rsidR="003C412F">
              <w:rPr>
                <w:rStyle w:val="Hyperlink"/>
                <w:noProof/>
                <w:rtl/>
              </w:rPr>
              <w:fldChar w:fldCharType="separate"/>
            </w:r>
            <w:r w:rsidR="00E5483F">
              <w:rPr>
                <w:noProof/>
                <w:webHidden/>
              </w:rPr>
              <w:delText>8</w:delText>
            </w:r>
            <w:r w:rsidR="003C412F">
              <w:rPr>
                <w:rStyle w:val="Hyperlink"/>
                <w:noProof/>
                <w:rtl/>
              </w:rPr>
              <w:fldChar w:fldCharType="end"/>
            </w:r>
            <w:r>
              <w:rPr>
                <w:rStyle w:val="Hyperlink"/>
                <w:noProof/>
              </w:rPr>
              <w:fldChar w:fldCharType="end"/>
            </w:r>
          </w:del>
        </w:p>
        <w:p w14:paraId="67EE50FF" w14:textId="197C180F" w:rsidR="003C412F" w:rsidRDefault="0094686A">
          <w:pPr>
            <w:pStyle w:val="TOC2"/>
            <w:tabs>
              <w:tab w:val="left" w:pos="610"/>
              <w:tab w:val="right" w:leader="dot" w:pos="9871"/>
            </w:tabs>
            <w:rPr>
              <w:del w:id="99" w:author="hp" w:date="2017-01-05T18:05:00Z"/>
              <w:rFonts w:asciiTheme="minorHAnsi" w:eastAsiaTheme="minorEastAsia" w:hAnsiTheme="minorHAnsi" w:cstheme="minorBidi"/>
              <w:noProof/>
              <w:color w:val="auto"/>
              <w:sz w:val="22"/>
            </w:rPr>
          </w:pPr>
          <w:del w:id="100" w:author="hp" w:date="2017-01-05T18:05:00Z">
            <w:r>
              <w:fldChar w:fldCharType="begin"/>
            </w:r>
            <w:r>
              <w:delInstrText xml:space="preserve"> HYPERLINK \l "_Toc470446041" </w:delInstrText>
            </w:r>
            <w:r>
              <w:fldChar w:fldCharType="separate"/>
            </w:r>
            <w:r w:rsidR="003C412F" w:rsidRPr="00AA34AE">
              <w:rPr>
                <w:rStyle w:val="Hyperlink"/>
                <w:rFonts w:ascii="Symbol" w:hAnsi="Symbol" w:cstheme="majorBidi"/>
                <w:noProof/>
              </w:rPr>
              <w:delText></w:delText>
            </w:r>
            <w:r w:rsidR="003C412F">
              <w:rPr>
                <w:rFonts w:asciiTheme="minorHAnsi" w:eastAsiaTheme="minorEastAsia" w:hAnsiTheme="minorHAnsi" w:cstheme="minorBidi"/>
                <w:noProof/>
                <w:color w:val="auto"/>
                <w:sz w:val="22"/>
              </w:rPr>
              <w:tab/>
            </w:r>
            <w:r w:rsidR="003C412F" w:rsidRPr="00AA34AE">
              <w:rPr>
                <w:rStyle w:val="Hyperlink"/>
                <w:rFonts w:asciiTheme="majorBidi" w:hAnsiTheme="majorBidi" w:cstheme="majorBidi"/>
                <w:noProof/>
              </w:rPr>
              <w:delText>Atomic Sequences</w:delText>
            </w:r>
            <w:r w:rsidR="003C412F">
              <w:rPr>
                <w:noProof/>
                <w:webHidden/>
              </w:rPr>
              <w:tab/>
            </w:r>
            <w:r w:rsidR="003C412F">
              <w:rPr>
                <w:rStyle w:val="Hyperlink"/>
                <w:noProof/>
                <w:rtl/>
              </w:rPr>
              <w:fldChar w:fldCharType="begin"/>
            </w:r>
            <w:r w:rsidR="003C412F">
              <w:rPr>
                <w:noProof/>
                <w:webHidden/>
              </w:rPr>
              <w:delInstrText xml:space="preserve"> PAGEREF _Toc470446041 \h </w:delInstrText>
            </w:r>
            <w:r w:rsidR="003C412F">
              <w:rPr>
                <w:rStyle w:val="Hyperlink"/>
                <w:noProof/>
                <w:rtl/>
              </w:rPr>
            </w:r>
            <w:r w:rsidR="003C412F">
              <w:rPr>
                <w:rStyle w:val="Hyperlink"/>
                <w:noProof/>
                <w:rtl/>
              </w:rPr>
              <w:fldChar w:fldCharType="separate"/>
            </w:r>
            <w:r w:rsidR="00E5483F">
              <w:rPr>
                <w:noProof/>
                <w:webHidden/>
              </w:rPr>
              <w:delText>8</w:delText>
            </w:r>
            <w:r w:rsidR="003C412F">
              <w:rPr>
                <w:rStyle w:val="Hyperlink"/>
                <w:noProof/>
                <w:rtl/>
              </w:rPr>
              <w:fldChar w:fldCharType="end"/>
            </w:r>
            <w:r>
              <w:rPr>
                <w:rStyle w:val="Hyperlink"/>
                <w:noProof/>
              </w:rPr>
              <w:fldChar w:fldCharType="end"/>
            </w:r>
          </w:del>
        </w:p>
        <w:p w14:paraId="3CA62426" w14:textId="31D61F12" w:rsidR="003C412F" w:rsidRDefault="0094686A">
          <w:pPr>
            <w:pStyle w:val="TOC2"/>
            <w:tabs>
              <w:tab w:val="left" w:pos="610"/>
              <w:tab w:val="right" w:leader="dot" w:pos="9871"/>
            </w:tabs>
            <w:rPr>
              <w:del w:id="101" w:author="hp" w:date="2017-01-05T18:05:00Z"/>
              <w:rFonts w:asciiTheme="minorHAnsi" w:eastAsiaTheme="minorEastAsia" w:hAnsiTheme="minorHAnsi" w:cstheme="minorBidi"/>
              <w:noProof/>
              <w:color w:val="auto"/>
              <w:sz w:val="22"/>
            </w:rPr>
          </w:pPr>
          <w:del w:id="102" w:author="hp" w:date="2017-01-05T18:05:00Z">
            <w:r>
              <w:fldChar w:fldCharType="begin"/>
            </w:r>
            <w:r>
              <w:delInstrText xml:space="preserve"> HYPERLINK \l "_Toc470446042" </w:delInstrText>
            </w:r>
            <w:r>
              <w:fldChar w:fldCharType="separate"/>
            </w:r>
            <w:r w:rsidR="003C412F" w:rsidRPr="00AA34AE">
              <w:rPr>
                <w:rStyle w:val="Hyperlink"/>
                <w:rFonts w:ascii="Symbol" w:hAnsi="Symbol" w:cstheme="majorBidi"/>
                <w:noProof/>
              </w:rPr>
              <w:delText></w:delText>
            </w:r>
            <w:r w:rsidR="003C412F">
              <w:rPr>
                <w:rFonts w:asciiTheme="minorHAnsi" w:eastAsiaTheme="minorEastAsia" w:hAnsiTheme="minorHAnsi" w:cstheme="minorBidi"/>
                <w:noProof/>
                <w:color w:val="auto"/>
                <w:sz w:val="22"/>
              </w:rPr>
              <w:tab/>
            </w:r>
            <w:r w:rsidR="003C412F" w:rsidRPr="00AA34AE">
              <w:rPr>
                <w:rStyle w:val="Hyperlink"/>
                <w:rFonts w:asciiTheme="majorBidi" w:hAnsiTheme="majorBidi" w:cstheme="majorBidi"/>
                <w:noProof/>
              </w:rPr>
              <w:delText>Control Flow</w:delText>
            </w:r>
            <w:r w:rsidR="003C412F">
              <w:rPr>
                <w:noProof/>
                <w:webHidden/>
              </w:rPr>
              <w:tab/>
            </w:r>
            <w:r w:rsidR="003C412F">
              <w:rPr>
                <w:rStyle w:val="Hyperlink"/>
                <w:noProof/>
                <w:rtl/>
              </w:rPr>
              <w:fldChar w:fldCharType="begin"/>
            </w:r>
            <w:r w:rsidR="003C412F">
              <w:rPr>
                <w:noProof/>
                <w:webHidden/>
              </w:rPr>
              <w:delInstrText xml:space="preserve"> PAGEREF _Toc470446042 \h </w:delInstrText>
            </w:r>
            <w:r w:rsidR="003C412F">
              <w:rPr>
                <w:rStyle w:val="Hyperlink"/>
                <w:noProof/>
                <w:rtl/>
              </w:rPr>
            </w:r>
            <w:r w:rsidR="003C412F">
              <w:rPr>
                <w:rStyle w:val="Hyperlink"/>
                <w:noProof/>
                <w:rtl/>
              </w:rPr>
              <w:fldChar w:fldCharType="separate"/>
            </w:r>
            <w:r w:rsidR="00E5483F">
              <w:rPr>
                <w:noProof/>
                <w:webHidden/>
              </w:rPr>
              <w:delText>8</w:delText>
            </w:r>
            <w:r w:rsidR="003C412F">
              <w:rPr>
                <w:rStyle w:val="Hyperlink"/>
                <w:noProof/>
                <w:rtl/>
              </w:rPr>
              <w:fldChar w:fldCharType="end"/>
            </w:r>
            <w:r>
              <w:rPr>
                <w:rStyle w:val="Hyperlink"/>
                <w:noProof/>
              </w:rPr>
              <w:fldChar w:fldCharType="end"/>
            </w:r>
          </w:del>
        </w:p>
        <w:p w14:paraId="4CC593A8" w14:textId="127F90F6" w:rsidR="003C412F" w:rsidRDefault="0094686A">
          <w:pPr>
            <w:pStyle w:val="TOC3"/>
            <w:tabs>
              <w:tab w:val="right" w:leader="dot" w:pos="9871"/>
            </w:tabs>
            <w:rPr>
              <w:del w:id="103" w:author="hp" w:date="2017-01-05T18:05:00Z"/>
              <w:rFonts w:asciiTheme="minorHAnsi" w:eastAsiaTheme="minorEastAsia" w:hAnsiTheme="minorHAnsi" w:cstheme="minorBidi"/>
              <w:i w:val="0"/>
              <w:noProof/>
              <w:color w:val="auto"/>
              <w:sz w:val="22"/>
            </w:rPr>
          </w:pPr>
          <w:del w:id="104" w:author="hp" w:date="2017-01-05T18:05:00Z">
            <w:r>
              <w:fldChar w:fldCharType="begin"/>
            </w:r>
            <w:r>
              <w:delInstrText xml:space="preserve"> HYPERLINK \l "_Toc470446043" </w:delInstrText>
            </w:r>
            <w:r>
              <w:fldChar w:fldCharType="separate"/>
            </w:r>
            <w:r w:rsidR="003C412F" w:rsidRPr="00AA34AE">
              <w:rPr>
                <w:rStyle w:val="Hyperlink"/>
                <w:rFonts w:asciiTheme="majorBidi" w:hAnsiTheme="majorBidi" w:cstheme="majorBidi"/>
                <w:noProof/>
              </w:rPr>
              <w:delText>Case Selection</w:delText>
            </w:r>
            <w:r w:rsidR="003C412F">
              <w:rPr>
                <w:noProof/>
                <w:webHidden/>
              </w:rPr>
              <w:tab/>
            </w:r>
            <w:r w:rsidR="003C412F">
              <w:rPr>
                <w:rStyle w:val="Hyperlink"/>
                <w:noProof/>
                <w:rtl/>
              </w:rPr>
              <w:fldChar w:fldCharType="begin"/>
            </w:r>
            <w:r w:rsidR="003C412F">
              <w:rPr>
                <w:noProof/>
                <w:webHidden/>
              </w:rPr>
              <w:delInstrText xml:space="preserve"> PAGEREF _Toc470446043 \h </w:delInstrText>
            </w:r>
            <w:r w:rsidR="003C412F">
              <w:rPr>
                <w:rStyle w:val="Hyperlink"/>
                <w:noProof/>
                <w:rtl/>
              </w:rPr>
            </w:r>
            <w:r w:rsidR="003C412F">
              <w:rPr>
                <w:rStyle w:val="Hyperlink"/>
                <w:noProof/>
                <w:rtl/>
              </w:rPr>
              <w:fldChar w:fldCharType="separate"/>
            </w:r>
            <w:r w:rsidR="00E5483F">
              <w:rPr>
                <w:noProof/>
                <w:webHidden/>
              </w:rPr>
              <w:delText>8</w:delText>
            </w:r>
            <w:r w:rsidR="003C412F">
              <w:rPr>
                <w:rStyle w:val="Hyperlink"/>
                <w:noProof/>
                <w:rtl/>
              </w:rPr>
              <w:fldChar w:fldCharType="end"/>
            </w:r>
            <w:r>
              <w:rPr>
                <w:rStyle w:val="Hyperlink"/>
                <w:noProof/>
              </w:rPr>
              <w:fldChar w:fldCharType="end"/>
            </w:r>
          </w:del>
        </w:p>
        <w:p w14:paraId="52BE634E" w14:textId="7B9C096A" w:rsidR="003C412F" w:rsidRDefault="0094686A">
          <w:pPr>
            <w:pStyle w:val="TOC3"/>
            <w:tabs>
              <w:tab w:val="right" w:leader="dot" w:pos="9871"/>
            </w:tabs>
            <w:rPr>
              <w:del w:id="105" w:author="hp" w:date="2017-01-05T18:05:00Z"/>
              <w:rFonts w:asciiTheme="minorHAnsi" w:eastAsiaTheme="minorEastAsia" w:hAnsiTheme="minorHAnsi" w:cstheme="minorBidi"/>
              <w:i w:val="0"/>
              <w:noProof/>
              <w:color w:val="auto"/>
              <w:sz w:val="22"/>
            </w:rPr>
          </w:pPr>
          <w:del w:id="106" w:author="hp" w:date="2017-01-05T18:05:00Z">
            <w:r>
              <w:fldChar w:fldCharType="begin"/>
            </w:r>
            <w:r>
              <w:delInstrText xml:space="preserve"> HYPERLINK \l "_Toc470446044" </w:delInstrText>
            </w:r>
            <w:r>
              <w:fldChar w:fldCharType="separate"/>
            </w:r>
            <w:r w:rsidR="003C412F" w:rsidRPr="00AA34AE">
              <w:rPr>
                <w:rStyle w:val="Hyperlink"/>
                <w:rFonts w:asciiTheme="majorBidi" w:hAnsiTheme="majorBidi" w:cstheme="majorBidi"/>
                <w:noProof/>
              </w:rPr>
              <w:delText>Repetition</w:delText>
            </w:r>
            <w:r w:rsidR="003C412F">
              <w:rPr>
                <w:noProof/>
                <w:webHidden/>
              </w:rPr>
              <w:tab/>
            </w:r>
            <w:r w:rsidR="003C412F">
              <w:rPr>
                <w:rStyle w:val="Hyperlink"/>
                <w:noProof/>
                <w:rtl/>
              </w:rPr>
              <w:fldChar w:fldCharType="begin"/>
            </w:r>
            <w:r w:rsidR="003C412F">
              <w:rPr>
                <w:noProof/>
                <w:webHidden/>
              </w:rPr>
              <w:delInstrText xml:space="preserve"> PAGEREF _Toc470446044 \h </w:delInstrText>
            </w:r>
            <w:r w:rsidR="003C412F">
              <w:rPr>
                <w:rStyle w:val="Hyperlink"/>
                <w:noProof/>
                <w:rtl/>
              </w:rPr>
            </w:r>
            <w:r w:rsidR="003C412F">
              <w:rPr>
                <w:rStyle w:val="Hyperlink"/>
                <w:noProof/>
                <w:rtl/>
              </w:rPr>
              <w:fldChar w:fldCharType="separate"/>
            </w:r>
            <w:r w:rsidR="00E5483F">
              <w:rPr>
                <w:noProof/>
                <w:webHidden/>
              </w:rPr>
              <w:delText>9</w:delText>
            </w:r>
            <w:r w:rsidR="003C412F">
              <w:rPr>
                <w:rStyle w:val="Hyperlink"/>
                <w:noProof/>
                <w:rtl/>
              </w:rPr>
              <w:fldChar w:fldCharType="end"/>
            </w:r>
            <w:r>
              <w:rPr>
                <w:rStyle w:val="Hyperlink"/>
                <w:noProof/>
              </w:rPr>
              <w:fldChar w:fldCharType="end"/>
            </w:r>
          </w:del>
        </w:p>
        <w:p w14:paraId="6CF487EB" w14:textId="31EAAA70" w:rsidR="003C412F" w:rsidRDefault="0094686A">
          <w:pPr>
            <w:pStyle w:val="TOC3"/>
            <w:tabs>
              <w:tab w:val="right" w:leader="dot" w:pos="9871"/>
            </w:tabs>
            <w:rPr>
              <w:del w:id="107" w:author="hp" w:date="2017-01-05T18:05:00Z"/>
              <w:rFonts w:asciiTheme="minorHAnsi" w:eastAsiaTheme="minorEastAsia" w:hAnsiTheme="minorHAnsi" w:cstheme="minorBidi"/>
              <w:i w:val="0"/>
              <w:noProof/>
              <w:color w:val="auto"/>
              <w:sz w:val="22"/>
            </w:rPr>
          </w:pPr>
          <w:del w:id="108" w:author="hp" w:date="2017-01-05T18:05:00Z">
            <w:r>
              <w:fldChar w:fldCharType="begin"/>
            </w:r>
            <w:r>
              <w:delInstrText xml:space="preserve"> HYPERLINK \l "_Toc470446045" </w:delInstrText>
            </w:r>
            <w:r>
              <w:fldChar w:fldCharType="separate"/>
            </w:r>
            <w:r w:rsidR="003C412F" w:rsidRPr="00AA34AE">
              <w:rPr>
                <w:rStyle w:val="Hyperlink"/>
                <w:rFonts w:asciiTheme="majorBidi" w:hAnsiTheme="majorBidi" w:cstheme="majorBidi"/>
                <w:noProof/>
              </w:rPr>
              <w:delText>Unconditional Jumps</w:delText>
            </w:r>
            <w:r w:rsidR="003C412F">
              <w:rPr>
                <w:noProof/>
                <w:webHidden/>
              </w:rPr>
              <w:tab/>
            </w:r>
            <w:r w:rsidR="003C412F">
              <w:rPr>
                <w:rStyle w:val="Hyperlink"/>
                <w:noProof/>
                <w:rtl/>
              </w:rPr>
              <w:fldChar w:fldCharType="begin"/>
            </w:r>
            <w:r w:rsidR="003C412F">
              <w:rPr>
                <w:noProof/>
                <w:webHidden/>
              </w:rPr>
              <w:delInstrText xml:space="preserve"> PAGEREF _Toc470446045 \h </w:delInstrText>
            </w:r>
            <w:r w:rsidR="003C412F">
              <w:rPr>
                <w:rStyle w:val="Hyperlink"/>
                <w:noProof/>
                <w:rtl/>
              </w:rPr>
            </w:r>
            <w:r w:rsidR="003C412F">
              <w:rPr>
                <w:rStyle w:val="Hyperlink"/>
                <w:noProof/>
                <w:rtl/>
              </w:rPr>
              <w:fldChar w:fldCharType="separate"/>
            </w:r>
            <w:r w:rsidR="00E5483F">
              <w:rPr>
                <w:noProof/>
                <w:webHidden/>
              </w:rPr>
              <w:delText>9</w:delText>
            </w:r>
            <w:r w:rsidR="003C412F">
              <w:rPr>
                <w:rStyle w:val="Hyperlink"/>
                <w:noProof/>
                <w:rtl/>
              </w:rPr>
              <w:fldChar w:fldCharType="end"/>
            </w:r>
            <w:r>
              <w:rPr>
                <w:rStyle w:val="Hyperlink"/>
                <w:noProof/>
              </w:rPr>
              <w:fldChar w:fldCharType="end"/>
            </w:r>
          </w:del>
        </w:p>
        <w:p w14:paraId="7C0F2160" w14:textId="21EEBE00" w:rsidR="003C412F" w:rsidRDefault="0094686A">
          <w:pPr>
            <w:pStyle w:val="TOC2"/>
            <w:tabs>
              <w:tab w:val="left" w:pos="610"/>
              <w:tab w:val="right" w:leader="dot" w:pos="9871"/>
            </w:tabs>
            <w:rPr>
              <w:del w:id="109" w:author="hp" w:date="2017-01-05T18:05:00Z"/>
              <w:rFonts w:asciiTheme="minorHAnsi" w:eastAsiaTheme="minorEastAsia" w:hAnsiTheme="minorHAnsi" w:cstheme="minorBidi"/>
              <w:noProof/>
              <w:color w:val="auto"/>
              <w:sz w:val="22"/>
            </w:rPr>
          </w:pPr>
          <w:del w:id="110" w:author="hp" w:date="2017-01-05T18:05:00Z">
            <w:r>
              <w:fldChar w:fldCharType="begin"/>
            </w:r>
            <w:r>
              <w:delInstrText xml:space="preserve"> HYPERLINK \l "_Toc470446046" </w:delInstrText>
            </w:r>
            <w:r>
              <w:fldChar w:fldCharType="separate"/>
            </w:r>
            <w:r w:rsidR="003C412F" w:rsidRPr="00AA34AE">
              <w:rPr>
                <w:rStyle w:val="Hyperlink"/>
                <w:rFonts w:ascii="Symbol" w:hAnsi="Symbol" w:cstheme="majorBidi"/>
                <w:noProof/>
              </w:rPr>
              <w:delText></w:delText>
            </w:r>
            <w:r w:rsidR="003C412F">
              <w:rPr>
                <w:rFonts w:asciiTheme="minorHAnsi" w:eastAsiaTheme="minorEastAsia" w:hAnsiTheme="minorHAnsi" w:cstheme="minorBidi"/>
                <w:noProof/>
                <w:color w:val="auto"/>
                <w:sz w:val="22"/>
              </w:rPr>
              <w:tab/>
            </w:r>
            <w:r w:rsidR="003C412F" w:rsidRPr="00AA34AE">
              <w:rPr>
                <w:rStyle w:val="Hyperlink"/>
                <w:rFonts w:asciiTheme="majorBidi" w:hAnsiTheme="majorBidi" w:cstheme="majorBidi"/>
                <w:noProof/>
              </w:rPr>
              <w:delText>Conditional Expressions</w:delText>
            </w:r>
            <w:r w:rsidR="003C412F">
              <w:rPr>
                <w:noProof/>
                <w:webHidden/>
              </w:rPr>
              <w:tab/>
            </w:r>
            <w:r w:rsidR="003C412F">
              <w:rPr>
                <w:rStyle w:val="Hyperlink"/>
                <w:noProof/>
                <w:rtl/>
              </w:rPr>
              <w:fldChar w:fldCharType="begin"/>
            </w:r>
            <w:r w:rsidR="003C412F">
              <w:rPr>
                <w:noProof/>
                <w:webHidden/>
              </w:rPr>
              <w:delInstrText xml:space="preserve"> PAGEREF _Toc470446046 \h </w:delInstrText>
            </w:r>
            <w:r w:rsidR="003C412F">
              <w:rPr>
                <w:rStyle w:val="Hyperlink"/>
                <w:noProof/>
                <w:rtl/>
              </w:rPr>
            </w:r>
            <w:r w:rsidR="003C412F">
              <w:rPr>
                <w:rStyle w:val="Hyperlink"/>
                <w:noProof/>
                <w:rtl/>
              </w:rPr>
              <w:fldChar w:fldCharType="separate"/>
            </w:r>
            <w:r w:rsidR="00E5483F">
              <w:rPr>
                <w:noProof/>
                <w:webHidden/>
              </w:rPr>
              <w:delText>10</w:delText>
            </w:r>
            <w:r w:rsidR="003C412F">
              <w:rPr>
                <w:rStyle w:val="Hyperlink"/>
                <w:noProof/>
                <w:rtl/>
              </w:rPr>
              <w:fldChar w:fldCharType="end"/>
            </w:r>
            <w:r>
              <w:rPr>
                <w:rStyle w:val="Hyperlink"/>
                <w:noProof/>
              </w:rPr>
              <w:fldChar w:fldCharType="end"/>
            </w:r>
          </w:del>
        </w:p>
        <w:p w14:paraId="6B806C5D" w14:textId="7E3D3E7E" w:rsidR="003C412F" w:rsidRDefault="0094686A">
          <w:pPr>
            <w:pStyle w:val="TOC2"/>
            <w:tabs>
              <w:tab w:val="left" w:pos="610"/>
              <w:tab w:val="right" w:leader="dot" w:pos="9871"/>
            </w:tabs>
            <w:rPr>
              <w:del w:id="111" w:author="hp" w:date="2017-01-05T18:05:00Z"/>
              <w:rFonts w:asciiTheme="minorHAnsi" w:eastAsiaTheme="minorEastAsia" w:hAnsiTheme="minorHAnsi" w:cstheme="minorBidi"/>
              <w:noProof/>
              <w:color w:val="auto"/>
              <w:sz w:val="22"/>
            </w:rPr>
          </w:pPr>
          <w:del w:id="112" w:author="hp" w:date="2017-01-05T18:05:00Z">
            <w:r>
              <w:fldChar w:fldCharType="begin"/>
            </w:r>
            <w:r>
              <w:delInstrText xml:space="preserve"> HYPERLINK \l "_Toc470446047" </w:delInstrText>
            </w:r>
            <w:r>
              <w:fldChar w:fldCharType="separate"/>
            </w:r>
            <w:r w:rsidR="003C412F" w:rsidRPr="00AA34AE">
              <w:rPr>
                <w:rStyle w:val="Hyperlink"/>
                <w:rFonts w:ascii="Symbol" w:hAnsi="Symbol" w:cstheme="majorBidi"/>
                <w:noProof/>
              </w:rPr>
              <w:delText></w:delText>
            </w:r>
            <w:r w:rsidR="003C412F">
              <w:rPr>
                <w:rFonts w:asciiTheme="minorHAnsi" w:eastAsiaTheme="minorEastAsia" w:hAnsiTheme="minorHAnsi" w:cstheme="minorBidi"/>
                <w:noProof/>
                <w:color w:val="auto"/>
                <w:sz w:val="22"/>
              </w:rPr>
              <w:tab/>
            </w:r>
            <w:r w:rsidR="003C412F" w:rsidRPr="00AA34AE">
              <w:rPr>
                <w:rStyle w:val="Hyperlink"/>
                <w:rFonts w:asciiTheme="majorBidi" w:hAnsiTheme="majorBidi" w:cstheme="majorBidi"/>
                <w:noProof/>
              </w:rPr>
              <w:delText>Active Proctypes</w:delText>
            </w:r>
            <w:r w:rsidR="003C412F">
              <w:rPr>
                <w:noProof/>
                <w:webHidden/>
              </w:rPr>
              <w:tab/>
            </w:r>
            <w:r w:rsidR="003C412F">
              <w:rPr>
                <w:rStyle w:val="Hyperlink"/>
                <w:noProof/>
                <w:rtl/>
              </w:rPr>
              <w:fldChar w:fldCharType="begin"/>
            </w:r>
            <w:r w:rsidR="003C412F">
              <w:rPr>
                <w:noProof/>
                <w:webHidden/>
              </w:rPr>
              <w:delInstrText xml:space="preserve"> PAGEREF _Toc470446047 \h </w:delInstrText>
            </w:r>
            <w:r w:rsidR="003C412F">
              <w:rPr>
                <w:rStyle w:val="Hyperlink"/>
                <w:noProof/>
                <w:rtl/>
              </w:rPr>
            </w:r>
            <w:r w:rsidR="003C412F">
              <w:rPr>
                <w:rStyle w:val="Hyperlink"/>
                <w:noProof/>
                <w:rtl/>
              </w:rPr>
              <w:fldChar w:fldCharType="separate"/>
            </w:r>
            <w:r w:rsidR="00E5483F">
              <w:rPr>
                <w:noProof/>
                <w:webHidden/>
              </w:rPr>
              <w:delText>10</w:delText>
            </w:r>
            <w:r w:rsidR="003C412F">
              <w:rPr>
                <w:rStyle w:val="Hyperlink"/>
                <w:noProof/>
                <w:rtl/>
              </w:rPr>
              <w:fldChar w:fldCharType="end"/>
            </w:r>
            <w:r>
              <w:rPr>
                <w:rStyle w:val="Hyperlink"/>
                <w:noProof/>
              </w:rPr>
              <w:fldChar w:fldCharType="end"/>
            </w:r>
          </w:del>
        </w:p>
        <w:p w14:paraId="38CA1BCE" w14:textId="4656A705" w:rsidR="003C412F" w:rsidRDefault="0094686A">
          <w:pPr>
            <w:pStyle w:val="TOC1"/>
            <w:tabs>
              <w:tab w:val="right" w:leader="dot" w:pos="9871"/>
            </w:tabs>
            <w:rPr>
              <w:del w:id="113" w:author="hp" w:date="2017-01-05T18:05:00Z"/>
              <w:rFonts w:asciiTheme="minorHAnsi" w:eastAsiaTheme="minorEastAsia" w:hAnsiTheme="minorHAnsi" w:cstheme="minorBidi"/>
              <w:noProof/>
              <w:color w:val="auto"/>
              <w:sz w:val="22"/>
            </w:rPr>
          </w:pPr>
          <w:del w:id="114" w:author="hp" w:date="2017-01-05T18:05:00Z">
            <w:r>
              <w:fldChar w:fldCharType="begin"/>
            </w:r>
            <w:r>
              <w:delInstrText xml:space="preserve"> HYPERLINK \l "_Toc470446048" </w:delInstrText>
            </w:r>
            <w:r>
              <w:fldChar w:fldCharType="separate"/>
            </w:r>
            <w:r w:rsidR="003C412F" w:rsidRPr="00AA34AE">
              <w:rPr>
                <w:rStyle w:val="Hyperlink"/>
                <w:rFonts w:asciiTheme="majorBidi" w:hAnsiTheme="majorBidi" w:cstheme="majorBidi"/>
                <w:i/>
                <w:noProof/>
              </w:rPr>
              <w:delText>2.1.5.2 LTL Syntax in spin</w:delText>
            </w:r>
            <w:r w:rsidR="003C412F">
              <w:rPr>
                <w:noProof/>
                <w:webHidden/>
              </w:rPr>
              <w:tab/>
            </w:r>
            <w:r w:rsidR="003C412F">
              <w:rPr>
                <w:rStyle w:val="Hyperlink"/>
                <w:noProof/>
                <w:rtl/>
              </w:rPr>
              <w:fldChar w:fldCharType="begin"/>
            </w:r>
            <w:r w:rsidR="003C412F">
              <w:rPr>
                <w:noProof/>
                <w:webHidden/>
              </w:rPr>
              <w:delInstrText xml:space="preserve"> PAGEREF _Toc470446048 \h </w:delInstrText>
            </w:r>
            <w:r w:rsidR="003C412F">
              <w:rPr>
                <w:rStyle w:val="Hyperlink"/>
                <w:noProof/>
                <w:rtl/>
              </w:rPr>
            </w:r>
            <w:r w:rsidR="003C412F">
              <w:rPr>
                <w:rStyle w:val="Hyperlink"/>
                <w:noProof/>
                <w:rtl/>
              </w:rPr>
              <w:fldChar w:fldCharType="separate"/>
            </w:r>
            <w:r w:rsidR="00E5483F">
              <w:rPr>
                <w:noProof/>
                <w:webHidden/>
              </w:rPr>
              <w:delText>10</w:delText>
            </w:r>
            <w:r w:rsidR="003C412F">
              <w:rPr>
                <w:rStyle w:val="Hyperlink"/>
                <w:noProof/>
                <w:rtl/>
              </w:rPr>
              <w:fldChar w:fldCharType="end"/>
            </w:r>
            <w:r>
              <w:rPr>
                <w:rStyle w:val="Hyperlink"/>
                <w:noProof/>
              </w:rPr>
              <w:fldChar w:fldCharType="end"/>
            </w:r>
          </w:del>
        </w:p>
        <w:p w14:paraId="3C997698" w14:textId="415444DE" w:rsidR="003C412F" w:rsidRDefault="0094686A">
          <w:pPr>
            <w:pStyle w:val="TOC3"/>
            <w:tabs>
              <w:tab w:val="right" w:leader="dot" w:pos="9871"/>
            </w:tabs>
            <w:rPr>
              <w:del w:id="115" w:author="hp" w:date="2017-01-05T18:05:00Z"/>
              <w:rFonts w:asciiTheme="minorHAnsi" w:eastAsiaTheme="minorEastAsia" w:hAnsiTheme="minorHAnsi" w:cstheme="minorBidi"/>
              <w:i w:val="0"/>
              <w:noProof/>
              <w:color w:val="auto"/>
              <w:sz w:val="22"/>
            </w:rPr>
          </w:pPr>
          <w:del w:id="116" w:author="hp" w:date="2017-01-05T18:05:00Z">
            <w:r>
              <w:fldChar w:fldCharType="begin"/>
            </w:r>
            <w:r>
              <w:delInstrText xml:space="preserve"> HYPERLINK \l "_Toc470446049" </w:delInstrText>
            </w:r>
            <w:r>
              <w:fldChar w:fldCharType="separate"/>
            </w:r>
            <w:r w:rsidR="003C412F" w:rsidRPr="00AA34AE">
              <w:rPr>
                <w:rStyle w:val="Hyperlink"/>
                <w:rFonts w:asciiTheme="majorBidi" w:hAnsiTheme="majorBidi" w:cstheme="majorBidi"/>
                <w:noProof/>
              </w:rPr>
              <w:delText>2.2. Detailed Description</w:delText>
            </w:r>
            <w:r w:rsidR="003C412F">
              <w:rPr>
                <w:noProof/>
                <w:webHidden/>
              </w:rPr>
              <w:tab/>
            </w:r>
            <w:r w:rsidR="003C412F">
              <w:rPr>
                <w:rStyle w:val="Hyperlink"/>
                <w:noProof/>
                <w:rtl/>
              </w:rPr>
              <w:fldChar w:fldCharType="begin"/>
            </w:r>
            <w:r w:rsidR="003C412F">
              <w:rPr>
                <w:noProof/>
                <w:webHidden/>
              </w:rPr>
              <w:delInstrText xml:space="preserve"> PAGEREF _Toc470446049 \h </w:delInstrText>
            </w:r>
            <w:r w:rsidR="003C412F">
              <w:rPr>
                <w:rStyle w:val="Hyperlink"/>
                <w:noProof/>
                <w:rtl/>
              </w:rPr>
            </w:r>
            <w:r w:rsidR="003C412F">
              <w:rPr>
                <w:rStyle w:val="Hyperlink"/>
                <w:noProof/>
                <w:rtl/>
              </w:rPr>
              <w:fldChar w:fldCharType="separate"/>
            </w:r>
            <w:r w:rsidR="00E5483F">
              <w:rPr>
                <w:noProof/>
                <w:webHidden/>
              </w:rPr>
              <w:delText>17</w:delText>
            </w:r>
            <w:r w:rsidR="003C412F">
              <w:rPr>
                <w:rStyle w:val="Hyperlink"/>
                <w:noProof/>
                <w:rtl/>
              </w:rPr>
              <w:fldChar w:fldCharType="end"/>
            </w:r>
            <w:r>
              <w:rPr>
                <w:rStyle w:val="Hyperlink"/>
                <w:noProof/>
              </w:rPr>
              <w:fldChar w:fldCharType="end"/>
            </w:r>
          </w:del>
        </w:p>
        <w:p w14:paraId="66676701" w14:textId="0DC95895" w:rsidR="003C412F" w:rsidRDefault="0094686A">
          <w:pPr>
            <w:pStyle w:val="TOC3"/>
            <w:tabs>
              <w:tab w:val="left" w:pos="1320"/>
              <w:tab w:val="right" w:leader="dot" w:pos="9871"/>
            </w:tabs>
            <w:rPr>
              <w:del w:id="117" w:author="hp" w:date="2017-01-05T18:05:00Z"/>
              <w:rFonts w:asciiTheme="minorHAnsi" w:eastAsiaTheme="minorEastAsia" w:hAnsiTheme="minorHAnsi" w:cstheme="minorBidi"/>
              <w:i w:val="0"/>
              <w:noProof/>
              <w:color w:val="auto"/>
              <w:sz w:val="22"/>
            </w:rPr>
          </w:pPr>
          <w:del w:id="118" w:author="hp" w:date="2017-01-05T18:05:00Z">
            <w:r>
              <w:fldChar w:fldCharType="begin"/>
            </w:r>
            <w:r>
              <w:delInstrText xml:space="preserve"> HYPERLINK \l "_Toc470446052" </w:delInstrText>
            </w:r>
            <w:r>
              <w:fldChar w:fldCharType="separate"/>
            </w:r>
            <w:r w:rsidR="003C412F" w:rsidRPr="00AA34AE">
              <w:rPr>
                <w:rStyle w:val="Hyperlink"/>
                <w:rFonts w:asciiTheme="majorBidi" w:hAnsiTheme="majorBidi" w:cstheme="majorBidi"/>
                <w:iCs/>
                <w:noProof/>
              </w:rPr>
              <w:delText>2.2.1</w:delText>
            </w:r>
            <w:r w:rsidR="003C412F">
              <w:rPr>
                <w:rFonts w:asciiTheme="minorHAnsi" w:eastAsiaTheme="minorEastAsia" w:hAnsiTheme="minorHAnsi" w:cstheme="minorBidi"/>
                <w:i w:val="0"/>
                <w:noProof/>
                <w:color w:val="auto"/>
                <w:sz w:val="22"/>
              </w:rPr>
              <w:tab/>
            </w:r>
            <w:r w:rsidR="003C412F" w:rsidRPr="00AA34AE">
              <w:rPr>
                <w:rStyle w:val="Hyperlink"/>
                <w:rFonts w:asciiTheme="majorBidi" w:hAnsiTheme="majorBidi" w:cstheme="majorBidi"/>
                <w:noProof/>
              </w:rPr>
              <w:delText xml:space="preserve">Re-producing the </w:delText>
            </w:r>
            <w:r w:rsidR="003C412F" w:rsidRPr="00AA34AE">
              <w:rPr>
                <w:rStyle w:val="Hyperlink"/>
                <w:rFonts w:asciiTheme="majorBidi" w:hAnsiTheme="majorBidi" w:cstheme="majorBidi"/>
                <w:iCs/>
                <w:noProof/>
              </w:rPr>
              <w:delText>spec</w:delText>
            </w:r>
            <w:r w:rsidR="003C412F" w:rsidRPr="00AA34AE">
              <w:rPr>
                <w:rStyle w:val="Hyperlink"/>
                <w:rFonts w:asciiTheme="majorBidi" w:hAnsiTheme="majorBidi" w:cstheme="majorBidi"/>
                <w:iCs/>
                <w:noProof/>
                <w:rtl/>
                <w:lang w:bidi="ar-SA"/>
              </w:rPr>
              <w:delText xml:space="preserve"> </w:delText>
            </w:r>
            <w:r w:rsidR="003C412F" w:rsidRPr="00AA34AE">
              <w:rPr>
                <w:rStyle w:val="Hyperlink"/>
                <w:rFonts w:asciiTheme="majorBidi" w:hAnsiTheme="majorBidi" w:cstheme="majorBidi"/>
                <w:iCs/>
                <w:noProof/>
              </w:rPr>
              <w:delText xml:space="preserve">of </w:delText>
            </w:r>
            <w:r w:rsidR="003C412F" w:rsidRPr="00AA34AE">
              <w:rPr>
                <w:rStyle w:val="Hyperlink"/>
                <w:rFonts w:asciiTheme="majorBidi" w:hAnsiTheme="majorBidi" w:cstheme="majorBidi"/>
                <w:iCs/>
                <w:noProof/>
                <w:rtl/>
                <w:lang w:bidi="ar-SA"/>
              </w:rPr>
              <w:delText>"</w:delText>
            </w:r>
            <w:r w:rsidR="003C412F" w:rsidRPr="00AA34AE">
              <w:rPr>
                <w:rStyle w:val="Hyperlink"/>
                <w:rFonts w:asciiTheme="majorBidi" w:hAnsiTheme="majorBidi" w:cstheme="majorBidi"/>
                <w:iCs/>
                <w:noProof/>
              </w:rPr>
              <w:delText>Bopo</w:delText>
            </w:r>
            <w:r w:rsidR="003C412F" w:rsidRPr="00AA34AE">
              <w:rPr>
                <w:rStyle w:val="Hyperlink"/>
                <w:rFonts w:asciiTheme="majorBidi" w:hAnsiTheme="majorBidi" w:cstheme="majorBidi"/>
                <w:iCs/>
                <w:noProof/>
                <w:rtl/>
                <w:lang w:bidi="ar-SA"/>
              </w:rPr>
              <w:delText>"</w:delText>
            </w:r>
            <w:r w:rsidR="003C412F">
              <w:rPr>
                <w:noProof/>
                <w:webHidden/>
              </w:rPr>
              <w:tab/>
            </w:r>
            <w:r w:rsidR="003C412F">
              <w:rPr>
                <w:rStyle w:val="Hyperlink"/>
                <w:noProof/>
                <w:rtl/>
              </w:rPr>
              <w:fldChar w:fldCharType="begin"/>
            </w:r>
            <w:r w:rsidR="003C412F">
              <w:rPr>
                <w:noProof/>
                <w:webHidden/>
              </w:rPr>
              <w:delInstrText xml:space="preserve"> PAGEREF _Toc470446052 \h </w:delInstrText>
            </w:r>
            <w:r w:rsidR="003C412F">
              <w:rPr>
                <w:rStyle w:val="Hyperlink"/>
                <w:noProof/>
                <w:rtl/>
              </w:rPr>
            </w:r>
            <w:r w:rsidR="003C412F">
              <w:rPr>
                <w:rStyle w:val="Hyperlink"/>
                <w:noProof/>
                <w:rtl/>
              </w:rPr>
              <w:fldChar w:fldCharType="separate"/>
            </w:r>
            <w:r w:rsidR="00E5483F">
              <w:rPr>
                <w:noProof/>
                <w:webHidden/>
              </w:rPr>
              <w:delText>21</w:delText>
            </w:r>
            <w:r w:rsidR="003C412F">
              <w:rPr>
                <w:rStyle w:val="Hyperlink"/>
                <w:noProof/>
                <w:rtl/>
              </w:rPr>
              <w:fldChar w:fldCharType="end"/>
            </w:r>
            <w:r>
              <w:rPr>
                <w:rStyle w:val="Hyperlink"/>
                <w:noProof/>
              </w:rPr>
              <w:fldChar w:fldCharType="end"/>
            </w:r>
          </w:del>
        </w:p>
        <w:p w14:paraId="27E77DA3" w14:textId="49DEDB86" w:rsidR="003C412F" w:rsidRDefault="0094686A">
          <w:pPr>
            <w:pStyle w:val="TOC3"/>
            <w:tabs>
              <w:tab w:val="left" w:pos="1540"/>
              <w:tab w:val="right" w:leader="dot" w:pos="9871"/>
            </w:tabs>
            <w:rPr>
              <w:del w:id="119" w:author="hp" w:date="2017-01-05T18:05:00Z"/>
              <w:rFonts w:asciiTheme="minorHAnsi" w:eastAsiaTheme="minorEastAsia" w:hAnsiTheme="minorHAnsi" w:cstheme="minorBidi"/>
              <w:i w:val="0"/>
              <w:noProof/>
              <w:color w:val="auto"/>
              <w:sz w:val="22"/>
            </w:rPr>
          </w:pPr>
          <w:del w:id="120" w:author="hp" w:date="2017-01-05T18:05:00Z">
            <w:r>
              <w:fldChar w:fldCharType="begin"/>
            </w:r>
            <w:r>
              <w:delInstrText xml:space="preserve"> HYPERLINK \l "_Toc470446053" </w:delInstrText>
            </w:r>
            <w:r>
              <w:fldChar w:fldCharType="separate"/>
            </w:r>
            <w:r w:rsidR="003C412F" w:rsidRPr="00AA34AE">
              <w:rPr>
                <w:rStyle w:val="Hyperlink"/>
                <w:rFonts w:asciiTheme="majorBidi" w:hAnsiTheme="majorBidi" w:cstheme="majorBidi"/>
                <w:iCs/>
                <w:noProof/>
              </w:rPr>
              <w:delText>2.2.1.1</w:delText>
            </w:r>
            <w:r w:rsidR="003C412F">
              <w:rPr>
                <w:rFonts w:asciiTheme="minorHAnsi" w:eastAsiaTheme="minorEastAsia" w:hAnsiTheme="minorHAnsi" w:cstheme="minorBidi"/>
                <w:i w:val="0"/>
                <w:noProof/>
                <w:color w:val="auto"/>
                <w:sz w:val="22"/>
              </w:rPr>
              <w:tab/>
            </w:r>
            <w:r w:rsidR="003C412F" w:rsidRPr="00AA34AE">
              <w:rPr>
                <w:rStyle w:val="Hyperlink"/>
                <w:rFonts w:asciiTheme="majorBidi" w:hAnsiTheme="majorBidi" w:cstheme="majorBidi"/>
                <w:noProof/>
              </w:rPr>
              <w:delText>Main activity</w:delText>
            </w:r>
            <w:r w:rsidR="003C412F">
              <w:rPr>
                <w:noProof/>
                <w:webHidden/>
              </w:rPr>
              <w:tab/>
            </w:r>
            <w:r w:rsidR="003C412F">
              <w:rPr>
                <w:rStyle w:val="Hyperlink"/>
                <w:noProof/>
                <w:rtl/>
              </w:rPr>
              <w:fldChar w:fldCharType="begin"/>
            </w:r>
            <w:r w:rsidR="003C412F">
              <w:rPr>
                <w:noProof/>
                <w:webHidden/>
              </w:rPr>
              <w:delInstrText xml:space="preserve"> PAGEREF _Toc470446053 \h </w:delInstrText>
            </w:r>
            <w:r w:rsidR="003C412F">
              <w:rPr>
                <w:rStyle w:val="Hyperlink"/>
                <w:noProof/>
                <w:rtl/>
              </w:rPr>
            </w:r>
            <w:r w:rsidR="003C412F">
              <w:rPr>
                <w:rStyle w:val="Hyperlink"/>
                <w:noProof/>
                <w:rtl/>
              </w:rPr>
              <w:fldChar w:fldCharType="separate"/>
            </w:r>
            <w:r w:rsidR="00E5483F">
              <w:rPr>
                <w:noProof/>
                <w:webHidden/>
              </w:rPr>
              <w:delText>21</w:delText>
            </w:r>
            <w:r w:rsidR="003C412F">
              <w:rPr>
                <w:rStyle w:val="Hyperlink"/>
                <w:noProof/>
                <w:rtl/>
              </w:rPr>
              <w:fldChar w:fldCharType="end"/>
            </w:r>
            <w:r>
              <w:rPr>
                <w:rStyle w:val="Hyperlink"/>
                <w:noProof/>
              </w:rPr>
              <w:fldChar w:fldCharType="end"/>
            </w:r>
          </w:del>
        </w:p>
        <w:p w14:paraId="76CB9BBF" w14:textId="486CFC58" w:rsidR="003C412F" w:rsidRDefault="0094686A">
          <w:pPr>
            <w:pStyle w:val="TOC3"/>
            <w:tabs>
              <w:tab w:val="left" w:pos="1540"/>
              <w:tab w:val="right" w:leader="dot" w:pos="9871"/>
            </w:tabs>
            <w:rPr>
              <w:del w:id="121" w:author="hp" w:date="2017-01-05T18:05:00Z"/>
              <w:rFonts w:asciiTheme="minorHAnsi" w:eastAsiaTheme="minorEastAsia" w:hAnsiTheme="minorHAnsi" w:cstheme="minorBidi"/>
              <w:i w:val="0"/>
              <w:noProof/>
              <w:color w:val="auto"/>
              <w:sz w:val="22"/>
            </w:rPr>
          </w:pPr>
          <w:del w:id="122" w:author="hp" w:date="2017-01-05T18:05:00Z">
            <w:r>
              <w:fldChar w:fldCharType="begin"/>
            </w:r>
            <w:r>
              <w:delInstrText xml:space="preserve"> HYPERLINK \l "_Toc470446054" </w:delInstrText>
            </w:r>
            <w:r>
              <w:fldChar w:fldCharType="separate"/>
            </w:r>
            <w:r w:rsidR="003C412F" w:rsidRPr="00AA34AE">
              <w:rPr>
                <w:rStyle w:val="Hyperlink"/>
                <w:rFonts w:asciiTheme="majorBidi" w:hAnsiTheme="majorBidi" w:cstheme="majorBidi"/>
                <w:iCs/>
                <w:noProof/>
              </w:rPr>
              <w:delText>1.2.1.1</w:delText>
            </w:r>
            <w:r w:rsidR="003C412F">
              <w:rPr>
                <w:rFonts w:asciiTheme="minorHAnsi" w:eastAsiaTheme="minorEastAsia" w:hAnsiTheme="minorHAnsi" w:cstheme="minorBidi"/>
                <w:i w:val="0"/>
                <w:noProof/>
                <w:color w:val="auto"/>
                <w:sz w:val="22"/>
              </w:rPr>
              <w:tab/>
            </w:r>
            <w:r w:rsidR="003C412F" w:rsidRPr="00AA34AE">
              <w:rPr>
                <w:rStyle w:val="Hyperlink"/>
                <w:rFonts w:asciiTheme="majorBidi" w:hAnsiTheme="majorBidi" w:cstheme="majorBidi"/>
                <w:iCs/>
                <w:noProof/>
              </w:rPr>
              <w:delText>Create New Event activity:</w:delText>
            </w:r>
            <w:r w:rsidR="003C412F">
              <w:rPr>
                <w:noProof/>
                <w:webHidden/>
              </w:rPr>
              <w:tab/>
            </w:r>
            <w:r w:rsidR="003C412F">
              <w:rPr>
                <w:rStyle w:val="Hyperlink"/>
                <w:noProof/>
                <w:rtl/>
              </w:rPr>
              <w:fldChar w:fldCharType="begin"/>
            </w:r>
            <w:r w:rsidR="003C412F">
              <w:rPr>
                <w:noProof/>
                <w:webHidden/>
              </w:rPr>
              <w:delInstrText xml:space="preserve"> PAGEREF _Toc470446054 \h </w:delInstrText>
            </w:r>
            <w:r w:rsidR="003C412F">
              <w:rPr>
                <w:rStyle w:val="Hyperlink"/>
                <w:noProof/>
                <w:rtl/>
              </w:rPr>
            </w:r>
            <w:r w:rsidR="003C412F">
              <w:rPr>
                <w:rStyle w:val="Hyperlink"/>
                <w:noProof/>
                <w:rtl/>
              </w:rPr>
              <w:fldChar w:fldCharType="separate"/>
            </w:r>
            <w:r w:rsidR="00E5483F">
              <w:rPr>
                <w:noProof/>
                <w:webHidden/>
              </w:rPr>
              <w:delText>22</w:delText>
            </w:r>
            <w:r w:rsidR="003C412F">
              <w:rPr>
                <w:rStyle w:val="Hyperlink"/>
                <w:noProof/>
                <w:rtl/>
              </w:rPr>
              <w:fldChar w:fldCharType="end"/>
            </w:r>
            <w:r>
              <w:rPr>
                <w:rStyle w:val="Hyperlink"/>
                <w:noProof/>
              </w:rPr>
              <w:fldChar w:fldCharType="end"/>
            </w:r>
          </w:del>
        </w:p>
        <w:p w14:paraId="07B19D76" w14:textId="36702FCE" w:rsidR="00B66735" w:rsidRDefault="00CF6F20" w:rsidP="00D42569">
          <w:pPr>
            <w:spacing w:line="22" w:lineRule="atLeast"/>
            <w:rPr>
              <w:del w:id="123" w:author="hp" w:date="2017-01-05T18:05:00Z"/>
            </w:rPr>
          </w:pPr>
          <w:del w:id="124" w:author="hp" w:date="2017-01-05T18:05:00Z">
            <w:r>
              <w:fldChar w:fldCharType="end"/>
            </w:r>
          </w:del>
        </w:p>
        <w:customXmlDelRangeStart w:id="125" w:author="hp" w:date="2017-01-05T18:05:00Z"/>
      </w:sdtContent>
    </w:sdt>
    <w:customXmlDelRangeEnd w:id="125"/>
    <w:p w14:paraId="43F26E31" w14:textId="77777777" w:rsidR="00B66735" w:rsidRDefault="00CF6F20" w:rsidP="00D42569">
      <w:pPr>
        <w:spacing w:after="0" w:line="22" w:lineRule="atLeast"/>
        <w:ind w:right="0" w:firstLine="0"/>
        <w:jc w:val="left"/>
        <w:rPr>
          <w:del w:id="126" w:author="hp" w:date="2017-01-05T18:05:00Z"/>
        </w:rPr>
      </w:pPr>
      <w:del w:id="127" w:author="hp" w:date="2017-01-05T18:05:00Z">
        <w:r>
          <w:rPr>
            <w:sz w:val="24"/>
          </w:rPr>
          <w:delText xml:space="preserve"> </w:delText>
        </w:r>
      </w:del>
    </w:p>
    <w:p w14:paraId="467A1BBA" w14:textId="77777777" w:rsidR="00B66735" w:rsidRDefault="00CF6F20" w:rsidP="00D42569">
      <w:pPr>
        <w:spacing w:after="0" w:line="22" w:lineRule="atLeast"/>
        <w:ind w:right="0" w:firstLine="0"/>
        <w:jc w:val="left"/>
        <w:rPr>
          <w:del w:id="128" w:author="hp" w:date="2017-01-05T18:05:00Z"/>
        </w:rPr>
      </w:pPr>
      <w:del w:id="129" w:author="hp" w:date="2017-01-05T18:05:00Z">
        <w:r>
          <w:rPr>
            <w:sz w:val="24"/>
          </w:rPr>
          <w:delText xml:space="preserve"> </w:delText>
        </w:r>
      </w:del>
    </w:p>
    <w:p w14:paraId="558684D0" w14:textId="77777777" w:rsidR="00B66735" w:rsidRDefault="00CF6F20" w:rsidP="00D42569">
      <w:pPr>
        <w:spacing w:after="0" w:line="22" w:lineRule="atLeast"/>
        <w:ind w:right="0" w:firstLine="0"/>
        <w:jc w:val="left"/>
        <w:rPr>
          <w:del w:id="130" w:author="hp" w:date="2017-01-05T18:05:00Z"/>
        </w:rPr>
      </w:pPr>
      <w:del w:id="131" w:author="hp" w:date="2017-01-05T18:05:00Z">
        <w:r>
          <w:rPr>
            <w:sz w:val="24"/>
          </w:rPr>
          <w:delText xml:space="preserve"> </w:delText>
        </w:r>
      </w:del>
    </w:p>
    <w:p w14:paraId="24A1FC07" w14:textId="77777777" w:rsidR="00B66735" w:rsidRDefault="00CF6F20" w:rsidP="00D42569">
      <w:pPr>
        <w:spacing w:after="0" w:line="22" w:lineRule="atLeast"/>
        <w:ind w:right="0" w:firstLine="0"/>
        <w:jc w:val="left"/>
        <w:rPr>
          <w:del w:id="132" w:author="hp" w:date="2017-01-05T18:05:00Z"/>
        </w:rPr>
      </w:pPr>
      <w:del w:id="133" w:author="hp" w:date="2017-01-05T18:05:00Z">
        <w:r>
          <w:rPr>
            <w:sz w:val="24"/>
          </w:rPr>
          <w:delText xml:space="preserve"> </w:delText>
        </w:r>
      </w:del>
    </w:p>
    <w:p w14:paraId="754E518F" w14:textId="77777777" w:rsidR="00B66735" w:rsidRDefault="00CF6F20" w:rsidP="00D42569">
      <w:pPr>
        <w:spacing w:after="0" w:line="22" w:lineRule="atLeast"/>
        <w:ind w:right="0" w:firstLine="0"/>
        <w:jc w:val="left"/>
        <w:rPr>
          <w:del w:id="134" w:author="hp" w:date="2017-01-05T18:05:00Z"/>
        </w:rPr>
      </w:pPr>
      <w:del w:id="135" w:author="hp" w:date="2017-01-05T18:05:00Z">
        <w:r>
          <w:rPr>
            <w:sz w:val="24"/>
          </w:rPr>
          <w:delText xml:space="preserve"> </w:delText>
        </w:r>
      </w:del>
    </w:p>
    <w:p w14:paraId="589BE3EB" w14:textId="77777777" w:rsidR="00B66735" w:rsidRDefault="00CF6F20" w:rsidP="00D42569">
      <w:pPr>
        <w:spacing w:after="0" w:line="22" w:lineRule="atLeast"/>
        <w:ind w:right="0" w:firstLine="0"/>
        <w:jc w:val="left"/>
        <w:rPr>
          <w:del w:id="136" w:author="hp" w:date="2017-01-05T18:05:00Z"/>
        </w:rPr>
      </w:pPr>
      <w:del w:id="137" w:author="hp" w:date="2017-01-05T18:05:00Z">
        <w:r>
          <w:rPr>
            <w:sz w:val="24"/>
          </w:rPr>
          <w:delText xml:space="preserve"> </w:delText>
        </w:r>
      </w:del>
    </w:p>
    <w:p w14:paraId="6F8389B5" w14:textId="77777777" w:rsidR="00B66735" w:rsidRDefault="00CF6F20" w:rsidP="00D42569">
      <w:pPr>
        <w:spacing w:after="10" w:line="22" w:lineRule="atLeast"/>
        <w:ind w:right="0" w:firstLine="0"/>
        <w:jc w:val="left"/>
        <w:rPr>
          <w:del w:id="138" w:author="hp" w:date="2017-01-05T18:05:00Z"/>
        </w:rPr>
      </w:pPr>
      <w:del w:id="139" w:author="hp" w:date="2017-01-05T18:05:00Z">
        <w:r>
          <w:rPr>
            <w:sz w:val="24"/>
          </w:rPr>
          <w:delText xml:space="preserve"> </w:delText>
        </w:r>
      </w:del>
    </w:p>
    <w:p w14:paraId="2446CEB4" w14:textId="77777777" w:rsidR="00B66735" w:rsidRDefault="00CF6F20" w:rsidP="00D42569">
      <w:pPr>
        <w:spacing w:after="0" w:line="22" w:lineRule="atLeast"/>
        <w:ind w:left="118" w:right="0" w:firstLine="0"/>
        <w:jc w:val="left"/>
        <w:rPr>
          <w:del w:id="140" w:author="hp" w:date="2017-01-05T18:05:00Z"/>
        </w:rPr>
      </w:pPr>
      <w:del w:id="141" w:author="hp" w:date="2017-01-05T18:05:00Z">
        <w:r>
          <w:rPr>
            <w:sz w:val="24"/>
          </w:rPr>
          <w:delText xml:space="preserve"> </w:delText>
        </w:r>
        <w:r>
          <w:rPr>
            <w:sz w:val="24"/>
          </w:rPr>
          <w:tab/>
          <w:delText xml:space="preserve">  </w:delText>
        </w:r>
        <w:r>
          <w:br w:type="page"/>
        </w:r>
      </w:del>
    </w:p>
    <w:p w14:paraId="07F14F46" w14:textId="73FDED0D" w:rsidR="00D14F73" w:rsidRDefault="00D42569" w:rsidP="005C7BB9">
      <w:pPr>
        <w:pStyle w:val="NoSpacing"/>
        <w:numPr>
          <w:ilvl w:val="0"/>
          <w:numId w:val="52"/>
        </w:numPr>
        <w:bidi w:val="0"/>
        <w:spacing w:before="240" w:after="120" w:line="264" w:lineRule="auto"/>
        <w:ind w:left="360"/>
        <w:jc w:val="both"/>
        <w:rPr>
          <w:rFonts w:asciiTheme="majorBidi" w:hAnsiTheme="majorBidi"/>
          <w:b/>
          <w:sz w:val="24"/>
          <w:rPrChange w:id="142" w:author="hp" w:date="2017-01-05T18:05:00Z">
            <w:rPr/>
          </w:rPrChange>
        </w:rPr>
        <w:pPrChange w:id="143" w:author="hp" w:date="2017-01-05T18:05:00Z">
          <w:pPr>
            <w:pStyle w:val="Heading2"/>
            <w:spacing w:before="240" w:after="120" w:line="22" w:lineRule="atLeast"/>
            <w:ind w:left="0" w:firstLine="0"/>
          </w:pPr>
        </w:pPrChange>
      </w:pPr>
      <w:bookmarkStart w:id="144" w:name="_Toc470446028"/>
      <w:del w:id="145" w:author="hp" w:date="2017-01-05T18:05:00Z">
        <w:r>
          <w:delText xml:space="preserve">1. </w:delText>
        </w:r>
      </w:del>
      <w:r w:rsidR="00CF6F20" w:rsidRPr="00EE4564">
        <w:rPr>
          <w:rFonts w:asciiTheme="majorBidi" w:hAnsiTheme="majorBidi"/>
          <w:b/>
          <w:sz w:val="24"/>
          <w:rPrChange w:id="146" w:author="hp" w:date="2017-01-05T18:05:00Z">
            <w:rPr/>
          </w:rPrChange>
        </w:rPr>
        <w:t>INTRODUCTION</w:t>
      </w:r>
      <w:bookmarkEnd w:id="144"/>
    </w:p>
    <w:p w14:paraId="2B729188" w14:textId="79B7AEF3" w:rsidR="00A3554A" w:rsidRPr="00D42569" w:rsidRDefault="00046EB9" w:rsidP="005C7BB9">
      <w:pPr>
        <w:pStyle w:val="NoSpacing"/>
        <w:bidi w:val="0"/>
        <w:spacing w:before="240" w:after="120" w:line="264" w:lineRule="auto"/>
        <w:ind w:firstLine="284"/>
        <w:jc w:val="both"/>
        <w:rPr>
          <w:rFonts w:asciiTheme="majorBidi" w:hAnsiTheme="majorBidi" w:cstheme="majorBidi"/>
          <w:color w:val="222222"/>
          <w:shd w:val="clear" w:color="auto" w:fill="FFFFFF"/>
        </w:rPr>
        <w:pPrChange w:id="147" w:author="hp" w:date="2017-01-05T18:05:00Z">
          <w:pPr>
            <w:tabs>
              <w:tab w:val="left" w:pos="9717"/>
            </w:tabs>
            <w:spacing w:after="120" w:line="264" w:lineRule="auto"/>
            <w:ind w:left="0" w:right="0" w:firstLine="284"/>
            <w:jc w:val="left"/>
          </w:pPr>
        </w:pPrChange>
      </w:pPr>
      <w:r w:rsidRPr="005C7BB9">
        <w:rPr>
          <w:rFonts w:asciiTheme="majorBidi" w:hAnsiTheme="majorBidi"/>
          <w:color w:val="222222"/>
          <w:shd w:val="clear" w:color="auto" w:fill="FFFFFF"/>
          <w:rPrChange w:id="148" w:author="hp" w:date="2017-01-05T18:05:00Z">
            <w:rPr>
              <w:rFonts w:asciiTheme="majorBidi" w:hAnsiTheme="majorBidi" w:cstheme="majorBidi"/>
              <w:color w:val="222222"/>
              <w:sz w:val="22"/>
              <w:shd w:val="clear" w:color="auto" w:fill="FFFFFF"/>
            </w:rPr>
          </w:rPrChange>
        </w:rPr>
        <w:t xml:space="preserve">Every </w:t>
      </w:r>
      <w:r w:rsidRPr="004625E3">
        <w:rPr>
          <w:rFonts w:asciiTheme="majorBidi" w:hAnsiTheme="majorBidi" w:cstheme="majorBidi"/>
          <w:color w:val="222222"/>
          <w:shd w:val="clear" w:color="auto" w:fill="FFFFFF"/>
        </w:rPr>
        <w:t>program</w:t>
      </w:r>
      <w:r w:rsidR="000D49A7" w:rsidRPr="004625E3">
        <w:rPr>
          <w:rFonts w:asciiTheme="majorBidi" w:hAnsiTheme="majorBidi" w:cstheme="majorBidi"/>
          <w:color w:val="222222"/>
          <w:shd w:val="clear" w:color="auto" w:fill="FFFFFF"/>
        </w:rPr>
        <w:t xml:space="preserve"> development starts from its specification. Before, one starts implementation, the correctness of the spec must be confirmed. Specs of cellular applications demonstrate very specific character: transfer from one screen to another. We use the specialty of t</w:t>
      </w:r>
      <w:r w:rsidR="00BD2F1A">
        <w:rPr>
          <w:rFonts w:asciiTheme="majorBidi" w:hAnsiTheme="majorBidi" w:cstheme="majorBidi"/>
          <w:color w:val="222222"/>
          <w:shd w:val="clear" w:color="auto" w:fill="FFFFFF"/>
        </w:rPr>
        <w:t xml:space="preserve">he specs </w:t>
      </w:r>
      <w:r w:rsidR="00BD2F1A" w:rsidRPr="004625E3">
        <w:rPr>
          <w:rFonts w:asciiTheme="majorBidi" w:hAnsiTheme="majorBidi" w:cstheme="majorBidi"/>
          <w:color w:val="222222"/>
          <w:shd w:val="clear" w:color="auto" w:fill="FFFFFF"/>
        </w:rPr>
        <w:t>to</w:t>
      </w:r>
      <w:r w:rsidR="000D49A7" w:rsidRPr="004625E3">
        <w:rPr>
          <w:rFonts w:asciiTheme="majorBidi" w:hAnsiTheme="majorBidi" w:cstheme="majorBidi"/>
          <w:color w:val="222222"/>
          <w:shd w:val="clear" w:color="auto" w:fill="FFFFFF"/>
        </w:rPr>
        <w:t xml:space="preserve"> verify their correctness</w:t>
      </w:r>
      <w:r w:rsidRPr="00D42569">
        <w:rPr>
          <w:rFonts w:asciiTheme="majorBidi" w:hAnsiTheme="majorBidi" w:cstheme="majorBidi"/>
          <w:color w:val="222222"/>
          <w:shd w:val="clear" w:color="auto" w:fill="FFFFFF"/>
        </w:rPr>
        <w:t>.</w:t>
      </w:r>
    </w:p>
    <w:p w14:paraId="45C90C1C" w14:textId="4C7DB484" w:rsidR="00505F27" w:rsidRPr="00A3554A" w:rsidRDefault="00A3554A" w:rsidP="00B51214">
      <w:pPr>
        <w:pStyle w:val="Default"/>
        <w:tabs>
          <w:tab w:val="left" w:pos="3975"/>
        </w:tabs>
        <w:spacing w:after="120" w:line="22" w:lineRule="atLeast"/>
        <w:rPr>
          <w:sz w:val="22"/>
          <w:szCs w:val="22"/>
        </w:rPr>
      </w:pPr>
      <w:r>
        <w:rPr>
          <w:b/>
          <w:bCs/>
          <w:sz w:val="22"/>
          <w:szCs w:val="22"/>
        </w:rPr>
        <w:t xml:space="preserve">What are we going to do? </w:t>
      </w:r>
      <w:r w:rsidR="00036734">
        <w:rPr>
          <w:b/>
          <w:bCs/>
          <w:sz w:val="22"/>
          <w:szCs w:val="22"/>
        </w:rPr>
        <w:tab/>
      </w:r>
    </w:p>
    <w:p w14:paraId="4CE272A6" w14:textId="6D323FF3" w:rsidR="00505F27" w:rsidRPr="00E5483F" w:rsidRDefault="005F7136" w:rsidP="00E5483F">
      <w:pPr>
        <w:spacing w:after="120" w:line="264" w:lineRule="auto"/>
        <w:ind w:left="0" w:right="0" w:firstLine="284"/>
        <w:jc w:val="left"/>
        <w:rPr>
          <w:rFonts w:asciiTheme="majorBidi" w:hAnsiTheme="majorBidi" w:cstheme="majorBidi"/>
          <w:color w:val="222222"/>
          <w:sz w:val="22"/>
          <w:shd w:val="clear" w:color="auto" w:fill="FFFFFF"/>
        </w:rPr>
      </w:pPr>
      <w:r w:rsidRPr="00E5483F">
        <w:rPr>
          <w:rFonts w:asciiTheme="majorBidi" w:hAnsiTheme="majorBidi" w:cstheme="majorBidi"/>
          <w:color w:val="222222"/>
          <w:sz w:val="22"/>
          <w:shd w:val="clear" w:color="auto" w:fill="FFFFFF"/>
        </w:rPr>
        <w:t>We will build a</w:t>
      </w:r>
      <w:r w:rsidR="00A3554A" w:rsidRPr="00E5483F">
        <w:rPr>
          <w:rFonts w:asciiTheme="majorBidi" w:hAnsiTheme="majorBidi" w:cstheme="majorBidi"/>
          <w:color w:val="222222"/>
          <w:sz w:val="22"/>
          <w:shd w:val="clear" w:color="auto" w:fill="FFFFFF"/>
        </w:rPr>
        <w:t xml:space="preserve"> tool that allows</w:t>
      </w:r>
      <w:r w:rsidR="003235F1" w:rsidRPr="00E5483F">
        <w:rPr>
          <w:rFonts w:asciiTheme="majorBidi" w:hAnsiTheme="majorBidi" w:cstheme="majorBidi"/>
          <w:color w:val="222222"/>
          <w:sz w:val="22"/>
          <w:shd w:val="clear" w:color="auto" w:fill="FFFFFF"/>
        </w:rPr>
        <w:t xml:space="preserve"> the</w:t>
      </w:r>
      <w:r w:rsidR="00A3554A" w:rsidRPr="00E5483F">
        <w:rPr>
          <w:rFonts w:asciiTheme="majorBidi" w:hAnsiTheme="majorBidi" w:cstheme="majorBidi"/>
          <w:color w:val="222222"/>
          <w:sz w:val="22"/>
          <w:shd w:val="clear" w:color="auto" w:fill="FFFFFF"/>
        </w:rPr>
        <w:t xml:space="preserve"> </w:t>
      </w:r>
      <w:r w:rsidR="00A3554A" w:rsidRPr="00E5483F">
        <w:rPr>
          <w:rFonts w:asciiTheme="majorBidi" w:hAnsiTheme="majorBidi" w:cstheme="majorBidi"/>
          <w:noProof/>
          <w:color w:val="222222"/>
          <w:sz w:val="22"/>
          <w:shd w:val="clear" w:color="auto" w:fill="FFFFFF"/>
        </w:rPr>
        <w:t>graphical</w:t>
      </w:r>
      <w:r w:rsidR="00A3554A" w:rsidRPr="00E5483F">
        <w:rPr>
          <w:rFonts w:asciiTheme="majorBidi" w:hAnsiTheme="majorBidi" w:cstheme="majorBidi"/>
          <w:color w:val="222222"/>
          <w:sz w:val="22"/>
          <w:shd w:val="clear" w:color="auto" w:fill="FFFFFF"/>
        </w:rPr>
        <w:t xml:space="preserve"> definitio</w:t>
      </w:r>
      <w:r w:rsidR="00E5483F">
        <w:rPr>
          <w:rFonts w:asciiTheme="majorBidi" w:hAnsiTheme="majorBidi" w:cstheme="majorBidi"/>
          <w:color w:val="222222"/>
          <w:sz w:val="22"/>
          <w:shd w:val="clear" w:color="auto" w:fill="FFFFFF"/>
        </w:rPr>
        <w:t xml:space="preserve">n of specifications of cellular </w:t>
      </w:r>
      <w:r w:rsidR="00A3554A" w:rsidRPr="00E5483F">
        <w:rPr>
          <w:rFonts w:asciiTheme="majorBidi" w:hAnsiTheme="majorBidi" w:cstheme="majorBidi"/>
          <w:color w:val="222222"/>
          <w:sz w:val="22"/>
          <w:shd w:val="clear" w:color="auto" w:fill="FFFFFF"/>
        </w:rPr>
        <w:t>applications</w:t>
      </w:r>
      <w:r w:rsidR="00F42029" w:rsidRPr="00E5483F">
        <w:rPr>
          <w:rFonts w:asciiTheme="majorBidi" w:hAnsiTheme="majorBidi" w:cstheme="majorBidi"/>
          <w:color w:val="222222"/>
          <w:sz w:val="22"/>
          <w:shd w:val="clear" w:color="auto" w:fill="FFFFFF"/>
        </w:rPr>
        <w:t>,</w:t>
      </w:r>
      <w:r w:rsidR="00440E61" w:rsidRPr="00E5483F">
        <w:rPr>
          <w:rFonts w:asciiTheme="majorBidi" w:hAnsiTheme="majorBidi" w:cstheme="majorBidi"/>
          <w:color w:val="222222"/>
          <w:sz w:val="22"/>
          <w:shd w:val="clear" w:color="auto" w:fill="FFFFFF"/>
        </w:rPr>
        <w:t xml:space="preserve"> </w:t>
      </w:r>
      <w:r w:rsidR="00046EB9" w:rsidRPr="00E5483F">
        <w:rPr>
          <w:rFonts w:asciiTheme="majorBidi" w:hAnsiTheme="majorBidi" w:cstheme="majorBidi"/>
          <w:color w:val="222222"/>
          <w:sz w:val="22"/>
          <w:shd w:val="clear" w:color="auto" w:fill="FFFFFF"/>
        </w:rPr>
        <w:t>that</w:t>
      </w:r>
      <w:r w:rsidR="00F42029" w:rsidRPr="00E5483F">
        <w:rPr>
          <w:rFonts w:asciiTheme="majorBidi" w:hAnsiTheme="majorBidi" w:cstheme="majorBidi"/>
          <w:color w:val="222222"/>
          <w:sz w:val="22"/>
          <w:shd w:val="clear" w:color="auto" w:fill="FFFFFF"/>
        </w:rPr>
        <w:t xml:space="preserve"> mean</w:t>
      </w:r>
      <w:r w:rsidR="00046EB9" w:rsidRPr="00E5483F">
        <w:rPr>
          <w:rFonts w:asciiTheme="majorBidi" w:hAnsiTheme="majorBidi" w:cstheme="majorBidi"/>
          <w:color w:val="222222"/>
          <w:sz w:val="22"/>
          <w:shd w:val="clear" w:color="auto" w:fill="FFFFFF"/>
        </w:rPr>
        <w:t>s</w:t>
      </w:r>
      <w:r w:rsidR="008D2861" w:rsidRPr="00E5483F">
        <w:rPr>
          <w:rFonts w:asciiTheme="majorBidi" w:hAnsiTheme="majorBidi" w:cstheme="majorBidi"/>
          <w:color w:val="222222"/>
          <w:sz w:val="22"/>
          <w:shd w:val="clear" w:color="auto" w:fill="FFFFFF"/>
        </w:rPr>
        <w:t>:</w:t>
      </w:r>
      <w:r w:rsidR="00F42029" w:rsidRPr="00E5483F">
        <w:rPr>
          <w:rFonts w:asciiTheme="majorBidi" w:hAnsiTheme="majorBidi" w:cstheme="majorBidi"/>
          <w:color w:val="222222"/>
          <w:sz w:val="22"/>
          <w:shd w:val="clear" w:color="auto" w:fill="FFFFFF"/>
        </w:rPr>
        <w:t xml:space="preserve"> </w:t>
      </w:r>
      <w:r w:rsidR="008D2861" w:rsidRPr="00E5483F">
        <w:rPr>
          <w:rFonts w:asciiTheme="majorBidi" w:hAnsiTheme="majorBidi" w:cstheme="majorBidi"/>
          <w:color w:val="222222"/>
          <w:sz w:val="22"/>
          <w:shd w:val="clear" w:color="auto" w:fill="FFFFFF"/>
        </w:rPr>
        <w:t xml:space="preserve">represent </w:t>
      </w:r>
      <w:r w:rsidR="00F42029" w:rsidRPr="00E5483F">
        <w:rPr>
          <w:rFonts w:asciiTheme="majorBidi" w:hAnsiTheme="majorBidi" w:cstheme="majorBidi"/>
          <w:color w:val="222222"/>
          <w:sz w:val="22"/>
          <w:shd w:val="clear" w:color="auto" w:fill="FFFFFF"/>
        </w:rPr>
        <w:t xml:space="preserve">the </w:t>
      </w:r>
      <w:r w:rsidR="006539AC" w:rsidRPr="00E5483F">
        <w:rPr>
          <w:rFonts w:asciiTheme="majorBidi" w:hAnsiTheme="majorBidi" w:cstheme="majorBidi"/>
          <w:color w:val="222222"/>
          <w:sz w:val="22"/>
          <w:shd w:val="clear" w:color="auto" w:fill="FFFFFF"/>
        </w:rPr>
        <w:t xml:space="preserve">specifications </w:t>
      </w:r>
      <w:r w:rsidR="00F42029" w:rsidRPr="00E5483F">
        <w:rPr>
          <w:rFonts w:asciiTheme="majorBidi" w:hAnsiTheme="majorBidi" w:cstheme="majorBidi"/>
          <w:color w:val="222222"/>
          <w:sz w:val="22"/>
          <w:shd w:val="clear" w:color="auto" w:fill="FFFFFF"/>
        </w:rPr>
        <w:t xml:space="preserve">as a graph: </w:t>
      </w:r>
      <w:r w:rsidR="00440E61" w:rsidRPr="00E5483F">
        <w:rPr>
          <w:rFonts w:asciiTheme="majorBidi" w:hAnsiTheme="majorBidi" w:cstheme="majorBidi"/>
          <w:color w:val="222222"/>
          <w:sz w:val="22"/>
          <w:shd w:val="clear" w:color="auto" w:fill="FFFFFF"/>
        </w:rPr>
        <w:t xml:space="preserve">nodes are the screens associated with the corresponding values of the </w:t>
      </w:r>
      <w:r w:rsidR="00054274" w:rsidRPr="00E5483F">
        <w:rPr>
          <w:rFonts w:asciiTheme="majorBidi" w:hAnsiTheme="majorBidi" w:cstheme="majorBidi"/>
          <w:color w:val="222222"/>
          <w:sz w:val="22"/>
          <w:shd w:val="clear" w:color="auto" w:fill="FFFFFF"/>
        </w:rPr>
        <w:t>parameters, edges</w:t>
      </w:r>
      <w:r w:rsidR="00690259" w:rsidRPr="00E5483F">
        <w:rPr>
          <w:rFonts w:asciiTheme="majorBidi" w:hAnsiTheme="majorBidi" w:cstheme="majorBidi"/>
          <w:color w:val="222222"/>
          <w:sz w:val="22"/>
          <w:shd w:val="clear" w:color="auto" w:fill="FFFFFF"/>
        </w:rPr>
        <w:t xml:space="preserve"> are t</w:t>
      </w:r>
      <w:r w:rsidR="00AE433C" w:rsidRPr="00E5483F">
        <w:rPr>
          <w:rFonts w:asciiTheme="majorBidi" w:hAnsiTheme="majorBidi" w:cstheme="majorBidi"/>
          <w:color w:val="222222"/>
          <w:sz w:val="22"/>
          <w:shd w:val="clear" w:color="auto" w:fill="FFFFFF"/>
        </w:rPr>
        <w:t>he event</w:t>
      </w:r>
      <w:r w:rsidR="002B59A3" w:rsidRPr="00E5483F">
        <w:rPr>
          <w:rFonts w:asciiTheme="majorBidi" w:hAnsiTheme="majorBidi" w:cstheme="majorBidi"/>
          <w:color w:val="222222"/>
          <w:sz w:val="22"/>
          <w:shd w:val="clear" w:color="auto" w:fill="FFFFFF"/>
        </w:rPr>
        <w:t>s,</w:t>
      </w:r>
      <w:r w:rsidR="00690259" w:rsidRPr="00E5483F">
        <w:rPr>
          <w:rFonts w:asciiTheme="majorBidi" w:hAnsiTheme="majorBidi" w:cstheme="majorBidi"/>
          <w:color w:val="222222"/>
          <w:sz w:val="22"/>
          <w:shd w:val="clear" w:color="auto" w:fill="FFFFFF"/>
        </w:rPr>
        <w:t xml:space="preserve"> which </w:t>
      </w:r>
      <w:r w:rsidR="00690259" w:rsidRPr="00E5483F">
        <w:rPr>
          <w:rFonts w:asciiTheme="majorBidi" w:hAnsiTheme="majorBidi" w:cstheme="majorBidi"/>
          <w:noProof/>
          <w:color w:val="222222"/>
          <w:sz w:val="22"/>
          <w:shd w:val="clear" w:color="auto" w:fill="FFFFFF"/>
        </w:rPr>
        <w:t>motivate</w:t>
      </w:r>
      <w:r w:rsidR="00690259" w:rsidRPr="00E5483F">
        <w:rPr>
          <w:rFonts w:asciiTheme="majorBidi" w:hAnsiTheme="majorBidi" w:cstheme="majorBidi"/>
          <w:color w:val="222222"/>
          <w:sz w:val="22"/>
          <w:shd w:val="clear" w:color="auto" w:fill="FFFFFF"/>
        </w:rPr>
        <w:t xml:space="preserve"> transitions.</w:t>
      </w:r>
    </w:p>
    <w:p w14:paraId="26553A66" w14:textId="55C2295F" w:rsidR="00A3554A" w:rsidRPr="00E5483F" w:rsidRDefault="00F42029" w:rsidP="00E5483F">
      <w:pPr>
        <w:spacing w:after="120" w:line="264" w:lineRule="auto"/>
        <w:ind w:left="0" w:right="0" w:firstLine="284"/>
        <w:rPr>
          <w:rFonts w:asciiTheme="majorBidi" w:hAnsiTheme="majorBidi" w:cstheme="majorBidi"/>
          <w:color w:val="222222"/>
          <w:sz w:val="22"/>
          <w:shd w:val="clear" w:color="auto" w:fill="FFFFFF"/>
        </w:rPr>
      </w:pPr>
      <w:r w:rsidRPr="00E5483F">
        <w:rPr>
          <w:rFonts w:asciiTheme="majorBidi" w:hAnsiTheme="majorBidi" w:cstheme="majorBidi"/>
          <w:color w:val="222222"/>
          <w:sz w:val="22"/>
          <w:shd w:val="clear" w:color="auto" w:fill="FFFFFF"/>
        </w:rPr>
        <w:t xml:space="preserve">Our application </w:t>
      </w:r>
      <w:r w:rsidR="00767BBF" w:rsidRPr="00E5483F">
        <w:rPr>
          <w:rFonts w:asciiTheme="majorBidi" w:hAnsiTheme="majorBidi" w:cstheme="majorBidi"/>
          <w:color w:val="222222"/>
          <w:sz w:val="22"/>
          <w:shd w:val="clear" w:color="auto" w:fill="FFFFFF"/>
        </w:rPr>
        <w:t>gets</w:t>
      </w:r>
      <w:r w:rsidRPr="00E5483F">
        <w:rPr>
          <w:rFonts w:asciiTheme="majorBidi" w:hAnsiTheme="majorBidi" w:cstheme="majorBidi"/>
          <w:color w:val="222222"/>
          <w:sz w:val="22"/>
          <w:shd w:val="clear" w:color="auto" w:fill="FFFFFF"/>
        </w:rPr>
        <w:t xml:space="preserve"> a list of Requirements that </w:t>
      </w:r>
      <w:r w:rsidR="008D2861" w:rsidRPr="00E5483F">
        <w:rPr>
          <w:rFonts w:asciiTheme="majorBidi" w:hAnsiTheme="majorBidi" w:cstheme="majorBidi"/>
          <w:color w:val="222222"/>
          <w:sz w:val="22"/>
          <w:shd w:val="clear" w:color="auto" w:fill="FFFFFF"/>
        </w:rPr>
        <w:t xml:space="preserve">a </w:t>
      </w:r>
      <w:r w:rsidRPr="00E5483F">
        <w:rPr>
          <w:rFonts w:asciiTheme="majorBidi" w:hAnsiTheme="majorBidi" w:cstheme="majorBidi"/>
          <w:color w:val="222222"/>
          <w:sz w:val="22"/>
          <w:shd w:val="clear" w:color="auto" w:fill="FFFFFF"/>
        </w:rPr>
        <w:t xml:space="preserve">user wants to </w:t>
      </w:r>
      <w:r w:rsidR="00162997" w:rsidRPr="00E5483F">
        <w:rPr>
          <w:rFonts w:asciiTheme="majorBidi" w:hAnsiTheme="majorBidi" w:cstheme="majorBidi"/>
          <w:color w:val="222222"/>
          <w:sz w:val="22"/>
          <w:shd w:val="clear" w:color="auto" w:fill="FFFFFF"/>
        </w:rPr>
        <w:t>check</w:t>
      </w:r>
      <w:r w:rsidR="008D2861" w:rsidRPr="00E5483F">
        <w:rPr>
          <w:rFonts w:asciiTheme="majorBidi" w:hAnsiTheme="majorBidi" w:cstheme="majorBidi"/>
          <w:color w:val="222222"/>
          <w:sz w:val="22"/>
          <w:shd w:val="clear" w:color="auto" w:fill="FFFFFF"/>
        </w:rPr>
        <w:t xml:space="preserve">. Then </w:t>
      </w:r>
      <w:r w:rsidR="00162997" w:rsidRPr="00E5483F">
        <w:rPr>
          <w:rFonts w:asciiTheme="majorBidi" w:hAnsiTheme="majorBidi" w:cstheme="majorBidi"/>
          <w:color w:val="222222"/>
          <w:sz w:val="22"/>
          <w:shd w:val="clear" w:color="auto" w:fill="FFFFFF"/>
        </w:rPr>
        <w:t xml:space="preserve">it </w:t>
      </w:r>
      <w:r w:rsidR="008D2861" w:rsidRPr="00E5483F">
        <w:rPr>
          <w:rFonts w:asciiTheme="majorBidi" w:hAnsiTheme="majorBidi" w:cstheme="majorBidi"/>
          <w:color w:val="222222"/>
          <w:sz w:val="22"/>
          <w:shd w:val="clear" w:color="auto" w:fill="FFFFFF"/>
        </w:rPr>
        <w:t>uses</w:t>
      </w:r>
      <w:r w:rsidR="003235F1" w:rsidRPr="00E5483F">
        <w:rPr>
          <w:rFonts w:asciiTheme="majorBidi" w:hAnsiTheme="majorBidi" w:cstheme="majorBidi"/>
          <w:color w:val="222222"/>
          <w:sz w:val="22"/>
          <w:shd w:val="clear" w:color="auto" w:fill="FFFFFF"/>
        </w:rPr>
        <w:t xml:space="preserve"> the</w:t>
      </w:r>
      <w:r w:rsidR="008D2861" w:rsidRPr="00E5483F">
        <w:rPr>
          <w:rFonts w:asciiTheme="majorBidi" w:hAnsiTheme="majorBidi" w:cstheme="majorBidi"/>
          <w:color w:val="222222"/>
          <w:sz w:val="22"/>
          <w:shd w:val="clear" w:color="auto" w:fill="FFFFFF"/>
        </w:rPr>
        <w:t xml:space="preserve"> </w:t>
      </w:r>
      <w:r w:rsidR="00767BBF" w:rsidRPr="00E5483F">
        <w:rPr>
          <w:rFonts w:asciiTheme="majorBidi" w:hAnsiTheme="majorBidi" w:cstheme="majorBidi"/>
          <w:noProof/>
          <w:color w:val="222222"/>
          <w:sz w:val="22"/>
          <w:shd w:val="clear" w:color="auto" w:fill="FFFFFF"/>
        </w:rPr>
        <w:t>machinery</w:t>
      </w:r>
      <w:r w:rsidR="00AC1FEB" w:rsidRPr="00E5483F">
        <w:rPr>
          <w:rFonts w:asciiTheme="majorBidi" w:hAnsiTheme="majorBidi" w:cstheme="majorBidi"/>
          <w:color w:val="222222"/>
          <w:sz w:val="22"/>
          <w:shd w:val="clear" w:color="auto" w:fill="FFFFFF"/>
        </w:rPr>
        <w:t xml:space="preserve"> </w:t>
      </w:r>
      <w:r w:rsidR="004625E3" w:rsidRPr="00E5483F">
        <w:rPr>
          <w:rFonts w:asciiTheme="majorBidi" w:hAnsiTheme="majorBidi" w:cstheme="majorBidi"/>
          <w:color w:val="222222"/>
          <w:sz w:val="22"/>
          <w:shd w:val="clear" w:color="auto" w:fill="FFFFFF"/>
        </w:rPr>
        <w:t xml:space="preserve">of </w:t>
      </w:r>
      <w:r w:rsidR="004625E3" w:rsidRPr="00E5483F">
        <w:rPr>
          <w:rFonts w:asciiTheme="majorBidi" w:hAnsiTheme="majorBidi" w:cstheme="majorBidi"/>
          <w:sz w:val="22"/>
        </w:rPr>
        <w:t>formal</w:t>
      </w:r>
      <w:r w:rsidR="00162997" w:rsidRPr="00E5483F">
        <w:rPr>
          <w:rFonts w:asciiTheme="majorBidi" w:hAnsiTheme="majorBidi" w:cstheme="majorBidi"/>
          <w:sz w:val="22"/>
        </w:rPr>
        <w:t> verification </w:t>
      </w:r>
      <w:r w:rsidR="00054274" w:rsidRPr="00E5483F">
        <w:rPr>
          <w:rFonts w:asciiTheme="majorBidi" w:hAnsiTheme="majorBidi" w:cstheme="majorBidi"/>
          <w:color w:val="222222"/>
          <w:sz w:val="22"/>
          <w:shd w:val="clear" w:color="auto" w:fill="FFFFFF"/>
        </w:rPr>
        <w:t>to</w:t>
      </w:r>
      <w:r w:rsidR="00162997" w:rsidRPr="00E5483F">
        <w:rPr>
          <w:rFonts w:asciiTheme="majorBidi" w:hAnsiTheme="majorBidi" w:cstheme="majorBidi"/>
          <w:sz w:val="22"/>
        </w:rPr>
        <w:t> verify </w:t>
      </w:r>
      <w:r w:rsidR="00162997" w:rsidRPr="00E5483F">
        <w:rPr>
          <w:rFonts w:asciiTheme="majorBidi" w:hAnsiTheme="majorBidi" w:cstheme="majorBidi"/>
          <w:color w:val="222222"/>
          <w:sz w:val="22"/>
          <w:shd w:val="clear" w:color="auto" w:fill="FFFFFF"/>
        </w:rPr>
        <w:t>the spec</w:t>
      </w:r>
      <w:r w:rsidR="008D2861" w:rsidRPr="00E5483F">
        <w:rPr>
          <w:rFonts w:asciiTheme="majorBidi" w:hAnsiTheme="majorBidi" w:cstheme="majorBidi"/>
          <w:color w:val="222222"/>
          <w:sz w:val="22"/>
          <w:shd w:val="clear" w:color="auto" w:fill="FFFFFF"/>
        </w:rPr>
        <w:t xml:space="preserve">. The </w:t>
      </w:r>
      <w:r w:rsidR="00767BBF" w:rsidRPr="00E5483F">
        <w:rPr>
          <w:rFonts w:asciiTheme="majorBidi" w:hAnsiTheme="majorBidi" w:cstheme="majorBidi"/>
          <w:sz w:val="22"/>
        </w:rPr>
        <w:t xml:space="preserve">verification </w:t>
      </w:r>
      <w:r w:rsidR="00772FBF" w:rsidRPr="00E5483F">
        <w:rPr>
          <w:rFonts w:asciiTheme="majorBidi" w:hAnsiTheme="majorBidi" w:cstheme="majorBidi"/>
          <w:noProof/>
          <w:sz w:val="22"/>
        </w:rPr>
        <w:t>result</w:t>
      </w:r>
      <w:r w:rsidR="003235F1" w:rsidRPr="00E5483F">
        <w:rPr>
          <w:rFonts w:asciiTheme="majorBidi" w:hAnsiTheme="majorBidi" w:cstheme="majorBidi"/>
          <w:noProof/>
          <w:sz w:val="22"/>
        </w:rPr>
        <w:t>s in</w:t>
      </w:r>
      <w:r w:rsidR="00772FBF" w:rsidRPr="00E5483F">
        <w:rPr>
          <w:rFonts w:asciiTheme="majorBidi" w:hAnsiTheme="majorBidi" w:cstheme="majorBidi"/>
          <w:sz w:val="22"/>
        </w:rPr>
        <w:t xml:space="preserve"> either</w:t>
      </w:r>
      <w:r w:rsidR="00162997" w:rsidRPr="00E5483F">
        <w:rPr>
          <w:rFonts w:asciiTheme="majorBidi" w:hAnsiTheme="majorBidi" w:cstheme="majorBidi"/>
          <w:color w:val="222222"/>
          <w:sz w:val="22"/>
          <w:shd w:val="clear" w:color="auto" w:fill="FFFFFF"/>
        </w:rPr>
        <w:t xml:space="preserve"> </w:t>
      </w:r>
      <w:r w:rsidR="008D2861" w:rsidRPr="00E5483F">
        <w:rPr>
          <w:rFonts w:asciiTheme="majorBidi" w:hAnsiTheme="majorBidi" w:cstheme="majorBidi"/>
          <w:color w:val="222222"/>
          <w:sz w:val="22"/>
          <w:shd w:val="clear" w:color="auto" w:fill="FFFFFF"/>
        </w:rPr>
        <w:t xml:space="preserve">a confirmation </w:t>
      </w:r>
      <w:r w:rsidR="00772FBF" w:rsidRPr="00E5483F">
        <w:rPr>
          <w:rFonts w:asciiTheme="majorBidi" w:hAnsiTheme="majorBidi" w:cstheme="majorBidi"/>
          <w:color w:val="222222"/>
          <w:sz w:val="22"/>
          <w:shd w:val="clear" w:color="auto" w:fill="FFFFFF"/>
        </w:rPr>
        <w:t>message or</w:t>
      </w:r>
      <w:r w:rsidR="00162997" w:rsidRPr="00E5483F">
        <w:rPr>
          <w:rFonts w:asciiTheme="majorBidi" w:hAnsiTheme="majorBidi" w:cstheme="majorBidi"/>
          <w:color w:val="222222"/>
          <w:sz w:val="22"/>
          <w:shd w:val="clear" w:color="auto" w:fill="FFFFFF"/>
        </w:rPr>
        <w:t xml:space="preserve"> a path </w:t>
      </w:r>
      <w:r w:rsidR="00767BBF" w:rsidRPr="00E5483F">
        <w:rPr>
          <w:rFonts w:asciiTheme="majorBidi" w:hAnsiTheme="majorBidi" w:cstheme="majorBidi"/>
          <w:noProof/>
          <w:color w:val="222222"/>
          <w:sz w:val="22"/>
          <w:shd w:val="clear" w:color="auto" w:fill="FFFFFF"/>
        </w:rPr>
        <w:t>w</w:t>
      </w:r>
      <w:r w:rsidR="003235F1" w:rsidRPr="00E5483F">
        <w:rPr>
          <w:rFonts w:asciiTheme="majorBidi" w:hAnsiTheme="majorBidi" w:cstheme="majorBidi"/>
          <w:noProof/>
          <w:color w:val="222222"/>
          <w:sz w:val="22"/>
          <w:shd w:val="clear" w:color="auto" w:fill="FFFFFF"/>
        </w:rPr>
        <w:t>h</w:t>
      </w:r>
      <w:r w:rsidR="00767BBF" w:rsidRPr="00E5483F">
        <w:rPr>
          <w:rFonts w:asciiTheme="majorBidi" w:hAnsiTheme="majorBidi" w:cstheme="majorBidi"/>
          <w:noProof/>
          <w:color w:val="222222"/>
          <w:sz w:val="22"/>
          <w:shd w:val="clear" w:color="auto" w:fill="FFFFFF"/>
        </w:rPr>
        <w:t>ere</w:t>
      </w:r>
      <w:r w:rsidR="00767BBF" w:rsidRPr="00E5483F">
        <w:rPr>
          <w:rFonts w:asciiTheme="majorBidi" w:hAnsiTheme="majorBidi" w:cstheme="majorBidi"/>
          <w:color w:val="222222"/>
          <w:sz w:val="22"/>
          <w:shd w:val="clear" w:color="auto" w:fill="FFFFFF"/>
        </w:rPr>
        <w:t xml:space="preserve"> the test </w:t>
      </w:r>
      <w:r w:rsidR="008D2861" w:rsidRPr="00E5483F">
        <w:rPr>
          <w:rFonts w:asciiTheme="majorBidi" w:hAnsiTheme="majorBidi" w:cstheme="majorBidi"/>
          <w:color w:val="222222"/>
          <w:sz w:val="22"/>
          <w:shd w:val="clear" w:color="auto" w:fill="FFFFFF"/>
        </w:rPr>
        <w:t>failed</w:t>
      </w:r>
      <w:r w:rsidR="00772FBF" w:rsidRPr="00E5483F">
        <w:rPr>
          <w:rFonts w:asciiTheme="majorBidi" w:hAnsiTheme="majorBidi" w:cstheme="majorBidi"/>
          <w:color w:val="222222"/>
          <w:sz w:val="22"/>
          <w:shd w:val="clear" w:color="auto" w:fill="FFFFFF"/>
        </w:rPr>
        <w:t>.</w:t>
      </w:r>
    </w:p>
    <w:p w14:paraId="6AA91873" w14:textId="77777777" w:rsidR="00277531" w:rsidRPr="003432A8" w:rsidRDefault="00277531" w:rsidP="003432A8">
      <w:pPr>
        <w:spacing w:after="120" w:line="264" w:lineRule="auto"/>
        <w:ind w:left="0" w:right="0" w:firstLine="0"/>
        <w:rPr>
          <w:rFonts w:asciiTheme="majorBidi" w:hAnsiTheme="majorBidi"/>
          <w:color w:val="222222"/>
          <w:sz w:val="22"/>
          <w:shd w:val="clear" w:color="auto" w:fill="FFFFFF"/>
          <w:rPrChange w:id="149" w:author="hp" w:date="2017-01-05T18:05:00Z">
            <w:rPr>
              <w:sz w:val="22"/>
              <w:szCs w:val="22"/>
            </w:rPr>
          </w:rPrChange>
        </w:rPr>
        <w:pPrChange w:id="150" w:author="hp" w:date="2017-01-05T18:05:00Z">
          <w:pPr>
            <w:pStyle w:val="Default"/>
            <w:spacing w:after="120" w:line="22" w:lineRule="atLeast"/>
          </w:pPr>
        </w:pPrChange>
      </w:pPr>
      <w:r>
        <w:rPr>
          <w:b/>
          <w:bCs/>
          <w:sz w:val="22"/>
        </w:rPr>
        <w:t xml:space="preserve">Why is it not trivial? </w:t>
      </w:r>
    </w:p>
    <w:p w14:paraId="55833678" w14:textId="77C8B85D" w:rsidR="00A619F3" w:rsidRPr="00D14F73" w:rsidRDefault="00346126" w:rsidP="00B51214">
      <w:pPr>
        <w:pStyle w:val="ListParagraph"/>
        <w:numPr>
          <w:ilvl w:val="0"/>
          <w:numId w:val="29"/>
        </w:numPr>
        <w:spacing w:after="0" w:line="264" w:lineRule="auto"/>
        <w:ind w:left="357" w:right="0" w:hanging="357"/>
        <w:rPr>
          <w:rFonts w:asciiTheme="majorBidi" w:hAnsiTheme="majorBidi" w:cstheme="majorBidi"/>
          <w:color w:val="222222"/>
          <w:sz w:val="22"/>
          <w:shd w:val="clear" w:color="auto" w:fill="FFFFFF"/>
        </w:rPr>
      </w:pPr>
      <w:r w:rsidRPr="00D14F73">
        <w:rPr>
          <w:rFonts w:asciiTheme="majorBidi" w:hAnsiTheme="majorBidi" w:cstheme="majorBidi"/>
          <w:color w:val="222222"/>
          <w:sz w:val="22"/>
          <w:shd w:val="clear" w:color="auto" w:fill="FFFFFF"/>
        </w:rPr>
        <w:t>As we know</w:t>
      </w:r>
      <w:r w:rsidR="008D2861">
        <w:rPr>
          <w:rFonts w:asciiTheme="majorBidi" w:hAnsiTheme="majorBidi" w:cstheme="majorBidi"/>
          <w:color w:val="222222"/>
          <w:sz w:val="22"/>
          <w:shd w:val="clear" w:color="auto" w:fill="FFFFFF"/>
        </w:rPr>
        <w:t>,</w:t>
      </w:r>
      <w:r w:rsidRPr="00D14F73">
        <w:rPr>
          <w:rFonts w:asciiTheme="majorBidi" w:hAnsiTheme="majorBidi" w:cstheme="majorBidi"/>
          <w:color w:val="222222"/>
          <w:sz w:val="22"/>
          <w:shd w:val="clear" w:color="auto" w:fill="FFFFFF"/>
        </w:rPr>
        <w:t xml:space="preserve"> </w:t>
      </w:r>
      <w:r w:rsidR="008D2861">
        <w:rPr>
          <w:rFonts w:asciiTheme="majorBidi" w:hAnsiTheme="majorBidi" w:cstheme="majorBidi"/>
          <w:color w:val="222222"/>
          <w:sz w:val="22"/>
          <w:shd w:val="clear" w:color="auto" w:fill="FFFFFF"/>
        </w:rPr>
        <w:t xml:space="preserve">the </w:t>
      </w:r>
      <w:r w:rsidRPr="00D14F73">
        <w:rPr>
          <w:rFonts w:asciiTheme="majorBidi" w:hAnsiTheme="majorBidi" w:cstheme="majorBidi"/>
          <w:color w:val="222222"/>
          <w:sz w:val="22"/>
          <w:shd w:val="clear" w:color="auto" w:fill="FFFFFF"/>
        </w:rPr>
        <w:t xml:space="preserve">existing verification methods </w:t>
      </w:r>
      <w:r w:rsidR="008D2861">
        <w:rPr>
          <w:rFonts w:asciiTheme="majorBidi" w:hAnsiTheme="majorBidi" w:cstheme="majorBidi"/>
          <w:color w:val="222222"/>
          <w:sz w:val="22"/>
          <w:shd w:val="clear" w:color="auto" w:fill="FFFFFF"/>
        </w:rPr>
        <w:t xml:space="preserve">verify </w:t>
      </w:r>
      <w:r w:rsidRPr="00D14F73">
        <w:rPr>
          <w:rFonts w:asciiTheme="majorBidi" w:hAnsiTheme="majorBidi" w:cstheme="majorBidi"/>
          <w:color w:val="222222"/>
          <w:sz w:val="22"/>
          <w:shd w:val="clear" w:color="auto" w:fill="FFFFFF"/>
        </w:rPr>
        <w:t>e</w:t>
      </w:r>
      <w:r w:rsidR="008D2861">
        <w:rPr>
          <w:rFonts w:asciiTheme="majorBidi" w:hAnsiTheme="majorBidi" w:cstheme="majorBidi"/>
          <w:color w:val="222222"/>
          <w:sz w:val="22"/>
          <w:shd w:val="clear" w:color="auto" w:fill="FFFFFF"/>
        </w:rPr>
        <w:t>i</w:t>
      </w:r>
      <w:r w:rsidRPr="00D14F73">
        <w:rPr>
          <w:rFonts w:asciiTheme="majorBidi" w:hAnsiTheme="majorBidi" w:cstheme="majorBidi"/>
          <w:color w:val="222222"/>
          <w:sz w:val="22"/>
          <w:shd w:val="clear" w:color="auto" w:fill="FFFFFF"/>
        </w:rPr>
        <w:t xml:space="preserve">ther </w:t>
      </w:r>
      <w:r w:rsidR="008D2861">
        <w:rPr>
          <w:rFonts w:asciiTheme="majorBidi" w:hAnsiTheme="majorBidi" w:cstheme="majorBidi"/>
          <w:color w:val="222222"/>
          <w:sz w:val="22"/>
          <w:shd w:val="clear" w:color="auto" w:fill="FFFFFF"/>
        </w:rPr>
        <w:t xml:space="preserve">the </w:t>
      </w:r>
      <w:r w:rsidRPr="00EA1683">
        <w:rPr>
          <w:rFonts w:asciiTheme="majorBidi" w:hAnsiTheme="majorBidi" w:cstheme="majorBidi"/>
          <w:b/>
          <w:bCs/>
          <w:color w:val="222222"/>
          <w:sz w:val="22"/>
          <w:u w:val="single"/>
          <w:shd w:val="clear" w:color="auto" w:fill="FFFFFF"/>
        </w:rPr>
        <w:t>executing code</w:t>
      </w:r>
      <w:r w:rsidRPr="00D14F73">
        <w:rPr>
          <w:rFonts w:asciiTheme="majorBidi" w:hAnsiTheme="majorBidi" w:cstheme="majorBidi"/>
          <w:color w:val="222222"/>
          <w:sz w:val="22"/>
          <w:shd w:val="clear" w:color="auto" w:fill="FFFFFF"/>
        </w:rPr>
        <w:t xml:space="preserve"> by searching about a wrong behavior or </w:t>
      </w:r>
      <w:r w:rsidR="008D2861">
        <w:rPr>
          <w:rFonts w:asciiTheme="majorBidi" w:hAnsiTheme="majorBidi" w:cstheme="majorBidi"/>
          <w:color w:val="222222"/>
          <w:sz w:val="22"/>
          <w:shd w:val="clear" w:color="auto" w:fill="FFFFFF"/>
        </w:rPr>
        <w:t xml:space="preserve">by </w:t>
      </w:r>
      <w:r w:rsidRPr="00D14F73">
        <w:rPr>
          <w:rFonts w:asciiTheme="majorBidi" w:hAnsiTheme="majorBidi" w:cstheme="majorBidi"/>
          <w:color w:val="222222"/>
          <w:sz w:val="22"/>
          <w:shd w:val="clear" w:color="auto" w:fill="FFFFFF"/>
        </w:rPr>
        <w:t xml:space="preserve">analyzing statically. </w:t>
      </w:r>
      <w:r w:rsidR="00B26B6A" w:rsidRPr="00D14F73">
        <w:rPr>
          <w:rFonts w:asciiTheme="majorBidi" w:hAnsiTheme="majorBidi" w:cstheme="majorBidi"/>
          <w:color w:val="222222"/>
          <w:sz w:val="22"/>
          <w:shd w:val="clear" w:color="auto" w:fill="FFFFFF"/>
        </w:rPr>
        <w:t>Th</w:t>
      </w:r>
      <w:r w:rsidR="00B26B6A">
        <w:rPr>
          <w:rFonts w:asciiTheme="majorBidi" w:hAnsiTheme="majorBidi" w:cstheme="majorBidi"/>
          <w:color w:val="222222"/>
          <w:sz w:val="22"/>
          <w:shd w:val="clear" w:color="auto" w:fill="FFFFFF"/>
        </w:rPr>
        <w:t>is</w:t>
      </w:r>
      <w:r w:rsidR="00B26B6A" w:rsidRPr="00D14F73">
        <w:rPr>
          <w:rFonts w:asciiTheme="majorBidi" w:hAnsiTheme="majorBidi" w:cstheme="majorBidi"/>
          <w:color w:val="222222"/>
          <w:sz w:val="22"/>
          <w:shd w:val="clear" w:color="auto" w:fill="FFFFFF"/>
        </w:rPr>
        <w:t xml:space="preserve"> </w:t>
      </w:r>
      <w:r w:rsidR="00B26B6A">
        <w:rPr>
          <w:rFonts w:asciiTheme="majorBidi" w:hAnsiTheme="majorBidi" w:cstheme="majorBidi"/>
          <w:color w:val="222222"/>
          <w:sz w:val="22"/>
          <w:shd w:val="clear" w:color="auto" w:fill="FFFFFF"/>
        </w:rPr>
        <w:t xml:space="preserve">is the </w:t>
      </w:r>
      <w:r w:rsidRPr="00D14F73">
        <w:rPr>
          <w:rFonts w:asciiTheme="majorBidi" w:hAnsiTheme="majorBidi" w:cstheme="majorBidi"/>
          <w:color w:val="222222"/>
          <w:sz w:val="22"/>
          <w:shd w:val="clear" w:color="auto" w:fill="FFFFFF"/>
        </w:rPr>
        <w:t xml:space="preserve">first </w:t>
      </w:r>
      <w:r w:rsidR="00B26B6A">
        <w:rPr>
          <w:rFonts w:asciiTheme="majorBidi" w:hAnsiTheme="majorBidi" w:cstheme="majorBidi"/>
          <w:color w:val="222222"/>
          <w:sz w:val="22"/>
          <w:shd w:val="clear" w:color="auto" w:fill="FFFFFF"/>
        </w:rPr>
        <w:t xml:space="preserve">attempt to propose a </w:t>
      </w:r>
      <w:r w:rsidRPr="00D14F73">
        <w:rPr>
          <w:rFonts w:asciiTheme="majorBidi" w:hAnsiTheme="majorBidi" w:cstheme="majorBidi"/>
          <w:color w:val="222222"/>
          <w:sz w:val="22"/>
          <w:shd w:val="clear" w:color="auto" w:fill="FFFFFF"/>
        </w:rPr>
        <w:t xml:space="preserve">method </w:t>
      </w:r>
      <w:r w:rsidR="00B26B6A">
        <w:rPr>
          <w:rFonts w:asciiTheme="majorBidi" w:hAnsiTheme="majorBidi" w:cstheme="majorBidi"/>
          <w:color w:val="222222"/>
          <w:sz w:val="22"/>
          <w:shd w:val="clear" w:color="auto" w:fill="FFFFFF"/>
        </w:rPr>
        <w:t xml:space="preserve">to check the </w:t>
      </w:r>
      <w:r w:rsidR="00B26B6A" w:rsidRPr="003235F1">
        <w:rPr>
          <w:rFonts w:asciiTheme="majorBidi" w:hAnsiTheme="majorBidi" w:cstheme="majorBidi"/>
          <w:noProof/>
          <w:color w:val="222222"/>
          <w:sz w:val="22"/>
          <w:shd w:val="clear" w:color="auto" w:fill="FFFFFF"/>
        </w:rPr>
        <w:t>spec</w:t>
      </w:r>
      <w:r w:rsidR="00B26B6A">
        <w:rPr>
          <w:rFonts w:asciiTheme="majorBidi" w:hAnsiTheme="majorBidi" w:cstheme="majorBidi"/>
          <w:color w:val="222222"/>
          <w:sz w:val="22"/>
          <w:shd w:val="clear" w:color="auto" w:fill="FFFFFF"/>
        </w:rPr>
        <w:t xml:space="preserve"> when</w:t>
      </w:r>
      <w:r w:rsidRPr="00D14F73">
        <w:rPr>
          <w:rFonts w:asciiTheme="majorBidi" w:hAnsiTheme="majorBidi" w:cstheme="majorBidi"/>
          <w:color w:val="222222"/>
          <w:sz w:val="22"/>
          <w:shd w:val="clear" w:color="auto" w:fill="FFFFFF"/>
        </w:rPr>
        <w:t xml:space="preserve"> </w:t>
      </w:r>
      <w:r w:rsidR="00B26B6A">
        <w:rPr>
          <w:rFonts w:asciiTheme="majorBidi" w:hAnsiTheme="majorBidi" w:cstheme="majorBidi"/>
          <w:color w:val="222222"/>
          <w:sz w:val="22"/>
          <w:shd w:val="clear" w:color="auto" w:fill="FFFFFF"/>
        </w:rPr>
        <w:t xml:space="preserve">the corresponding code </w:t>
      </w:r>
      <w:r w:rsidRPr="00D14F73">
        <w:rPr>
          <w:rFonts w:asciiTheme="majorBidi" w:hAnsiTheme="majorBidi" w:cstheme="majorBidi"/>
          <w:color w:val="222222"/>
          <w:sz w:val="22"/>
          <w:shd w:val="clear" w:color="auto" w:fill="FFFFFF"/>
        </w:rPr>
        <w:t xml:space="preserve">has </w:t>
      </w:r>
      <w:r w:rsidR="00B26B6A">
        <w:rPr>
          <w:rFonts w:asciiTheme="majorBidi" w:hAnsiTheme="majorBidi" w:cstheme="majorBidi"/>
          <w:color w:val="222222"/>
          <w:sz w:val="22"/>
          <w:shd w:val="clear" w:color="auto" w:fill="FFFFFF"/>
        </w:rPr>
        <w:t xml:space="preserve">not </w:t>
      </w:r>
      <w:r w:rsidRPr="00D14F73">
        <w:rPr>
          <w:rFonts w:asciiTheme="majorBidi" w:hAnsiTheme="majorBidi" w:cstheme="majorBidi"/>
          <w:color w:val="222222"/>
          <w:sz w:val="22"/>
          <w:shd w:val="clear" w:color="auto" w:fill="FFFFFF"/>
        </w:rPr>
        <w:t>been written</w:t>
      </w:r>
      <w:r w:rsidR="00B26B6A">
        <w:rPr>
          <w:rFonts w:asciiTheme="majorBidi" w:hAnsiTheme="majorBidi" w:cstheme="majorBidi"/>
          <w:color w:val="222222"/>
          <w:sz w:val="22"/>
          <w:shd w:val="clear" w:color="auto" w:fill="FFFFFF"/>
        </w:rPr>
        <w:t xml:space="preserve"> yet</w:t>
      </w:r>
      <w:r w:rsidRPr="00D14F73">
        <w:rPr>
          <w:rFonts w:asciiTheme="majorBidi" w:hAnsiTheme="majorBidi" w:cstheme="majorBidi"/>
          <w:color w:val="222222"/>
          <w:sz w:val="22"/>
          <w:shd w:val="clear" w:color="auto" w:fill="FFFFFF"/>
        </w:rPr>
        <w:t xml:space="preserve">. </w:t>
      </w:r>
    </w:p>
    <w:p w14:paraId="622C0F83" w14:textId="7173CDCC" w:rsidR="00B51214" w:rsidRDefault="00453F35" w:rsidP="00B51214">
      <w:pPr>
        <w:pStyle w:val="ListParagraph"/>
        <w:numPr>
          <w:ilvl w:val="0"/>
          <w:numId w:val="29"/>
        </w:numPr>
        <w:spacing w:after="0" w:line="264" w:lineRule="auto"/>
        <w:ind w:left="357" w:right="0" w:hanging="357"/>
        <w:rPr>
          <w:rFonts w:asciiTheme="majorBidi" w:hAnsiTheme="majorBidi" w:cstheme="majorBidi"/>
          <w:color w:val="222222"/>
          <w:sz w:val="22"/>
          <w:shd w:val="clear" w:color="auto" w:fill="FFFFFF"/>
        </w:rPr>
      </w:pPr>
      <w:r w:rsidRPr="00D14F73">
        <w:rPr>
          <w:rFonts w:asciiTheme="majorBidi" w:hAnsiTheme="majorBidi" w:cstheme="majorBidi"/>
          <w:color w:val="222222"/>
          <w:sz w:val="22"/>
          <w:shd w:val="clear" w:color="auto" w:fill="FFFFFF"/>
        </w:rPr>
        <w:t xml:space="preserve">Breakthrough; nobody thought about </w:t>
      </w:r>
      <w:r w:rsidR="00B26B6A">
        <w:rPr>
          <w:rFonts w:asciiTheme="majorBidi" w:hAnsiTheme="majorBidi" w:cstheme="majorBidi"/>
          <w:color w:val="222222"/>
          <w:sz w:val="22"/>
          <w:shd w:val="clear" w:color="auto" w:fill="FFFFFF"/>
        </w:rPr>
        <w:t xml:space="preserve">the </w:t>
      </w:r>
      <w:r w:rsidRPr="00D14F73">
        <w:rPr>
          <w:rFonts w:asciiTheme="majorBidi" w:hAnsiTheme="majorBidi" w:cstheme="majorBidi"/>
          <w:color w:val="222222"/>
          <w:sz w:val="22"/>
          <w:shd w:val="clear" w:color="auto" w:fill="FFFFFF"/>
        </w:rPr>
        <w:t>confirm</w:t>
      </w:r>
      <w:r w:rsidR="00B26B6A">
        <w:rPr>
          <w:rFonts w:asciiTheme="majorBidi" w:hAnsiTheme="majorBidi" w:cstheme="majorBidi"/>
          <w:color w:val="222222"/>
          <w:sz w:val="22"/>
          <w:shd w:val="clear" w:color="auto" w:fill="FFFFFF"/>
        </w:rPr>
        <w:t>ation of the</w:t>
      </w:r>
      <w:r w:rsidRPr="00D14F73">
        <w:rPr>
          <w:rFonts w:asciiTheme="majorBidi" w:hAnsiTheme="majorBidi" w:cstheme="majorBidi"/>
          <w:color w:val="222222"/>
          <w:sz w:val="22"/>
          <w:shd w:val="clear" w:color="auto" w:fill="FFFFFF"/>
        </w:rPr>
        <w:t xml:space="preserve"> correctness of</w:t>
      </w:r>
      <w:r w:rsidR="00B51214">
        <w:rPr>
          <w:rFonts w:asciiTheme="majorBidi" w:hAnsiTheme="majorBidi" w:cstheme="majorBidi"/>
          <w:color w:val="222222"/>
          <w:sz w:val="22"/>
          <w:shd w:val="clear" w:color="auto" w:fill="FFFFFF"/>
        </w:rPr>
        <w:t xml:space="preserve"> Specs of cellular applications</w:t>
      </w:r>
    </w:p>
    <w:p w14:paraId="4A1462C6" w14:textId="7FCBFEEB" w:rsidR="00846809" w:rsidRPr="00933285" w:rsidRDefault="00AA3088" w:rsidP="00846809">
      <w:pPr>
        <w:pStyle w:val="ListParagraph"/>
        <w:numPr>
          <w:ilvl w:val="0"/>
          <w:numId w:val="29"/>
        </w:numPr>
        <w:spacing w:after="0" w:line="264" w:lineRule="auto"/>
        <w:ind w:left="360" w:right="0"/>
        <w:rPr>
          <w:rFonts w:asciiTheme="majorBidi" w:hAnsiTheme="majorBidi" w:cstheme="majorBidi"/>
          <w:color w:val="000000" w:themeColor="text1"/>
          <w:sz w:val="22"/>
          <w:highlight w:val="yellow"/>
          <w:shd w:val="clear" w:color="auto" w:fill="FFFFFF"/>
        </w:rPr>
      </w:pPr>
      <w:r w:rsidRPr="00933285">
        <w:rPr>
          <w:rFonts w:asciiTheme="majorBidi" w:hAnsiTheme="majorBidi" w:cstheme="majorBidi"/>
          <w:color w:val="000000" w:themeColor="text1"/>
          <w:sz w:val="22"/>
          <w:highlight w:val="yellow"/>
          <w:shd w:val="clear" w:color="auto" w:fill="FFFFFF"/>
        </w:rPr>
        <w:t xml:space="preserve">All the decision that we  took  were not </w:t>
      </w:r>
      <w:r w:rsidR="00846809" w:rsidRPr="00933285">
        <w:rPr>
          <w:rFonts w:asciiTheme="majorBidi" w:hAnsiTheme="majorBidi" w:cstheme="majorBidi"/>
          <w:color w:val="000000" w:themeColor="text1"/>
          <w:sz w:val="22"/>
          <w:highlight w:val="yellow"/>
          <w:shd w:val="clear" w:color="auto" w:fill="FFFFFF"/>
        </w:rPr>
        <w:t>trivial</w:t>
      </w:r>
      <w:r w:rsidRPr="00933285">
        <w:rPr>
          <w:rFonts w:asciiTheme="majorBidi" w:hAnsiTheme="majorBidi" w:cstheme="majorBidi"/>
          <w:color w:val="000000" w:themeColor="text1"/>
          <w:sz w:val="22"/>
          <w:highlight w:val="yellow"/>
          <w:shd w:val="clear" w:color="auto" w:fill="FFFFFF"/>
        </w:rPr>
        <w:t xml:space="preserve"> for exampl</w:t>
      </w:r>
      <w:r w:rsidR="00846809" w:rsidRPr="00933285">
        <w:rPr>
          <w:rFonts w:asciiTheme="majorBidi" w:hAnsiTheme="majorBidi" w:cstheme="majorBidi"/>
          <w:color w:val="000000" w:themeColor="text1"/>
          <w:sz w:val="22"/>
          <w:highlight w:val="yellow"/>
          <w:shd w:val="clear" w:color="auto" w:fill="FFFFFF"/>
        </w:rPr>
        <w:t xml:space="preserve">e the  parameters  in every spec  may be connect to other parameters in another spec for that if we changes parameter in one screen we should  change  search about all the parameters that </w:t>
      </w:r>
      <w:r w:rsidR="0095172E" w:rsidRPr="00933285">
        <w:rPr>
          <w:rFonts w:asciiTheme="majorBidi" w:hAnsiTheme="majorBidi" w:cstheme="majorBidi"/>
          <w:color w:val="000000" w:themeColor="text1"/>
          <w:sz w:val="22"/>
          <w:highlight w:val="yellow"/>
          <w:shd w:val="clear" w:color="auto" w:fill="FFFFFF"/>
        </w:rPr>
        <w:t>should change.</w:t>
      </w:r>
      <w:r w:rsidR="00846809" w:rsidRPr="00933285">
        <w:rPr>
          <w:rFonts w:asciiTheme="majorBidi" w:hAnsiTheme="majorBidi" w:cstheme="majorBidi"/>
          <w:color w:val="000000" w:themeColor="text1"/>
          <w:sz w:val="22"/>
          <w:highlight w:val="yellow"/>
          <w:shd w:val="clear" w:color="auto" w:fill="FFFFFF"/>
        </w:rPr>
        <w:t xml:space="preserve"> </w:t>
      </w:r>
    </w:p>
    <w:p w14:paraId="744F4E07" w14:textId="0368976D" w:rsidR="00846809" w:rsidRPr="00933285" w:rsidRDefault="00846809" w:rsidP="0095172E">
      <w:pPr>
        <w:pStyle w:val="ListParagraph"/>
        <w:numPr>
          <w:ilvl w:val="0"/>
          <w:numId w:val="29"/>
        </w:numPr>
        <w:spacing w:after="0" w:line="264" w:lineRule="auto"/>
        <w:ind w:left="360" w:right="0"/>
        <w:rPr>
          <w:rFonts w:asciiTheme="majorBidi" w:hAnsiTheme="majorBidi" w:cstheme="majorBidi"/>
          <w:color w:val="000000" w:themeColor="text1"/>
          <w:sz w:val="22"/>
          <w:highlight w:val="yellow"/>
          <w:shd w:val="clear" w:color="auto" w:fill="FFFFFF"/>
        </w:rPr>
      </w:pPr>
      <w:r w:rsidRPr="00933285">
        <w:rPr>
          <w:rFonts w:asciiTheme="majorBidi" w:hAnsiTheme="majorBidi" w:cstheme="majorBidi"/>
          <w:color w:val="000000" w:themeColor="text1"/>
          <w:sz w:val="22"/>
          <w:highlight w:val="yellow"/>
          <w:shd w:val="clear" w:color="auto" w:fill="FFFFFF"/>
        </w:rPr>
        <w:t xml:space="preserve">The program graph that we </w:t>
      </w:r>
      <w:r w:rsidR="0095172E" w:rsidRPr="00933285">
        <w:rPr>
          <w:rFonts w:asciiTheme="majorBidi" w:hAnsiTheme="majorBidi" w:cstheme="majorBidi"/>
          <w:color w:val="000000" w:themeColor="text1"/>
          <w:sz w:val="22"/>
          <w:highlight w:val="yellow"/>
          <w:shd w:val="clear" w:color="auto" w:fill="FFFFFF"/>
        </w:rPr>
        <w:t>build include</w:t>
      </w:r>
      <w:r w:rsidRPr="00933285">
        <w:rPr>
          <w:rFonts w:asciiTheme="majorBidi" w:hAnsiTheme="majorBidi" w:cstheme="majorBidi"/>
          <w:color w:val="000000" w:themeColor="text1"/>
          <w:sz w:val="22"/>
          <w:highlight w:val="yellow"/>
          <w:shd w:val="clear" w:color="auto" w:fill="FFFFFF"/>
        </w:rPr>
        <w:t xml:space="preserve"> all the </w:t>
      </w:r>
      <w:r w:rsidR="0095172E" w:rsidRPr="00933285">
        <w:rPr>
          <w:rFonts w:asciiTheme="majorBidi" w:hAnsiTheme="majorBidi" w:cstheme="majorBidi"/>
          <w:color w:val="000000" w:themeColor="text1"/>
          <w:sz w:val="22"/>
          <w:highlight w:val="yellow"/>
          <w:shd w:val="clear" w:color="auto" w:fill="FFFFFF"/>
        </w:rPr>
        <w:t>conditions that the user defined</w:t>
      </w:r>
      <w:r w:rsidR="00CF1115" w:rsidRPr="00933285">
        <w:rPr>
          <w:rFonts w:asciiTheme="majorBidi" w:hAnsiTheme="majorBidi" w:cstheme="majorBidi"/>
          <w:color w:val="000000" w:themeColor="text1"/>
          <w:sz w:val="22"/>
          <w:highlight w:val="yellow"/>
          <w:shd w:val="clear" w:color="auto" w:fill="FFFFFF"/>
        </w:rPr>
        <w:t xml:space="preserve"> and  for every condition an set of parameters we have to check the  behavior correctness</w:t>
      </w:r>
    </w:p>
    <w:p w14:paraId="0B40691E" w14:textId="33919D60" w:rsidR="00846809" w:rsidRPr="00C349E3" w:rsidRDefault="00846809" w:rsidP="00C349E3">
      <w:pPr>
        <w:spacing w:after="0" w:line="264" w:lineRule="auto"/>
        <w:ind w:left="480" w:right="0" w:firstLine="0"/>
        <w:rPr>
          <w:rFonts w:asciiTheme="majorBidi" w:hAnsiTheme="majorBidi" w:cstheme="majorBidi"/>
          <w:color w:val="0070C0"/>
          <w:sz w:val="22"/>
          <w:shd w:val="clear" w:color="auto" w:fill="FFFFFF"/>
        </w:rPr>
      </w:pPr>
      <w:r w:rsidRPr="00C349E3">
        <w:rPr>
          <w:rFonts w:asciiTheme="majorBidi" w:hAnsiTheme="majorBidi" w:cstheme="majorBidi"/>
          <w:color w:val="0070C0"/>
          <w:sz w:val="22"/>
          <w:shd w:val="clear" w:color="auto" w:fill="FFFFFF"/>
        </w:rPr>
        <w:t xml:space="preserve"> </w:t>
      </w:r>
    </w:p>
    <w:p w14:paraId="59C60D79" w14:textId="77777777" w:rsidR="00831B63" w:rsidRDefault="00277531" w:rsidP="00D42569">
      <w:pPr>
        <w:pStyle w:val="Default"/>
        <w:spacing w:after="120" w:line="22" w:lineRule="atLeast"/>
        <w:rPr>
          <w:b/>
          <w:bCs/>
          <w:sz w:val="22"/>
          <w:szCs w:val="22"/>
        </w:rPr>
      </w:pPr>
      <w:r>
        <w:rPr>
          <w:b/>
          <w:bCs/>
          <w:sz w:val="22"/>
          <w:szCs w:val="22"/>
        </w:rPr>
        <w:t>What are the difficulties of the project?</w:t>
      </w:r>
    </w:p>
    <w:p w14:paraId="1DFFBB8B" w14:textId="6806B030" w:rsidR="00831B63" w:rsidRPr="004625E3" w:rsidRDefault="00F245F0" w:rsidP="003432A8">
      <w:pPr>
        <w:pStyle w:val="Default"/>
        <w:numPr>
          <w:ilvl w:val="0"/>
          <w:numId w:val="27"/>
        </w:numPr>
        <w:spacing w:line="22" w:lineRule="atLeast"/>
        <w:ind w:left="360"/>
        <w:rPr>
          <w:color w:val="auto"/>
          <w:sz w:val="22"/>
          <w:szCs w:val="22"/>
        </w:rPr>
        <w:pPrChange w:id="151" w:author="hp" w:date="2017-01-05T18:05:00Z">
          <w:pPr>
            <w:pStyle w:val="Default"/>
            <w:numPr>
              <w:numId w:val="27"/>
            </w:numPr>
            <w:spacing w:line="22" w:lineRule="atLeast"/>
            <w:ind w:left="397" w:hanging="360"/>
          </w:pPr>
        </w:pPrChange>
      </w:pPr>
      <w:r>
        <w:rPr>
          <w:color w:val="auto"/>
          <w:sz w:val="22"/>
          <w:szCs w:val="22"/>
        </w:rPr>
        <w:t xml:space="preserve"> O</w:t>
      </w:r>
      <w:r w:rsidR="00831B63" w:rsidRPr="004625E3">
        <w:rPr>
          <w:color w:val="auto"/>
          <w:sz w:val="22"/>
          <w:szCs w:val="22"/>
        </w:rPr>
        <w:t xml:space="preserve">ur </w:t>
      </w:r>
      <w:r w:rsidR="00346C86">
        <w:rPr>
          <w:color w:val="auto"/>
          <w:sz w:val="22"/>
          <w:szCs w:val="22"/>
        </w:rPr>
        <w:t xml:space="preserve">tool </w:t>
      </w:r>
      <w:r w:rsidR="00346C86" w:rsidRPr="004625E3">
        <w:rPr>
          <w:color w:val="auto"/>
          <w:sz w:val="22"/>
          <w:szCs w:val="22"/>
        </w:rPr>
        <w:t>presents</w:t>
      </w:r>
      <w:r w:rsidR="00346C86">
        <w:rPr>
          <w:color w:val="auto"/>
          <w:sz w:val="22"/>
          <w:szCs w:val="22"/>
        </w:rPr>
        <w:t xml:space="preserve"> </w:t>
      </w:r>
      <w:r w:rsidR="00451D4C" w:rsidRPr="004625E3">
        <w:rPr>
          <w:color w:val="auto"/>
          <w:sz w:val="22"/>
          <w:szCs w:val="22"/>
        </w:rPr>
        <w:t>many screens</w:t>
      </w:r>
      <w:r w:rsidR="00690259">
        <w:rPr>
          <w:color w:val="auto"/>
          <w:sz w:val="22"/>
          <w:szCs w:val="22"/>
        </w:rPr>
        <w:t>.</w:t>
      </w:r>
      <w:r w:rsidR="00451D4C" w:rsidRPr="004625E3">
        <w:rPr>
          <w:color w:val="auto"/>
          <w:sz w:val="22"/>
          <w:szCs w:val="22"/>
        </w:rPr>
        <w:t xml:space="preserve"> </w:t>
      </w:r>
      <w:r w:rsidR="00831B63" w:rsidRPr="004625E3">
        <w:rPr>
          <w:color w:val="auto"/>
          <w:sz w:val="22"/>
          <w:szCs w:val="22"/>
        </w:rPr>
        <w:t xml:space="preserve">  </w:t>
      </w:r>
    </w:p>
    <w:p w14:paraId="76CA7C24" w14:textId="5AC97C63" w:rsidR="000B37EF" w:rsidRPr="004625E3" w:rsidRDefault="008B03F6" w:rsidP="003432A8">
      <w:pPr>
        <w:pStyle w:val="Default"/>
        <w:numPr>
          <w:ilvl w:val="0"/>
          <w:numId w:val="27"/>
        </w:numPr>
        <w:spacing w:line="22" w:lineRule="atLeast"/>
        <w:ind w:left="360"/>
        <w:rPr>
          <w:color w:val="auto"/>
          <w:sz w:val="22"/>
          <w:szCs w:val="22"/>
        </w:rPr>
        <w:pPrChange w:id="152" w:author="hp" w:date="2017-01-05T18:05:00Z">
          <w:pPr>
            <w:pStyle w:val="Default"/>
            <w:numPr>
              <w:numId w:val="27"/>
            </w:numPr>
            <w:spacing w:line="22" w:lineRule="atLeast"/>
            <w:ind w:left="397" w:hanging="360"/>
          </w:pPr>
        </w:pPrChange>
      </w:pPr>
      <w:r w:rsidRPr="004625E3">
        <w:rPr>
          <w:color w:val="auto"/>
          <w:sz w:val="22"/>
          <w:szCs w:val="22"/>
        </w:rPr>
        <w:t xml:space="preserve">We </w:t>
      </w:r>
      <w:r w:rsidR="005B7018">
        <w:rPr>
          <w:color w:val="auto"/>
          <w:sz w:val="22"/>
          <w:szCs w:val="22"/>
        </w:rPr>
        <w:t xml:space="preserve">should find </w:t>
      </w:r>
      <w:r w:rsidR="00AC724D">
        <w:rPr>
          <w:color w:val="auto"/>
          <w:sz w:val="22"/>
          <w:szCs w:val="22"/>
        </w:rPr>
        <w:t xml:space="preserve">efficient structures </w:t>
      </w:r>
      <w:r w:rsidR="005B7018">
        <w:rPr>
          <w:color w:val="auto"/>
          <w:sz w:val="22"/>
          <w:szCs w:val="22"/>
        </w:rPr>
        <w:t xml:space="preserve">to </w:t>
      </w:r>
      <w:r w:rsidR="00AC724D">
        <w:rPr>
          <w:color w:val="auto"/>
          <w:sz w:val="22"/>
          <w:szCs w:val="22"/>
        </w:rPr>
        <w:t xml:space="preserve">load and </w:t>
      </w:r>
      <w:r w:rsidR="00D14F73">
        <w:rPr>
          <w:color w:val="auto"/>
          <w:sz w:val="22"/>
          <w:szCs w:val="22"/>
        </w:rPr>
        <w:t>store a</w:t>
      </w:r>
      <w:r w:rsidRPr="004625E3">
        <w:rPr>
          <w:color w:val="auto"/>
          <w:sz w:val="22"/>
          <w:szCs w:val="22"/>
        </w:rPr>
        <w:t xml:space="preserve"> lot of nodes and </w:t>
      </w:r>
      <w:r w:rsidR="00346C86">
        <w:rPr>
          <w:color w:val="auto"/>
          <w:sz w:val="22"/>
          <w:szCs w:val="22"/>
        </w:rPr>
        <w:t>parameters.</w:t>
      </w:r>
    </w:p>
    <w:p w14:paraId="67E7E460" w14:textId="1BCAACFE" w:rsidR="005B7018" w:rsidRPr="00846809" w:rsidRDefault="00610873" w:rsidP="003432A8">
      <w:pPr>
        <w:pStyle w:val="NoSpacing"/>
        <w:numPr>
          <w:ilvl w:val="0"/>
          <w:numId w:val="27"/>
        </w:numPr>
        <w:bidi w:val="0"/>
        <w:spacing w:line="22" w:lineRule="atLeast"/>
        <w:ind w:left="360"/>
        <w:pPrChange w:id="153" w:author="hp" w:date="2017-01-05T18:05:00Z">
          <w:pPr>
            <w:pStyle w:val="NoSpacing"/>
            <w:numPr>
              <w:numId w:val="27"/>
            </w:numPr>
            <w:bidi w:val="0"/>
            <w:spacing w:line="22" w:lineRule="atLeast"/>
            <w:ind w:left="397" w:hanging="360"/>
          </w:pPr>
        </w:pPrChange>
      </w:pPr>
      <w:r w:rsidRPr="00036734">
        <w:rPr>
          <w:rFonts w:asciiTheme="majorBidi" w:hAnsiTheme="majorBidi" w:cstheme="majorBidi"/>
          <w:shd w:val="clear" w:color="auto" w:fill="FFFFFF"/>
        </w:rPr>
        <w:t>Building a workspace that allows</w:t>
      </w:r>
      <w:r w:rsidR="003235F1">
        <w:rPr>
          <w:rFonts w:asciiTheme="majorBidi" w:hAnsiTheme="majorBidi" w:cstheme="majorBidi"/>
          <w:shd w:val="clear" w:color="auto" w:fill="FFFFFF"/>
        </w:rPr>
        <w:t xml:space="preserve"> the</w:t>
      </w:r>
      <w:r w:rsidRPr="00036734">
        <w:rPr>
          <w:rFonts w:asciiTheme="majorBidi" w:hAnsiTheme="majorBidi" w:cstheme="majorBidi"/>
          <w:shd w:val="clear" w:color="auto" w:fill="FFFFFF"/>
        </w:rPr>
        <w:t xml:space="preserve"> </w:t>
      </w:r>
      <w:r w:rsidRPr="003235F1">
        <w:rPr>
          <w:rFonts w:asciiTheme="majorBidi" w:hAnsiTheme="majorBidi" w:cstheme="majorBidi"/>
          <w:noProof/>
          <w:shd w:val="clear" w:color="auto" w:fill="FFFFFF"/>
        </w:rPr>
        <w:t>user</w:t>
      </w:r>
      <w:r w:rsidRPr="00036734">
        <w:rPr>
          <w:rFonts w:asciiTheme="majorBidi" w:hAnsiTheme="majorBidi" w:cstheme="majorBidi"/>
          <w:shd w:val="clear" w:color="auto" w:fill="FFFFFF"/>
        </w:rPr>
        <w:t xml:space="preserve"> to build </w:t>
      </w:r>
      <w:r w:rsidRPr="00036734">
        <w:rPr>
          <w:rFonts w:ascii="Times New Roman" w:hAnsi="Times New Roman" w:cs="Times New Roman"/>
          <w:shd w:val="clear" w:color="auto" w:fill="FFFFFF"/>
        </w:rPr>
        <w:t>specifications graph</w:t>
      </w:r>
      <w:r w:rsidR="00346C86" w:rsidRPr="00036734">
        <w:rPr>
          <w:rFonts w:ascii="Times New Roman" w:hAnsi="Times New Roman" w:cs="Times New Roman"/>
          <w:shd w:val="clear" w:color="auto" w:fill="FFFFFF"/>
        </w:rPr>
        <w:t>.</w:t>
      </w:r>
    </w:p>
    <w:p w14:paraId="495B5DCC" w14:textId="677A2145" w:rsidR="00846809" w:rsidRPr="004625E3" w:rsidRDefault="00846809" w:rsidP="00846809">
      <w:pPr>
        <w:pStyle w:val="NoSpacing"/>
        <w:numPr>
          <w:ilvl w:val="0"/>
          <w:numId w:val="27"/>
        </w:numPr>
        <w:bidi w:val="0"/>
        <w:spacing w:line="22" w:lineRule="atLeast"/>
        <w:ind w:left="360"/>
      </w:pPr>
      <w:r w:rsidRPr="00933285">
        <w:rPr>
          <w:rFonts w:ascii="Times New Roman" w:hAnsi="Times New Roman" w:cs="Times New Roman"/>
          <w:color w:val="000000" w:themeColor="text1"/>
          <w:highlight w:val="yellow"/>
          <w:shd w:val="clear" w:color="auto" w:fill="FFFFFF"/>
        </w:rPr>
        <w:t>We have to save many permeates that connect to many specs</w:t>
      </w:r>
      <w:r w:rsidRPr="00933285">
        <w:rPr>
          <w:rFonts w:ascii="Times New Roman" w:hAnsi="Times New Roman" w:cs="Times New Roman"/>
          <w:color w:val="000000" w:themeColor="text1"/>
          <w:shd w:val="clear" w:color="auto" w:fill="FFFFFF"/>
        </w:rPr>
        <w:t xml:space="preserve">  </w:t>
      </w:r>
    </w:p>
    <w:p w14:paraId="28C5531F" w14:textId="77777777" w:rsidR="003432A8" w:rsidRDefault="003432A8" w:rsidP="003432A8">
      <w:pPr>
        <w:pStyle w:val="NoSpacing"/>
        <w:numPr>
          <w:ilvl w:val="1"/>
          <w:numId w:val="53"/>
        </w:numPr>
        <w:bidi w:val="0"/>
        <w:spacing w:before="240" w:after="120" w:line="264" w:lineRule="auto"/>
        <w:ind w:left="403" w:hanging="403"/>
        <w:jc w:val="both"/>
        <w:rPr>
          <w:ins w:id="154" w:author="hp" w:date="2017-01-05T18:05:00Z"/>
          <w:rFonts w:asciiTheme="majorBidi" w:hAnsiTheme="majorBidi" w:cstheme="majorBidi"/>
          <w:b/>
          <w:bCs/>
          <w:sz w:val="24"/>
          <w:szCs w:val="24"/>
          <w:lang w:val="en-GB"/>
        </w:rPr>
      </w:pPr>
      <w:ins w:id="155" w:author="hp" w:date="2017-01-05T18:05:00Z">
        <w:r w:rsidRPr="003432A8">
          <w:rPr>
            <w:rFonts w:asciiTheme="majorBidi" w:hAnsiTheme="majorBidi" w:cstheme="majorBidi"/>
            <w:b/>
            <w:bCs/>
            <w:sz w:val="24"/>
            <w:szCs w:val="24"/>
            <w:lang w:val="en-GB"/>
          </w:rPr>
          <w:t>Organization of the paper</w:t>
        </w:r>
      </w:ins>
    </w:p>
    <w:p w14:paraId="35128C2D" w14:textId="77777777" w:rsidR="00EE67B4" w:rsidRDefault="003432A8" w:rsidP="00EE67B4">
      <w:pPr>
        <w:pStyle w:val="NoSpacing"/>
        <w:numPr>
          <w:ilvl w:val="0"/>
          <w:numId w:val="53"/>
        </w:numPr>
        <w:bidi w:val="0"/>
        <w:spacing w:before="240" w:after="120" w:line="264" w:lineRule="auto"/>
        <w:jc w:val="both"/>
        <w:rPr>
          <w:ins w:id="156" w:author="hp" w:date="2017-01-05T18:05:00Z"/>
          <w:rFonts w:asciiTheme="majorBidi" w:hAnsiTheme="majorBidi" w:cstheme="majorBidi"/>
          <w:b/>
          <w:bCs/>
          <w:sz w:val="24"/>
          <w:szCs w:val="24"/>
          <w:lang w:val="en-GB"/>
        </w:rPr>
      </w:pPr>
      <w:ins w:id="157" w:author="hp" w:date="2017-01-05T18:05:00Z">
        <w:r w:rsidRPr="00EE4564">
          <w:rPr>
            <w:rFonts w:asciiTheme="majorBidi" w:hAnsiTheme="majorBidi" w:cstheme="majorBidi"/>
            <w:b/>
            <w:bCs/>
            <w:sz w:val="24"/>
            <w:szCs w:val="24"/>
          </w:rPr>
          <w:t>BACKGROUND AND RELATED WORK</w:t>
        </w:r>
      </w:ins>
    </w:p>
    <w:p w14:paraId="6E6355E8" w14:textId="77777777" w:rsidR="00610873" w:rsidRPr="00610873" w:rsidRDefault="00610873" w:rsidP="00B51214">
      <w:pPr>
        <w:pStyle w:val="NoSpacing"/>
        <w:bidi w:val="0"/>
        <w:spacing w:line="22" w:lineRule="atLeast"/>
        <w:ind w:left="397"/>
        <w:rPr>
          <w:del w:id="158" w:author="hp" w:date="2017-01-05T18:05:00Z"/>
        </w:rPr>
      </w:pPr>
    </w:p>
    <w:p w14:paraId="73E39452" w14:textId="77777777" w:rsidR="00B66735" w:rsidRDefault="00CF6F20" w:rsidP="00B51214">
      <w:pPr>
        <w:pStyle w:val="Heading2"/>
        <w:spacing w:before="120" w:after="240" w:line="22" w:lineRule="atLeast"/>
        <w:ind w:left="14" w:hanging="14"/>
        <w:rPr>
          <w:del w:id="159" w:author="hp" w:date="2017-01-05T18:05:00Z"/>
        </w:rPr>
      </w:pPr>
      <w:bookmarkStart w:id="160" w:name="_Toc470446029"/>
      <w:del w:id="161" w:author="hp" w:date="2017-01-05T18:05:00Z">
        <w:r>
          <w:delText>2. THEORY</w:delText>
        </w:r>
        <w:bookmarkEnd w:id="160"/>
        <w:r>
          <w:delText xml:space="preserve"> </w:delText>
        </w:r>
      </w:del>
    </w:p>
    <w:p w14:paraId="7CBE157B" w14:textId="16042A72" w:rsidR="00B66735" w:rsidRDefault="00CF6F20" w:rsidP="00B51214">
      <w:pPr>
        <w:pStyle w:val="Heading1"/>
        <w:tabs>
          <w:tab w:val="center" w:pos="646"/>
          <w:tab w:val="center" w:pos="1783"/>
        </w:tabs>
        <w:spacing w:after="120" w:line="264" w:lineRule="auto"/>
        <w:ind w:left="0" w:firstLine="0"/>
        <w:rPr>
          <w:del w:id="162" w:author="hp" w:date="2017-01-05T18:05:00Z"/>
        </w:rPr>
      </w:pPr>
      <w:del w:id="163" w:author="hp" w:date="2017-01-05T18:05:00Z">
        <w:r>
          <w:rPr>
            <w:rFonts w:ascii="Calibri" w:eastAsia="Calibri" w:hAnsi="Calibri" w:cs="Calibri"/>
            <w:b w:val="0"/>
            <w:sz w:val="22"/>
          </w:rPr>
          <w:tab/>
        </w:r>
        <w:bookmarkStart w:id="164" w:name="_Toc470446030"/>
        <w:r>
          <w:delText>2.1.</w:delText>
        </w:r>
        <w:r w:rsidR="00D42569">
          <w:delText xml:space="preserve"> </w:delText>
        </w:r>
        <w:r>
          <w:delText>Background</w:delText>
        </w:r>
        <w:bookmarkEnd w:id="164"/>
        <w:r>
          <w:delText xml:space="preserve"> </w:delText>
        </w:r>
      </w:del>
    </w:p>
    <w:p w14:paraId="47B8CC71" w14:textId="4CE3C57A" w:rsidR="00D42569" w:rsidRPr="00D42569" w:rsidRDefault="008F6924" w:rsidP="00EE67B4">
      <w:pPr>
        <w:tabs>
          <w:tab w:val="left" w:pos="9717"/>
        </w:tabs>
        <w:bidi/>
        <w:spacing w:after="120" w:line="264" w:lineRule="auto"/>
        <w:ind w:left="0" w:right="0" w:firstLine="0"/>
        <w:jc w:val="right"/>
        <w:rPr>
          <w:rFonts w:asciiTheme="majorBidi" w:hAnsiTheme="majorBidi" w:cstheme="majorBidi"/>
          <w:color w:val="222222"/>
          <w:sz w:val="22"/>
          <w:shd w:val="clear" w:color="auto" w:fill="FFFFFF"/>
        </w:rPr>
        <w:pPrChange w:id="165" w:author="hp" w:date="2017-01-05T18:05:00Z">
          <w:pPr>
            <w:tabs>
              <w:tab w:val="left" w:pos="9717"/>
            </w:tabs>
            <w:bidi/>
            <w:spacing w:after="120" w:line="264" w:lineRule="auto"/>
            <w:ind w:left="0" w:right="0" w:firstLine="284"/>
            <w:jc w:val="right"/>
          </w:pPr>
        </w:pPrChange>
      </w:pPr>
      <w:r w:rsidRPr="00D42569">
        <w:rPr>
          <w:rFonts w:asciiTheme="majorBidi" w:hAnsiTheme="majorBidi" w:cstheme="majorBidi"/>
          <w:color w:val="222222"/>
          <w:sz w:val="22"/>
          <w:shd w:val="clear" w:color="auto" w:fill="FFFFFF"/>
        </w:rPr>
        <w:t xml:space="preserve">It is all about money. We are annoyed when our mobile phone malfunctions, or when our video recorder reacts unexpectedly and wrongly to our issued commands. These software and hardware errors do not threaten our </w:t>
      </w:r>
      <w:r w:rsidRPr="003235F1">
        <w:rPr>
          <w:rFonts w:asciiTheme="majorBidi" w:hAnsiTheme="majorBidi" w:cstheme="majorBidi"/>
          <w:noProof/>
          <w:color w:val="222222"/>
          <w:sz w:val="22"/>
          <w:shd w:val="clear" w:color="auto" w:fill="FFFFFF"/>
        </w:rPr>
        <w:t>lives,</w:t>
      </w:r>
      <w:r w:rsidRPr="00D42569">
        <w:rPr>
          <w:rFonts w:asciiTheme="majorBidi" w:hAnsiTheme="majorBidi" w:cstheme="majorBidi"/>
          <w:color w:val="222222"/>
          <w:sz w:val="22"/>
          <w:shd w:val="clear" w:color="auto" w:fill="FFFFFF"/>
        </w:rPr>
        <w:t xml:space="preserve"> but may have substantial financial consequences for the manufacturer.</w:t>
      </w:r>
    </w:p>
    <w:p w14:paraId="69448F99" w14:textId="42831671" w:rsidR="008F6924" w:rsidRDefault="008F6924" w:rsidP="00EE67B4">
      <w:pPr>
        <w:tabs>
          <w:tab w:val="left" w:pos="9717"/>
        </w:tabs>
        <w:bidi/>
        <w:spacing w:before="240" w:after="120" w:line="264" w:lineRule="auto"/>
        <w:ind w:left="0" w:right="0" w:firstLine="0"/>
        <w:jc w:val="right"/>
        <w:rPr>
          <w:b/>
          <w:bCs/>
          <w:sz w:val="22"/>
          <w:rtl/>
          <w:rPrChange w:id="166" w:author="hp" w:date="2017-01-05T18:05:00Z">
            <w:rPr>
              <w:rtl/>
            </w:rPr>
          </w:rPrChange>
        </w:rPr>
        <w:pPrChange w:id="167" w:author="hp" w:date="2017-01-05T18:05:00Z">
          <w:pPr>
            <w:pStyle w:val="Heading3"/>
            <w:spacing w:after="120" w:line="264" w:lineRule="auto"/>
            <w:ind w:left="0" w:hanging="14"/>
          </w:pPr>
        </w:pPrChange>
      </w:pPr>
      <w:bookmarkStart w:id="168" w:name="_Toc468119590"/>
      <w:bookmarkStart w:id="169" w:name="_Toc470446031"/>
      <w:r w:rsidRPr="00EE67B4">
        <w:rPr>
          <w:b/>
          <w:sz w:val="22"/>
          <w:rPrChange w:id="170" w:author="hp" w:date="2017-01-05T18:05:00Z">
            <w:rPr/>
          </w:rPrChange>
        </w:rPr>
        <w:t>2.1</w:t>
      </w:r>
      <w:ins w:id="171" w:author="hp" w:date="2017-01-05T18:05:00Z">
        <w:r w:rsidR="00EE67B4" w:rsidRPr="00EE67B4">
          <w:rPr>
            <w:b/>
            <w:bCs/>
            <w:sz w:val="22"/>
          </w:rPr>
          <w:t xml:space="preserve"> </w:t>
        </w:r>
      </w:ins>
      <w:r w:rsidR="0094686A" w:rsidRPr="0094686A">
        <w:rPr>
          <w:b/>
          <w:bCs/>
          <w:sz w:val="22"/>
        </w:rPr>
        <w:t>F</w:t>
      </w:r>
      <w:ins w:id="172" w:author="hp" w:date="2017-01-05T18:05:00Z">
        <w:r w:rsidR="00EE67B4" w:rsidRPr="0094686A">
          <w:rPr>
            <w:b/>
            <w:bCs/>
            <w:sz w:val="22"/>
          </w:rPr>
          <w:t>ormal</w:t>
        </w:r>
      </w:ins>
      <w:del w:id="173" w:author="hp" w:date="2017-01-05T18:05:00Z">
        <w:r w:rsidRPr="0094686A">
          <w:rPr>
            <w:b/>
            <w:bCs/>
            <w:sz w:val="22"/>
          </w:rPr>
          <w:delText>.1. Formal</w:delText>
        </w:r>
      </w:del>
      <w:r w:rsidR="0094686A" w:rsidRPr="0094686A">
        <w:rPr>
          <w:b/>
          <w:bCs/>
          <w:sz w:val="22"/>
        </w:rPr>
        <w:t xml:space="preserve"> V</w:t>
      </w:r>
      <w:r w:rsidRPr="0094686A">
        <w:rPr>
          <w:b/>
          <w:bCs/>
          <w:sz w:val="22"/>
          <w:rPrChange w:id="174" w:author="hp" w:date="2017-01-05T18:05:00Z">
            <w:rPr/>
          </w:rPrChange>
        </w:rPr>
        <w:t>erification</w:t>
      </w:r>
      <w:bookmarkEnd w:id="168"/>
      <w:bookmarkEnd w:id="169"/>
      <w:ins w:id="175" w:author="hp" w:date="2017-01-05T18:05:00Z">
        <w:r w:rsidR="00EE67B4" w:rsidRPr="0094686A">
          <w:rPr>
            <w:b/>
            <w:bCs/>
            <w:sz w:val="22"/>
          </w:rPr>
          <w:t xml:space="preserve">  </w:t>
        </w:r>
      </w:ins>
    </w:p>
    <w:p w14:paraId="5E47A665" w14:textId="63413166" w:rsidR="00D42569" w:rsidRDefault="00F245F0" w:rsidP="00E5483F">
      <w:pPr>
        <w:spacing w:after="120" w:line="264" w:lineRule="auto"/>
        <w:ind w:left="0" w:right="0" w:firstLine="284"/>
        <w:jc w:val="left"/>
        <w:rPr>
          <w:sz w:val="22"/>
        </w:rPr>
      </w:pPr>
      <w:r>
        <w:rPr>
          <w:sz w:val="22"/>
        </w:rPr>
        <w:t>F</w:t>
      </w:r>
      <w:r w:rsidR="00EF2A06" w:rsidRPr="004625E3">
        <w:rPr>
          <w:sz w:val="22"/>
        </w:rPr>
        <w:t>ormal verification is the act of proving or disproving the correctness of intended algorithms underlying a system with respect to a certain formal specification or property, using formal methods of mathematics</w:t>
      </w:r>
      <w:r w:rsidR="00D14F73">
        <w:rPr>
          <w:sz w:val="22"/>
        </w:rPr>
        <w:t>.</w:t>
      </w:r>
      <w:r w:rsidR="00D90F6F" w:rsidRPr="004625E3">
        <w:rPr>
          <w:sz w:val="22"/>
        </w:rPr>
        <w:t xml:space="preserve"> This specification prescribes what the system </w:t>
      </w:r>
      <w:r w:rsidR="00D14F73" w:rsidRPr="004625E3">
        <w:rPr>
          <w:sz w:val="22"/>
        </w:rPr>
        <w:t>should</w:t>
      </w:r>
      <w:r w:rsidR="00D90F6F" w:rsidRPr="004625E3">
        <w:rPr>
          <w:sz w:val="22"/>
        </w:rPr>
        <w:t xml:space="preserve"> do and what not, and thus constitutes the basis for any verification activity.</w:t>
      </w:r>
    </w:p>
    <w:p w14:paraId="21712BD3" w14:textId="694CA6E9" w:rsidR="00D42569" w:rsidRDefault="00D90F6F" w:rsidP="00E5483F">
      <w:pPr>
        <w:spacing w:after="120" w:line="264" w:lineRule="auto"/>
        <w:ind w:left="0" w:right="0" w:firstLine="284"/>
        <w:jc w:val="left"/>
        <w:rPr>
          <w:sz w:val="22"/>
        </w:rPr>
      </w:pPr>
      <w:r w:rsidRPr="004625E3">
        <w:rPr>
          <w:sz w:val="22"/>
        </w:rPr>
        <w:t xml:space="preserve">The verification of these systems is done by providing a formal proof </w:t>
      </w:r>
      <w:r w:rsidRPr="003235F1">
        <w:rPr>
          <w:noProof/>
          <w:sz w:val="22"/>
        </w:rPr>
        <w:t>on</w:t>
      </w:r>
      <w:r w:rsidRPr="004625E3">
        <w:rPr>
          <w:sz w:val="22"/>
        </w:rPr>
        <w:t xml:space="preserve"> an abstract mathematical model of the system, the correspondence between the mathematical model and the nature of the system being otherwise known by construction.</w:t>
      </w:r>
    </w:p>
    <w:p w14:paraId="3F092633" w14:textId="0C04282F" w:rsidR="00E5483F" w:rsidRDefault="00C62C42" w:rsidP="00E5483F">
      <w:pPr>
        <w:spacing w:after="120" w:line="264" w:lineRule="auto"/>
        <w:ind w:left="0" w:right="0" w:firstLine="284"/>
        <w:rPr>
          <w:sz w:val="22"/>
        </w:rPr>
      </w:pPr>
      <w:r w:rsidRPr="004625E3">
        <w:rPr>
          <w:sz w:val="22"/>
        </w:rPr>
        <w:t>One approach and formation is model checking refers to the following problem: Given a model of a system, exhaustively and automatically check whether this model meets a given specification. Typically, one has software systems in mind, whereas the specification contains safety requirements such as the absence of deadlocks and similar critical states that can cause the system to crash. Model checking is a technique for automatically verifying correctness pro</w:t>
      </w:r>
      <w:r w:rsidR="00D42569">
        <w:rPr>
          <w:sz w:val="22"/>
        </w:rPr>
        <w:t>perties of finite-state systems.</w:t>
      </w:r>
    </w:p>
    <w:p w14:paraId="16865071" w14:textId="77777777" w:rsidR="00E5483F" w:rsidRPr="004625E3" w:rsidRDefault="00E5483F" w:rsidP="00E5483F">
      <w:pPr>
        <w:spacing w:after="120" w:line="264" w:lineRule="auto"/>
        <w:ind w:left="0" w:right="0" w:firstLine="284"/>
        <w:rPr>
          <w:del w:id="176" w:author="hp" w:date="2017-01-05T18:05:00Z"/>
          <w:sz w:val="22"/>
        </w:rPr>
      </w:pPr>
    </w:p>
    <w:p w14:paraId="4DF8BFF7" w14:textId="319BB53C" w:rsidR="00D90F6F" w:rsidRDefault="00C62C42" w:rsidP="00E5483F">
      <w:pPr>
        <w:spacing w:after="120" w:line="264" w:lineRule="auto"/>
        <w:ind w:left="0" w:right="0" w:firstLine="284"/>
        <w:rPr>
          <w:sz w:val="22"/>
          <w:rPrChange w:id="177" w:author="hp" w:date="2017-01-05T18:05:00Z">
            <w:rPr/>
          </w:rPrChange>
        </w:rPr>
      </w:pPr>
      <w:r w:rsidRPr="004625E3">
        <w:rPr>
          <w:sz w:val="22"/>
        </w:rPr>
        <w:t>In order to solve such a problem algorithmically, both the model of the system and the specification are formulated in some precise mathematical language: To this end, it is formulated as a task in logic, namely to check whether a given structure satisfies a given logical formula. The concept is general and applies to all kinds of logics and suitable structures. A simple model-checking problem is verifying whether a given formula in the propositional logic is</w:t>
      </w:r>
      <w:r w:rsidR="00D42569">
        <w:rPr>
          <w:sz w:val="22"/>
        </w:rPr>
        <w:t xml:space="preserve"> satisfied by a given structure.</w:t>
      </w:r>
    </w:p>
    <w:p w14:paraId="29498BF7" w14:textId="64D28A12" w:rsidR="00133854" w:rsidRPr="00EE67B4" w:rsidRDefault="00133854" w:rsidP="00EE67B4">
      <w:pPr>
        <w:tabs>
          <w:tab w:val="left" w:pos="720"/>
        </w:tabs>
        <w:autoSpaceDE w:val="0"/>
        <w:autoSpaceDN w:val="0"/>
        <w:adjustRightInd w:val="0"/>
        <w:spacing w:before="240" w:after="120" w:line="240" w:lineRule="auto"/>
        <w:ind w:left="0" w:right="0" w:firstLine="0"/>
        <w:jc w:val="left"/>
        <w:rPr>
          <w:rFonts w:asciiTheme="majorBidi" w:hAnsiTheme="majorBidi"/>
          <w:b/>
          <w:sz w:val="22"/>
          <w:rPrChange w:id="178" w:author="hp" w:date="2017-01-05T18:05:00Z">
            <w:rPr>
              <w:sz w:val="22"/>
            </w:rPr>
          </w:rPrChange>
        </w:rPr>
        <w:pPrChange w:id="179" w:author="hp" w:date="2017-01-05T18:05:00Z">
          <w:pPr>
            <w:pStyle w:val="Heading3"/>
            <w:spacing w:before="240" w:after="120" w:line="22" w:lineRule="atLeast"/>
            <w:ind w:left="0" w:firstLine="0"/>
          </w:pPr>
        </w:pPrChange>
      </w:pPr>
      <w:bookmarkStart w:id="180" w:name="_Toc468278404"/>
      <w:bookmarkStart w:id="181" w:name="_Toc470446032"/>
      <w:r w:rsidRPr="00EE67B4">
        <w:rPr>
          <w:rFonts w:asciiTheme="majorBidi" w:hAnsiTheme="majorBidi"/>
          <w:b/>
          <w:sz w:val="22"/>
          <w:rPrChange w:id="182" w:author="hp" w:date="2017-01-05T18:05:00Z">
            <w:rPr>
              <w:sz w:val="22"/>
            </w:rPr>
          </w:rPrChange>
        </w:rPr>
        <w:t>2.</w:t>
      </w:r>
      <w:del w:id="183" w:author="hp" w:date="2017-01-05T18:05:00Z">
        <w:r w:rsidRPr="00877972">
          <w:rPr>
            <w:sz w:val="22"/>
          </w:rPr>
          <w:delText>1.</w:delText>
        </w:r>
      </w:del>
      <w:r w:rsidRPr="00EE67B4">
        <w:rPr>
          <w:rFonts w:asciiTheme="majorBidi" w:hAnsiTheme="majorBidi"/>
          <w:b/>
          <w:sz w:val="22"/>
          <w:rPrChange w:id="184" w:author="hp" w:date="2017-01-05T18:05:00Z">
            <w:rPr>
              <w:sz w:val="22"/>
            </w:rPr>
          </w:rPrChange>
        </w:rPr>
        <w:t>2</w:t>
      </w:r>
      <w:del w:id="185" w:author="hp" w:date="2017-01-05T18:05:00Z">
        <w:r w:rsidRPr="00877972">
          <w:rPr>
            <w:sz w:val="22"/>
          </w:rPr>
          <w:delText>.</w:delText>
        </w:r>
      </w:del>
      <w:r w:rsidR="0094686A">
        <w:rPr>
          <w:rFonts w:asciiTheme="majorBidi" w:hAnsiTheme="majorBidi"/>
          <w:b/>
          <w:sz w:val="22"/>
        </w:rPr>
        <w:t xml:space="preserve"> Transition S</w:t>
      </w:r>
      <w:r w:rsidRPr="00EE67B4">
        <w:rPr>
          <w:rFonts w:asciiTheme="majorBidi" w:hAnsiTheme="majorBidi"/>
          <w:b/>
          <w:sz w:val="22"/>
          <w:rPrChange w:id="186" w:author="hp" w:date="2017-01-05T18:05:00Z">
            <w:rPr>
              <w:sz w:val="22"/>
            </w:rPr>
          </w:rPrChange>
        </w:rPr>
        <w:t>ystem (TS)</w:t>
      </w:r>
      <w:bookmarkEnd w:id="180"/>
      <w:bookmarkEnd w:id="181"/>
    </w:p>
    <w:p w14:paraId="058B3A8E" w14:textId="77777777" w:rsidR="00133854" w:rsidRPr="0094686A" w:rsidRDefault="00133854" w:rsidP="0094686A">
      <w:pPr>
        <w:spacing w:after="120" w:line="264" w:lineRule="auto"/>
        <w:ind w:left="0" w:right="0" w:firstLine="284"/>
        <w:rPr>
          <w:rFonts w:asciiTheme="majorBidi" w:hAnsiTheme="majorBidi" w:cstheme="majorBidi"/>
          <w:sz w:val="22"/>
        </w:rPr>
      </w:pPr>
      <w:r w:rsidRPr="0094686A">
        <w:rPr>
          <w:rFonts w:asciiTheme="majorBidi" w:hAnsiTheme="majorBidi" w:cstheme="majorBidi"/>
          <w:sz w:val="22"/>
        </w:rPr>
        <w:t>Transition systems are often used in computer science as models to describe the behavior of systems. They are basically directed graphs where nodes represent state and edges model transitions, i.e., state changes. A state describes some information about a system at a certain moment of its behavior.</w:t>
      </w:r>
    </w:p>
    <w:p w14:paraId="6DA63B25" w14:textId="2B1E8F17" w:rsidR="00133854" w:rsidRPr="0094686A" w:rsidRDefault="00133854" w:rsidP="0094686A">
      <w:pPr>
        <w:spacing w:after="0" w:line="22" w:lineRule="atLeast"/>
        <w:ind w:left="0" w:right="0"/>
        <w:rPr>
          <w:rFonts w:asciiTheme="majorBidi" w:hAnsiTheme="majorBidi" w:cstheme="majorBidi"/>
          <w:sz w:val="22"/>
        </w:rPr>
      </w:pPr>
      <w:r w:rsidRPr="00C36698">
        <w:rPr>
          <w:rFonts w:asciiTheme="majorBidi" w:hAnsiTheme="majorBidi" w:cstheme="majorBidi"/>
          <w:b/>
          <w:bCs/>
          <w:sz w:val="22"/>
          <w:u w:val="single"/>
        </w:rPr>
        <w:t>Definition</w:t>
      </w:r>
      <w:r w:rsidRPr="0094686A">
        <w:rPr>
          <w:rFonts w:asciiTheme="majorBidi" w:hAnsiTheme="majorBidi" w:cstheme="majorBidi"/>
          <w:sz w:val="22"/>
        </w:rPr>
        <w:t>:</w:t>
      </w:r>
      <w:r w:rsidR="0094686A" w:rsidRPr="0094686A">
        <w:rPr>
          <w:rFonts w:asciiTheme="majorBidi" w:hAnsiTheme="majorBidi" w:cstheme="majorBidi"/>
          <w:sz w:val="22"/>
        </w:rPr>
        <w:t xml:space="preserve"> </w:t>
      </w:r>
      <w:r w:rsidRPr="0094686A">
        <w:rPr>
          <w:rFonts w:asciiTheme="majorBidi" w:hAnsiTheme="majorBidi" w:cstheme="majorBidi"/>
          <w:sz w:val="22"/>
        </w:rPr>
        <w:t xml:space="preserve">A transition system TS is a tuple </w:t>
      </w:r>
      <m:oMath>
        <m:r>
          <w:rPr>
            <w:rFonts w:ascii="Cambria Math" w:hAnsi="Cambria Math" w:cstheme="majorBidi"/>
            <w:sz w:val="22"/>
          </w:rPr>
          <m:t>(S, Act, →, I, AP, L)</m:t>
        </m:r>
      </m:oMath>
      <w:r w:rsidRPr="0094686A">
        <w:rPr>
          <w:rFonts w:asciiTheme="majorBidi" w:hAnsiTheme="majorBidi" w:cstheme="majorBidi"/>
          <w:sz w:val="22"/>
        </w:rPr>
        <w:t xml:space="preserve"> where</w:t>
      </w:r>
    </w:p>
    <w:p w14:paraId="1D37DE66" w14:textId="362F5F46" w:rsidR="00133854" w:rsidRPr="0094686A" w:rsidRDefault="00A24E63" w:rsidP="0094686A">
      <w:pPr>
        <w:pStyle w:val="ListParagraph"/>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S</m:t>
        </m:r>
      </m:oMath>
      <w:r w:rsidR="00133854" w:rsidRPr="0094686A">
        <w:rPr>
          <w:rFonts w:asciiTheme="majorBidi" w:hAnsiTheme="majorBidi" w:cstheme="majorBidi"/>
          <w:sz w:val="22"/>
        </w:rPr>
        <w:t xml:space="preserve"> is a set of states.</w:t>
      </w:r>
    </w:p>
    <w:p w14:paraId="035BAE86" w14:textId="27A12D13" w:rsidR="00133854" w:rsidRPr="0094686A" w:rsidRDefault="00A24E63" w:rsidP="0094686A">
      <w:pPr>
        <w:pStyle w:val="ListParagraph"/>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Act</m:t>
        </m:r>
      </m:oMath>
      <w:r w:rsidR="00133854" w:rsidRPr="0094686A">
        <w:rPr>
          <w:rFonts w:asciiTheme="majorBidi" w:hAnsiTheme="majorBidi" w:cstheme="majorBidi"/>
          <w:sz w:val="22"/>
        </w:rPr>
        <w:t xml:space="preserve"> is a set of actions,</w:t>
      </w:r>
    </w:p>
    <w:p w14:paraId="6F42F862" w14:textId="13A8FDA2" w:rsidR="00133854" w:rsidRPr="0094686A" w:rsidRDefault="00A24E63" w:rsidP="0094686A">
      <w:pPr>
        <w:pStyle w:val="ListParagraph"/>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 xml:space="preserve">→ </m:t>
        </m:r>
        <m:r>
          <w:rPr>
            <w:rFonts w:ascii="Cambria Math" w:hAnsi="Cambria Math" w:cs="Cambria Math"/>
            <w:sz w:val="22"/>
          </w:rPr>
          <m:t>⊆</m:t>
        </m:r>
        <m:r>
          <w:rPr>
            <w:rFonts w:ascii="Cambria Math" w:hAnsi="Cambria Math" w:cstheme="majorBidi"/>
            <w:sz w:val="22"/>
          </w:rPr>
          <m:t xml:space="preserve"> S × Act × S</m:t>
        </m:r>
      </m:oMath>
      <w:r w:rsidR="00133854" w:rsidRPr="0094686A">
        <w:rPr>
          <w:rFonts w:asciiTheme="majorBidi" w:hAnsiTheme="majorBidi" w:cstheme="majorBidi"/>
          <w:sz w:val="22"/>
        </w:rPr>
        <w:t xml:space="preserve"> is a transition relation, </w:t>
      </w:r>
    </w:p>
    <w:p w14:paraId="773FC028" w14:textId="0013D590" w:rsidR="00133854" w:rsidRPr="0094686A" w:rsidRDefault="00A24E63" w:rsidP="0094686A">
      <w:pPr>
        <w:pStyle w:val="ListParagraph"/>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 xml:space="preserve">I </m:t>
        </m:r>
        <m:r>
          <w:rPr>
            <w:rFonts w:ascii="Cambria Math" w:hAnsi="Cambria Math" w:cs="Cambria Math"/>
            <w:sz w:val="22"/>
          </w:rPr>
          <m:t>⊆</m:t>
        </m:r>
        <m:r>
          <w:rPr>
            <w:rFonts w:ascii="Cambria Math" w:hAnsi="Cambria Math" w:cstheme="majorBidi"/>
            <w:sz w:val="22"/>
          </w:rPr>
          <m:t xml:space="preserve"> S</m:t>
        </m:r>
      </m:oMath>
      <w:r w:rsidR="00133854" w:rsidRPr="0094686A">
        <w:rPr>
          <w:rFonts w:asciiTheme="majorBidi" w:hAnsiTheme="majorBidi" w:cstheme="majorBidi"/>
          <w:sz w:val="22"/>
        </w:rPr>
        <w:t xml:space="preserve"> is a set of initial states, </w:t>
      </w:r>
    </w:p>
    <w:p w14:paraId="63BBC8C6" w14:textId="00441AF1" w:rsidR="00133854" w:rsidRPr="0094686A" w:rsidRDefault="00A24E63" w:rsidP="0094686A">
      <w:pPr>
        <w:pStyle w:val="ListParagraph"/>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AP</m:t>
        </m:r>
      </m:oMath>
      <w:r w:rsidR="00133854" w:rsidRPr="0094686A">
        <w:rPr>
          <w:rFonts w:asciiTheme="majorBidi" w:hAnsiTheme="majorBidi" w:cstheme="majorBidi"/>
          <w:sz w:val="22"/>
        </w:rPr>
        <w:t xml:space="preserve"> is a set of atomic propositions, and</w:t>
      </w:r>
    </w:p>
    <w:p w14:paraId="733067B3" w14:textId="4D8BC787" w:rsidR="00133854" w:rsidRPr="0094686A" w:rsidRDefault="00A24E63" w:rsidP="0094686A">
      <w:pPr>
        <w:pStyle w:val="ListParagraph"/>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 xml:space="preserve">L: S → </m:t>
        </m:r>
        <m:sSup>
          <m:sSupPr>
            <m:ctrlPr>
              <w:rPr>
                <w:rFonts w:ascii="Cambria Math" w:hAnsi="Cambria Math" w:cstheme="majorBidi"/>
                <w:i/>
                <w:sz w:val="22"/>
              </w:rPr>
            </m:ctrlPr>
          </m:sSupPr>
          <m:e>
            <m:r>
              <w:rPr>
                <w:rFonts w:ascii="Cambria Math" w:hAnsi="Cambria Math" w:cstheme="majorBidi"/>
                <w:sz w:val="22"/>
              </w:rPr>
              <m:t>2</m:t>
            </m:r>
          </m:e>
          <m:sup>
            <m:r>
              <w:rPr>
                <w:rFonts w:ascii="Cambria Math" w:hAnsi="Cambria Math" w:cstheme="majorBidi"/>
                <w:sz w:val="22"/>
              </w:rPr>
              <m:t>AP</m:t>
            </m:r>
          </m:sup>
        </m:sSup>
        <m:r>
          <m:rPr>
            <m:sty m:val="p"/>
          </m:rPr>
          <w:rPr>
            <w:rFonts w:ascii="Cambria Math" w:hAnsi="Cambria Math" w:cstheme="majorBidi"/>
            <w:sz w:val="22"/>
          </w:rPr>
          <m:t xml:space="preserve"> </m:t>
        </m:r>
      </m:oMath>
      <w:r w:rsidR="00133854" w:rsidRPr="0094686A">
        <w:rPr>
          <w:rFonts w:asciiTheme="majorBidi" w:hAnsiTheme="majorBidi" w:cstheme="majorBidi"/>
          <w:sz w:val="22"/>
        </w:rPr>
        <w:t>is a labeling function.</w:t>
      </w:r>
    </w:p>
    <w:p w14:paraId="6755B5E7" w14:textId="1E5BC01B" w:rsidR="00133854" w:rsidRPr="0094686A" w:rsidRDefault="00133854" w:rsidP="00A24E63">
      <w:pPr>
        <w:spacing w:after="120" w:line="22" w:lineRule="atLeast"/>
        <w:ind w:left="0" w:right="0" w:firstLine="0"/>
        <w:rPr>
          <w:rFonts w:asciiTheme="majorBidi" w:hAnsiTheme="majorBidi" w:cstheme="majorBidi"/>
          <w:sz w:val="22"/>
        </w:rPr>
      </w:pPr>
      <w:r w:rsidRPr="0094686A">
        <w:rPr>
          <w:rFonts w:asciiTheme="majorBidi" w:hAnsiTheme="majorBidi" w:cstheme="majorBidi"/>
          <w:sz w:val="22"/>
        </w:rPr>
        <w:t xml:space="preserve">TS is called finite if </w:t>
      </w:r>
      <m:oMath>
        <m:r>
          <w:rPr>
            <w:rFonts w:ascii="Cambria Math" w:hAnsi="Cambria Math" w:cstheme="majorBidi"/>
            <w:sz w:val="22"/>
          </w:rPr>
          <m:t>S</m:t>
        </m:r>
        <m:r>
          <w:rPr>
            <w:rFonts w:ascii="Cambria Math" w:hAnsi="Cambria Math" w:cstheme="majorBidi"/>
            <w:sz w:val="22"/>
          </w:rPr>
          <m:t xml:space="preserve">, </m:t>
        </m:r>
        <m:r>
          <w:rPr>
            <w:rFonts w:ascii="Cambria Math" w:hAnsi="Cambria Math" w:cstheme="majorBidi"/>
            <w:sz w:val="22"/>
          </w:rPr>
          <m:t>Act</m:t>
        </m:r>
        <m:r>
          <w:rPr>
            <w:rFonts w:ascii="Cambria Math" w:hAnsi="Cambria Math" w:cstheme="majorBidi"/>
            <w:sz w:val="22"/>
          </w:rPr>
          <m:t>,</m:t>
        </m:r>
      </m:oMath>
      <w:r w:rsidRPr="0094686A">
        <w:rPr>
          <w:rFonts w:asciiTheme="majorBidi" w:hAnsiTheme="majorBidi" w:cstheme="majorBidi"/>
          <w:sz w:val="22"/>
        </w:rPr>
        <w:t xml:space="preserve"> and </w:t>
      </w:r>
      <m:oMath>
        <m:r>
          <w:rPr>
            <w:rFonts w:ascii="Cambria Math" w:hAnsi="Cambria Math" w:cstheme="majorBidi"/>
            <w:sz w:val="22"/>
          </w:rPr>
          <m:t>AP</m:t>
        </m:r>
      </m:oMath>
      <w:r w:rsidR="00A24E63" w:rsidRPr="00A24E63">
        <w:rPr>
          <w:rFonts w:asciiTheme="majorBidi" w:hAnsiTheme="majorBidi" w:cstheme="majorBidi"/>
          <w:sz w:val="22"/>
        </w:rPr>
        <w:t xml:space="preserve"> </w:t>
      </w:r>
      <w:r w:rsidRPr="0094686A">
        <w:rPr>
          <w:rFonts w:asciiTheme="majorBidi" w:hAnsiTheme="majorBidi" w:cstheme="majorBidi"/>
          <w:sz w:val="22"/>
        </w:rPr>
        <w:t xml:space="preserve">are finite. </w:t>
      </w:r>
    </w:p>
    <w:p w14:paraId="7F56AA19" w14:textId="53C70727" w:rsidR="00133854" w:rsidRPr="0094686A" w:rsidRDefault="00133854" w:rsidP="00A24E63">
      <w:pPr>
        <w:spacing w:after="120" w:line="264" w:lineRule="auto"/>
        <w:ind w:left="0" w:right="0" w:firstLine="284"/>
        <w:rPr>
          <w:rFonts w:asciiTheme="majorBidi" w:hAnsiTheme="majorBidi" w:cstheme="majorBidi"/>
          <w:sz w:val="22"/>
        </w:rPr>
      </w:pPr>
      <w:r w:rsidRPr="0094686A">
        <w:rPr>
          <w:rFonts w:asciiTheme="majorBidi" w:hAnsiTheme="majorBidi" w:cstheme="majorBidi"/>
          <w:sz w:val="22"/>
        </w:rPr>
        <w:t>We can describe</w:t>
      </w:r>
      <w:r w:rsidR="003235F1" w:rsidRPr="0094686A">
        <w:rPr>
          <w:rFonts w:asciiTheme="majorBidi" w:hAnsiTheme="majorBidi" w:cstheme="majorBidi"/>
          <w:sz w:val="22"/>
        </w:rPr>
        <w:t xml:space="preserve"> the</w:t>
      </w:r>
      <w:r w:rsidRPr="0094686A">
        <w:rPr>
          <w:rFonts w:asciiTheme="majorBidi" w:hAnsiTheme="majorBidi" w:cstheme="majorBidi"/>
          <w:sz w:val="22"/>
        </w:rPr>
        <w:t xml:space="preserve"> </w:t>
      </w:r>
      <w:r w:rsidRPr="0094686A">
        <w:rPr>
          <w:rFonts w:asciiTheme="majorBidi" w:hAnsiTheme="majorBidi" w:cstheme="majorBidi"/>
          <w:noProof/>
          <w:sz w:val="22"/>
        </w:rPr>
        <w:t>behavior</w:t>
      </w:r>
      <w:r w:rsidRPr="0094686A">
        <w:rPr>
          <w:rFonts w:asciiTheme="majorBidi" w:hAnsiTheme="majorBidi" w:cstheme="majorBidi"/>
          <w:sz w:val="22"/>
        </w:rPr>
        <w:t xml:space="preserve"> of transition system as follows. The transition system starts in some initial state </w:t>
      </w:r>
      <m:oMath>
        <m:sSub>
          <m:sSubPr>
            <m:ctrlPr>
              <w:rPr>
                <w:rFonts w:ascii="Cambria Math" w:hAnsi="Cambria Math" w:cstheme="majorBidi"/>
                <w:i/>
                <w:sz w:val="22"/>
              </w:rPr>
            </m:ctrlPr>
          </m:sSubPr>
          <m:e>
            <m:r>
              <w:rPr>
                <w:rFonts w:ascii="Cambria Math" w:hAnsi="Cambria Math" w:cstheme="majorBidi"/>
                <w:sz w:val="22"/>
              </w:rPr>
              <m:t>s</m:t>
            </m:r>
          </m:e>
          <m:sub>
            <m:r>
              <w:rPr>
                <w:rFonts w:ascii="Cambria Math" w:hAnsi="Cambria Math" w:cstheme="majorBidi"/>
                <w:sz w:val="22"/>
              </w:rPr>
              <m:t>0</m:t>
            </m:r>
          </m:sub>
        </m:sSub>
        <m:r>
          <m:rPr>
            <m:sty m:val="p"/>
          </m:rPr>
          <w:rPr>
            <w:rFonts w:ascii="Cambria Math" w:hAnsi="Cambria Math" w:cstheme="majorBidi"/>
            <w:sz w:val="22"/>
          </w:rPr>
          <m:t xml:space="preserve"> ∈</m:t>
        </m:r>
        <m:r>
          <w:rPr>
            <w:rFonts w:ascii="Cambria Math" w:hAnsi="Cambria Math" w:cstheme="majorBidi"/>
            <w:sz w:val="22"/>
          </w:rPr>
          <m:t xml:space="preserve"> I </m:t>
        </m:r>
      </m:oMath>
      <w:r w:rsidRPr="0094686A">
        <w:rPr>
          <w:rFonts w:asciiTheme="majorBidi" w:hAnsiTheme="majorBidi" w:cstheme="majorBidi"/>
          <w:sz w:val="22"/>
        </w:rPr>
        <w:t xml:space="preserve">and evolves according to the transition relation </w:t>
      </w:r>
      <m:oMath>
        <m:r>
          <w:rPr>
            <w:rFonts w:ascii="Cambria Math" w:hAnsi="Cambria Math" w:cstheme="majorBidi"/>
            <w:sz w:val="22"/>
          </w:rPr>
          <m:t>→.</m:t>
        </m:r>
      </m:oMath>
      <w:r w:rsidRPr="0094686A">
        <w:rPr>
          <w:rFonts w:asciiTheme="majorBidi" w:hAnsiTheme="majorBidi" w:cstheme="majorBidi"/>
          <w:sz w:val="22"/>
        </w:rPr>
        <w:t xml:space="preserve"> That is, if s the current state, then a transition </w:t>
      </w:r>
      <m:oMath>
        <m:r>
          <w:rPr>
            <w:rFonts w:ascii="Cambria Math" w:hAnsi="Cambria Math" w:cstheme="majorBidi"/>
            <w:sz w:val="22"/>
          </w:rPr>
          <m:t xml:space="preserve">s </m:t>
        </m:r>
        <m:box>
          <m:boxPr>
            <m:opEmu m:val="1"/>
            <m:ctrlPr>
              <w:rPr>
                <w:rFonts w:ascii="Cambria Math" w:hAnsi="Cambria Math" w:cstheme="majorBidi"/>
                <w:i/>
                <w:sz w:val="22"/>
              </w:rPr>
            </m:ctrlPr>
          </m:boxPr>
          <m:e>
            <m:groupChr>
              <m:groupChrPr>
                <m:chr m:val="→"/>
                <m:vertJc m:val="bot"/>
                <m:ctrlPr>
                  <w:rPr>
                    <w:rFonts w:ascii="Cambria Math" w:hAnsi="Cambria Math" w:cstheme="majorBidi"/>
                    <w:i/>
                    <w:sz w:val="22"/>
                  </w:rPr>
                </m:ctrlPr>
              </m:groupChrPr>
              <m:e>
                <m:r>
                  <w:rPr>
                    <w:rFonts w:ascii="Cambria Math" w:hAnsi="Cambria Math" w:cstheme="majorBidi"/>
                    <w:sz w:val="22"/>
                  </w:rPr>
                  <m:t>α</m:t>
                </m:r>
              </m:e>
            </m:groupChr>
          </m:e>
        </m:box>
        <m:r>
          <w:rPr>
            <w:rFonts w:ascii="Cambria Math" w:hAnsi="Cambria Math" w:cstheme="majorBidi"/>
            <w:sz w:val="22"/>
          </w:rPr>
          <m:t xml:space="preserve"> q</m:t>
        </m:r>
      </m:oMath>
      <w:r w:rsidRPr="0094686A">
        <w:rPr>
          <w:rFonts w:asciiTheme="majorBidi" w:hAnsiTheme="majorBidi" w:cstheme="majorBidi"/>
          <w:sz w:val="22"/>
        </w:rPr>
        <w:t xml:space="preserve"> originating from </w:t>
      </w:r>
      <m:oMath>
        <m:r>
          <w:rPr>
            <w:rFonts w:ascii="Cambria Math" w:hAnsi="Cambria Math" w:cstheme="majorBidi"/>
            <w:sz w:val="22"/>
          </w:rPr>
          <m:t>s</m:t>
        </m:r>
      </m:oMath>
      <w:r w:rsidRPr="00A24E63">
        <w:rPr>
          <w:rFonts w:asciiTheme="majorBidi" w:hAnsiTheme="majorBidi" w:cstheme="majorBidi"/>
          <w:sz w:val="22"/>
        </w:rPr>
        <w:t xml:space="preserve"> </w:t>
      </w:r>
      <w:r w:rsidRPr="0094686A">
        <w:rPr>
          <w:rFonts w:asciiTheme="majorBidi" w:hAnsiTheme="majorBidi" w:cstheme="majorBidi"/>
          <w:sz w:val="22"/>
        </w:rPr>
        <w:t xml:space="preserve">is </w:t>
      </w:r>
      <w:r w:rsidR="00A24E63" w:rsidRPr="0094686A">
        <w:rPr>
          <w:rFonts w:asciiTheme="majorBidi" w:hAnsiTheme="majorBidi" w:cstheme="majorBidi"/>
          <w:sz w:val="22"/>
        </w:rPr>
        <w:t>selected nondeterministically</w:t>
      </w:r>
      <w:r w:rsidRPr="0094686A">
        <w:rPr>
          <w:rFonts w:asciiTheme="majorBidi" w:hAnsiTheme="majorBidi" w:cstheme="majorBidi"/>
          <w:sz w:val="22"/>
        </w:rPr>
        <w:t xml:space="preserve"> and taken, the action </w:t>
      </w:r>
      <m:oMath>
        <m:r>
          <w:rPr>
            <w:rFonts w:ascii="Cambria Math" w:hAnsi="Cambria Math" w:cstheme="majorBidi"/>
            <w:sz w:val="22"/>
          </w:rPr>
          <m:t>α</m:t>
        </m:r>
      </m:oMath>
      <w:r w:rsidRPr="0094686A">
        <w:rPr>
          <w:rFonts w:asciiTheme="majorBidi" w:hAnsiTheme="majorBidi" w:cstheme="majorBidi"/>
          <w:sz w:val="22"/>
        </w:rPr>
        <w:t xml:space="preserve"> is performed and the transition system evolves from state </w:t>
      </w:r>
      <w:r w:rsidRPr="0094686A">
        <w:rPr>
          <w:rFonts w:asciiTheme="majorBidi" w:hAnsiTheme="majorBidi" w:cstheme="majorBidi"/>
          <w:i/>
          <w:iCs/>
          <w:sz w:val="22"/>
        </w:rPr>
        <w:t>s</w:t>
      </w:r>
      <w:r w:rsidRPr="0094686A">
        <w:rPr>
          <w:rFonts w:asciiTheme="majorBidi" w:hAnsiTheme="majorBidi" w:cstheme="majorBidi"/>
          <w:sz w:val="22"/>
        </w:rPr>
        <w:t xml:space="preserve"> into the state </w:t>
      </w:r>
      <w:r w:rsidR="00A24E63" w:rsidRPr="00A24E63">
        <w:rPr>
          <w:rFonts w:asciiTheme="majorBidi" w:hAnsiTheme="majorBidi" w:cstheme="majorBidi"/>
          <w:iCs/>
          <w:sz w:val="22"/>
        </w:rPr>
        <w:t>q</w:t>
      </w:r>
      <m:oMath>
        <m:r>
          <w:rPr>
            <w:rFonts w:ascii="Cambria Math" w:hAnsi="Cambria Math" w:cstheme="majorBidi"/>
            <w:sz w:val="22"/>
          </w:rPr>
          <m:t>.</m:t>
        </m:r>
      </m:oMath>
    </w:p>
    <w:p w14:paraId="35B925DC" w14:textId="10107FAC" w:rsidR="00133854" w:rsidRPr="0094686A" w:rsidRDefault="00133854" w:rsidP="00A24E63">
      <w:pPr>
        <w:spacing w:after="120" w:line="264" w:lineRule="auto"/>
        <w:ind w:left="0" w:right="0" w:firstLine="227"/>
        <w:rPr>
          <w:rFonts w:asciiTheme="majorBidi" w:hAnsiTheme="majorBidi" w:cstheme="majorBidi"/>
          <w:sz w:val="22"/>
        </w:rPr>
      </w:pPr>
      <w:r w:rsidRPr="0094686A">
        <w:rPr>
          <w:rFonts w:asciiTheme="majorBidi" w:hAnsiTheme="majorBidi" w:cstheme="majorBidi"/>
          <w:sz w:val="22"/>
        </w:rPr>
        <w:t xml:space="preserve">This selection procedure is repeated in state </w:t>
      </w:r>
      <m:oMath>
        <m:r>
          <w:rPr>
            <w:rFonts w:ascii="Cambria Math" w:hAnsi="Cambria Math" w:cstheme="majorBidi"/>
            <w:sz w:val="22"/>
          </w:rPr>
          <m:t>q</m:t>
        </m:r>
      </m:oMath>
      <w:r w:rsidRPr="0094686A">
        <w:rPr>
          <w:rFonts w:asciiTheme="majorBidi" w:hAnsiTheme="majorBidi" w:cstheme="majorBidi"/>
          <w:sz w:val="22"/>
        </w:rPr>
        <w:t xml:space="preserve"> and finishes once a state is encountered that has no outgoing transitions. It is important to realize that in case a state has more than one outgoing transition, the “next” transition is chosen in a purely </w:t>
      </w:r>
      <w:r w:rsidRPr="0094686A">
        <w:rPr>
          <w:rFonts w:asciiTheme="majorBidi" w:hAnsiTheme="majorBidi" w:cstheme="majorBidi"/>
          <w:noProof/>
          <w:sz w:val="22"/>
        </w:rPr>
        <w:t>nondeterministic</w:t>
      </w:r>
      <w:r w:rsidRPr="0094686A">
        <w:rPr>
          <w:rFonts w:asciiTheme="majorBidi" w:hAnsiTheme="majorBidi" w:cstheme="majorBidi"/>
          <w:sz w:val="22"/>
        </w:rPr>
        <w:t xml:space="preserve"> fashion. That is, the outcome of this selection process is not known a priori</w:t>
      </w:r>
      <w:r w:rsidR="00CF519F" w:rsidRPr="0094686A">
        <w:rPr>
          <w:rFonts w:asciiTheme="majorBidi" w:hAnsiTheme="majorBidi" w:cstheme="majorBidi"/>
          <w:sz w:val="22"/>
        </w:rPr>
        <w:t>.</w:t>
      </w:r>
      <w:r w:rsidRPr="0094686A">
        <w:rPr>
          <w:rFonts w:asciiTheme="majorBidi" w:hAnsiTheme="majorBidi" w:cstheme="majorBidi"/>
          <w:sz w:val="22"/>
        </w:rPr>
        <w:t xml:space="preserve"> Similarly, when the set of initial states consists of more than one state, the start state is selected </w:t>
      </w:r>
      <w:r w:rsidRPr="00A24E63">
        <w:rPr>
          <w:rFonts w:asciiTheme="majorBidi" w:hAnsiTheme="majorBidi" w:cstheme="majorBidi"/>
          <w:sz w:val="22"/>
        </w:rPr>
        <w:t>nondeterministically</w:t>
      </w:r>
      <w:r w:rsidRPr="0094686A">
        <w:rPr>
          <w:rFonts w:asciiTheme="majorBidi" w:hAnsiTheme="majorBidi" w:cstheme="majorBidi"/>
          <w:sz w:val="22"/>
        </w:rPr>
        <w:t>.</w:t>
      </w:r>
    </w:p>
    <w:p w14:paraId="385E2DB9" w14:textId="77777777" w:rsidR="00A24E63" w:rsidRDefault="00133854" w:rsidP="00A24E63">
      <w:pPr>
        <w:spacing w:after="120" w:line="264" w:lineRule="auto"/>
        <w:ind w:left="0" w:right="0" w:firstLine="284"/>
        <w:rPr>
          <w:rFonts w:asciiTheme="majorBidi" w:hAnsiTheme="majorBidi" w:cstheme="majorBidi"/>
          <w:sz w:val="22"/>
        </w:rPr>
      </w:pPr>
      <w:r w:rsidRPr="0094686A">
        <w:rPr>
          <w:rFonts w:asciiTheme="majorBidi" w:hAnsiTheme="majorBidi" w:cstheme="majorBidi"/>
          <w:sz w:val="22"/>
        </w:rPr>
        <w:t xml:space="preserve">The labeling function </w:t>
      </w:r>
      <m:oMath>
        <m:r>
          <w:rPr>
            <w:rFonts w:ascii="Cambria Math" w:hAnsi="Cambria Math" w:cstheme="majorBidi"/>
            <w:sz w:val="22"/>
          </w:rPr>
          <m:t>L</m:t>
        </m:r>
      </m:oMath>
      <w:r w:rsidRPr="0094686A">
        <w:rPr>
          <w:rFonts w:asciiTheme="majorBidi" w:hAnsiTheme="majorBidi" w:cstheme="majorBidi"/>
          <w:sz w:val="22"/>
        </w:rPr>
        <w:t xml:space="preserve"> relates </w:t>
      </w:r>
      <m:oMath>
        <m:r>
          <w:rPr>
            <w:rFonts w:ascii="Cambria Math" w:hAnsi="Cambria Math" w:cstheme="majorBidi"/>
            <w:sz w:val="22"/>
          </w:rPr>
          <m:t>a</m:t>
        </m:r>
      </m:oMath>
      <w:r w:rsidRPr="0094686A">
        <w:rPr>
          <w:rFonts w:asciiTheme="majorBidi" w:hAnsiTheme="majorBidi" w:cstheme="majorBidi"/>
          <w:sz w:val="22"/>
        </w:rPr>
        <w:t xml:space="preserve"> set </w:t>
      </w:r>
      <m:oMath>
        <m:r>
          <w:rPr>
            <w:rFonts w:ascii="Cambria Math" w:hAnsi="Cambria Math" w:cstheme="majorBidi"/>
            <w:sz w:val="22"/>
          </w:rPr>
          <m:t xml:space="preserve">L(s) </m:t>
        </m:r>
        <m:r>
          <w:rPr>
            <w:rFonts w:ascii="Cambria Math" w:hAnsi="Cambria Math" w:cs="Cambria Math"/>
            <w:sz w:val="22"/>
          </w:rPr>
          <m:t>∈</m:t>
        </m:r>
        <m:r>
          <w:rPr>
            <w:rFonts w:ascii="Cambria Math" w:hAnsi="Cambria Math" w:cstheme="majorBidi"/>
            <w:sz w:val="22"/>
          </w:rPr>
          <m:t xml:space="preserve">  </m:t>
        </m:r>
        <m:sSup>
          <m:sSupPr>
            <m:ctrlPr>
              <w:rPr>
                <w:rFonts w:ascii="Cambria Math" w:hAnsi="Cambria Math" w:cstheme="majorBidi"/>
                <w:i/>
                <w:sz w:val="22"/>
              </w:rPr>
            </m:ctrlPr>
          </m:sSupPr>
          <m:e>
            <m:r>
              <w:rPr>
                <w:rFonts w:ascii="Cambria Math" w:hAnsi="Cambria Math" w:cstheme="majorBidi"/>
                <w:sz w:val="22"/>
              </w:rPr>
              <m:t>2</m:t>
            </m:r>
          </m:e>
          <m:sup>
            <m:r>
              <w:rPr>
                <w:rFonts w:ascii="Cambria Math" w:hAnsi="Cambria Math" w:cstheme="majorBidi"/>
                <w:sz w:val="22"/>
              </w:rPr>
              <m:t>AP</m:t>
            </m:r>
          </m:sup>
        </m:sSup>
        <m:r>
          <m:rPr>
            <m:sty m:val="p"/>
          </m:rPr>
          <w:rPr>
            <w:rFonts w:ascii="Cambria Math" w:hAnsi="Cambria Math" w:cstheme="majorBidi"/>
            <w:sz w:val="22"/>
          </w:rPr>
          <m:t xml:space="preserve"> </m:t>
        </m:r>
      </m:oMath>
      <w:r w:rsidRPr="0094686A">
        <w:rPr>
          <w:rFonts w:asciiTheme="majorBidi" w:hAnsiTheme="majorBidi" w:cstheme="majorBidi"/>
          <w:sz w:val="22"/>
        </w:rPr>
        <w:t xml:space="preserve">of atomic propositions to </w:t>
      </w:r>
      <w:r w:rsidR="00CF519F" w:rsidRPr="0094686A">
        <w:rPr>
          <w:rFonts w:asciiTheme="majorBidi" w:hAnsiTheme="majorBidi" w:cstheme="majorBidi"/>
          <w:sz w:val="22"/>
        </w:rPr>
        <w:t>the</w:t>
      </w:r>
      <w:r w:rsidRPr="0094686A">
        <w:rPr>
          <w:rFonts w:asciiTheme="majorBidi" w:hAnsiTheme="majorBidi" w:cstheme="majorBidi"/>
          <w:sz w:val="22"/>
        </w:rPr>
        <w:t xml:space="preserve"> state </w:t>
      </w:r>
      <m:oMath>
        <m:r>
          <w:rPr>
            <w:rFonts w:ascii="Cambria Math" w:hAnsi="Cambria Math" w:cstheme="majorBidi"/>
            <w:sz w:val="22"/>
          </w:rPr>
          <m:t>s</m:t>
        </m:r>
      </m:oMath>
      <w:r w:rsidRPr="0094686A">
        <w:rPr>
          <w:rFonts w:asciiTheme="majorBidi" w:hAnsiTheme="majorBidi" w:cstheme="majorBidi"/>
          <w:i/>
          <w:iCs/>
          <w:sz w:val="22"/>
        </w:rPr>
        <w:t xml:space="preserve">. </w:t>
      </w:r>
      <m:oMath>
        <m:r>
          <w:rPr>
            <w:rFonts w:ascii="Cambria Math" w:hAnsi="Cambria Math" w:cstheme="majorBidi"/>
            <w:sz w:val="22"/>
          </w:rPr>
          <m:t>L(s)</m:t>
        </m:r>
      </m:oMath>
      <w:r w:rsidRPr="0094686A">
        <w:rPr>
          <w:rFonts w:asciiTheme="majorBidi" w:hAnsiTheme="majorBidi" w:cstheme="majorBidi"/>
          <w:sz w:val="22"/>
        </w:rPr>
        <w:t xml:space="preserve"> intuitively stands for exactly those atomic propositions </w:t>
      </w:r>
      <m:oMath>
        <m:r>
          <w:rPr>
            <w:rFonts w:ascii="Cambria Math" w:hAnsi="Cambria Math" w:cstheme="majorBidi"/>
            <w:sz w:val="22"/>
          </w:rPr>
          <m:t xml:space="preserve">a </m:t>
        </m:r>
        <m:r>
          <w:rPr>
            <w:rFonts w:ascii="Cambria Math" w:hAnsi="Cambria Math" w:cs="Cambria Math"/>
            <w:sz w:val="22"/>
          </w:rPr>
          <m:t>∈</m:t>
        </m:r>
        <m:r>
          <w:rPr>
            <w:rFonts w:ascii="Cambria Math" w:hAnsi="Cambria Math" w:cstheme="majorBidi"/>
            <w:sz w:val="22"/>
          </w:rPr>
          <m:t xml:space="preserve"> AP</m:t>
        </m:r>
      </m:oMath>
      <w:r w:rsidRPr="0094686A">
        <w:rPr>
          <w:rFonts w:asciiTheme="majorBidi" w:hAnsiTheme="majorBidi" w:cstheme="majorBidi"/>
          <w:sz w:val="22"/>
        </w:rPr>
        <w:t xml:space="preserve"> which are satisfied </w:t>
      </w:r>
      <w:r w:rsidR="00CF519F" w:rsidRPr="0094686A">
        <w:rPr>
          <w:rFonts w:asciiTheme="majorBidi" w:hAnsiTheme="majorBidi" w:cstheme="majorBidi"/>
          <w:sz w:val="22"/>
        </w:rPr>
        <w:t>on the</w:t>
      </w:r>
      <w:r w:rsidRPr="0094686A">
        <w:rPr>
          <w:rFonts w:asciiTheme="majorBidi" w:hAnsiTheme="majorBidi" w:cstheme="majorBidi"/>
          <w:sz w:val="22"/>
        </w:rPr>
        <w:t xml:space="preserve"> state </w:t>
      </w:r>
      <m:oMath>
        <m:r>
          <w:rPr>
            <w:rFonts w:ascii="Cambria Math" w:hAnsi="Cambria Math" w:cstheme="majorBidi"/>
            <w:sz w:val="22"/>
          </w:rPr>
          <m:t>s</m:t>
        </m:r>
      </m:oMath>
      <w:r w:rsidRPr="0094686A">
        <w:rPr>
          <w:rFonts w:asciiTheme="majorBidi" w:hAnsiTheme="majorBidi" w:cstheme="majorBidi"/>
          <w:sz w:val="22"/>
        </w:rPr>
        <w:t>.</w:t>
      </w:r>
    </w:p>
    <w:p w14:paraId="7B390F07" w14:textId="1DEEE9B6" w:rsidR="00A24E63" w:rsidRPr="00A24E63" w:rsidRDefault="00A24E63" w:rsidP="00F25A18">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sz w:val="22"/>
          <w:lang w:bidi="ar-SA"/>
        </w:rPr>
      </w:pPr>
      <w:r>
        <w:rPr>
          <w:rFonts w:asciiTheme="majorBidi" w:eastAsiaTheme="minorEastAsia" w:hAnsiTheme="majorBidi" w:cstheme="majorBidi"/>
          <w:b/>
          <w:bCs/>
          <w:sz w:val="22"/>
          <w:lang w:bidi="ar-SA"/>
        </w:rPr>
        <w:lastRenderedPageBreak/>
        <w:t xml:space="preserve">2.3 </w:t>
      </w:r>
      <w:r w:rsidR="00F25A18">
        <w:rPr>
          <w:rFonts w:asciiTheme="majorBidi" w:eastAsiaTheme="minorEastAsia" w:hAnsiTheme="majorBidi" w:cstheme="majorBidi"/>
          <w:b/>
          <w:bCs/>
          <w:sz w:val="22"/>
          <w:lang w:bidi="ar-SA"/>
        </w:rPr>
        <w:t>Program G</w:t>
      </w:r>
      <w:r w:rsidRPr="00A24E63">
        <w:rPr>
          <w:rFonts w:asciiTheme="majorBidi" w:eastAsiaTheme="minorEastAsia" w:hAnsiTheme="majorBidi" w:cstheme="majorBidi"/>
          <w:b/>
          <w:bCs/>
          <w:sz w:val="22"/>
          <w:lang w:bidi="ar-SA"/>
        </w:rPr>
        <w:t>raph (PG)</w:t>
      </w:r>
    </w:p>
    <w:p w14:paraId="5ADF4008" w14:textId="55BC8C82" w:rsidR="00F25A18" w:rsidRPr="00B51214" w:rsidRDefault="00133854" w:rsidP="00F25A18">
      <w:pPr>
        <w:spacing w:after="120" w:line="264" w:lineRule="auto"/>
        <w:ind w:left="0" w:right="0" w:firstLine="284"/>
        <w:rPr>
          <w:sz w:val="22"/>
        </w:rPr>
      </w:pPr>
      <w:r w:rsidRPr="0094686A">
        <w:rPr>
          <w:rFonts w:asciiTheme="majorBidi" w:hAnsiTheme="majorBidi" w:cstheme="majorBidi"/>
          <w:sz w:val="22"/>
        </w:rPr>
        <w:t xml:space="preserve"> </w:t>
      </w:r>
      <w:commentRangeStart w:id="187"/>
      <w:r w:rsidR="00F25A18" w:rsidRPr="00B51214">
        <w:rPr>
          <w:sz w:val="22"/>
        </w:rPr>
        <w:t xml:space="preserve">Program graphs over a set </w:t>
      </w:r>
      <m:oMath>
        <m:r>
          <w:rPr>
            <w:rFonts w:ascii="Cambria Math" w:hAnsi="Cambria Math"/>
            <w:sz w:val="22"/>
          </w:rPr>
          <m:t>Var</m:t>
        </m:r>
      </m:oMath>
      <w:r w:rsidR="00F25A18" w:rsidRPr="00B51214">
        <w:rPr>
          <w:sz w:val="22"/>
        </w:rPr>
        <w:t xml:space="preserve"> of typed variables.</w:t>
      </w:r>
      <w:commentRangeEnd w:id="187"/>
      <w:r w:rsidR="00F25A18" w:rsidRPr="00B51214">
        <w:rPr>
          <w:rStyle w:val="CommentReference"/>
          <w:sz w:val="22"/>
          <w:szCs w:val="22"/>
        </w:rPr>
        <w:commentReference w:id="187"/>
      </w:r>
      <w:r w:rsidR="00F25A18" w:rsidRPr="00B51214">
        <w:rPr>
          <w:sz w:val="22"/>
        </w:rPr>
        <w:t xml:space="preserve"> Essentially, this means that a standardized type (e.g., boolean, integer, or char) is associated with each variable. The type of variable </w:t>
      </w:r>
      <w:r w:rsidR="00F25A18" w:rsidRPr="00B51214">
        <w:rPr>
          <w:i/>
          <w:iCs/>
          <w:sz w:val="22"/>
        </w:rPr>
        <w:t>x</w:t>
      </w:r>
      <w:r w:rsidR="00F25A18" w:rsidRPr="00B51214">
        <w:rPr>
          <w:sz w:val="22"/>
        </w:rPr>
        <w:t xml:space="preserve"> is called the domain </w:t>
      </w:r>
      <m:oMath>
        <m:r>
          <w:rPr>
            <w:rFonts w:ascii="Cambria Math" w:hAnsi="Cambria Math"/>
            <w:sz w:val="22"/>
          </w:rPr>
          <m:t>dom(x)</m:t>
        </m:r>
      </m:oMath>
      <w:r w:rsidR="00F25A18" w:rsidRPr="00B51214">
        <w:rPr>
          <w:sz w:val="22"/>
        </w:rPr>
        <w:t xml:space="preserve"> of </w:t>
      </w:r>
      <m:oMath>
        <m:r>
          <w:rPr>
            <w:rFonts w:ascii="Cambria Math" w:hAnsi="Cambria Math"/>
            <w:sz w:val="22"/>
          </w:rPr>
          <m:t>x</m:t>
        </m:r>
      </m:oMath>
      <w:r w:rsidR="00F25A18" w:rsidRPr="00B51214">
        <w:rPr>
          <w:sz w:val="22"/>
        </w:rPr>
        <w:t xml:space="preserve">. Let </w:t>
      </w:r>
      <m:oMath>
        <m:r>
          <w:rPr>
            <w:rFonts w:ascii="Cambria Math" w:hAnsi="Cambria Math"/>
            <w:sz w:val="22"/>
          </w:rPr>
          <m:t>Eval(Var)</m:t>
        </m:r>
      </m:oMath>
      <w:r w:rsidR="00F25A18" w:rsidRPr="00B51214">
        <w:rPr>
          <w:sz w:val="22"/>
        </w:rPr>
        <w:t xml:space="preserve"> denote the set of (variable) evaluations that assign values to variables. </w:t>
      </w:r>
      <w:r w:rsidR="00F25A18" w:rsidRPr="00B51214">
        <w:rPr>
          <w:i/>
          <w:iCs/>
          <w:sz w:val="22"/>
        </w:rPr>
        <w:t>Cond(Var)</w:t>
      </w:r>
      <w:r w:rsidR="00F25A18" w:rsidRPr="00B51214">
        <w:rPr>
          <w:sz w:val="22"/>
        </w:rPr>
        <w:t xml:space="preserve"> is the set of Boolean conditions over </w:t>
      </w:r>
      <m:oMath>
        <m:r>
          <w:rPr>
            <w:rFonts w:ascii="Cambria Math" w:hAnsi="Cambria Math"/>
            <w:sz w:val="22"/>
          </w:rPr>
          <m:t>Var</m:t>
        </m:r>
      </m:oMath>
      <w:r w:rsidR="00F25A18" w:rsidRPr="00B51214">
        <w:rPr>
          <w:sz w:val="22"/>
        </w:rPr>
        <w:t xml:space="preserve">. </w:t>
      </w:r>
    </w:p>
    <w:p w14:paraId="3FB67DE0" w14:textId="77777777" w:rsidR="00F25A18" w:rsidRDefault="00F25A18" w:rsidP="00F25A18">
      <w:pPr>
        <w:spacing w:after="120" w:line="264" w:lineRule="auto"/>
        <w:ind w:left="0" w:right="0" w:firstLine="272"/>
        <w:rPr>
          <w:sz w:val="22"/>
        </w:rPr>
      </w:pPr>
    </w:p>
    <w:p w14:paraId="7377CBD2" w14:textId="5DC79557" w:rsidR="00F25A18" w:rsidRPr="00933285" w:rsidRDefault="00F25A18" w:rsidP="00C36698">
      <w:pPr>
        <w:spacing w:after="120" w:line="264" w:lineRule="auto"/>
        <w:ind w:left="0" w:right="0" w:firstLine="284"/>
        <w:rPr>
          <w:b/>
          <w:bCs/>
          <w:sz w:val="22"/>
          <w:highlight w:val="yellow"/>
          <w:rtl/>
        </w:rPr>
      </w:pPr>
      <w:r w:rsidRPr="00933285">
        <w:rPr>
          <w:b/>
          <w:bCs/>
          <w:sz w:val="22"/>
          <w:highlight w:val="yellow"/>
          <w:u w:val="single"/>
        </w:rPr>
        <w:t>Definition</w:t>
      </w:r>
      <w:r w:rsidRPr="00933285">
        <w:rPr>
          <w:b/>
          <w:bCs/>
          <w:sz w:val="22"/>
          <w:highlight w:val="yellow"/>
        </w:rPr>
        <w:t>:</w:t>
      </w:r>
      <w:r w:rsidR="00C36698" w:rsidRPr="00933285">
        <w:rPr>
          <w:b/>
          <w:bCs/>
          <w:sz w:val="22"/>
          <w:highlight w:val="yellow"/>
        </w:rPr>
        <w:t xml:space="preserve"> </w:t>
      </w:r>
      <w:r w:rsidRPr="00933285">
        <w:rPr>
          <w:rFonts w:asciiTheme="majorBidi" w:hAnsiTheme="majorBidi" w:cstheme="majorBidi"/>
          <w:sz w:val="22"/>
          <w:highlight w:val="yellow"/>
        </w:rPr>
        <w:t>A program graph PG over set Var of typed variables is a tuple (</w:t>
      </w:r>
      <w:r w:rsidRPr="00933285">
        <w:rPr>
          <w:rFonts w:asciiTheme="majorBidi" w:hAnsiTheme="majorBidi" w:cstheme="majorBidi"/>
          <w:i/>
          <w:iCs/>
          <w:sz w:val="22"/>
          <w:highlight w:val="yellow"/>
        </w:rPr>
        <w:t xml:space="preserve">Loc, Act, Effect, →, </w:t>
      </w:r>
      <m:oMath>
        <m:sSub>
          <m:sSubPr>
            <m:ctrlPr>
              <w:rPr>
                <w:rFonts w:ascii="Cambria Math" w:hAnsi="Cambria Math" w:cstheme="majorBidi"/>
                <w:i/>
                <w:iCs/>
                <w:sz w:val="22"/>
                <w:highlight w:val="yellow"/>
              </w:rPr>
            </m:ctrlPr>
          </m:sSubPr>
          <m:e>
            <m:r>
              <w:rPr>
                <w:rFonts w:ascii="Cambria Math" w:hAnsi="Cambria Math" w:cstheme="majorBidi"/>
                <w:sz w:val="22"/>
                <w:highlight w:val="yellow"/>
              </w:rPr>
              <m:t>Loc</m:t>
            </m:r>
          </m:e>
          <m:sub>
            <m:r>
              <w:rPr>
                <w:rFonts w:ascii="Cambria Math" w:hAnsi="Cambria Math" w:cstheme="majorBidi"/>
                <w:sz w:val="22"/>
                <w:highlight w:val="yellow"/>
              </w:rPr>
              <m:t>0</m:t>
            </m:r>
          </m:sub>
        </m:sSub>
      </m:oMath>
      <w:r w:rsidRPr="00933285">
        <w:rPr>
          <w:rFonts w:asciiTheme="majorBidi" w:hAnsiTheme="majorBidi" w:cstheme="majorBidi"/>
          <w:i/>
          <w:iCs/>
          <w:sz w:val="22"/>
          <w:highlight w:val="yellow"/>
        </w:rPr>
        <w:t xml:space="preserve">, </w:t>
      </w:r>
      <m:oMath>
        <m:sSub>
          <m:sSubPr>
            <m:ctrlPr>
              <w:rPr>
                <w:rFonts w:ascii="Cambria Math" w:hAnsi="Cambria Math" w:cstheme="majorBidi"/>
                <w:i/>
                <w:iCs/>
                <w:sz w:val="22"/>
                <w:highlight w:val="yellow"/>
              </w:rPr>
            </m:ctrlPr>
          </m:sSubPr>
          <m:e>
            <m:r>
              <w:rPr>
                <w:rFonts w:ascii="Cambria Math" w:hAnsi="Cambria Math" w:cstheme="majorBidi"/>
                <w:sz w:val="22"/>
                <w:highlight w:val="yellow"/>
              </w:rPr>
              <m:t>g</m:t>
            </m:r>
          </m:e>
          <m:sub>
            <m:r>
              <w:rPr>
                <w:rFonts w:ascii="Cambria Math" w:hAnsi="Cambria Math" w:cstheme="majorBidi"/>
                <w:sz w:val="22"/>
                <w:highlight w:val="yellow"/>
              </w:rPr>
              <m:t>0</m:t>
            </m:r>
          </m:sub>
        </m:sSub>
      </m:oMath>
      <w:r w:rsidRPr="00933285">
        <w:rPr>
          <w:rFonts w:asciiTheme="majorBidi" w:hAnsiTheme="majorBidi" w:cstheme="majorBidi"/>
          <w:sz w:val="22"/>
          <w:highlight w:val="yellow"/>
        </w:rPr>
        <w:t>) where</w:t>
      </w:r>
      <w:r w:rsidR="00C36698" w:rsidRPr="00933285">
        <w:rPr>
          <w:rFonts w:asciiTheme="majorBidi" w:hAnsiTheme="majorBidi" w:cstheme="majorBidi"/>
          <w:sz w:val="22"/>
          <w:highlight w:val="yellow"/>
        </w:rPr>
        <w:t>:</w:t>
      </w:r>
      <w:r w:rsidRPr="00933285">
        <w:rPr>
          <w:rFonts w:asciiTheme="majorBidi" w:hAnsiTheme="majorBidi" w:cstheme="majorBidi"/>
          <w:color w:val="auto"/>
          <w:sz w:val="22"/>
          <w:highlight w:val="yellow"/>
          <w:rtl/>
        </w:rPr>
        <w:tab/>
      </w:r>
    </w:p>
    <w:p w14:paraId="55D31FBD" w14:textId="29AE75CF" w:rsidR="00F25A18" w:rsidRPr="00933285" w:rsidRDefault="00C36698" w:rsidP="00215A7B">
      <w:pPr>
        <w:numPr>
          <w:ilvl w:val="0"/>
          <w:numId w:val="24"/>
        </w:numPr>
        <w:tabs>
          <w:tab w:val="clear" w:pos="720"/>
          <w:tab w:val="num" w:pos="2160"/>
        </w:tabs>
        <w:spacing w:after="0" w:line="240" w:lineRule="auto"/>
        <w:ind w:left="284" w:right="0" w:hanging="284"/>
        <w:contextualSpacing/>
        <w:jc w:val="left"/>
        <w:rPr>
          <w:rFonts w:asciiTheme="majorBidi" w:hAnsiTheme="majorBidi" w:cstheme="majorBidi"/>
          <w:sz w:val="22"/>
          <w:highlight w:val="yellow"/>
        </w:rPr>
      </w:pPr>
      <m:oMath>
        <m:r>
          <w:rPr>
            <w:rFonts w:ascii="Cambria Math" w:hAnsi="Cambria Math" w:cstheme="majorBidi"/>
            <w:sz w:val="22"/>
            <w:highlight w:val="yellow"/>
          </w:rPr>
          <m:t>Loc</m:t>
        </m:r>
        <m:r>
          <w:rPr>
            <w:rStyle w:val="CommentReference"/>
            <w:rFonts w:ascii="Cambria Math" w:hAnsi="Cambria Math" w:cstheme="majorBidi"/>
            <w:i/>
            <w:iCs/>
            <w:sz w:val="22"/>
            <w:szCs w:val="22"/>
            <w:highlight w:val="yellow"/>
          </w:rPr>
          <w:commentReference w:id="188"/>
        </m:r>
      </m:oMath>
      <w:r w:rsidR="00F25A18" w:rsidRPr="00933285">
        <w:rPr>
          <w:rFonts w:asciiTheme="majorBidi" w:hAnsiTheme="majorBidi" w:cstheme="majorBidi"/>
          <w:sz w:val="22"/>
          <w:highlight w:val="yellow"/>
        </w:rPr>
        <w:t> is a set of locations</w:t>
      </w:r>
    </w:p>
    <w:p w14:paraId="1F757798" w14:textId="04BA8861" w:rsidR="00F25A18" w:rsidRPr="00933285" w:rsidRDefault="00C36698" w:rsidP="00215A7B">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highlight w:val="yellow"/>
        </w:rPr>
      </w:pPr>
      <m:oMath>
        <m:r>
          <w:rPr>
            <w:rFonts w:ascii="Cambria Math" w:hAnsi="Cambria Math" w:cstheme="majorBidi"/>
            <w:sz w:val="22"/>
            <w:highlight w:val="yellow"/>
          </w:rPr>
          <m:t>Act</m:t>
        </m:r>
      </m:oMath>
      <w:r w:rsidR="00F25A18" w:rsidRPr="00933285">
        <w:rPr>
          <w:rFonts w:asciiTheme="majorBidi" w:hAnsiTheme="majorBidi" w:cstheme="majorBidi"/>
          <w:sz w:val="22"/>
          <w:highlight w:val="yellow"/>
        </w:rPr>
        <w:t> is a set of actions,</w:t>
      </w:r>
    </w:p>
    <w:p w14:paraId="7879C534" w14:textId="0B9C5AF4" w:rsidR="00F25A18" w:rsidRPr="00933285" w:rsidRDefault="00C36698" w:rsidP="00215A7B">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highlight w:val="yellow"/>
        </w:rPr>
      </w:pPr>
      <m:oMath>
        <m:r>
          <w:rPr>
            <w:rFonts w:ascii="Cambria Math" w:hAnsi="Cambria Math" w:cstheme="majorBidi"/>
            <w:sz w:val="22"/>
            <w:highlight w:val="yellow"/>
          </w:rPr>
          <m:t>Effect:Act×Eva</m:t>
        </m:r>
        <m:r>
          <w:rPr>
            <w:rFonts w:ascii="Cambria Math" w:hAnsi="Cambria Math" w:cs="Cambria Math"/>
            <w:sz w:val="22"/>
            <w:highlight w:val="yellow"/>
          </w:rPr>
          <m:t>l</m:t>
        </m:r>
        <m:r>
          <w:rPr>
            <w:rFonts w:ascii="Cambria Math" w:hAnsi="Cambria Math" w:cstheme="majorBidi"/>
            <w:sz w:val="22"/>
            <w:highlight w:val="yellow"/>
          </w:rPr>
          <m:t>(Var)→Eval(Var) →Eval(Var)</m:t>
        </m:r>
        <m:r>
          <w:rPr>
            <w:rFonts w:ascii="Cambria Math" w:hAnsi="Cambria Math" w:cstheme="majorBidi"/>
            <w:sz w:val="22"/>
            <w:highlight w:val="yellow"/>
          </w:rPr>
          <m:t> </m:t>
        </m:r>
      </m:oMath>
      <w:r w:rsidR="00F25A18" w:rsidRPr="00933285">
        <w:rPr>
          <w:rFonts w:asciiTheme="majorBidi" w:hAnsiTheme="majorBidi" w:cstheme="majorBidi"/>
          <w:sz w:val="22"/>
          <w:highlight w:val="yellow"/>
        </w:rPr>
        <w:t>is the effect function,</w:t>
      </w:r>
    </w:p>
    <w:p w14:paraId="728F4490" w14:textId="3060B440" w:rsidR="00F25A18" w:rsidRPr="00933285" w:rsidRDefault="00C36698" w:rsidP="00215A7B">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highlight w:val="yellow"/>
        </w:rPr>
      </w:pPr>
      <m:oMath>
        <m:r>
          <w:rPr>
            <w:rFonts w:ascii="Cambria Math" w:hAnsi="Cambria Math" w:cstheme="majorBidi"/>
            <w:sz w:val="22"/>
            <w:highlight w:val="yellow"/>
          </w:rPr>
          <m:t>→</m:t>
        </m:r>
        <m:r>
          <w:rPr>
            <w:rFonts w:ascii="Cambria Math" w:hAnsi="Cambria Math" w:cs="Cambria Math"/>
            <w:sz w:val="22"/>
            <w:highlight w:val="yellow"/>
          </w:rPr>
          <m:t>⊆</m:t>
        </m:r>
        <m:r>
          <w:rPr>
            <w:rFonts w:ascii="Cambria Math" w:hAnsi="Cambria Math" w:cstheme="majorBidi"/>
            <w:sz w:val="22"/>
            <w:highlight w:val="yellow"/>
          </w:rPr>
          <m:t>Loc×Cond(Var)×Act×Loc</m:t>
        </m:r>
        <m:r>
          <w:rPr>
            <w:rFonts w:ascii="Cambria Math" w:hAnsi="Cambria Math" w:cs="Cambria Math"/>
            <w:sz w:val="22"/>
            <w:highlight w:val="yellow"/>
          </w:rPr>
          <m:t>↪⊆</m:t>
        </m:r>
        <m:r>
          <w:rPr>
            <w:rFonts w:ascii="Cambria Math" w:hAnsi="Cambria Math" w:cstheme="majorBidi"/>
            <w:sz w:val="22"/>
            <w:highlight w:val="yellow"/>
          </w:rPr>
          <m:t>Loc×Cond(Var)×Act×Loc</m:t>
        </m:r>
      </m:oMath>
      <w:r w:rsidR="00F25A18" w:rsidRPr="00933285">
        <w:rPr>
          <w:rFonts w:asciiTheme="majorBidi" w:hAnsiTheme="majorBidi" w:cstheme="majorBidi"/>
          <w:sz w:val="22"/>
          <w:highlight w:val="yellow"/>
        </w:rPr>
        <w:t> is the conditional transition relation,</w:t>
      </w:r>
    </w:p>
    <w:p w14:paraId="7D463F12" w14:textId="464FF124" w:rsidR="00F25A18" w:rsidRPr="00933285" w:rsidRDefault="00F25A18" w:rsidP="00215A7B">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highlight w:val="yellow"/>
        </w:rPr>
      </w:pPr>
      <m:oMath>
        <m:sSub>
          <m:sSubPr>
            <m:ctrlPr>
              <w:rPr>
                <w:rFonts w:ascii="Cambria Math" w:hAnsi="Cambria Math" w:cstheme="majorBidi"/>
                <w:i/>
                <w:sz w:val="22"/>
                <w:highlight w:val="yellow"/>
              </w:rPr>
            </m:ctrlPr>
          </m:sSubPr>
          <m:e>
            <m:r>
              <w:rPr>
                <w:rFonts w:ascii="Cambria Math" w:hAnsi="Cambria Math" w:cstheme="majorBidi"/>
                <w:sz w:val="22"/>
                <w:highlight w:val="yellow"/>
              </w:rPr>
              <m:t>Loc</m:t>
            </m:r>
          </m:e>
          <m:sub>
            <m:r>
              <w:rPr>
                <w:rFonts w:ascii="Cambria Math" w:hAnsi="Cambria Math" w:cstheme="majorBidi"/>
                <w:sz w:val="22"/>
                <w:highlight w:val="yellow"/>
              </w:rPr>
              <m:t>0</m:t>
            </m:r>
          </m:sub>
        </m:sSub>
      </m:oMath>
      <w:r w:rsidRPr="00933285">
        <w:rPr>
          <w:rFonts w:ascii="Cambria Math" w:hAnsi="Cambria Math" w:cs="Cambria Math"/>
          <w:i/>
          <w:sz w:val="22"/>
          <w:highlight w:val="yellow"/>
        </w:rPr>
        <w:t>⊆</w:t>
      </w:r>
      <m:oMath>
        <m:r>
          <w:rPr>
            <w:rFonts w:ascii="Cambria Math" w:hAnsi="Cambria Math" w:cstheme="majorBidi"/>
            <w:sz w:val="22"/>
            <w:highlight w:val="yellow"/>
          </w:rPr>
          <m:t>Loc</m:t>
        </m:r>
      </m:oMath>
      <w:r w:rsidRPr="00933285">
        <w:rPr>
          <w:rFonts w:asciiTheme="majorBidi" w:hAnsiTheme="majorBidi" w:cstheme="majorBidi"/>
          <w:sz w:val="22"/>
          <w:highlight w:val="yellow"/>
        </w:rPr>
        <w:t> is a set of initial locations,</w:t>
      </w:r>
    </w:p>
    <w:p w14:paraId="058706F6" w14:textId="599A83CB" w:rsidR="00215A7B" w:rsidRPr="00933285" w:rsidRDefault="00F25A18" w:rsidP="00215A7B">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highlight w:val="yellow"/>
        </w:rPr>
      </w:pPr>
      <m:oMath>
        <m:sSub>
          <m:sSubPr>
            <m:ctrlPr>
              <w:rPr>
                <w:rFonts w:ascii="Cambria Math" w:hAnsi="Cambria Math" w:cstheme="majorBidi"/>
                <w:i/>
                <w:sz w:val="22"/>
                <w:highlight w:val="yellow"/>
              </w:rPr>
            </m:ctrlPr>
          </m:sSubPr>
          <m:e>
            <m:r>
              <w:rPr>
                <w:rFonts w:ascii="Cambria Math" w:hAnsi="Cambria Math" w:cstheme="majorBidi"/>
                <w:sz w:val="22"/>
                <w:highlight w:val="yellow"/>
              </w:rPr>
              <m:t>g</m:t>
            </m:r>
          </m:e>
          <m:sub>
            <m:r>
              <w:rPr>
                <w:rFonts w:ascii="Cambria Math" w:hAnsi="Cambria Math" w:cstheme="majorBidi"/>
                <w:sz w:val="22"/>
                <w:highlight w:val="yellow"/>
              </w:rPr>
              <m:t>0</m:t>
            </m:r>
          </m:sub>
        </m:sSub>
        <m:r>
          <w:rPr>
            <w:rFonts w:ascii="Cambria Math" w:hAnsi="Cambria Math" w:cs="Cambria Math"/>
            <w:sz w:val="22"/>
            <w:highlight w:val="yellow"/>
          </w:rPr>
          <m:t>∈</m:t>
        </m:r>
        <m:r>
          <w:rPr>
            <w:rFonts w:ascii="Cambria Math" w:hAnsi="Cambria Math" w:cstheme="majorBidi"/>
            <w:sz w:val="22"/>
            <w:highlight w:val="yellow"/>
          </w:rPr>
          <m:t>Cond(Var)</m:t>
        </m:r>
      </m:oMath>
      <w:r w:rsidRPr="00933285">
        <w:rPr>
          <w:rFonts w:asciiTheme="majorBidi" w:hAnsiTheme="majorBidi" w:cstheme="majorBidi"/>
          <w:sz w:val="22"/>
          <w:highlight w:val="yellow"/>
        </w:rPr>
        <w:t> is the initial condition.</w:t>
      </w:r>
    </w:p>
    <w:p w14:paraId="3033E59E" w14:textId="288B14B2" w:rsidR="00644025" w:rsidRDefault="00644025" w:rsidP="00215A7B">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sz w:val="22"/>
          <w:lang w:bidi="ar-SA"/>
        </w:rPr>
      </w:pPr>
      <w:r w:rsidRPr="00644025">
        <w:rPr>
          <w:rFonts w:asciiTheme="majorBidi" w:hAnsiTheme="majorBidi" w:cstheme="majorBidi"/>
          <w:b/>
          <w:bCs/>
          <w:sz w:val="22"/>
        </w:rPr>
        <w:t xml:space="preserve">2.3 </w:t>
      </w:r>
      <w:r w:rsidRPr="00644025">
        <w:rPr>
          <w:rFonts w:asciiTheme="majorBidi" w:eastAsiaTheme="minorEastAsia" w:hAnsiTheme="majorBidi" w:cstheme="majorBidi"/>
          <w:b/>
          <w:bCs/>
          <w:sz w:val="22"/>
          <w:lang w:bidi="ar-SA"/>
        </w:rPr>
        <w:t xml:space="preserve">Linear Temporal Logic(LTL) </w:t>
      </w:r>
    </w:p>
    <w:p w14:paraId="52F831C9" w14:textId="041144F2" w:rsidR="003A0468" w:rsidRPr="00933285" w:rsidRDefault="003A0468" w:rsidP="003A0468">
      <w:pPr>
        <w:tabs>
          <w:tab w:val="left" w:pos="720"/>
        </w:tabs>
        <w:autoSpaceDE w:val="0"/>
        <w:autoSpaceDN w:val="0"/>
        <w:adjustRightInd w:val="0"/>
        <w:spacing w:after="120" w:line="264" w:lineRule="auto"/>
        <w:ind w:left="0" w:right="0" w:firstLine="284"/>
        <w:jc w:val="left"/>
        <w:rPr>
          <w:color w:val="000000" w:themeColor="text1"/>
          <w:sz w:val="22"/>
          <w:highlight w:val="yellow"/>
        </w:rPr>
      </w:pPr>
      <w:r w:rsidRPr="00933285">
        <w:rPr>
          <w:rFonts w:asciiTheme="majorBidi" w:eastAsiaTheme="minorEastAsia" w:hAnsiTheme="majorBidi" w:cstheme="majorBidi"/>
          <w:b/>
          <w:bCs/>
          <w:color w:val="000000" w:themeColor="text1"/>
          <w:sz w:val="22"/>
          <w:highlight w:val="yellow"/>
          <w:lang w:bidi="ar-SA"/>
        </w:rPr>
        <w:t xml:space="preserve">Linear </w:t>
      </w:r>
      <w:r w:rsidRPr="00933285">
        <w:rPr>
          <w:rFonts w:asciiTheme="majorBidi" w:eastAsiaTheme="minorEastAsia" w:hAnsiTheme="majorBidi" w:cstheme="majorBidi"/>
          <w:b/>
          <w:bCs/>
          <w:color w:val="000000" w:themeColor="text1"/>
          <w:sz w:val="22"/>
          <w:highlight w:val="yellow"/>
          <w:lang w:bidi="ar-SA"/>
        </w:rPr>
        <w:t xml:space="preserve"> </w:t>
      </w:r>
      <w:r w:rsidR="00050D60" w:rsidRPr="00933285">
        <w:rPr>
          <w:color w:val="000000" w:themeColor="text1"/>
          <w:sz w:val="22"/>
          <w:highlight w:val="yellow"/>
        </w:rPr>
        <w:t>Temporal logics (TL) is a convenient formalism for specifying and verifying properties of reactive systems. We can say that the modalities in Temporal Logic are Time abstract</w:t>
      </w:r>
      <w:r w:rsidR="00933285" w:rsidRPr="00933285">
        <w:rPr>
          <w:color w:val="000000" w:themeColor="text1"/>
          <w:sz w:val="22"/>
          <w:highlight w:val="yellow"/>
        </w:rPr>
        <w:t xml:space="preserve"> </w:t>
      </w:r>
    </w:p>
    <w:p w14:paraId="258EB3F0" w14:textId="7B7D1483" w:rsidR="00933285" w:rsidRPr="00933285" w:rsidRDefault="00933285" w:rsidP="00933285">
      <w:pPr>
        <w:tabs>
          <w:tab w:val="left" w:pos="720"/>
        </w:tabs>
        <w:autoSpaceDE w:val="0"/>
        <w:autoSpaceDN w:val="0"/>
        <w:adjustRightInd w:val="0"/>
        <w:spacing w:after="120" w:line="264" w:lineRule="auto"/>
        <w:ind w:left="0" w:right="0" w:firstLine="284"/>
        <w:jc w:val="left"/>
        <w:rPr>
          <w:color w:val="000000" w:themeColor="text1"/>
          <w:sz w:val="22"/>
          <w:highlight w:val="yellow"/>
        </w:rPr>
      </w:pPr>
      <w:r w:rsidRPr="00933285">
        <w:rPr>
          <w:color w:val="000000" w:themeColor="text1"/>
          <w:sz w:val="22"/>
          <w:highlight w:val="yellow"/>
        </w:rPr>
        <w:t xml:space="preserve">Linear temporal property (LT </w:t>
      </w:r>
      <w:r w:rsidRPr="00933285">
        <w:rPr>
          <w:rFonts w:asciiTheme="majorBidi" w:eastAsia="cmr10" w:hAnsiTheme="majorBidi" w:cstheme="majorBidi"/>
          <w:color w:val="000000" w:themeColor="text1"/>
          <w:sz w:val="22"/>
          <w:highlight w:val="yellow"/>
        </w:rPr>
        <w:t>properties</w:t>
      </w:r>
      <w:r w:rsidRPr="00933285">
        <w:rPr>
          <w:color w:val="000000" w:themeColor="text1"/>
          <w:sz w:val="22"/>
          <w:highlight w:val="yellow"/>
        </w:rPr>
        <w:t>) is</w:t>
      </w:r>
      <w:r w:rsidRPr="00933285">
        <w:rPr>
          <w:color w:val="000000" w:themeColor="text1"/>
          <w:sz w:val="22"/>
          <w:highlight w:val="yellow"/>
        </w:rPr>
        <w:t xml:space="preserve"> a temporal logic formula that describes a set of infinite sequences for which it is true</w:t>
      </w:r>
      <w:r w:rsidRPr="00933285">
        <w:rPr>
          <w:color w:val="000000" w:themeColor="text1"/>
          <w:sz w:val="22"/>
          <w:highlight w:val="yellow"/>
        </w:rPr>
        <w:t>.</w:t>
      </w:r>
    </w:p>
    <w:p w14:paraId="3CD05206" w14:textId="1379E5FC" w:rsidR="00933285" w:rsidRPr="00933285" w:rsidRDefault="00933285" w:rsidP="003A0468">
      <w:pPr>
        <w:tabs>
          <w:tab w:val="left" w:pos="720"/>
        </w:tabs>
        <w:autoSpaceDE w:val="0"/>
        <w:autoSpaceDN w:val="0"/>
        <w:adjustRightInd w:val="0"/>
        <w:spacing w:after="120" w:line="264" w:lineRule="auto"/>
        <w:ind w:left="0" w:right="0" w:firstLine="284"/>
        <w:jc w:val="left"/>
        <w:rPr>
          <w:color w:val="000000" w:themeColor="text1"/>
          <w:sz w:val="22"/>
        </w:rPr>
      </w:pPr>
      <w:r w:rsidRPr="00933285">
        <w:rPr>
          <w:rFonts w:asciiTheme="majorBidi" w:eastAsia="cmr10" w:hAnsiTheme="majorBidi" w:cstheme="majorBidi"/>
          <w:i/>
          <w:iCs/>
          <w:color w:val="000000" w:themeColor="text1"/>
          <w:sz w:val="22"/>
          <w:highlight w:val="yellow"/>
        </w:rPr>
        <w:t>LTL</w:t>
      </w:r>
      <w:r w:rsidRPr="00933285">
        <w:rPr>
          <w:rFonts w:asciiTheme="majorBidi" w:eastAsia="cmr10" w:hAnsiTheme="majorBidi" w:cstheme="majorBidi"/>
          <w:color w:val="000000" w:themeColor="text1"/>
          <w:sz w:val="22"/>
          <w:highlight w:val="yellow"/>
        </w:rPr>
        <w:t xml:space="preserve"> suited for specifying </w:t>
      </w:r>
      <w:commentRangeStart w:id="189"/>
      <w:r w:rsidRPr="00933285">
        <w:rPr>
          <w:rFonts w:asciiTheme="majorBidi" w:eastAsia="cmr10" w:hAnsiTheme="majorBidi" w:cstheme="majorBidi"/>
          <w:color w:val="000000" w:themeColor="text1"/>
          <w:sz w:val="22"/>
          <w:highlight w:val="yellow"/>
        </w:rPr>
        <w:t>LT properties</w:t>
      </w:r>
      <w:r w:rsidRPr="00933285">
        <w:rPr>
          <w:rFonts w:asciiTheme="majorBidi" w:eastAsia="cmr10" w:hAnsiTheme="majorBidi" w:cstheme="majorBidi"/>
          <w:color w:val="000000" w:themeColor="text1"/>
          <w:sz w:val="22"/>
          <w:highlight w:val="yellow"/>
        </w:rPr>
        <w:t>.</w:t>
      </w:r>
      <w:commentRangeEnd w:id="189"/>
      <w:r w:rsidRPr="00933285">
        <w:rPr>
          <w:rStyle w:val="CommentReference"/>
          <w:color w:val="000000" w:themeColor="text1"/>
          <w:sz w:val="22"/>
          <w:szCs w:val="22"/>
          <w:highlight w:val="yellow"/>
        </w:rPr>
        <w:commentReference w:id="189"/>
      </w:r>
      <w:r w:rsidRPr="00933285">
        <w:rPr>
          <w:rFonts w:asciiTheme="majorBidi" w:eastAsia="cmr10" w:hAnsiTheme="majorBidi" w:cstheme="majorBidi"/>
          <w:color w:val="000000" w:themeColor="text1"/>
          <w:sz w:val="22"/>
          <w:highlight w:val="yellow"/>
        </w:rPr>
        <w:t xml:space="preserve"> LTL can be used to specify important system properties.</w:t>
      </w:r>
    </w:p>
    <w:p w14:paraId="09243275" w14:textId="21445470" w:rsidR="00644025" w:rsidRPr="00644025" w:rsidRDefault="00215A7B" w:rsidP="00BE6FDB">
      <w:pPr>
        <w:tabs>
          <w:tab w:val="left" w:pos="720"/>
        </w:tabs>
        <w:autoSpaceDE w:val="0"/>
        <w:autoSpaceDN w:val="0"/>
        <w:adjustRightInd w:val="0"/>
        <w:spacing w:after="120" w:line="264" w:lineRule="auto"/>
        <w:ind w:left="0" w:right="0" w:firstLine="284"/>
        <w:jc w:val="left"/>
        <w:rPr>
          <w:rFonts w:asciiTheme="majorBidi" w:eastAsiaTheme="minorEastAsia" w:hAnsiTheme="majorBidi" w:cstheme="majorBidi"/>
          <w:b/>
          <w:bCs/>
          <w:sz w:val="22"/>
          <w:lang w:bidi="ar-SA"/>
        </w:rPr>
      </w:pPr>
      <w:r w:rsidRPr="00B51214">
        <w:rPr>
          <w:rFonts w:asciiTheme="majorBidi" w:eastAsia="cmr10" w:hAnsiTheme="majorBidi" w:cstheme="majorBidi"/>
          <w:sz w:val="22"/>
        </w:rPr>
        <w:t xml:space="preserve">The underlying nature of time in temporal logics is </w:t>
      </w:r>
      <w:r w:rsidRPr="00B51214">
        <w:rPr>
          <w:rFonts w:asciiTheme="majorBidi" w:eastAsia="cmr10" w:hAnsiTheme="majorBidi" w:cstheme="majorBidi"/>
          <w:i/>
          <w:iCs/>
          <w:sz w:val="22"/>
        </w:rPr>
        <w:t>linear</w:t>
      </w:r>
      <w:r w:rsidRPr="00B51214">
        <w:rPr>
          <w:rFonts w:asciiTheme="majorBidi" w:eastAsia="cmr10" w:hAnsiTheme="majorBidi" w:cstheme="majorBidi"/>
          <w:sz w:val="22"/>
        </w:rPr>
        <w:t>. i.e.  at each moment in time there is a single successor moment, several</w:t>
      </w:r>
      <w:r w:rsidRPr="00B51214">
        <w:rPr>
          <w:rFonts w:asciiTheme="majorBidi" w:hAnsiTheme="majorBidi" w:cstheme="majorBidi"/>
          <w:sz w:val="22"/>
        </w:rPr>
        <w:t xml:space="preserve"> model-checking tools use LTL as a property specification language. The model checker SPIN is a prominent example of such an automated verification tool.</w:t>
      </w:r>
      <w:r w:rsidR="00050D60">
        <w:rPr>
          <w:rFonts w:asciiTheme="majorBidi" w:hAnsiTheme="majorBidi" w:cstheme="majorBidi"/>
          <w:sz w:val="22"/>
        </w:rPr>
        <w:tab/>
      </w:r>
    </w:p>
    <w:p w14:paraId="60F313C9" w14:textId="6953CD0F" w:rsidR="00BE6FDB" w:rsidRPr="009F348C" w:rsidRDefault="00BE6FDB" w:rsidP="00795826">
      <w:pPr>
        <w:spacing w:after="0" w:line="264" w:lineRule="auto"/>
        <w:ind w:left="0" w:right="0" w:firstLine="284"/>
        <w:rPr>
          <w:rFonts w:asciiTheme="majorBidi" w:hAnsiTheme="majorBidi" w:cstheme="majorBidi"/>
          <w:i/>
          <w:color w:val="auto"/>
          <w:sz w:val="22"/>
          <w:lang w:bidi="ar-SA"/>
        </w:rPr>
      </w:pPr>
      <w:r>
        <w:rPr>
          <w:rFonts w:asciiTheme="majorBidi" w:eastAsiaTheme="minorEastAsia" w:hAnsiTheme="majorBidi" w:cstheme="majorBidi"/>
          <w:b/>
          <w:bCs/>
          <w:i/>
          <w:iCs/>
          <w:color w:val="auto"/>
          <w:sz w:val="22"/>
          <w:u w:val="single"/>
        </w:rPr>
        <w:t>Syntax  :</w:t>
      </w:r>
      <w:r w:rsidRPr="00BE6FDB">
        <w:rPr>
          <w:rFonts w:asciiTheme="majorBidi" w:hAnsiTheme="majorBidi" w:cstheme="majorBidi"/>
          <w:sz w:val="22"/>
        </w:rPr>
        <w:t xml:space="preserve"> </w:t>
      </w:r>
      <w:r w:rsidRPr="009F348C">
        <w:rPr>
          <w:rFonts w:asciiTheme="majorBidi" w:hAnsiTheme="majorBidi" w:cstheme="majorBidi"/>
          <w:sz w:val="22"/>
        </w:rPr>
        <w:t>LTL formulae over the set AP of atomic proposition are formed acco</w:t>
      </w:r>
      <w:r>
        <w:rPr>
          <w:rFonts w:asciiTheme="majorBidi" w:hAnsiTheme="majorBidi" w:cstheme="majorBidi"/>
          <w:sz w:val="22"/>
        </w:rPr>
        <w:t>rding to the following gramma</w:t>
      </w:r>
      <m:oMath>
        <m:r>
          <w:rPr>
            <w:rFonts w:ascii="Cambria Math" w:hAnsi="Cambria Math" w:cstheme="majorBidi"/>
            <w:sz w:val="22"/>
          </w:rPr>
          <m:t xml:space="preserve">: </m:t>
        </m:r>
        <m:r>
          <m:rPr>
            <m:sty m:val="p"/>
          </m:rPr>
          <w:rPr>
            <w:rFonts w:ascii="Cambria Math" w:eastAsiaTheme="minorEastAsia" w:hAnsi="Cambria Math" w:cstheme="majorBidi"/>
            <w:color w:val="auto"/>
            <w:sz w:val="22"/>
            <w:lang w:bidi="ar-SA"/>
          </w:rPr>
          <m:t xml:space="preserve"> </m:t>
        </m:r>
      </m:oMath>
    </w:p>
    <w:p w14:paraId="684AEA59" w14:textId="77777777" w:rsidR="00BE6FDB" w:rsidRPr="009F348C" w:rsidRDefault="00BE6FDB" w:rsidP="00795826">
      <w:pPr>
        <w:spacing w:after="0" w:line="264" w:lineRule="auto"/>
        <w:ind w:left="0" w:right="0" w:firstLine="720"/>
        <w:rPr>
          <w:rFonts w:asciiTheme="majorBidi" w:hAnsiTheme="majorBidi" w:cstheme="majorBidi"/>
          <w:i/>
          <w:sz w:val="22"/>
        </w:rPr>
      </w:pPr>
      <m:oMathPara>
        <m:oMathParaPr>
          <m:jc m:val="left"/>
        </m:oMathParaPr>
        <m:oMath>
          <m:r>
            <w:rPr>
              <w:rFonts w:ascii="Cambria Math" w:eastAsiaTheme="minorEastAsia" w:hAnsi="Cambria Math" w:cstheme="majorBidi"/>
              <w:color w:val="auto"/>
              <w:sz w:val="22"/>
              <w:lang w:bidi="ar-SA"/>
            </w:rPr>
            <m:t>φ</m:t>
          </m:r>
          <m:r>
            <w:rPr>
              <w:rFonts w:ascii="Cambria Math" w:hAnsi="Cambria Math" w:cstheme="majorBidi"/>
              <w:sz w:val="22"/>
            </w:rPr>
            <m:t xml:space="preserve">  :≔ true  </m:t>
          </m:r>
          <m:d>
            <m:dPr>
              <m:begChr m:val="|"/>
              <m:endChr m:val="|"/>
              <m:ctrlPr>
                <w:rPr>
                  <w:rFonts w:ascii="Cambria Math" w:hAnsi="Cambria Math" w:cstheme="majorBidi"/>
                  <w:i/>
                  <w:sz w:val="22"/>
                </w:rPr>
              </m:ctrlPr>
            </m:dPr>
            <m:e>
              <m:r>
                <w:rPr>
                  <w:rFonts w:ascii="Cambria Math" w:hAnsi="Cambria Math" w:cstheme="majorBidi"/>
                  <w:sz w:val="22"/>
                </w:rPr>
                <m:t xml:space="preserve">  a  </m:t>
              </m:r>
              <m:d>
                <m:dPr>
                  <m:begChr m:val="|"/>
                  <m:endChr m:val="|"/>
                  <m:ctrlPr>
                    <w:rPr>
                      <w:rFonts w:ascii="Cambria Math" w:hAnsi="Cambria Math" w:cstheme="majorBidi"/>
                      <w:i/>
                      <w:sz w:val="22"/>
                    </w:rPr>
                  </m:ctrlPr>
                </m:dPr>
                <m:e>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 xml:space="preserve"> φ</m:t>
                      </m:r>
                    </m:e>
                    <m:sub>
                      <m:r>
                        <w:rPr>
                          <w:rFonts w:ascii="Cambria Math" w:hAnsi="Cambria Math" w:cstheme="majorBidi"/>
                          <w:sz w:val="22"/>
                        </w:rPr>
                        <m:t>1</m:t>
                      </m:r>
                    </m:sub>
                  </m:sSub>
                  <m:r>
                    <w:rPr>
                      <w:rFonts w:ascii="Cambria Math" w:hAnsi="Cambria Math" w:cstheme="majorBidi"/>
                      <w:sz w:val="22"/>
                    </w:rPr>
                    <m:t xml:space="preserve"> </m:t>
                  </m:r>
                  <m:r>
                    <w:rPr>
                      <w:rFonts w:ascii="Cambria Math" w:hAnsi="Cambria Math" w:cs="Cambria Math"/>
                      <w:sz w:val="22"/>
                    </w:rPr>
                    <m:t>∧</m:t>
                  </m:r>
                  <m:r>
                    <w:rPr>
                      <w:rFonts w:ascii="Cambria Math" w:hAnsi="Cambria Math" w:cstheme="majorBidi"/>
                      <w:sz w:val="22"/>
                    </w:rPr>
                    <m:t xml:space="preserve"> </m:t>
                  </m:r>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φ</m:t>
                      </m:r>
                    </m:e>
                    <m:sub>
                      <m:r>
                        <w:rPr>
                          <w:rFonts w:ascii="Cambria Math" w:hAnsi="Cambria Math" w:cstheme="majorBidi"/>
                          <w:sz w:val="22"/>
                        </w:rPr>
                        <m:t>2</m:t>
                      </m:r>
                    </m:sub>
                  </m:sSub>
                  <m:r>
                    <w:rPr>
                      <w:rFonts w:ascii="Cambria Math" w:hAnsi="Cambria Math" w:cstheme="majorBidi"/>
                      <w:sz w:val="22"/>
                    </w:rPr>
                    <m:t xml:space="preserve"> </m:t>
                  </m:r>
                </m:e>
              </m:d>
              <m:r>
                <w:rPr>
                  <w:rFonts w:ascii="Cambria Math" w:hAnsi="Cambria Math" w:cstheme="majorBidi"/>
                  <w:sz w:val="22"/>
                </w:rPr>
                <m:t xml:space="preserve"> ¬</m:t>
              </m:r>
              <m:r>
                <w:rPr>
                  <w:rFonts w:ascii="Cambria Math" w:eastAsiaTheme="minorEastAsia" w:hAnsi="Cambria Math" w:cstheme="majorBidi"/>
                  <w:color w:val="auto"/>
                  <w:sz w:val="22"/>
                  <w:lang w:bidi="ar-SA"/>
                </w:rPr>
                <m:t>φ</m:t>
              </m:r>
              <m:r>
                <w:rPr>
                  <w:rFonts w:ascii="Cambria Math" w:hAnsi="Cambria Math" w:cstheme="majorBidi"/>
                  <w:sz w:val="22"/>
                </w:rPr>
                <m:t xml:space="preserve">  </m:t>
              </m:r>
            </m:e>
          </m:d>
          <m:r>
            <w:rPr>
              <w:rFonts w:ascii="Cambria Math" w:hAnsi="Cambria Math" w:cstheme="majorBidi"/>
              <w:sz w:val="22"/>
            </w:rPr>
            <m:t xml:space="preserve">  Ο</m:t>
          </m:r>
          <m:r>
            <w:rPr>
              <w:rFonts w:ascii="Cambria Math" w:eastAsiaTheme="minorEastAsia" w:hAnsi="Cambria Math" w:cstheme="majorBidi"/>
              <w:color w:val="auto"/>
              <w:sz w:val="22"/>
              <w:lang w:bidi="ar-SA"/>
            </w:rPr>
            <m:t xml:space="preserve">φ  | </m:t>
          </m:r>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 xml:space="preserve"> φ</m:t>
              </m:r>
            </m:e>
            <m:sub>
              <m:r>
                <w:rPr>
                  <w:rFonts w:ascii="Cambria Math" w:hAnsi="Cambria Math" w:cstheme="majorBidi"/>
                  <w:sz w:val="22"/>
                </w:rPr>
                <m:t>1</m:t>
              </m:r>
            </m:sub>
          </m:sSub>
          <m:r>
            <w:rPr>
              <w:rFonts w:ascii="Cambria Math" w:hAnsi="Cambria Math" w:cstheme="majorBidi"/>
              <w:sz w:val="22"/>
            </w:rPr>
            <m:t xml:space="preserve"> U</m:t>
          </m:r>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 xml:space="preserve"> φ</m:t>
              </m:r>
            </m:e>
            <m:sub>
              <m:r>
                <w:rPr>
                  <w:rFonts w:ascii="Cambria Math" w:hAnsi="Cambria Math" w:cstheme="majorBidi"/>
                  <w:sz w:val="22"/>
                </w:rPr>
                <m:t xml:space="preserve">2 </m:t>
              </m:r>
            </m:sub>
          </m:sSub>
        </m:oMath>
      </m:oMathPara>
    </w:p>
    <w:p w14:paraId="1F89A54E" w14:textId="0D378F19" w:rsidR="00BE6FDB" w:rsidRPr="00BE6FDB" w:rsidRDefault="00BE6FDB" w:rsidP="00795826">
      <w:pPr>
        <w:spacing w:after="0" w:line="264" w:lineRule="auto"/>
        <w:ind w:left="0" w:right="0" w:firstLine="720"/>
        <w:rPr>
          <w:rFonts w:asciiTheme="majorBidi" w:hAnsiTheme="majorBidi" w:cstheme="majorBidi"/>
          <w:sz w:val="22"/>
        </w:rPr>
      </w:pPr>
      <m:oMathPara>
        <m:oMathParaPr>
          <m:jc m:val="left"/>
        </m:oMathParaPr>
        <m:oMath>
          <m:r>
            <w:rPr>
              <w:rFonts w:ascii="Cambria Math" w:hAnsi="Cambria Math" w:cstheme="majorBidi"/>
              <w:sz w:val="22"/>
            </w:rPr>
            <m:t xml:space="preserve"> where a </m:t>
          </m:r>
          <m:r>
            <w:rPr>
              <w:rFonts w:ascii="Cambria Math" w:hAnsi="Cambria Math" w:cs="Cambria Math"/>
              <w:sz w:val="22"/>
            </w:rPr>
            <m:t>∈</m:t>
          </m:r>
          <m:r>
            <w:rPr>
              <w:rFonts w:ascii="Cambria Math" w:hAnsi="Cambria Math" w:cstheme="majorBidi"/>
              <w:sz w:val="22"/>
            </w:rPr>
            <m:t xml:space="preserve"> AP</m:t>
          </m:r>
          <m:r>
            <w:rPr>
              <w:rFonts w:ascii="Cambria Math" w:hAnsi="Cambria Math" w:cstheme="majorBidi"/>
              <w:sz w:val="22"/>
            </w:rPr>
            <m:t>.</m:t>
          </m:r>
        </m:oMath>
      </m:oMathPara>
    </w:p>
    <w:p w14:paraId="0EFC5CF8" w14:textId="33871918" w:rsidR="00BE6FDB" w:rsidRPr="00B51214" w:rsidRDefault="00BE6FDB" w:rsidP="00795826">
      <w:pPr>
        <w:autoSpaceDE w:val="0"/>
        <w:autoSpaceDN w:val="0"/>
        <w:adjustRightInd w:val="0"/>
        <w:spacing w:after="0" w:line="264" w:lineRule="auto"/>
        <w:ind w:left="0" w:right="0" w:firstLine="0"/>
        <w:jc w:val="left"/>
        <w:rPr>
          <w:rFonts w:asciiTheme="majorBidi" w:eastAsiaTheme="minorEastAsia" w:hAnsiTheme="majorBidi" w:cstheme="majorBidi"/>
          <w:color w:val="auto"/>
          <w:sz w:val="22"/>
          <w:lang w:bidi="ar-SA"/>
        </w:rPr>
      </w:pPr>
      <w:r w:rsidRPr="00BE6FDB">
        <w:rPr>
          <w:rFonts w:asciiTheme="majorBidi" w:eastAsiaTheme="minorEastAsia" w:hAnsiTheme="majorBidi" w:cstheme="majorBidi"/>
          <w:color w:val="auto"/>
          <w:sz w:val="22"/>
          <w:lang w:bidi="ar-SA"/>
        </w:rPr>
        <w:t xml:space="preserve">The basic ingredients of LTL-formulae are atomic propositions (state labels </w:t>
      </w:r>
      <w:r w:rsidRPr="00BE6FDB">
        <w:rPr>
          <w:rFonts w:asciiTheme="majorBidi" w:eastAsia="cmmi10" w:hAnsiTheme="majorBidi" w:cstheme="majorBidi"/>
          <w:i/>
          <w:iCs/>
          <w:color w:val="auto"/>
          <w:sz w:val="22"/>
          <w:lang w:bidi="ar-SA"/>
        </w:rPr>
        <w:t xml:space="preserve">a </w:t>
      </w:r>
      <w:r w:rsidRPr="00BE6FDB">
        <w:rPr>
          <w:rFonts w:ascii="Cambria Math" w:eastAsia="cmsy10" w:hAnsi="Cambria Math" w:cs="Cambria Math"/>
          <w:i/>
          <w:iCs/>
          <w:color w:val="auto"/>
          <w:sz w:val="22"/>
          <w:lang w:bidi="ar-SA"/>
        </w:rPr>
        <w:t>∈</w:t>
      </w:r>
      <w:r w:rsidRPr="00BE6FDB">
        <w:rPr>
          <w:rFonts w:asciiTheme="majorBidi" w:eastAsia="cmsy10" w:hAnsiTheme="majorBidi" w:cstheme="majorBidi"/>
          <w:i/>
          <w:iCs/>
          <w:color w:val="auto"/>
          <w:sz w:val="22"/>
          <w:lang w:bidi="ar-SA"/>
        </w:rPr>
        <w:t xml:space="preserve"> </w:t>
      </w:r>
      <w:r w:rsidRPr="00BE6FDB">
        <w:rPr>
          <w:rFonts w:asciiTheme="majorBidi" w:eastAsiaTheme="minorEastAsia" w:hAnsiTheme="majorBidi" w:cstheme="majorBidi"/>
          <w:i/>
          <w:iCs/>
          <w:color w:val="auto"/>
          <w:sz w:val="22"/>
          <w:lang w:bidi="ar-SA"/>
        </w:rPr>
        <w:t>AP</w:t>
      </w:r>
      <w:r w:rsidRPr="00BE6FDB">
        <w:rPr>
          <w:rFonts w:asciiTheme="majorBidi" w:eastAsiaTheme="minorEastAsia" w:hAnsiTheme="majorBidi" w:cstheme="majorBidi"/>
          <w:color w:val="auto"/>
          <w:sz w:val="22"/>
          <w:lang w:bidi="ar-SA"/>
        </w:rPr>
        <w:t xml:space="preserve">), the Boolean connectors like conjunction </w:t>
      </w:r>
      <m:oMath>
        <m:r>
          <w:rPr>
            <w:rFonts w:ascii="Cambria Math" w:eastAsia="cmsy10" w:hAnsi="Cambria Math" w:cstheme="majorBidi"/>
            <w:color w:val="auto"/>
            <w:sz w:val="22"/>
            <w:lang w:bidi="ar-SA"/>
          </w:rPr>
          <m:t>∧</m:t>
        </m:r>
        <m:r>
          <w:rPr>
            <w:rFonts w:ascii="Cambria Math" w:eastAsiaTheme="minorEastAsia" w:hAnsi="Cambria Math" w:cstheme="majorBidi"/>
            <w:color w:val="auto"/>
            <w:sz w:val="22"/>
            <w:lang w:bidi="ar-SA"/>
          </w:rPr>
          <m:t xml:space="preserve"> </m:t>
        </m:r>
      </m:oMath>
      <w:r w:rsidRPr="00BE6FDB">
        <w:rPr>
          <w:rFonts w:asciiTheme="majorBidi" w:eastAsiaTheme="minorEastAsia" w:hAnsiTheme="majorBidi" w:cstheme="majorBidi"/>
          <w:color w:val="auto"/>
          <w:sz w:val="22"/>
          <w:lang w:bidi="ar-SA"/>
        </w:rPr>
        <w:t xml:space="preserve">, and negation </w:t>
      </w:r>
      <m:oMath>
        <m:r>
          <w:rPr>
            <w:rFonts w:ascii="Cambria Math" w:eastAsia="cmsy10" w:hAnsi="Cambria Math" w:cstheme="majorBidi"/>
            <w:color w:val="auto"/>
            <w:sz w:val="22"/>
            <w:lang w:bidi="ar-SA"/>
          </w:rPr>
          <m:t>￢</m:t>
        </m:r>
      </m:oMath>
      <w:r w:rsidRPr="00BE6FDB">
        <w:rPr>
          <w:rFonts w:asciiTheme="majorBidi" w:eastAsiaTheme="minorEastAsia" w:hAnsiTheme="majorBidi" w:cstheme="majorBidi"/>
          <w:color w:val="auto"/>
          <w:sz w:val="22"/>
          <w:lang w:bidi="ar-SA"/>
        </w:rPr>
        <w:t xml:space="preserve">, and two basic temporal modalities </w:t>
      </w:r>
      <m:oMath>
        <m:r>
          <w:rPr>
            <w:rFonts w:ascii="Cambria Math" w:eastAsia="cmsy10" w:hAnsi="Cambria Math" w:cstheme="majorBidi"/>
            <w:color w:val="auto"/>
            <w:sz w:val="22"/>
            <w:lang w:bidi="ar-SA"/>
          </w:rPr>
          <m:t>O</m:t>
        </m:r>
      </m:oMath>
      <w:r w:rsidRPr="00BE6FDB">
        <w:rPr>
          <w:rFonts w:asciiTheme="majorBidi" w:eastAsia="cmsy10" w:hAnsiTheme="majorBidi" w:cstheme="majorBidi"/>
          <w:i/>
          <w:iCs/>
          <w:color w:val="auto"/>
          <w:sz w:val="22"/>
          <w:lang w:bidi="ar-SA"/>
        </w:rPr>
        <w:t xml:space="preserve"> </w:t>
      </w:r>
      <w:r w:rsidRPr="00BE6FDB">
        <w:rPr>
          <w:rFonts w:asciiTheme="majorBidi" w:eastAsiaTheme="minorEastAsia" w:hAnsiTheme="majorBidi" w:cstheme="majorBidi"/>
          <w:color w:val="auto"/>
          <w:sz w:val="22"/>
          <w:lang w:bidi="ar-SA"/>
        </w:rPr>
        <w:t xml:space="preserve">(pronounced “next”) and </w:t>
      </w:r>
      <m:oMath>
        <m:r>
          <w:rPr>
            <w:rFonts w:ascii="Cambria Math" w:eastAsiaTheme="minorEastAsia" w:hAnsi="Cambria Math" w:cstheme="majorBidi"/>
            <w:color w:val="auto"/>
            <w:sz w:val="22"/>
            <w:lang w:bidi="ar-SA"/>
          </w:rPr>
          <m:t xml:space="preserve">U </m:t>
        </m:r>
      </m:oMath>
      <w:r>
        <w:rPr>
          <w:rFonts w:asciiTheme="majorBidi" w:eastAsiaTheme="minorEastAsia" w:hAnsiTheme="majorBidi" w:cstheme="majorBidi"/>
          <w:color w:val="auto"/>
          <w:sz w:val="22"/>
          <w:lang w:bidi="ar-SA"/>
        </w:rPr>
        <w:t>(pronounced “until”).</w:t>
      </w:r>
    </w:p>
    <w:p w14:paraId="1DAD9A3A" w14:textId="0A5FC3EB" w:rsidR="00BE6FDB" w:rsidRDefault="00BE6FDB" w:rsidP="00D52D18">
      <w:pPr>
        <w:pStyle w:val="ListParagraph"/>
        <w:numPr>
          <w:ilvl w:val="0"/>
          <w:numId w:val="54"/>
        </w:numPr>
        <w:autoSpaceDE w:val="0"/>
        <w:autoSpaceDN w:val="0"/>
        <w:adjustRightInd w:val="0"/>
        <w:spacing w:after="0" w:line="264" w:lineRule="auto"/>
        <w:ind w:left="360" w:right="0"/>
        <w:jc w:val="left"/>
        <w:rPr>
          <w:rFonts w:asciiTheme="majorBidi" w:eastAsiaTheme="minorEastAsia" w:hAnsiTheme="majorBidi" w:cstheme="majorBidi"/>
          <w:color w:val="auto"/>
          <w:sz w:val="22"/>
          <w:lang w:bidi="ar-SA"/>
        </w:rPr>
      </w:pPr>
      <w:r w:rsidRPr="00BC2284">
        <w:rPr>
          <w:rFonts w:asciiTheme="majorBidi" w:eastAsiaTheme="minorEastAsia" w:hAnsiTheme="majorBidi" w:cstheme="majorBidi"/>
          <w:b/>
          <w:bCs/>
          <w:color w:val="auto"/>
          <w:sz w:val="22"/>
          <w:lang w:bidi="ar-SA"/>
        </w:rPr>
        <w:t>The atomic proposition</w:t>
      </w:r>
      <w:r w:rsidRPr="00BC2284">
        <w:rPr>
          <w:rFonts w:asciiTheme="majorBidi" w:eastAsiaTheme="minorEastAsia" w:hAnsiTheme="majorBidi" w:cstheme="majorBidi"/>
          <w:color w:val="auto"/>
          <w:sz w:val="22"/>
          <w:lang w:bidi="ar-SA"/>
        </w:rPr>
        <w:t xml:space="preserve"> </w:t>
      </w:r>
      <m:oMath>
        <m:r>
          <w:rPr>
            <w:rFonts w:ascii="Cambria Math" w:eastAsia="cmmi10" w:hAnsi="Cambria Math" w:cstheme="majorBidi"/>
            <w:color w:val="000000" w:themeColor="text1"/>
            <w:sz w:val="22"/>
            <w:lang w:bidi="ar-SA"/>
          </w:rPr>
          <m:t xml:space="preserve">a </m:t>
        </m:r>
        <m:r>
          <w:rPr>
            <w:rFonts w:ascii="Cambria Math" w:eastAsia="cmsy10" w:hAnsi="Cambria Math" w:cs="Cambria Math"/>
            <w:color w:val="000000" w:themeColor="text1"/>
            <w:sz w:val="22"/>
            <w:lang w:bidi="ar-SA"/>
          </w:rPr>
          <m:t>∈</m:t>
        </m:r>
        <m:r>
          <w:rPr>
            <w:rFonts w:ascii="Cambria Math" w:eastAsia="cmsy10" w:hAnsi="Cambria Math" w:cstheme="majorBidi"/>
            <w:color w:val="000000" w:themeColor="text1"/>
            <w:sz w:val="22"/>
            <w:lang w:bidi="ar-SA"/>
          </w:rPr>
          <m:t xml:space="preserve"> </m:t>
        </m:r>
        <m:r>
          <w:rPr>
            <w:rFonts w:ascii="Cambria Math" w:eastAsiaTheme="minorEastAsia" w:hAnsi="Cambria Math" w:cstheme="majorBidi"/>
            <w:color w:val="000000" w:themeColor="text1"/>
            <w:sz w:val="22"/>
            <w:lang w:bidi="ar-SA"/>
          </w:rPr>
          <m:t>AP</m:t>
        </m:r>
      </m:oMath>
      <w:r w:rsidRPr="00933285">
        <w:rPr>
          <w:rFonts w:asciiTheme="majorBidi" w:eastAsiaTheme="minorEastAsia" w:hAnsiTheme="majorBidi" w:cstheme="majorBidi"/>
          <w:i/>
          <w:iCs/>
          <w:color w:val="0070C0"/>
          <w:sz w:val="22"/>
          <w:lang w:bidi="ar-SA"/>
        </w:rPr>
        <w:t xml:space="preserve"> </w:t>
      </w:r>
      <w:r w:rsidRPr="00933285">
        <w:rPr>
          <w:rFonts w:asciiTheme="majorBidi" w:eastAsiaTheme="minorEastAsia" w:hAnsiTheme="majorBidi" w:cstheme="majorBidi"/>
          <w:color w:val="000000" w:themeColor="text1"/>
          <w:sz w:val="22"/>
          <w:highlight w:val="yellow"/>
          <w:lang w:bidi="ar-SA"/>
        </w:rPr>
        <w:t>stands for the state</w:t>
      </w:r>
      <w:r w:rsidR="00483504" w:rsidRPr="00933285">
        <w:rPr>
          <w:rFonts w:asciiTheme="majorBidi" w:eastAsiaTheme="minorEastAsia" w:hAnsiTheme="majorBidi" w:cstheme="majorBidi"/>
          <w:color w:val="000000" w:themeColor="text1"/>
          <w:sz w:val="22"/>
          <w:highlight w:val="yellow"/>
          <w:lang w:bidi="ar-SA"/>
        </w:rPr>
        <w:t xml:space="preserve"> </w:t>
      </w:r>
      <w:commentRangeStart w:id="190"/>
      <w:r w:rsidRPr="00933285">
        <w:rPr>
          <w:rFonts w:asciiTheme="majorBidi" w:eastAsiaTheme="minorEastAsia" w:hAnsiTheme="majorBidi" w:cstheme="majorBidi"/>
          <w:color w:val="000000" w:themeColor="text1"/>
          <w:sz w:val="22"/>
          <w:highlight w:val="yellow"/>
          <w:lang w:bidi="ar-SA"/>
        </w:rPr>
        <w:t xml:space="preserve"> label </w:t>
      </w:r>
      <m:oMath>
        <m:r>
          <w:rPr>
            <w:rFonts w:ascii="Cambria Math" w:eastAsiaTheme="minorEastAsia" w:hAnsi="Cambria Math" w:cstheme="majorBidi"/>
            <w:color w:val="000000" w:themeColor="text1"/>
            <w:sz w:val="22"/>
            <w:highlight w:val="yellow"/>
            <w:lang w:bidi="ar-SA"/>
          </w:rPr>
          <m:t>a</m:t>
        </m:r>
      </m:oMath>
      <w:r w:rsidR="00483504" w:rsidRPr="00933285">
        <w:rPr>
          <w:rFonts w:asciiTheme="majorBidi" w:eastAsiaTheme="minorEastAsia" w:hAnsiTheme="majorBidi" w:cstheme="majorBidi"/>
          <w:color w:val="000000" w:themeColor="text1"/>
          <w:sz w:val="22"/>
          <w:highlight w:val="yellow"/>
          <w:lang w:bidi="ar-SA"/>
        </w:rPr>
        <w:t xml:space="preserve"> </w:t>
      </w:r>
      <w:r w:rsidRPr="00933285">
        <w:rPr>
          <w:rFonts w:asciiTheme="majorBidi" w:eastAsia="cmmi10" w:hAnsiTheme="majorBidi" w:cstheme="majorBidi"/>
          <w:noProof/>
          <w:color w:val="000000" w:themeColor="text1"/>
          <w:sz w:val="22"/>
          <w:highlight w:val="yellow"/>
          <w:lang w:bidi="ar-SA"/>
        </w:rPr>
        <w:t>in</w:t>
      </w:r>
      <w:commentRangeEnd w:id="190"/>
      <w:r w:rsidRPr="00933285">
        <w:rPr>
          <w:rStyle w:val="CommentReference"/>
          <w:rFonts w:asciiTheme="majorBidi" w:hAnsiTheme="majorBidi" w:cstheme="majorBidi"/>
          <w:color w:val="000000" w:themeColor="text1"/>
          <w:sz w:val="22"/>
          <w:szCs w:val="22"/>
          <w:highlight w:val="yellow"/>
        </w:rPr>
        <w:commentReference w:id="190"/>
      </w:r>
      <w:r w:rsidRPr="00933285">
        <w:rPr>
          <w:rFonts w:asciiTheme="majorBidi" w:eastAsiaTheme="minorEastAsia" w:hAnsiTheme="majorBidi" w:cstheme="majorBidi"/>
          <w:color w:val="000000" w:themeColor="text1"/>
          <w:sz w:val="22"/>
          <w:highlight w:val="yellow"/>
          <w:lang w:bidi="ar-SA"/>
        </w:rPr>
        <w:t xml:space="preserve">  transition system</w:t>
      </w:r>
      <w:r w:rsidRPr="00933285">
        <w:rPr>
          <w:rFonts w:asciiTheme="majorBidi" w:eastAsiaTheme="minorEastAsia" w:hAnsiTheme="majorBidi" w:cstheme="majorBidi"/>
          <w:color w:val="auto"/>
          <w:sz w:val="22"/>
          <w:highlight w:val="yellow"/>
          <w:lang w:bidi="ar-SA"/>
        </w:rPr>
        <w:t>.</w:t>
      </w:r>
      <w:r w:rsidRPr="00933285">
        <w:rPr>
          <w:rFonts w:asciiTheme="majorBidi" w:eastAsiaTheme="minorEastAsia" w:hAnsiTheme="majorBidi" w:cstheme="majorBidi"/>
          <w:color w:val="auto"/>
          <w:sz w:val="22"/>
          <w:lang w:bidi="ar-SA"/>
        </w:rPr>
        <w:t xml:space="preserve"> </w:t>
      </w:r>
      <w:r w:rsidRPr="00BC2284">
        <w:rPr>
          <w:rFonts w:asciiTheme="majorBidi" w:eastAsiaTheme="minorEastAsia" w:hAnsiTheme="majorBidi" w:cstheme="majorBidi"/>
          <w:color w:val="auto"/>
          <w:sz w:val="22"/>
          <w:lang w:bidi="ar-SA"/>
        </w:rPr>
        <w:t>Typically, the atoms are assertions about the values of control variables (e.g., locations in program graphs) or the values of program variables.</w:t>
      </w:r>
    </w:p>
    <w:p w14:paraId="7BCBF796" w14:textId="4DE6DEE5" w:rsidR="00BC2284" w:rsidRPr="00BC2284" w:rsidRDefault="00BC2284" w:rsidP="00D52D18">
      <w:pPr>
        <w:pStyle w:val="ListParagraph"/>
        <w:numPr>
          <w:ilvl w:val="0"/>
          <w:numId w:val="54"/>
        </w:numPr>
        <w:autoSpaceDE w:val="0"/>
        <w:autoSpaceDN w:val="0"/>
        <w:adjustRightInd w:val="0"/>
        <w:spacing w:after="0" w:line="264" w:lineRule="auto"/>
        <w:ind w:left="360" w:right="0"/>
        <w:jc w:val="left"/>
        <w:rPr>
          <w:rFonts w:asciiTheme="majorBidi" w:eastAsiaTheme="minorEastAsia" w:hAnsiTheme="majorBidi" w:cstheme="majorBidi"/>
          <w:color w:val="auto"/>
          <w:sz w:val="22"/>
          <w:lang w:bidi="ar-SA"/>
        </w:rPr>
      </w:pPr>
      <w:r w:rsidRPr="00BC2284">
        <w:rPr>
          <w:rFonts w:asciiTheme="majorBidi" w:eastAsiaTheme="minorEastAsia" w:hAnsiTheme="majorBidi" w:cstheme="majorBidi"/>
          <w:b/>
          <w:bCs/>
          <w:color w:val="auto"/>
          <w:sz w:val="22"/>
          <w:lang w:bidi="ar-SA"/>
        </w:rPr>
        <w:t xml:space="preserve">The </w:t>
      </w:r>
      <w:r w:rsidRPr="00BC2284">
        <w:rPr>
          <w:rFonts w:asciiTheme="majorBidi" w:eastAsia="cmsy10" w:hAnsiTheme="majorBidi" w:cstheme="majorBidi"/>
          <w:b/>
          <w:bCs/>
          <w:color w:val="auto"/>
          <w:sz w:val="22"/>
          <w:lang w:bidi="ar-SA"/>
        </w:rPr>
        <w:t>next</w:t>
      </w:r>
      <w:r w:rsidRPr="00BC2284">
        <w:rPr>
          <w:rFonts w:asciiTheme="majorBidi" w:eastAsiaTheme="minorEastAsia" w:hAnsiTheme="majorBidi" w:cstheme="majorBidi"/>
          <w:b/>
          <w:bCs/>
          <w:color w:val="auto"/>
          <w:sz w:val="22"/>
          <w:lang w:bidi="ar-SA"/>
        </w:rPr>
        <w:t>-modality</w:t>
      </w:r>
      <w:r w:rsidRPr="00BC2284">
        <w:rPr>
          <w:rFonts w:asciiTheme="majorBidi" w:eastAsiaTheme="minorEastAsia" w:hAnsiTheme="majorBidi" w:cstheme="majorBidi"/>
          <w:color w:val="auto"/>
          <w:sz w:val="22"/>
          <w:lang w:bidi="ar-SA"/>
        </w:rPr>
        <w:t xml:space="preserve"> is a unary prefix operator and requires a single LTL formula as</w:t>
      </w:r>
    </w:p>
    <w:p w14:paraId="7F9940AF" w14:textId="0C3B6F46" w:rsidR="00BE6FDB" w:rsidRPr="00BC2284" w:rsidDel="005906AE" w:rsidRDefault="00BE6FDB" w:rsidP="00BC2284">
      <w:pPr>
        <w:spacing w:after="0"/>
        <w:ind w:left="283" w:right="0" w:firstLine="0"/>
        <w:rPr>
          <w:del w:id="191" w:author="adm" w:date="2016-12-20T10:07:00Z"/>
          <w:rFonts w:asciiTheme="majorBidi" w:eastAsiaTheme="minorEastAsia" w:hAnsiTheme="majorBidi" w:cstheme="majorBidi"/>
          <w:color w:val="auto"/>
          <w:sz w:val="22"/>
          <w:lang w:bidi="ar-SA"/>
        </w:rPr>
      </w:pPr>
      <w:r w:rsidRPr="00BC2284">
        <w:rPr>
          <w:rFonts w:asciiTheme="majorBidi" w:eastAsiaTheme="minorEastAsia" w:hAnsiTheme="majorBidi" w:cstheme="majorBidi"/>
          <w:noProof/>
          <w:color w:val="auto"/>
          <w:sz w:val="22"/>
          <w:lang w:bidi="ar-SA"/>
        </w:rPr>
        <w:t>argument</w:t>
      </w:r>
      <w:r w:rsidRPr="00BC2284">
        <w:rPr>
          <w:rFonts w:asciiTheme="majorBidi" w:eastAsiaTheme="minorEastAsia" w:hAnsiTheme="majorBidi" w:cstheme="majorBidi"/>
          <w:color w:val="auto"/>
          <w:sz w:val="22"/>
          <w:lang w:bidi="ar-SA"/>
        </w:rPr>
        <w:t>. Formula</w:t>
      </w:r>
      <w:commentRangeStart w:id="192"/>
      <w:r w:rsidRPr="00BC2284">
        <w:rPr>
          <w:rFonts w:asciiTheme="majorBidi" w:eastAsiaTheme="minorEastAsia" w:hAnsiTheme="majorBidi" w:cstheme="majorBidi"/>
          <w:color w:val="auto"/>
          <w:sz w:val="22"/>
          <w:lang w:bidi="ar-SA"/>
        </w:rPr>
        <w:t xml:space="preserve"> </w:t>
      </w:r>
      <m:oMath>
        <m:r>
          <w:rPr>
            <w:rFonts w:ascii="Cambria Math" w:eastAsiaTheme="minorEastAsia" w:hAnsi="Cambria Math" w:cstheme="majorBidi"/>
            <w:color w:val="auto"/>
            <w:sz w:val="22"/>
            <w:lang w:bidi="ar-SA"/>
          </w:rPr>
          <m:t xml:space="preserve">φ   </m:t>
        </m:r>
        <w:commentRangeEnd w:id="192"/>
        <m:r>
          <m:rPr>
            <m:sty m:val="p"/>
          </m:rPr>
          <w:rPr>
            <w:rStyle w:val="CommentReference"/>
            <w:rFonts w:ascii="Cambria Math" w:hAnsi="Cambria Math"/>
            <w:sz w:val="22"/>
            <w:szCs w:val="22"/>
          </w:rPr>
          <w:commentReference w:id="192"/>
        </m:r>
      </m:oMath>
      <w:r w:rsidRPr="00BC2284">
        <w:rPr>
          <w:rFonts w:asciiTheme="majorBidi" w:eastAsiaTheme="minorEastAsia" w:hAnsiTheme="majorBidi" w:cstheme="majorBidi"/>
          <w:color w:val="auto"/>
          <w:sz w:val="22"/>
          <w:lang w:bidi="ar-SA"/>
        </w:rPr>
        <w:t xml:space="preserve">holds at the current moment, if </w:t>
      </w:r>
      <m:oMath>
        <m:r>
          <w:rPr>
            <w:rFonts w:ascii="Cambria Math" w:eastAsia="cmmi10" w:hAnsi="Cambria Math" w:cstheme="majorBidi"/>
            <w:color w:val="auto"/>
            <w:sz w:val="22"/>
            <w:lang w:bidi="ar-SA"/>
          </w:rPr>
          <m:t>φ</m:t>
        </m:r>
      </m:oMath>
      <w:r w:rsidRPr="00BC2284">
        <w:rPr>
          <w:rFonts w:asciiTheme="majorBidi" w:eastAsia="cmmi10" w:hAnsiTheme="majorBidi" w:cstheme="majorBidi"/>
          <w:i/>
          <w:iCs/>
          <w:color w:val="auto"/>
          <w:sz w:val="22"/>
          <w:lang w:bidi="ar-SA"/>
        </w:rPr>
        <w:t xml:space="preserve"> </w:t>
      </w:r>
      <w:r w:rsidRPr="00BC2284">
        <w:rPr>
          <w:rFonts w:asciiTheme="majorBidi" w:eastAsiaTheme="minorEastAsia" w:hAnsiTheme="majorBidi" w:cstheme="majorBidi"/>
          <w:color w:val="auto"/>
          <w:sz w:val="22"/>
          <w:lang w:bidi="ar-SA"/>
        </w:rPr>
        <w:t>holds in the next “step”.</w:t>
      </w:r>
      <w:commentRangeStart w:id="193"/>
    </w:p>
    <w:commentRangeEnd w:id="193"/>
    <w:p w14:paraId="35536552" w14:textId="77777777" w:rsidR="00BE6FDB" w:rsidRDefault="00BE6FDB" w:rsidP="00BC2284">
      <w:pPr>
        <w:spacing w:after="0"/>
        <w:ind w:left="283" w:right="0" w:firstLine="0"/>
        <w:rPr>
          <w:rFonts w:eastAsiaTheme="minorEastAsia"/>
          <w:lang w:bidi="ar-SA"/>
        </w:rPr>
      </w:pPr>
      <w:r>
        <w:rPr>
          <w:rStyle w:val="CommentReference"/>
        </w:rPr>
        <w:commentReference w:id="193"/>
      </w:r>
    </w:p>
    <w:p w14:paraId="5262EFD5" w14:textId="4BC0B36A" w:rsidR="00BE6FDB" w:rsidRPr="00BC2284" w:rsidRDefault="00BE6FDB" w:rsidP="00D52D18">
      <w:pPr>
        <w:pStyle w:val="ListParagraph"/>
        <w:numPr>
          <w:ilvl w:val="0"/>
          <w:numId w:val="54"/>
        </w:numPr>
        <w:autoSpaceDE w:val="0"/>
        <w:autoSpaceDN w:val="0"/>
        <w:adjustRightInd w:val="0"/>
        <w:spacing w:after="0" w:line="264" w:lineRule="auto"/>
        <w:ind w:left="360" w:right="0"/>
        <w:jc w:val="left"/>
        <w:rPr>
          <w:rFonts w:asciiTheme="majorBidi" w:eastAsiaTheme="minorEastAsia" w:hAnsiTheme="majorBidi" w:cstheme="majorBidi"/>
          <w:color w:val="auto"/>
          <w:sz w:val="22"/>
          <w:lang w:bidi="ar-SA"/>
        </w:rPr>
      </w:pPr>
      <w:r w:rsidRPr="00BC2284">
        <w:rPr>
          <w:rFonts w:asciiTheme="majorBidi" w:eastAsiaTheme="minorEastAsia" w:hAnsiTheme="majorBidi" w:cstheme="majorBidi"/>
          <w:b/>
          <w:bCs/>
          <w:color w:val="auto"/>
          <w:sz w:val="22"/>
          <w:lang w:bidi="ar-SA"/>
        </w:rPr>
        <w:t>The Until-modality</w:t>
      </w:r>
      <w:r w:rsidRPr="00BC2284">
        <w:rPr>
          <w:rFonts w:asciiTheme="majorBidi" w:eastAsiaTheme="minorEastAsia" w:hAnsiTheme="majorBidi" w:cstheme="majorBidi"/>
          <w:color w:val="auto"/>
          <w:sz w:val="22"/>
          <w:lang w:bidi="ar-SA"/>
        </w:rPr>
        <w:t xml:space="preserve"> is a binary infix operator and requires two LTL formulae as </w:t>
      </w:r>
      <w:r w:rsidRPr="00BC2284">
        <w:rPr>
          <w:rFonts w:asciiTheme="majorBidi" w:eastAsiaTheme="minorEastAsia" w:hAnsiTheme="majorBidi" w:cstheme="majorBidi"/>
          <w:noProof/>
          <w:color w:val="auto"/>
          <w:sz w:val="22"/>
          <w:lang w:bidi="ar-SA"/>
        </w:rPr>
        <w:t>argument</w:t>
      </w:r>
      <w:r w:rsidRPr="00BC2284">
        <w:rPr>
          <w:rFonts w:asciiTheme="majorBidi" w:eastAsiaTheme="minorEastAsia" w:hAnsiTheme="majorBidi" w:cstheme="majorBidi"/>
          <w:color w:val="auto"/>
          <w:sz w:val="22"/>
          <w:lang w:bidi="ar-SA"/>
        </w:rPr>
        <w:t xml:space="preserve">. </w:t>
      </w:r>
      <w:commentRangeStart w:id="194"/>
      <w:r w:rsidRPr="00BC2284">
        <w:rPr>
          <w:rFonts w:asciiTheme="majorBidi" w:eastAsiaTheme="minorEastAsia" w:hAnsiTheme="majorBidi" w:cstheme="majorBidi"/>
          <w:color w:val="auto"/>
          <w:sz w:val="22"/>
          <w:lang w:bidi="ar-SA"/>
        </w:rPr>
        <w:t xml:space="preserve">Formula </w:t>
      </w:r>
      <m:oMath>
        <m:r>
          <w:rPr>
            <w:rFonts w:ascii="Cambria Math" w:eastAsiaTheme="minorEastAsia" w:hAnsi="Cambria Math" w:cstheme="majorBidi"/>
            <w:color w:val="auto"/>
            <w:sz w:val="22"/>
            <w:lang w:bidi="ar-SA"/>
          </w:rPr>
          <m:t>φ1 Uφ2</m:t>
        </m:r>
      </m:oMath>
      <w:r w:rsidRPr="00BC2284">
        <w:rPr>
          <w:rFonts w:asciiTheme="majorBidi" w:eastAsia="cmr8" w:hAnsiTheme="majorBidi" w:cstheme="majorBidi"/>
          <w:color w:val="auto"/>
          <w:sz w:val="22"/>
          <w:lang w:bidi="ar-SA"/>
        </w:rPr>
        <w:t xml:space="preserve"> </w:t>
      </w:r>
      <w:commentRangeEnd w:id="194"/>
      <w:r w:rsidRPr="00B51214">
        <w:rPr>
          <w:rStyle w:val="CommentReference"/>
          <w:sz w:val="22"/>
          <w:szCs w:val="22"/>
        </w:rPr>
        <w:commentReference w:id="194"/>
      </w:r>
      <w:r w:rsidRPr="00BC2284">
        <w:rPr>
          <w:rFonts w:asciiTheme="majorBidi" w:eastAsiaTheme="minorEastAsia" w:hAnsiTheme="majorBidi" w:cstheme="majorBidi"/>
          <w:color w:val="auto"/>
          <w:sz w:val="22"/>
          <w:lang w:bidi="ar-SA"/>
        </w:rPr>
        <w:t xml:space="preserve">holds at the current moment, if there is some future moment for which </w:t>
      </w:r>
      <m:oMath>
        <m:r>
          <w:rPr>
            <w:rFonts w:ascii="Cambria Math" w:eastAsia="cmmi10" w:hAnsi="Cambria Math" w:cstheme="majorBidi"/>
            <w:color w:val="auto"/>
            <w:sz w:val="22"/>
            <w:lang w:bidi="ar-SA"/>
          </w:rPr>
          <m:t>φ</m:t>
        </m:r>
      </m:oMath>
      <w:r w:rsidRPr="00BC2284">
        <w:rPr>
          <w:rFonts w:asciiTheme="majorBidi" w:eastAsia="cmr8" w:hAnsiTheme="majorBidi" w:cstheme="majorBidi"/>
          <w:color w:val="auto"/>
          <w:sz w:val="22"/>
          <w:lang w:bidi="ar-SA"/>
        </w:rPr>
        <w:t xml:space="preserve">2 </w:t>
      </w:r>
      <w:r w:rsidRPr="00BC2284">
        <w:rPr>
          <w:rFonts w:asciiTheme="majorBidi" w:eastAsiaTheme="minorEastAsia" w:hAnsiTheme="majorBidi" w:cstheme="majorBidi"/>
          <w:color w:val="auto"/>
          <w:sz w:val="22"/>
          <w:lang w:bidi="ar-SA"/>
        </w:rPr>
        <w:t xml:space="preserve">holds and </w:t>
      </w:r>
      <m:oMath>
        <m:r>
          <w:rPr>
            <w:rFonts w:ascii="Cambria Math" w:eastAsiaTheme="minorEastAsia" w:hAnsi="Cambria Math" w:cstheme="majorBidi"/>
            <w:color w:val="auto"/>
            <w:sz w:val="22"/>
            <w:lang w:bidi="ar-SA"/>
          </w:rPr>
          <m:t>φ</m:t>
        </m:r>
      </m:oMath>
      <w:r w:rsidRPr="00BC2284">
        <w:rPr>
          <w:rFonts w:asciiTheme="majorBidi" w:eastAsia="cmr8" w:hAnsiTheme="majorBidi" w:cstheme="majorBidi"/>
          <w:color w:val="auto"/>
          <w:sz w:val="22"/>
          <w:lang w:bidi="ar-SA"/>
        </w:rPr>
        <w:t xml:space="preserve">1 </w:t>
      </w:r>
      <w:r w:rsidRPr="00BC2284">
        <w:rPr>
          <w:rFonts w:asciiTheme="majorBidi" w:eastAsiaTheme="minorEastAsia" w:hAnsiTheme="majorBidi" w:cstheme="majorBidi"/>
          <w:color w:val="auto"/>
          <w:sz w:val="22"/>
          <w:lang w:bidi="ar-SA"/>
        </w:rPr>
        <w:t>holds at all moments until that future moment.</w:t>
      </w:r>
    </w:p>
    <w:p w14:paraId="232260EA" w14:textId="77777777" w:rsidR="00BE6FDB" w:rsidRPr="00BC2284" w:rsidRDefault="00BE6FDB" w:rsidP="00D52D18">
      <w:pPr>
        <w:pStyle w:val="ListParagraph"/>
        <w:numPr>
          <w:ilvl w:val="0"/>
          <w:numId w:val="54"/>
        </w:numPr>
        <w:autoSpaceDE w:val="0"/>
        <w:autoSpaceDN w:val="0"/>
        <w:adjustRightInd w:val="0"/>
        <w:spacing w:after="0" w:line="264" w:lineRule="auto"/>
        <w:ind w:left="360" w:right="0"/>
        <w:jc w:val="left"/>
        <w:rPr>
          <w:rFonts w:asciiTheme="majorBidi" w:hAnsiTheme="majorBidi" w:cstheme="majorBidi"/>
          <w:b/>
          <w:bCs/>
          <w:sz w:val="22"/>
        </w:rPr>
      </w:pPr>
      <w:r w:rsidRPr="00BC2284">
        <w:rPr>
          <w:rFonts w:asciiTheme="majorBidi" w:hAnsiTheme="majorBidi" w:cstheme="majorBidi"/>
          <w:b/>
          <w:bCs/>
          <w:sz w:val="22"/>
        </w:rPr>
        <w:t>There are 2 additional temporal operators:</w:t>
      </w:r>
    </w:p>
    <w:p w14:paraId="78ECBFE7" w14:textId="77777777" w:rsidR="00BE6FDB" w:rsidRPr="00B51214" w:rsidRDefault="00BE6FDB" w:rsidP="00BC2284">
      <w:pPr>
        <w:autoSpaceDE w:val="0"/>
        <w:autoSpaceDN w:val="0"/>
        <w:adjustRightInd w:val="0"/>
        <w:spacing w:after="0" w:line="264" w:lineRule="auto"/>
        <w:ind w:right="0"/>
        <w:jc w:val="left"/>
        <w:rPr>
          <w:rFonts w:asciiTheme="majorBidi" w:eastAsiaTheme="minorEastAsia" w:hAnsiTheme="majorBidi" w:cstheme="majorBidi"/>
          <w:color w:val="auto"/>
          <w:sz w:val="22"/>
          <w:lang w:bidi="ar-SA"/>
        </w:rPr>
      </w:pPr>
      <w:r w:rsidRPr="00B51214">
        <w:rPr>
          <w:rFonts w:asciiTheme="majorBidi" w:hAnsiTheme="majorBidi" w:cstheme="majorBidi"/>
          <w:sz w:val="22"/>
        </w:rPr>
        <w:t>◊</w:t>
      </w:r>
      <m:oMath>
        <m:r>
          <w:rPr>
            <w:rFonts w:ascii="Cambria Math" w:eastAsia="msam10" w:hAnsi="Cambria Math" w:cstheme="majorBidi"/>
            <w:color w:val="auto"/>
            <w:sz w:val="22"/>
            <w:lang w:bidi="ar-SA"/>
          </w:rPr>
          <m:t xml:space="preserve"> </m:t>
        </m:r>
      </m:oMath>
      <w:r w:rsidRPr="00B51214">
        <w:rPr>
          <w:rFonts w:asciiTheme="majorBidi" w:eastAsiaTheme="minorEastAsia" w:hAnsiTheme="majorBidi" w:cstheme="majorBidi"/>
          <w:color w:val="auto"/>
          <w:sz w:val="22"/>
          <w:lang w:bidi="ar-SA"/>
        </w:rPr>
        <w:t>“eventually” (eventually in the future)</w:t>
      </w:r>
    </w:p>
    <w:p w14:paraId="2D8B0B63" w14:textId="77777777" w:rsidR="00BE6FDB" w:rsidRPr="00B51214" w:rsidRDefault="00BE6FDB" w:rsidP="009C2676">
      <w:pPr>
        <w:autoSpaceDE w:val="0"/>
        <w:autoSpaceDN w:val="0"/>
        <w:adjustRightInd w:val="0"/>
        <w:spacing w:after="0" w:line="264" w:lineRule="auto"/>
        <w:ind w:left="283" w:right="0" w:firstLine="110"/>
        <w:rPr>
          <w:rFonts w:asciiTheme="majorBidi" w:eastAsiaTheme="minorEastAsia" w:hAnsiTheme="majorBidi" w:cstheme="majorBidi"/>
          <w:color w:val="auto"/>
          <w:sz w:val="22"/>
          <w:lang w:bidi="ar-SA"/>
        </w:rPr>
      </w:pPr>
      <w:r>
        <w:rPr>
          <w:rFonts w:asciiTheme="majorBidi" w:hAnsiTheme="majorBidi" w:cstheme="majorBidi"/>
          <w:sz w:val="22"/>
        </w:rPr>
        <w:t>□</w:t>
      </w:r>
      <w:r w:rsidRPr="00B51214">
        <w:rPr>
          <w:rFonts w:asciiTheme="majorBidi" w:hAnsiTheme="majorBidi" w:cstheme="majorBidi"/>
          <w:sz w:val="22"/>
        </w:rPr>
        <w:t xml:space="preserve"> </w:t>
      </w:r>
      <w:r w:rsidRPr="00B51214">
        <w:rPr>
          <w:rFonts w:asciiTheme="majorBidi" w:eastAsia="msam10" w:hAnsiTheme="majorBidi" w:cstheme="majorBidi"/>
          <w:color w:val="auto"/>
          <w:sz w:val="22"/>
          <w:lang w:bidi="ar-SA"/>
        </w:rPr>
        <w:t xml:space="preserve"> </w:t>
      </w:r>
      <w:r w:rsidRPr="00B51214">
        <w:rPr>
          <w:rFonts w:asciiTheme="majorBidi" w:eastAsiaTheme="minorEastAsia" w:hAnsiTheme="majorBidi" w:cstheme="majorBidi"/>
          <w:color w:val="auto"/>
          <w:sz w:val="22"/>
          <w:lang w:bidi="ar-SA"/>
        </w:rPr>
        <w:t>“always” (now and forever in the future)</w:t>
      </w:r>
    </w:p>
    <w:p w14:paraId="4A40A237" w14:textId="77777777" w:rsidR="00BE6FDB" w:rsidRPr="00BC2284" w:rsidRDefault="00BE6FDB" w:rsidP="009C2676">
      <w:pPr>
        <w:pStyle w:val="ListParagraph"/>
        <w:numPr>
          <w:ilvl w:val="0"/>
          <w:numId w:val="55"/>
        </w:numPr>
        <w:autoSpaceDE w:val="0"/>
        <w:autoSpaceDN w:val="0"/>
        <w:adjustRightInd w:val="0"/>
        <w:spacing w:after="0" w:line="264" w:lineRule="auto"/>
        <w:ind w:left="360" w:right="0"/>
        <w:rPr>
          <w:rFonts w:asciiTheme="majorBidi" w:hAnsiTheme="majorBidi" w:cstheme="majorBidi"/>
          <w:sz w:val="22"/>
        </w:rPr>
      </w:pPr>
      <w:r w:rsidRPr="00BC2284">
        <w:rPr>
          <w:rFonts w:asciiTheme="majorBidi" w:hAnsiTheme="majorBidi" w:cstheme="majorBidi"/>
          <w:sz w:val="22"/>
        </w:rPr>
        <w:t>By combining the temporal modalities ◊ and □, new temporal modalities are obtained</w:t>
      </w:r>
    </w:p>
    <w:p w14:paraId="2C9BFC3C" w14:textId="77777777" w:rsidR="00BE6FDB" w:rsidRPr="00B51214" w:rsidRDefault="00BE6FDB" w:rsidP="00BC2284">
      <w:pPr>
        <w:autoSpaceDE w:val="0"/>
        <w:autoSpaceDN w:val="0"/>
        <w:adjustRightInd w:val="0"/>
        <w:spacing w:after="0" w:line="264" w:lineRule="auto"/>
        <w:ind w:right="0"/>
        <w:jc w:val="left"/>
        <w:rPr>
          <w:rFonts w:asciiTheme="majorBidi" w:eastAsia="msam10" w:hAnsiTheme="majorBidi" w:cstheme="majorBidi"/>
          <w:color w:val="auto"/>
          <w:sz w:val="22"/>
          <w:lang w:bidi="ar-SA"/>
        </w:rPr>
      </w:pPr>
      <w:r>
        <w:rPr>
          <w:rFonts w:asciiTheme="majorBidi" w:hAnsiTheme="majorBidi" w:cstheme="majorBidi"/>
          <w:sz w:val="22"/>
        </w:rPr>
        <w:t>□</w:t>
      </w:r>
      <w:r w:rsidRPr="00B51214">
        <w:rPr>
          <w:rFonts w:asciiTheme="majorBidi" w:hAnsiTheme="majorBidi" w:cstheme="majorBidi"/>
          <w:sz w:val="22"/>
        </w:rPr>
        <w:t>◊</w:t>
      </w:r>
      <m:oMath>
        <m:r>
          <w:rPr>
            <w:rFonts w:ascii="Cambria Math" w:eastAsia="cmmi10" w:hAnsi="Cambria Math" w:cstheme="majorBidi"/>
            <w:color w:val="auto"/>
            <w:sz w:val="22"/>
            <w:lang w:bidi="ar-SA"/>
          </w:rPr>
          <m:t>φ</m:t>
        </m:r>
      </m:oMath>
      <w:r w:rsidRPr="00B51214">
        <w:rPr>
          <w:rFonts w:asciiTheme="majorBidi" w:eastAsia="cmmi10" w:hAnsiTheme="majorBidi" w:cstheme="majorBidi"/>
          <w:i/>
          <w:iCs/>
          <w:color w:val="auto"/>
          <w:sz w:val="22"/>
          <w:lang w:bidi="ar-SA"/>
        </w:rPr>
        <w:t xml:space="preserve"> </w:t>
      </w:r>
      <w:r w:rsidRPr="00B51214">
        <w:rPr>
          <w:rFonts w:asciiTheme="majorBidi" w:eastAsia="msam10" w:hAnsiTheme="majorBidi" w:cstheme="majorBidi"/>
          <w:color w:val="auto"/>
          <w:sz w:val="22"/>
          <w:lang w:bidi="ar-SA"/>
        </w:rPr>
        <w:t xml:space="preserve">“infinitely often </w:t>
      </w:r>
      <m:oMath>
        <m:r>
          <w:rPr>
            <w:rFonts w:ascii="Cambria Math" w:eastAsia="cmmi10" w:hAnsi="Cambria Math" w:cstheme="majorBidi"/>
            <w:color w:val="auto"/>
            <w:sz w:val="22"/>
            <w:lang w:bidi="ar-SA"/>
          </w:rPr>
          <m:t>φ</m:t>
        </m:r>
      </m:oMath>
      <w:r w:rsidRPr="00B51214">
        <w:rPr>
          <w:rFonts w:asciiTheme="majorBidi" w:eastAsia="msam10" w:hAnsiTheme="majorBidi" w:cstheme="majorBidi"/>
          <w:color w:val="auto"/>
          <w:sz w:val="22"/>
          <w:lang w:bidi="ar-SA"/>
        </w:rPr>
        <w:t>”</w:t>
      </w:r>
    </w:p>
    <w:p w14:paraId="611B1C8F" w14:textId="2A62FB8F" w:rsidR="00133854" w:rsidRDefault="00BE6FDB" w:rsidP="00BC2284">
      <w:pPr>
        <w:spacing w:after="120" w:line="264" w:lineRule="auto"/>
        <w:ind w:left="283" w:right="0" w:firstLine="0"/>
        <w:rPr>
          <w:rFonts w:asciiTheme="majorBidi" w:eastAsia="msam10" w:hAnsiTheme="majorBidi" w:cstheme="majorBidi"/>
          <w:color w:val="auto"/>
          <w:sz w:val="22"/>
          <w:lang w:bidi="ar-SA"/>
        </w:rPr>
      </w:pPr>
      <w:r w:rsidRPr="00B51214">
        <w:rPr>
          <w:rFonts w:asciiTheme="majorBidi" w:hAnsiTheme="majorBidi" w:cstheme="majorBidi"/>
          <w:sz w:val="22"/>
        </w:rPr>
        <w:t>◊</w:t>
      </w:r>
      <m:oMath>
        <m:r>
          <m:rPr>
            <m:sty m:val="p"/>
          </m:rPr>
          <w:rPr>
            <w:rFonts w:ascii="Cambria Math" w:hAnsi="Cambria Math" w:cstheme="majorBidi"/>
            <w:sz w:val="22"/>
          </w:rPr>
          <m:t>□</m:t>
        </m:r>
        <m:r>
          <w:rPr>
            <w:rFonts w:ascii="Cambria Math" w:eastAsia="cmmi10" w:hAnsi="Cambria Math" w:cstheme="majorBidi"/>
            <w:color w:val="auto"/>
            <w:sz w:val="22"/>
            <w:lang w:bidi="ar-SA"/>
          </w:rPr>
          <m:t>φ</m:t>
        </m:r>
      </m:oMath>
      <w:r w:rsidRPr="00B51214">
        <w:rPr>
          <w:rFonts w:asciiTheme="majorBidi" w:eastAsia="cmmi10" w:hAnsiTheme="majorBidi" w:cstheme="majorBidi"/>
          <w:i/>
          <w:iCs/>
          <w:color w:val="auto"/>
          <w:sz w:val="22"/>
          <w:lang w:bidi="ar-SA"/>
        </w:rPr>
        <w:t xml:space="preserve"> </w:t>
      </w:r>
      <w:r w:rsidRPr="00B51214">
        <w:rPr>
          <w:rFonts w:asciiTheme="majorBidi" w:eastAsia="msam10" w:hAnsiTheme="majorBidi" w:cstheme="majorBidi"/>
          <w:color w:val="auto"/>
          <w:sz w:val="22"/>
          <w:lang w:bidi="ar-SA"/>
        </w:rPr>
        <w:t xml:space="preserve">“eventually forever </w:t>
      </w:r>
      <m:oMath>
        <m:r>
          <w:rPr>
            <w:rFonts w:ascii="Cambria Math" w:eastAsia="cmmi10" w:hAnsi="Cambria Math" w:cstheme="majorBidi"/>
            <w:color w:val="auto"/>
            <w:sz w:val="22"/>
            <w:lang w:bidi="ar-SA"/>
          </w:rPr>
          <m:t>φ</m:t>
        </m:r>
      </m:oMath>
      <w:r w:rsidRPr="00B51214">
        <w:rPr>
          <w:rFonts w:asciiTheme="majorBidi" w:eastAsia="msam10" w:hAnsiTheme="majorBidi" w:cstheme="majorBidi"/>
          <w:color w:val="auto"/>
          <w:sz w:val="22"/>
          <w:lang w:bidi="ar-SA"/>
        </w:rPr>
        <w:t>”</w:t>
      </w:r>
    </w:p>
    <w:p w14:paraId="5EC39BC6" w14:textId="6D03E5F2" w:rsidR="00795826" w:rsidRPr="00795826" w:rsidRDefault="00795826" w:rsidP="00BC2284">
      <w:pPr>
        <w:tabs>
          <w:tab w:val="left" w:pos="720"/>
        </w:tabs>
        <w:autoSpaceDE w:val="0"/>
        <w:autoSpaceDN w:val="0"/>
        <w:adjustRightInd w:val="0"/>
        <w:spacing w:after="120" w:line="240" w:lineRule="auto"/>
        <w:ind w:left="0" w:right="0" w:firstLine="0"/>
        <w:jc w:val="left"/>
        <w:rPr>
          <w:rFonts w:asciiTheme="majorBidi" w:eastAsiaTheme="minorEastAsia" w:hAnsiTheme="majorBidi" w:cstheme="majorBidi"/>
          <w:b/>
          <w:bCs/>
          <w:sz w:val="22"/>
          <w:u w:val="single"/>
          <w:lang w:bidi="ar-SA"/>
        </w:rPr>
      </w:pPr>
      <w:r w:rsidRPr="00795826">
        <w:rPr>
          <w:rFonts w:asciiTheme="majorBidi" w:eastAsiaTheme="minorEastAsia" w:hAnsiTheme="majorBidi" w:cstheme="majorBidi"/>
          <w:b/>
          <w:bCs/>
          <w:sz w:val="22"/>
          <w:u w:val="single"/>
          <w:lang w:bidi="ar-SA"/>
        </w:rPr>
        <w:lastRenderedPageBreak/>
        <w:t>Semantics of LT</w:t>
      </w:r>
      <w:r>
        <w:rPr>
          <w:rFonts w:asciiTheme="majorBidi" w:eastAsiaTheme="minorEastAsia" w:hAnsiTheme="majorBidi" w:cstheme="majorBidi"/>
          <w:b/>
          <w:bCs/>
          <w:sz w:val="22"/>
          <w:u w:val="single"/>
          <w:lang w:bidi="ar-SA"/>
        </w:rPr>
        <w:t xml:space="preserve">L over Paths and States: </w:t>
      </w:r>
    </w:p>
    <w:tbl>
      <w:tblPr>
        <w:tblStyle w:val="TableGrid0"/>
        <w:tblW w:w="0" w:type="auto"/>
        <w:tblInd w:w="120" w:type="dxa"/>
        <w:tblLayout w:type="fixed"/>
        <w:tblLook w:val="04A0" w:firstRow="1" w:lastRow="0" w:firstColumn="1" w:lastColumn="0" w:noHBand="0" w:noVBand="1"/>
      </w:tblPr>
      <w:tblGrid>
        <w:gridCol w:w="8097"/>
      </w:tblGrid>
      <w:tr w:rsidR="00795826" w14:paraId="2C6CE476" w14:textId="77777777" w:rsidTr="003A5D05">
        <w:tc>
          <w:tcPr>
            <w:tcW w:w="8097" w:type="dxa"/>
          </w:tcPr>
          <w:p w14:paraId="45997D68" w14:textId="77777777" w:rsidR="00795826" w:rsidRDefault="00795826" w:rsidP="003A5D05">
            <w:pPr>
              <w:spacing w:after="0"/>
              <w:ind w:left="0" w:right="0" w:firstLine="0"/>
            </w:pPr>
            <w:r>
              <w:rPr>
                <w:noProof/>
                <w:lang w:bidi="ar-SA"/>
              </w:rPr>
              <w:drawing>
                <wp:inline distT="0" distB="0" distL="0" distR="0" wp14:anchorId="6564EFF4" wp14:editId="6C565B60">
                  <wp:extent cx="5010838" cy="41346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461" t="33955" r="32107" b="60316"/>
                          <a:stretch/>
                        </pic:blipFill>
                        <pic:spPr bwMode="auto">
                          <a:xfrm>
                            <a:off x="0" y="0"/>
                            <a:ext cx="5017239" cy="413996"/>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5C4E5F70" w14:textId="77777777" w:rsidTr="003A5D05">
        <w:trPr>
          <w:trHeight w:val="218"/>
        </w:trPr>
        <w:tc>
          <w:tcPr>
            <w:tcW w:w="8097" w:type="dxa"/>
          </w:tcPr>
          <w:p w14:paraId="688548FF" w14:textId="7C90C52F" w:rsidR="00795826" w:rsidRPr="00933285" w:rsidRDefault="00933285" w:rsidP="003A5D05">
            <w:pPr>
              <w:spacing w:after="0"/>
              <w:ind w:left="0" w:right="0" w:firstLine="0"/>
              <w:rPr>
                <w:sz w:val="22"/>
              </w:rPr>
            </w:pPr>
            <m:oMath>
              <m:r>
                <w:rPr>
                  <w:rFonts w:ascii="Cambria Math" w:hAnsi="Cambria Math"/>
                  <w:color w:val="000000" w:themeColor="text1"/>
                  <w:sz w:val="22"/>
                  <w:highlight w:val="yellow"/>
                </w:rPr>
                <m:t>a</m:t>
              </m:r>
              <m:r>
                <w:rPr>
                  <w:rStyle w:val="CommentReference"/>
                  <w:rFonts w:ascii="Cambria Math" w:hAnsi="Cambria Math"/>
                  <w:i/>
                  <w:iCs/>
                  <w:color w:val="000000" w:themeColor="text1"/>
                  <w:sz w:val="22"/>
                  <w:szCs w:val="22"/>
                  <w:highlight w:val="yellow"/>
                </w:rPr>
                <w:commentReference w:id="195"/>
              </m:r>
            </m:oMath>
            <w:r w:rsidR="00795826" w:rsidRPr="00933285">
              <w:rPr>
                <w:sz w:val="22"/>
              </w:rPr>
              <w:t xml:space="preserve"> has to  hold at the current state</w:t>
            </w:r>
          </w:p>
        </w:tc>
      </w:tr>
      <w:tr w:rsidR="00795826" w14:paraId="37648F6C" w14:textId="77777777" w:rsidTr="003A5D05">
        <w:tc>
          <w:tcPr>
            <w:tcW w:w="8097" w:type="dxa"/>
          </w:tcPr>
          <w:p w14:paraId="45B02EBE" w14:textId="77777777" w:rsidR="00795826" w:rsidRDefault="00795826" w:rsidP="003A5D05">
            <w:pPr>
              <w:spacing w:after="0"/>
              <w:ind w:left="0" w:right="0" w:firstLine="0"/>
              <w:rPr>
                <w:noProof/>
                <w:lang w:bidi="ar-SA"/>
              </w:rPr>
            </w:pPr>
          </w:p>
          <w:p w14:paraId="12FE0DD0" w14:textId="77777777" w:rsidR="00795826" w:rsidRDefault="00795826" w:rsidP="003A5D05">
            <w:pPr>
              <w:spacing w:after="0"/>
              <w:ind w:left="0" w:right="0" w:firstLine="0"/>
            </w:pPr>
            <w:r>
              <w:rPr>
                <w:noProof/>
                <w:lang w:bidi="ar-SA"/>
              </w:rPr>
              <w:drawing>
                <wp:inline distT="0" distB="0" distL="0" distR="0" wp14:anchorId="47FC55C1" wp14:editId="3672ABE6">
                  <wp:extent cx="5232538" cy="4381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937" t="30243" r="32143" b="62466"/>
                          <a:stretch/>
                        </pic:blipFill>
                        <pic:spPr bwMode="auto">
                          <a:xfrm>
                            <a:off x="0" y="0"/>
                            <a:ext cx="5232538" cy="438150"/>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2FE3BD4D" w14:textId="77777777" w:rsidTr="003A5D05">
        <w:tc>
          <w:tcPr>
            <w:tcW w:w="8097" w:type="dxa"/>
          </w:tcPr>
          <w:p w14:paraId="27DEF82E" w14:textId="77777777" w:rsidR="00795826" w:rsidRPr="00933285" w:rsidRDefault="00795826" w:rsidP="003A5D05">
            <w:pPr>
              <w:spacing w:after="0"/>
              <w:ind w:left="0" w:right="0" w:firstLine="0"/>
              <w:rPr>
                <w:sz w:val="22"/>
              </w:rPr>
            </w:pPr>
            <w:r w:rsidRPr="00933285">
              <w:rPr>
                <w:i/>
                <w:iCs/>
                <w:sz w:val="22"/>
                <w:highlight w:val="yellow"/>
              </w:rPr>
              <w:t>a</w:t>
            </w:r>
            <w:r w:rsidRPr="00933285">
              <w:rPr>
                <w:sz w:val="22"/>
              </w:rPr>
              <w:t xml:space="preserve">  has to  hold at the next state</w:t>
            </w:r>
          </w:p>
        </w:tc>
      </w:tr>
      <w:tr w:rsidR="00795826" w14:paraId="60000005" w14:textId="77777777" w:rsidTr="003A5D05">
        <w:tc>
          <w:tcPr>
            <w:tcW w:w="8097" w:type="dxa"/>
          </w:tcPr>
          <w:p w14:paraId="4E9FB56D" w14:textId="77777777" w:rsidR="00795826" w:rsidRPr="003F0D0A" w:rsidRDefault="00795826" w:rsidP="003A5D05">
            <w:pPr>
              <w:spacing w:after="0"/>
              <w:ind w:left="0" w:right="0" w:firstLine="0"/>
              <w:rPr>
                <w:sz w:val="24"/>
                <w:szCs w:val="24"/>
              </w:rPr>
            </w:pPr>
            <w:r w:rsidRPr="003F0D0A">
              <w:rPr>
                <w:noProof/>
                <w:sz w:val="24"/>
                <w:szCs w:val="24"/>
                <w:lang w:bidi="ar-SA"/>
              </w:rPr>
              <w:drawing>
                <wp:inline distT="0" distB="0" distL="0" distR="0" wp14:anchorId="683967C6" wp14:editId="7D4F133B">
                  <wp:extent cx="4825890" cy="4857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731" t="37534" r="32120" b="54095"/>
                          <a:stretch/>
                        </pic:blipFill>
                        <pic:spPr bwMode="auto">
                          <a:xfrm>
                            <a:off x="0" y="0"/>
                            <a:ext cx="4826397" cy="485775"/>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57110E11" w14:textId="77777777" w:rsidTr="003A5D05">
        <w:tc>
          <w:tcPr>
            <w:tcW w:w="8097" w:type="dxa"/>
          </w:tcPr>
          <w:p w14:paraId="7B0DAF75" w14:textId="77777777" w:rsidR="00795826" w:rsidRPr="00933285" w:rsidRDefault="00795826" w:rsidP="003A5D05">
            <w:pPr>
              <w:spacing w:after="0"/>
              <w:ind w:left="0" w:right="0" w:firstLine="0"/>
              <w:rPr>
                <w:sz w:val="22"/>
              </w:rPr>
            </w:pPr>
            <w:r w:rsidRPr="00933285">
              <w:rPr>
                <w:i/>
                <w:iCs/>
                <w:sz w:val="22"/>
                <w:highlight w:val="yellow"/>
              </w:rPr>
              <w:t>a</w:t>
            </w:r>
            <w:r w:rsidRPr="00933285">
              <w:rPr>
                <w:sz w:val="22"/>
              </w:rPr>
              <w:t xml:space="preserve"> has to hold until</w:t>
            </w:r>
            <w:r w:rsidRPr="00933285">
              <w:rPr>
                <w:i/>
                <w:iCs/>
                <w:sz w:val="22"/>
              </w:rPr>
              <w:t xml:space="preserve"> </w:t>
            </w:r>
            <w:r w:rsidRPr="00933285">
              <w:rPr>
                <w:i/>
                <w:iCs/>
                <w:sz w:val="22"/>
                <w:highlight w:val="yellow"/>
              </w:rPr>
              <w:t>b</w:t>
            </w:r>
            <w:r w:rsidRPr="00933285">
              <w:rPr>
                <w:sz w:val="22"/>
              </w:rPr>
              <w:t xml:space="preserve"> , which   holds at the current or a future position</w:t>
            </w:r>
          </w:p>
        </w:tc>
      </w:tr>
      <w:tr w:rsidR="00795826" w14:paraId="4F5C931F" w14:textId="77777777" w:rsidTr="003A5D05">
        <w:tc>
          <w:tcPr>
            <w:tcW w:w="8097" w:type="dxa"/>
          </w:tcPr>
          <w:p w14:paraId="4455980A" w14:textId="77777777" w:rsidR="00795826" w:rsidRPr="003F0D0A" w:rsidRDefault="00795826" w:rsidP="003A5D05">
            <w:pPr>
              <w:spacing w:after="0"/>
              <w:ind w:left="0" w:right="0" w:firstLine="0"/>
              <w:rPr>
                <w:noProof/>
                <w:sz w:val="24"/>
                <w:szCs w:val="24"/>
                <w:lang w:bidi="ar-SA"/>
              </w:rPr>
            </w:pPr>
          </w:p>
          <w:p w14:paraId="22B686C2" w14:textId="77777777" w:rsidR="00795826" w:rsidRPr="003F0D0A" w:rsidRDefault="00795826" w:rsidP="003A5D05">
            <w:pPr>
              <w:spacing w:after="0"/>
              <w:ind w:left="0" w:right="0" w:firstLine="0"/>
              <w:rPr>
                <w:sz w:val="24"/>
                <w:szCs w:val="24"/>
              </w:rPr>
            </w:pPr>
            <w:r w:rsidRPr="003F0D0A">
              <w:rPr>
                <w:noProof/>
                <w:sz w:val="24"/>
                <w:szCs w:val="24"/>
                <w:lang w:bidi="ar-SA"/>
              </w:rPr>
              <w:drawing>
                <wp:inline distT="0" distB="0" distL="0" distR="0" wp14:anchorId="5DA1CBBF" wp14:editId="23124E68">
                  <wp:extent cx="4444421" cy="5352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971" t="46445" r="32322" b="45184"/>
                          <a:stretch/>
                        </pic:blipFill>
                        <pic:spPr bwMode="auto">
                          <a:xfrm>
                            <a:off x="0" y="0"/>
                            <a:ext cx="4540198" cy="546804"/>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607ECDF7" w14:textId="77777777" w:rsidTr="003A5D05">
        <w:tc>
          <w:tcPr>
            <w:tcW w:w="8097" w:type="dxa"/>
          </w:tcPr>
          <w:p w14:paraId="2D84F384" w14:textId="77777777" w:rsidR="00795826" w:rsidRPr="00933285" w:rsidRDefault="00795826" w:rsidP="003A5D05">
            <w:pPr>
              <w:spacing w:after="0"/>
              <w:ind w:left="0" w:right="0" w:firstLine="0"/>
              <w:rPr>
                <w:sz w:val="22"/>
              </w:rPr>
            </w:pPr>
            <w:r w:rsidRPr="00933285">
              <w:rPr>
                <w:i/>
                <w:iCs/>
                <w:sz w:val="22"/>
                <w:highlight w:val="yellow"/>
              </w:rPr>
              <w:t>a</w:t>
            </w:r>
            <w:r w:rsidRPr="00933285">
              <w:rPr>
                <w:sz w:val="22"/>
              </w:rPr>
              <w:t xml:space="preserve">  eventually has to hold (somewhere   on the subsequent path);</w:t>
            </w:r>
          </w:p>
        </w:tc>
      </w:tr>
      <w:tr w:rsidR="00795826" w14:paraId="398FBB33" w14:textId="77777777" w:rsidTr="003A5D05">
        <w:tc>
          <w:tcPr>
            <w:tcW w:w="8097" w:type="dxa"/>
          </w:tcPr>
          <w:p w14:paraId="7BB073B7" w14:textId="77777777" w:rsidR="00795826" w:rsidRPr="003F0D0A" w:rsidRDefault="00795826" w:rsidP="003A5D05">
            <w:pPr>
              <w:spacing w:after="0"/>
              <w:ind w:left="0" w:right="0" w:firstLine="0"/>
              <w:rPr>
                <w:noProof/>
                <w:sz w:val="24"/>
                <w:szCs w:val="24"/>
                <w:lang w:bidi="ar-SA"/>
              </w:rPr>
            </w:pPr>
          </w:p>
          <w:p w14:paraId="3B541E67" w14:textId="77777777" w:rsidR="00795826" w:rsidRPr="003F0D0A" w:rsidRDefault="00795826" w:rsidP="003A5D05">
            <w:pPr>
              <w:spacing w:after="0"/>
              <w:ind w:left="0" w:right="0" w:firstLine="0"/>
              <w:rPr>
                <w:noProof/>
                <w:sz w:val="24"/>
                <w:szCs w:val="24"/>
              </w:rPr>
            </w:pPr>
          </w:p>
          <w:p w14:paraId="251F370D" w14:textId="77777777" w:rsidR="00795826" w:rsidRPr="003F0D0A" w:rsidRDefault="00795826" w:rsidP="003A5D05">
            <w:pPr>
              <w:spacing w:after="0"/>
              <w:ind w:left="0" w:right="0" w:firstLine="0"/>
              <w:rPr>
                <w:sz w:val="24"/>
                <w:szCs w:val="24"/>
              </w:rPr>
            </w:pPr>
            <w:r w:rsidRPr="003F0D0A">
              <w:rPr>
                <w:noProof/>
                <w:sz w:val="24"/>
                <w:szCs w:val="24"/>
                <w:lang w:bidi="ar-SA"/>
              </w:rPr>
              <w:drawing>
                <wp:inline distT="0" distB="0" distL="0" distR="0" wp14:anchorId="1056B477" wp14:editId="6955F40C">
                  <wp:extent cx="4206240" cy="3657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532" t="54275" r="31474" b="39856"/>
                          <a:stretch/>
                        </pic:blipFill>
                        <pic:spPr bwMode="auto">
                          <a:xfrm>
                            <a:off x="0" y="0"/>
                            <a:ext cx="4279797" cy="372156"/>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4F1B4CFA" w14:textId="77777777" w:rsidTr="00933285">
        <w:trPr>
          <w:trHeight w:val="327"/>
        </w:trPr>
        <w:tc>
          <w:tcPr>
            <w:tcW w:w="8097" w:type="dxa"/>
          </w:tcPr>
          <w:p w14:paraId="5A0D6652" w14:textId="55AA169C" w:rsidR="00795826" w:rsidRPr="00933285" w:rsidRDefault="00795826" w:rsidP="003A5D05">
            <w:pPr>
              <w:spacing w:after="0"/>
              <w:ind w:left="0" w:right="0" w:firstLine="0"/>
              <w:rPr>
                <w:sz w:val="22"/>
              </w:rPr>
            </w:pPr>
            <w:r w:rsidRPr="00933285">
              <w:rPr>
                <w:i/>
                <w:iCs/>
                <w:sz w:val="22"/>
                <w:highlight w:val="yellow"/>
              </w:rPr>
              <w:t>a</w:t>
            </w:r>
            <w:r w:rsidRPr="00933285">
              <w:rPr>
                <w:sz w:val="22"/>
              </w:rPr>
              <w:t xml:space="preserve"> has to hold on the entire  subsequent path</w:t>
            </w:r>
          </w:p>
        </w:tc>
      </w:tr>
    </w:tbl>
    <w:p w14:paraId="32596D93" w14:textId="487DD0BF" w:rsidR="00795826" w:rsidRPr="00BE6FDB" w:rsidRDefault="007B2347" w:rsidP="00795826">
      <w:pPr>
        <w:spacing w:after="120" w:line="264" w:lineRule="auto"/>
        <w:ind w:left="0" w:right="0" w:firstLine="120"/>
        <w:rPr>
          <w:rFonts w:asciiTheme="majorBidi" w:hAnsiTheme="majorBidi" w:cstheme="majorBidi"/>
          <w:b/>
          <w:bCs/>
          <w:i/>
          <w:iCs/>
          <w:sz w:val="22"/>
          <w:u w:val="single"/>
        </w:rPr>
      </w:pPr>
      <w:r w:rsidRPr="00EE4564">
        <w:rPr>
          <w:rFonts w:asciiTheme="majorBidi" w:eastAsiaTheme="minorHAnsi" w:hAnsiTheme="majorBidi" w:cstheme="majorBidi"/>
          <w:i/>
          <w:iCs/>
          <w:noProof/>
          <w:szCs w:val="20"/>
          <w:lang w:bidi="ar-SA"/>
        </w:rPr>
        <mc:AlternateContent>
          <mc:Choice Requires="wps">
            <w:drawing>
              <wp:anchor distT="0" distB="0" distL="114300" distR="114300" simplePos="0" relativeHeight="251725312" behindDoc="0" locked="0" layoutInCell="1" allowOverlap="1" wp14:anchorId="1B5EB08B" wp14:editId="43E66B74">
                <wp:simplePos x="0" y="0"/>
                <wp:positionH relativeFrom="margin">
                  <wp:posOffset>137795</wp:posOffset>
                </wp:positionH>
                <wp:positionV relativeFrom="paragraph">
                  <wp:posOffset>201930</wp:posOffset>
                </wp:positionV>
                <wp:extent cx="5086350" cy="529590"/>
                <wp:effectExtent l="0" t="0" r="0" b="0"/>
                <wp:wrapNone/>
                <wp:docPr id="13"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529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54A61" w14:textId="0E71F7F1" w:rsidR="00E81BBF" w:rsidRPr="007B2347" w:rsidRDefault="00E81BBF" w:rsidP="007B2347">
                            <w:pPr>
                              <w:autoSpaceDE w:val="0"/>
                              <w:autoSpaceDN w:val="0"/>
                              <w:adjustRightInd w:val="0"/>
                              <w:spacing w:after="120" w:line="240" w:lineRule="auto"/>
                              <w:rPr>
                                <w:rFonts w:asciiTheme="majorBidi" w:eastAsiaTheme="minorHAnsi" w:hAnsiTheme="majorBidi" w:cstheme="majorBidi"/>
                                <w:i/>
                                <w:iCs/>
                                <w:szCs w:val="20"/>
                              </w:rPr>
                            </w:pPr>
                            <w:r w:rsidRPr="007B2347">
                              <w:rPr>
                                <w:rFonts w:asciiTheme="majorBidi" w:eastAsiaTheme="minorHAnsi" w:hAnsiTheme="majorBidi" w:cstheme="majorBidi"/>
                                <w:i/>
                                <w:iCs/>
                                <w:szCs w:val="20"/>
                              </w:rPr>
                              <w:t xml:space="preserve">Fig. 1: </w:t>
                            </w:r>
                            <w:r w:rsidRPr="007B2347">
                              <w:rPr>
                                <w:rFonts w:asciiTheme="majorBidi" w:eastAsiaTheme="minorEastAsia" w:hAnsiTheme="majorBidi" w:cstheme="majorBidi"/>
                                <w:szCs w:val="20"/>
                                <w:lang w:bidi="ar-SA"/>
                              </w:rPr>
                              <w:t>Semantics of LTL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B5EB08B" id="_x0000_t202" coordsize="21600,21600" o:spt="202" path="m,l,21600r21600,l21600,xe">
                <v:stroke joinstyle="miter"/>
                <v:path gradientshapeok="t" o:connecttype="rect"/>
              </v:shapetype>
              <v:shape id="Text Box 70" o:spid="_x0000_s1026" type="#_x0000_t202" style="position:absolute;left:0;text-align:left;margin-left:10.85pt;margin-top:15.9pt;width:400.5pt;height:41.7pt;z-index:251725312;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JstwIAALs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" filled="f" stroked="f">
                <v:textbox style="mso-fit-shape-to-text:t">
                  <w:txbxContent>
                    <w:p w14:paraId="28954A61" w14:textId="0E71F7F1" w:rsidR="00E81BBF" w:rsidRPr="007B2347" w:rsidRDefault="00E81BBF" w:rsidP="007B2347">
                      <w:pPr>
                        <w:autoSpaceDE w:val="0"/>
                        <w:autoSpaceDN w:val="0"/>
                        <w:adjustRightInd w:val="0"/>
                        <w:spacing w:after="120" w:line="240" w:lineRule="auto"/>
                        <w:rPr>
                          <w:rFonts w:asciiTheme="majorBidi" w:eastAsiaTheme="minorHAnsi" w:hAnsiTheme="majorBidi" w:cstheme="majorBidi"/>
                          <w:i/>
                          <w:iCs/>
                          <w:szCs w:val="20"/>
                        </w:rPr>
                      </w:pPr>
                      <w:r w:rsidRPr="007B2347">
                        <w:rPr>
                          <w:rFonts w:asciiTheme="majorBidi" w:eastAsiaTheme="minorHAnsi" w:hAnsiTheme="majorBidi" w:cstheme="majorBidi"/>
                          <w:i/>
                          <w:iCs/>
                          <w:szCs w:val="20"/>
                        </w:rPr>
                        <w:t xml:space="preserve">Fig. 1: </w:t>
                      </w:r>
                      <w:r w:rsidRPr="007B2347">
                        <w:rPr>
                          <w:rFonts w:asciiTheme="majorBidi" w:eastAsiaTheme="minorEastAsia" w:hAnsiTheme="majorBidi" w:cstheme="majorBidi"/>
                          <w:szCs w:val="20"/>
                          <w:lang w:bidi="ar-SA"/>
                        </w:rPr>
                        <w:t>Semantics of LTL</w:t>
                      </w:r>
                    </w:p>
                  </w:txbxContent>
                </v:textbox>
                <w10:wrap anchorx="margin"/>
              </v:shape>
            </w:pict>
          </mc:Fallback>
        </mc:AlternateContent>
      </w:r>
    </w:p>
    <w:p w14:paraId="68238A31" w14:textId="63E1F1F2" w:rsidR="00133854" w:rsidRPr="0094686A" w:rsidRDefault="00133854" w:rsidP="00A24E63">
      <w:pPr>
        <w:pStyle w:val="Heading3"/>
        <w:spacing w:after="120" w:line="22" w:lineRule="atLeast"/>
        <w:ind w:left="0" w:hanging="14"/>
        <w:rPr>
          <w:del w:id="196" w:author="hp" w:date="2017-01-05T18:05:00Z"/>
          <w:rFonts w:asciiTheme="majorBidi" w:hAnsiTheme="majorBidi" w:cstheme="majorBidi"/>
          <w:sz w:val="22"/>
        </w:rPr>
      </w:pPr>
      <w:bookmarkStart w:id="197" w:name="_Toc468119591"/>
      <w:bookmarkStart w:id="198" w:name="_Toc470446033"/>
      <w:del w:id="199" w:author="hp" w:date="2017-01-05T18:05:00Z">
        <w:r w:rsidRPr="0094686A">
          <w:rPr>
            <w:rFonts w:asciiTheme="majorBidi" w:hAnsiTheme="majorBidi" w:cstheme="majorBidi"/>
            <w:sz w:val="22"/>
          </w:rPr>
          <w:delText>2.1.</w:delText>
        </w:r>
        <w:r w:rsidRPr="0094686A">
          <w:rPr>
            <w:rFonts w:asciiTheme="majorBidi" w:hAnsiTheme="majorBidi" w:cstheme="majorBidi"/>
            <w:sz w:val="22"/>
            <w:lang w:bidi="ar-SA"/>
          </w:rPr>
          <w:delText>3</w:delText>
        </w:r>
        <w:r w:rsidRPr="0094686A">
          <w:rPr>
            <w:rFonts w:asciiTheme="majorBidi" w:hAnsiTheme="majorBidi" w:cstheme="majorBidi"/>
            <w:sz w:val="22"/>
          </w:rPr>
          <w:delText>. Program graph (PG)</w:delText>
        </w:r>
        <w:bookmarkEnd w:id="197"/>
        <w:bookmarkEnd w:id="198"/>
      </w:del>
    </w:p>
    <w:p w14:paraId="36795763" w14:textId="3B763E89" w:rsidR="00133854" w:rsidRPr="0094686A" w:rsidRDefault="00CF519F" w:rsidP="00A24E63">
      <w:pPr>
        <w:spacing w:after="120" w:line="264" w:lineRule="auto"/>
        <w:ind w:left="0" w:right="0" w:firstLine="272"/>
        <w:rPr>
          <w:del w:id="200" w:author="hp" w:date="2017-01-05T18:05:00Z"/>
          <w:rFonts w:asciiTheme="majorBidi" w:hAnsiTheme="majorBidi" w:cstheme="majorBidi"/>
          <w:sz w:val="22"/>
        </w:rPr>
      </w:pPr>
      <w:commentRangeStart w:id="201"/>
      <w:del w:id="202" w:author="hp" w:date="2017-01-05T18:05:00Z">
        <w:r w:rsidRPr="0094686A">
          <w:rPr>
            <w:rFonts w:asciiTheme="majorBidi" w:hAnsiTheme="majorBidi" w:cstheme="majorBidi"/>
            <w:sz w:val="22"/>
          </w:rPr>
          <w:delText>P</w:delText>
        </w:r>
        <w:r w:rsidR="00133854" w:rsidRPr="0094686A">
          <w:rPr>
            <w:rFonts w:asciiTheme="majorBidi" w:hAnsiTheme="majorBidi" w:cstheme="majorBidi"/>
            <w:sz w:val="22"/>
          </w:rPr>
          <w:delText xml:space="preserve">rogram graphs over a set </w:delText>
        </w:r>
        <w:r w:rsidR="00133854" w:rsidRPr="0094686A">
          <w:rPr>
            <w:rFonts w:asciiTheme="majorBidi" w:hAnsiTheme="majorBidi" w:cstheme="majorBidi"/>
            <w:i/>
            <w:iCs/>
            <w:sz w:val="22"/>
          </w:rPr>
          <w:delText>Var</w:delText>
        </w:r>
        <w:r w:rsidR="00133854" w:rsidRPr="0094686A">
          <w:rPr>
            <w:rFonts w:asciiTheme="majorBidi" w:hAnsiTheme="majorBidi" w:cstheme="majorBidi"/>
            <w:sz w:val="22"/>
          </w:rPr>
          <w:delText xml:space="preserve"> of typed variables.</w:delText>
        </w:r>
        <w:commentRangeEnd w:id="201"/>
        <w:r w:rsidRPr="0094686A">
          <w:rPr>
            <w:rStyle w:val="CommentReference"/>
            <w:rFonts w:asciiTheme="majorBidi" w:hAnsiTheme="majorBidi" w:cstheme="majorBidi"/>
            <w:sz w:val="22"/>
            <w:szCs w:val="22"/>
          </w:rPr>
          <w:commentReference w:id="201"/>
        </w:r>
        <w:r w:rsidR="00133854" w:rsidRPr="0094686A">
          <w:rPr>
            <w:rFonts w:asciiTheme="majorBidi" w:hAnsiTheme="majorBidi" w:cstheme="majorBidi"/>
            <w:sz w:val="22"/>
          </w:rPr>
          <w:delText xml:space="preserve"> Essentially, this means that a standardized type (e.g., boolean, integer, or char) is associated with each variable. The type of variable </w:delText>
        </w:r>
        <w:r w:rsidR="00133854" w:rsidRPr="0094686A">
          <w:rPr>
            <w:rFonts w:asciiTheme="majorBidi" w:hAnsiTheme="majorBidi" w:cstheme="majorBidi"/>
            <w:i/>
            <w:iCs/>
            <w:sz w:val="22"/>
          </w:rPr>
          <w:delText>x</w:delText>
        </w:r>
        <w:r w:rsidR="00133854" w:rsidRPr="0094686A">
          <w:rPr>
            <w:rFonts w:asciiTheme="majorBidi" w:hAnsiTheme="majorBidi" w:cstheme="majorBidi"/>
            <w:sz w:val="22"/>
          </w:rPr>
          <w:delText xml:space="preserve"> is called the domain </w:delText>
        </w:r>
        <w:r w:rsidR="00133854" w:rsidRPr="0094686A">
          <w:rPr>
            <w:rFonts w:asciiTheme="majorBidi" w:hAnsiTheme="majorBidi" w:cstheme="majorBidi"/>
            <w:i/>
            <w:iCs/>
            <w:sz w:val="22"/>
          </w:rPr>
          <w:delText>dom(x)</w:delText>
        </w:r>
        <w:r w:rsidR="00133854" w:rsidRPr="0094686A">
          <w:rPr>
            <w:rFonts w:asciiTheme="majorBidi" w:hAnsiTheme="majorBidi" w:cstheme="majorBidi"/>
            <w:sz w:val="22"/>
          </w:rPr>
          <w:delText xml:space="preserve"> of x. Let </w:delText>
        </w:r>
        <w:r w:rsidR="00133854" w:rsidRPr="0094686A">
          <w:rPr>
            <w:rFonts w:asciiTheme="majorBidi" w:hAnsiTheme="majorBidi" w:cstheme="majorBidi"/>
            <w:i/>
            <w:iCs/>
            <w:sz w:val="22"/>
          </w:rPr>
          <w:delText>Eval(Var)</w:delText>
        </w:r>
        <w:r w:rsidR="00133854" w:rsidRPr="0094686A">
          <w:rPr>
            <w:rFonts w:asciiTheme="majorBidi" w:hAnsiTheme="majorBidi" w:cstheme="majorBidi"/>
            <w:sz w:val="22"/>
          </w:rPr>
          <w:delText xml:space="preserve"> denote the set of (variable) evaluations that assign values to variables. </w:delText>
        </w:r>
        <w:r w:rsidR="00133854" w:rsidRPr="0094686A">
          <w:rPr>
            <w:rFonts w:asciiTheme="majorBidi" w:hAnsiTheme="majorBidi" w:cstheme="majorBidi"/>
            <w:i/>
            <w:iCs/>
            <w:sz w:val="22"/>
          </w:rPr>
          <w:delText>Cond(Var)</w:delText>
        </w:r>
        <w:r w:rsidR="00133854" w:rsidRPr="0094686A">
          <w:rPr>
            <w:rFonts w:asciiTheme="majorBidi" w:hAnsiTheme="majorBidi" w:cstheme="majorBidi"/>
            <w:sz w:val="22"/>
          </w:rPr>
          <w:delText xml:space="preserve"> is the set of Boolean conditions over Var. </w:delText>
        </w:r>
      </w:del>
    </w:p>
    <w:p w14:paraId="681A45C8" w14:textId="77777777" w:rsidR="00133854" w:rsidRPr="0094686A" w:rsidRDefault="00133854" w:rsidP="00A24E63">
      <w:pPr>
        <w:spacing w:after="120" w:line="22" w:lineRule="atLeast"/>
        <w:ind w:left="0" w:right="0"/>
        <w:rPr>
          <w:del w:id="203" w:author="hp" w:date="2017-01-05T18:05:00Z"/>
          <w:rFonts w:asciiTheme="majorBidi" w:hAnsiTheme="majorBidi" w:cstheme="majorBidi"/>
          <w:b/>
          <w:bCs/>
          <w:sz w:val="22"/>
        </w:rPr>
      </w:pPr>
      <w:del w:id="204" w:author="hp" w:date="2017-01-05T18:05:00Z">
        <w:r w:rsidRPr="0094686A">
          <w:rPr>
            <w:rFonts w:asciiTheme="majorBidi" w:hAnsiTheme="majorBidi" w:cstheme="majorBidi"/>
            <w:b/>
            <w:bCs/>
            <w:sz w:val="22"/>
          </w:rPr>
          <w:delText>Definition:</w:delText>
        </w:r>
      </w:del>
    </w:p>
    <w:p w14:paraId="52F3FB2C" w14:textId="2ED5DA1E" w:rsidR="00133854" w:rsidRPr="0094686A" w:rsidRDefault="00133854" w:rsidP="00A24E63">
      <w:pPr>
        <w:bidi/>
        <w:spacing w:after="120" w:line="22" w:lineRule="atLeast"/>
        <w:ind w:left="0" w:right="0"/>
        <w:jc w:val="right"/>
        <w:rPr>
          <w:del w:id="205" w:author="hp" w:date="2017-01-05T18:05:00Z"/>
          <w:rFonts w:asciiTheme="majorBidi" w:hAnsiTheme="majorBidi" w:cstheme="majorBidi"/>
          <w:color w:val="auto"/>
          <w:sz w:val="22"/>
          <w:rtl/>
        </w:rPr>
      </w:pPr>
      <w:del w:id="206" w:author="hp" w:date="2017-01-05T18:05:00Z">
        <w:r w:rsidRPr="0094686A">
          <w:rPr>
            <w:rFonts w:asciiTheme="majorBidi" w:hAnsiTheme="majorBidi" w:cstheme="majorBidi"/>
            <w:sz w:val="22"/>
          </w:rPr>
          <w:delText>A program graph PG over set Var of typed variables is a tuple (</w:delText>
        </w:r>
        <w:r w:rsidRPr="0094686A">
          <w:rPr>
            <w:rFonts w:asciiTheme="majorBidi" w:hAnsiTheme="majorBidi" w:cstheme="majorBidi"/>
            <w:i/>
            <w:iCs/>
            <w:sz w:val="22"/>
          </w:rPr>
          <w:delText xml:space="preserve">Loc, Act, Effect, →, </w:delText>
        </w:r>
        <m:oMath>
          <m:sSub>
            <m:sSubPr>
              <m:ctrlPr>
                <w:rPr>
                  <w:rFonts w:ascii="Cambria Math" w:hAnsi="Cambria Math" w:cstheme="majorBidi"/>
                  <w:i/>
                  <w:iCs/>
                  <w:sz w:val="22"/>
                </w:rPr>
              </m:ctrlPr>
            </m:sSubPr>
            <m:e>
              <m:r>
                <w:rPr>
                  <w:rFonts w:ascii="Cambria Math" w:hAnsi="Cambria Math" w:cstheme="majorBidi"/>
                  <w:sz w:val="22"/>
                </w:rPr>
                <m:t>Loc</m:t>
              </m:r>
            </m:e>
            <m:sub>
              <m:r>
                <w:rPr>
                  <w:rFonts w:ascii="Cambria Math" w:hAnsi="Cambria Math" w:cstheme="majorBidi"/>
                  <w:sz w:val="22"/>
                </w:rPr>
                <m:t>0</m:t>
              </m:r>
            </m:sub>
          </m:sSub>
        </m:oMath>
        <w:r w:rsidRPr="0094686A">
          <w:rPr>
            <w:rFonts w:asciiTheme="majorBidi" w:hAnsiTheme="majorBidi" w:cstheme="majorBidi"/>
            <w:i/>
            <w:iCs/>
            <w:sz w:val="22"/>
          </w:rPr>
          <w:delText xml:space="preserve">, </w:delText>
        </w:r>
        <m:oMath>
          <m:sSub>
            <m:sSubPr>
              <m:ctrlPr>
                <w:rPr>
                  <w:rFonts w:ascii="Cambria Math" w:hAnsi="Cambria Math" w:cstheme="majorBidi"/>
                  <w:i/>
                  <w:iCs/>
                  <w:sz w:val="22"/>
                </w:rPr>
              </m:ctrlPr>
            </m:sSubPr>
            <m:e>
              <m:r>
                <w:rPr>
                  <w:rFonts w:ascii="Cambria Math" w:hAnsi="Cambria Math" w:cstheme="majorBidi"/>
                  <w:sz w:val="22"/>
                </w:rPr>
                <m:t>g</m:t>
              </m:r>
            </m:e>
            <m:sub>
              <m:r>
                <w:rPr>
                  <w:rFonts w:ascii="Cambria Math" w:hAnsi="Cambria Math" w:cstheme="majorBidi"/>
                  <w:sz w:val="22"/>
                </w:rPr>
                <m:t>0</m:t>
              </m:r>
            </m:sub>
          </m:sSub>
        </m:oMath>
        <w:r w:rsidRPr="0094686A">
          <w:rPr>
            <w:rFonts w:asciiTheme="majorBidi" w:hAnsiTheme="majorBidi" w:cstheme="majorBidi"/>
            <w:sz w:val="22"/>
          </w:rPr>
          <w:delText>) where</w:delText>
        </w:r>
        <w:r w:rsidR="00B51214" w:rsidRPr="0094686A">
          <w:rPr>
            <w:rFonts w:asciiTheme="majorBidi" w:hAnsiTheme="majorBidi" w:cstheme="majorBidi"/>
            <w:color w:val="auto"/>
            <w:sz w:val="22"/>
            <w:rtl/>
          </w:rPr>
          <w:tab/>
        </w:r>
      </w:del>
    </w:p>
    <w:p w14:paraId="74F7A7F0" w14:textId="4AF58547" w:rsidR="00133854" w:rsidRPr="0094686A" w:rsidRDefault="00133854" w:rsidP="00A24E63">
      <w:pPr>
        <w:numPr>
          <w:ilvl w:val="0"/>
          <w:numId w:val="24"/>
        </w:numPr>
        <w:tabs>
          <w:tab w:val="clear" w:pos="720"/>
          <w:tab w:val="num" w:pos="2160"/>
        </w:tabs>
        <w:spacing w:after="120" w:line="22" w:lineRule="atLeast"/>
        <w:ind w:left="0" w:right="0"/>
        <w:jc w:val="left"/>
        <w:rPr>
          <w:del w:id="207" w:author="hp" w:date="2017-01-05T18:05:00Z"/>
          <w:rFonts w:asciiTheme="majorBidi" w:hAnsiTheme="majorBidi" w:cstheme="majorBidi"/>
          <w:sz w:val="22"/>
        </w:rPr>
      </w:pPr>
      <w:commentRangeStart w:id="208"/>
      <w:del w:id="209" w:author="hp" w:date="2017-01-05T18:05:00Z">
        <w:r w:rsidRPr="0094686A">
          <w:rPr>
            <w:rFonts w:asciiTheme="majorBidi" w:hAnsiTheme="majorBidi" w:cstheme="majorBidi"/>
            <w:i/>
            <w:iCs/>
            <w:sz w:val="22"/>
          </w:rPr>
          <w:delText>Loc</w:delText>
        </w:r>
        <w:commentRangeEnd w:id="208"/>
        <w:r w:rsidR="00CF519F" w:rsidRPr="0094686A">
          <w:rPr>
            <w:rStyle w:val="CommentReference"/>
            <w:rFonts w:asciiTheme="majorBidi" w:hAnsiTheme="majorBidi" w:cstheme="majorBidi"/>
            <w:i/>
            <w:iCs/>
            <w:sz w:val="22"/>
            <w:szCs w:val="22"/>
          </w:rPr>
          <w:commentReference w:id="208"/>
        </w:r>
        <w:r w:rsidRPr="0094686A">
          <w:rPr>
            <w:rFonts w:asciiTheme="majorBidi" w:hAnsiTheme="majorBidi" w:cstheme="majorBidi"/>
            <w:sz w:val="22"/>
          </w:rPr>
          <w:delText> is a set of locations</w:delText>
        </w:r>
      </w:del>
    </w:p>
    <w:p w14:paraId="5BF2A409" w14:textId="77777777" w:rsidR="00133854" w:rsidRPr="0094686A" w:rsidRDefault="00133854" w:rsidP="00A24E63">
      <w:pPr>
        <w:numPr>
          <w:ilvl w:val="0"/>
          <w:numId w:val="24"/>
        </w:numPr>
        <w:tabs>
          <w:tab w:val="clear" w:pos="720"/>
          <w:tab w:val="num" w:pos="1440"/>
        </w:tabs>
        <w:spacing w:after="120" w:line="22" w:lineRule="atLeast"/>
        <w:ind w:left="0" w:right="0"/>
        <w:jc w:val="left"/>
        <w:rPr>
          <w:del w:id="210" w:author="hp" w:date="2017-01-05T18:05:00Z"/>
          <w:rFonts w:asciiTheme="majorBidi" w:hAnsiTheme="majorBidi" w:cstheme="majorBidi"/>
          <w:sz w:val="22"/>
        </w:rPr>
      </w:pPr>
      <w:del w:id="211" w:author="hp" w:date="2017-01-05T18:05:00Z">
        <w:r w:rsidRPr="0094686A">
          <w:rPr>
            <w:rFonts w:asciiTheme="majorBidi" w:hAnsiTheme="majorBidi" w:cstheme="majorBidi"/>
            <w:i/>
            <w:iCs/>
            <w:sz w:val="22"/>
          </w:rPr>
          <w:delText>Act</w:delText>
        </w:r>
        <w:r w:rsidRPr="0094686A">
          <w:rPr>
            <w:rFonts w:asciiTheme="majorBidi" w:hAnsiTheme="majorBidi" w:cstheme="majorBidi"/>
            <w:sz w:val="22"/>
          </w:rPr>
          <w:delText> is a set of actions,</w:delText>
        </w:r>
      </w:del>
    </w:p>
    <w:p w14:paraId="068BE53C" w14:textId="77777777" w:rsidR="00133854" w:rsidRPr="0094686A" w:rsidRDefault="00133854" w:rsidP="00A24E63">
      <w:pPr>
        <w:numPr>
          <w:ilvl w:val="0"/>
          <w:numId w:val="24"/>
        </w:numPr>
        <w:tabs>
          <w:tab w:val="clear" w:pos="720"/>
          <w:tab w:val="num" w:pos="1440"/>
        </w:tabs>
        <w:spacing w:after="120" w:line="22" w:lineRule="atLeast"/>
        <w:ind w:left="0" w:right="0"/>
        <w:jc w:val="left"/>
        <w:rPr>
          <w:del w:id="212" w:author="hp" w:date="2017-01-05T18:05:00Z"/>
          <w:rFonts w:asciiTheme="majorBidi" w:hAnsiTheme="majorBidi" w:cstheme="majorBidi"/>
          <w:sz w:val="22"/>
        </w:rPr>
      </w:pPr>
      <w:del w:id="213" w:author="hp" w:date="2017-01-05T18:05:00Z">
        <w:r w:rsidRPr="0094686A">
          <w:rPr>
            <w:rFonts w:asciiTheme="majorBidi" w:hAnsiTheme="majorBidi" w:cstheme="majorBidi"/>
            <w:i/>
            <w:iCs/>
            <w:sz w:val="22"/>
          </w:rPr>
          <w:delText>Effect:Act×Eval(Var)→Eval(Var) →Eval(Var)</w:delText>
        </w:r>
        <w:r w:rsidRPr="0094686A">
          <w:rPr>
            <w:rFonts w:asciiTheme="majorBidi" w:hAnsiTheme="majorBidi" w:cstheme="majorBidi"/>
            <w:sz w:val="22"/>
          </w:rPr>
          <w:delText> is the effect function,</w:delText>
        </w:r>
      </w:del>
    </w:p>
    <w:p w14:paraId="3FE5DADB" w14:textId="77777777" w:rsidR="00133854" w:rsidRPr="0094686A" w:rsidRDefault="00133854" w:rsidP="00A24E63">
      <w:pPr>
        <w:numPr>
          <w:ilvl w:val="0"/>
          <w:numId w:val="24"/>
        </w:numPr>
        <w:tabs>
          <w:tab w:val="clear" w:pos="720"/>
          <w:tab w:val="num" w:pos="1440"/>
        </w:tabs>
        <w:spacing w:after="120" w:line="22" w:lineRule="atLeast"/>
        <w:ind w:left="0" w:right="0"/>
        <w:jc w:val="left"/>
        <w:rPr>
          <w:del w:id="214" w:author="hp" w:date="2017-01-05T18:05:00Z"/>
          <w:rFonts w:asciiTheme="majorBidi" w:hAnsiTheme="majorBidi" w:cstheme="majorBidi"/>
          <w:sz w:val="22"/>
        </w:rPr>
      </w:pPr>
      <w:del w:id="215" w:author="hp" w:date="2017-01-05T18:05:00Z">
        <w:r w:rsidRPr="0094686A">
          <w:rPr>
            <w:rFonts w:asciiTheme="majorBidi" w:hAnsiTheme="majorBidi" w:cstheme="majorBidi"/>
            <w:sz w:val="22"/>
          </w:rPr>
          <w:delText>→</w:delText>
        </w:r>
        <w:r w:rsidRPr="0094686A">
          <w:rPr>
            <w:rFonts w:ascii="Cambria Math" w:hAnsi="Cambria Math" w:cs="Cambria Math"/>
            <w:sz w:val="22"/>
          </w:rPr>
          <w:delText>⊆</w:delText>
        </w:r>
        <w:r w:rsidRPr="0094686A">
          <w:rPr>
            <w:rFonts w:asciiTheme="majorBidi" w:hAnsiTheme="majorBidi" w:cstheme="majorBidi"/>
            <w:i/>
            <w:iCs/>
            <w:sz w:val="22"/>
          </w:rPr>
          <w:delText>Loc×Cond(Var)×Act×Loc</w:delText>
        </w:r>
        <w:r w:rsidRPr="0094686A">
          <w:rPr>
            <w:rFonts w:ascii="Cambria Math" w:hAnsi="Cambria Math" w:cs="Cambria Math"/>
            <w:i/>
            <w:iCs/>
            <w:sz w:val="22"/>
          </w:rPr>
          <w:delText>↪⊆</w:delText>
        </w:r>
        <w:r w:rsidRPr="0094686A">
          <w:rPr>
            <w:rFonts w:asciiTheme="majorBidi" w:hAnsiTheme="majorBidi" w:cstheme="majorBidi"/>
            <w:i/>
            <w:iCs/>
            <w:sz w:val="22"/>
          </w:rPr>
          <w:delText>Loc×Cond(Var)×Act×Loc</w:delText>
        </w:r>
        <w:r w:rsidRPr="0094686A">
          <w:rPr>
            <w:rFonts w:asciiTheme="majorBidi" w:hAnsiTheme="majorBidi" w:cstheme="majorBidi"/>
            <w:sz w:val="22"/>
          </w:rPr>
          <w:delText> is the conditional transition relation,</w:delText>
        </w:r>
      </w:del>
    </w:p>
    <w:p w14:paraId="7009D5E7" w14:textId="35CC8A49" w:rsidR="00133854" w:rsidRPr="0094686A" w:rsidRDefault="0094686A" w:rsidP="00A24E63">
      <w:pPr>
        <w:numPr>
          <w:ilvl w:val="0"/>
          <w:numId w:val="24"/>
        </w:numPr>
        <w:tabs>
          <w:tab w:val="clear" w:pos="720"/>
          <w:tab w:val="num" w:pos="1440"/>
        </w:tabs>
        <w:spacing w:after="120" w:line="22" w:lineRule="atLeast"/>
        <w:ind w:left="0" w:right="0"/>
        <w:jc w:val="left"/>
        <w:rPr>
          <w:del w:id="216" w:author="hp" w:date="2017-01-05T18:05:00Z"/>
          <w:rFonts w:asciiTheme="majorBidi" w:hAnsiTheme="majorBidi" w:cstheme="majorBidi"/>
          <w:sz w:val="22"/>
        </w:rPr>
      </w:pPr>
      <m:oMath>
        <m:sSub>
          <m:sSubPr>
            <m:ctrlPr>
              <w:del w:id="217" w:author="hp" w:date="2017-01-05T18:05:00Z">
                <w:rPr>
                  <w:rFonts w:ascii="Cambria Math" w:hAnsi="Cambria Math" w:cstheme="majorBidi"/>
                  <w:i/>
                  <w:sz w:val="22"/>
                </w:rPr>
              </w:del>
            </m:ctrlPr>
          </m:sSubPr>
          <m:e>
            <m:r>
              <w:del w:id="218" w:author="hp" w:date="2017-01-05T18:05:00Z">
                <w:rPr>
                  <w:rFonts w:ascii="Cambria Math" w:hAnsi="Cambria Math" w:cstheme="majorBidi"/>
                  <w:sz w:val="22"/>
                </w:rPr>
                <m:t>Loc</m:t>
              </w:del>
            </m:r>
          </m:e>
          <m:sub>
            <m:r>
              <w:del w:id="219" w:author="hp" w:date="2017-01-05T18:05:00Z">
                <w:rPr>
                  <w:rFonts w:ascii="Cambria Math" w:hAnsi="Cambria Math" w:cstheme="majorBidi"/>
                  <w:sz w:val="22"/>
                </w:rPr>
                <m:t>0</m:t>
              </w:del>
            </m:r>
          </m:sub>
        </m:sSub>
      </m:oMath>
      <w:del w:id="220" w:author="hp" w:date="2017-01-05T18:05:00Z">
        <w:r w:rsidR="00133854" w:rsidRPr="0094686A">
          <w:rPr>
            <w:rFonts w:ascii="Cambria Math" w:hAnsi="Cambria Math" w:cs="Cambria Math"/>
            <w:i/>
            <w:sz w:val="22"/>
          </w:rPr>
          <w:delText>⊆</w:delText>
        </w:r>
        <w:r w:rsidR="00133854" w:rsidRPr="0094686A">
          <w:rPr>
            <w:rFonts w:asciiTheme="majorBidi" w:hAnsiTheme="majorBidi" w:cstheme="majorBidi"/>
            <w:i/>
            <w:sz w:val="22"/>
          </w:rPr>
          <w:delText>Loc</w:delText>
        </w:r>
        <w:r w:rsidR="00133854" w:rsidRPr="0094686A">
          <w:rPr>
            <w:rFonts w:asciiTheme="majorBidi" w:hAnsiTheme="majorBidi" w:cstheme="majorBidi"/>
            <w:sz w:val="22"/>
          </w:rPr>
          <w:delText> is a set of initial locations,</w:delText>
        </w:r>
      </w:del>
    </w:p>
    <w:p w14:paraId="203A21EA" w14:textId="326676F3" w:rsidR="005F67F8" w:rsidRPr="0094686A" w:rsidRDefault="0094686A" w:rsidP="00A24E63">
      <w:pPr>
        <w:numPr>
          <w:ilvl w:val="0"/>
          <w:numId w:val="24"/>
        </w:numPr>
        <w:tabs>
          <w:tab w:val="clear" w:pos="720"/>
          <w:tab w:val="num" w:pos="1440"/>
        </w:tabs>
        <w:spacing w:after="120" w:line="22" w:lineRule="atLeast"/>
        <w:ind w:left="0" w:right="0"/>
        <w:jc w:val="left"/>
        <w:rPr>
          <w:del w:id="221" w:author="hp" w:date="2017-01-05T18:05:00Z"/>
          <w:rFonts w:asciiTheme="majorBidi" w:hAnsiTheme="majorBidi" w:cstheme="majorBidi"/>
          <w:sz w:val="22"/>
        </w:rPr>
      </w:pPr>
      <m:oMath>
        <m:sSub>
          <m:sSubPr>
            <m:ctrlPr>
              <w:del w:id="222" w:author="hp" w:date="2017-01-05T18:05:00Z">
                <w:rPr>
                  <w:rFonts w:ascii="Cambria Math" w:hAnsi="Cambria Math" w:cstheme="majorBidi"/>
                  <w:i/>
                  <w:sz w:val="22"/>
                </w:rPr>
              </w:del>
            </m:ctrlPr>
          </m:sSubPr>
          <m:e>
            <m:r>
              <w:del w:id="223" w:author="hp" w:date="2017-01-05T18:05:00Z">
                <w:rPr>
                  <w:rFonts w:ascii="Cambria Math" w:hAnsi="Cambria Math" w:cstheme="majorBidi"/>
                  <w:sz w:val="22"/>
                </w:rPr>
                <m:t>g</m:t>
              </w:del>
            </m:r>
          </m:e>
          <m:sub>
            <m:r>
              <w:del w:id="224" w:author="hp" w:date="2017-01-05T18:05:00Z">
                <w:rPr>
                  <w:rFonts w:ascii="Cambria Math" w:hAnsi="Cambria Math" w:cstheme="majorBidi"/>
                  <w:sz w:val="22"/>
                </w:rPr>
                <m:t>0</m:t>
              </w:del>
            </m:r>
          </m:sub>
        </m:sSub>
      </m:oMath>
      <w:del w:id="225" w:author="hp" w:date="2017-01-05T18:05:00Z">
        <w:r w:rsidR="00133854" w:rsidRPr="0094686A">
          <w:rPr>
            <w:rFonts w:ascii="Cambria Math" w:hAnsi="Cambria Math" w:cs="Cambria Math"/>
            <w:i/>
            <w:sz w:val="22"/>
          </w:rPr>
          <w:delText>∈</w:delText>
        </w:r>
        <w:r w:rsidR="00133854" w:rsidRPr="0094686A">
          <w:rPr>
            <w:rFonts w:asciiTheme="majorBidi" w:hAnsiTheme="majorBidi" w:cstheme="majorBidi"/>
            <w:i/>
            <w:sz w:val="22"/>
          </w:rPr>
          <w:delText>Cond(Var)</w:delText>
        </w:r>
        <w:r w:rsidR="00133854" w:rsidRPr="0094686A">
          <w:rPr>
            <w:rFonts w:asciiTheme="majorBidi" w:hAnsiTheme="majorBidi" w:cstheme="majorBidi"/>
            <w:sz w:val="22"/>
          </w:rPr>
          <w:delText> is the initial condition.</w:delText>
        </w:r>
      </w:del>
    </w:p>
    <w:p w14:paraId="28974D6B" w14:textId="7E03DED0" w:rsidR="007707F4" w:rsidRPr="0094686A" w:rsidRDefault="007707F4" w:rsidP="00A24E63">
      <w:pPr>
        <w:pStyle w:val="Heading3"/>
        <w:spacing w:after="120" w:line="22" w:lineRule="atLeast"/>
        <w:ind w:left="0" w:firstLine="0"/>
        <w:rPr>
          <w:del w:id="226" w:author="hp" w:date="2017-01-05T18:05:00Z"/>
          <w:rFonts w:asciiTheme="majorBidi" w:hAnsiTheme="majorBidi" w:cstheme="majorBidi"/>
          <w:sz w:val="22"/>
        </w:rPr>
      </w:pPr>
    </w:p>
    <w:p w14:paraId="7587BCB5" w14:textId="3E25C582" w:rsidR="00B42950" w:rsidRPr="0094686A" w:rsidRDefault="00B42950" w:rsidP="00A24E63">
      <w:pPr>
        <w:spacing w:after="120"/>
        <w:ind w:left="0" w:right="0"/>
        <w:rPr>
          <w:del w:id="227" w:author="hp" w:date="2017-01-05T18:05:00Z"/>
          <w:rFonts w:asciiTheme="majorBidi" w:hAnsiTheme="majorBidi" w:cstheme="majorBidi"/>
          <w:sz w:val="22"/>
        </w:rPr>
      </w:pPr>
    </w:p>
    <w:p w14:paraId="4A16F0C8" w14:textId="77777777" w:rsidR="00B42950" w:rsidRPr="0094686A" w:rsidRDefault="00B42950" w:rsidP="00A24E63">
      <w:pPr>
        <w:spacing w:after="120"/>
        <w:ind w:left="0" w:right="0"/>
        <w:rPr>
          <w:del w:id="228" w:author="hp" w:date="2017-01-05T18:05:00Z"/>
          <w:rFonts w:asciiTheme="majorBidi" w:hAnsiTheme="majorBidi" w:cstheme="majorBidi"/>
          <w:sz w:val="22"/>
        </w:rPr>
      </w:pPr>
    </w:p>
    <w:p w14:paraId="6A42E419" w14:textId="77777777" w:rsidR="007707F4" w:rsidRPr="0094686A" w:rsidRDefault="007707F4" w:rsidP="00A24E63">
      <w:pPr>
        <w:pStyle w:val="Heading3"/>
        <w:spacing w:after="120" w:line="22" w:lineRule="atLeast"/>
        <w:ind w:left="0" w:hanging="14"/>
        <w:rPr>
          <w:del w:id="229" w:author="hp" w:date="2017-01-05T18:05:00Z"/>
          <w:rFonts w:asciiTheme="majorBidi" w:hAnsiTheme="majorBidi" w:cstheme="majorBidi"/>
          <w:sz w:val="22"/>
        </w:rPr>
      </w:pPr>
    </w:p>
    <w:p w14:paraId="1DC74993" w14:textId="4FD99C02" w:rsidR="004E27B6" w:rsidRPr="0094686A" w:rsidRDefault="00CF6F20" w:rsidP="00A24E63">
      <w:pPr>
        <w:pStyle w:val="Heading3"/>
        <w:spacing w:after="120" w:line="22" w:lineRule="atLeast"/>
        <w:ind w:left="0" w:hanging="14"/>
        <w:rPr>
          <w:del w:id="230" w:author="hp" w:date="2017-01-05T18:05:00Z"/>
          <w:rFonts w:asciiTheme="majorBidi" w:hAnsiTheme="majorBidi" w:cstheme="majorBidi"/>
          <w:sz w:val="22"/>
        </w:rPr>
      </w:pPr>
      <w:bookmarkStart w:id="231" w:name="_Toc470446034"/>
      <w:del w:id="232" w:author="hp" w:date="2017-01-05T18:05:00Z">
        <w:r w:rsidRPr="0094686A">
          <w:rPr>
            <w:rFonts w:asciiTheme="majorBidi" w:hAnsiTheme="majorBidi" w:cstheme="majorBidi"/>
            <w:sz w:val="22"/>
          </w:rPr>
          <w:delText>2.1.</w:delText>
        </w:r>
        <w:r w:rsidR="00C62C42" w:rsidRPr="0094686A">
          <w:rPr>
            <w:rFonts w:asciiTheme="majorBidi" w:hAnsiTheme="majorBidi" w:cstheme="majorBidi"/>
            <w:sz w:val="22"/>
          </w:rPr>
          <w:delText>4</w:delText>
        </w:r>
        <w:r w:rsidRPr="0094686A">
          <w:rPr>
            <w:rFonts w:asciiTheme="majorBidi" w:hAnsiTheme="majorBidi" w:cstheme="majorBidi"/>
            <w:sz w:val="22"/>
          </w:rPr>
          <w:delText xml:space="preserve">. </w:delText>
        </w:r>
        <w:r w:rsidR="00357A3E" w:rsidRPr="0094686A">
          <w:rPr>
            <w:rFonts w:asciiTheme="majorBidi" w:hAnsiTheme="majorBidi" w:cstheme="majorBidi"/>
            <w:bCs/>
            <w:sz w:val="22"/>
          </w:rPr>
          <w:delText>Linear Temporal Logic</w:delText>
        </w:r>
        <w:r w:rsidR="00357A3E" w:rsidRPr="0094686A">
          <w:rPr>
            <w:rFonts w:asciiTheme="majorBidi" w:eastAsiaTheme="minorHAnsi" w:hAnsiTheme="majorBidi" w:cstheme="majorBidi"/>
            <w:b w:val="0"/>
            <w:bCs/>
            <w:sz w:val="22"/>
          </w:rPr>
          <w:delText>(LTL)</w:delText>
        </w:r>
        <w:bookmarkEnd w:id="231"/>
        <w:r w:rsidR="00133854" w:rsidRPr="0094686A">
          <w:rPr>
            <w:rFonts w:asciiTheme="majorBidi" w:hAnsiTheme="majorBidi" w:cstheme="majorBidi"/>
            <w:sz w:val="22"/>
          </w:rPr>
          <w:delText xml:space="preserve"> </w:delText>
        </w:r>
      </w:del>
    </w:p>
    <w:p w14:paraId="1BCA7E1D" w14:textId="4A7ADA68" w:rsidR="004E27B6" w:rsidRPr="0094686A" w:rsidRDefault="00863DD3" w:rsidP="00A24E63">
      <w:pPr>
        <w:autoSpaceDE w:val="0"/>
        <w:autoSpaceDN w:val="0"/>
        <w:adjustRightInd w:val="0"/>
        <w:spacing w:after="120" w:line="264" w:lineRule="auto"/>
        <w:ind w:left="0" w:right="0" w:firstLine="0"/>
        <w:rPr>
          <w:del w:id="233" w:author="hp" w:date="2017-01-05T18:05:00Z"/>
          <w:rFonts w:asciiTheme="majorBidi" w:eastAsia="cmr10" w:hAnsiTheme="majorBidi" w:cstheme="majorBidi"/>
          <w:sz w:val="22"/>
        </w:rPr>
      </w:pPr>
      <w:del w:id="234" w:author="hp" w:date="2017-01-05T18:05:00Z">
        <w:r w:rsidRPr="0094686A">
          <w:rPr>
            <w:rFonts w:asciiTheme="majorBidi" w:eastAsia="cmr10" w:hAnsiTheme="majorBidi" w:cstheme="majorBidi"/>
            <w:sz w:val="22"/>
          </w:rPr>
          <w:delText>L</w:delText>
        </w:r>
        <w:r w:rsidR="00F245F0" w:rsidRPr="0094686A">
          <w:rPr>
            <w:rFonts w:asciiTheme="majorBidi" w:eastAsia="cmr10" w:hAnsiTheme="majorBidi" w:cstheme="majorBidi"/>
            <w:sz w:val="22"/>
          </w:rPr>
          <w:delText>i</w:delText>
        </w:r>
        <w:r w:rsidR="004E27B6" w:rsidRPr="0094686A">
          <w:rPr>
            <w:rFonts w:asciiTheme="majorBidi" w:eastAsia="cmr10" w:hAnsiTheme="majorBidi" w:cstheme="majorBidi"/>
            <w:sz w:val="22"/>
          </w:rPr>
          <w:delText>near temporal logic (</w:delText>
        </w:r>
        <w:r w:rsidR="004E27B6" w:rsidRPr="0094686A">
          <w:rPr>
            <w:rFonts w:asciiTheme="majorBidi" w:eastAsia="cmr10" w:hAnsiTheme="majorBidi" w:cstheme="majorBidi"/>
            <w:i/>
            <w:iCs/>
            <w:sz w:val="22"/>
          </w:rPr>
          <w:delText>LTL</w:delText>
        </w:r>
        <w:r w:rsidR="004E27B6" w:rsidRPr="0094686A">
          <w:rPr>
            <w:rFonts w:asciiTheme="majorBidi" w:eastAsia="cmr10" w:hAnsiTheme="majorBidi" w:cstheme="majorBidi"/>
            <w:sz w:val="22"/>
          </w:rPr>
          <w:delText xml:space="preserve">), is a logical formalism that is suited for specifying </w:delText>
        </w:r>
        <w:commentRangeStart w:id="235"/>
        <w:r w:rsidR="00101A7E" w:rsidRPr="0094686A">
          <w:rPr>
            <w:rFonts w:asciiTheme="majorBidi" w:eastAsia="cmr10" w:hAnsiTheme="majorBidi" w:cstheme="majorBidi"/>
            <w:sz w:val="22"/>
          </w:rPr>
          <w:delText xml:space="preserve">Logical </w:delText>
        </w:r>
        <w:r w:rsidR="00101A7E" w:rsidRPr="0094686A">
          <w:rPr>
            <w:rFonts w:asciiTheme="majorBidi" w:hAnsiTheme="majorBidi" w:cstheme="majorBidi"/>
            <w:bCs/>
            <w:sz w:val="22"/>
          </w:rPr>
          <w:delText>Temporal</w:delText>
        </w:r>
        <w:r w:rsidR="004E27B6" w:rsidRPr="0094686A">
          <w:rPr>
            <w:rFonts w:asciiTheme="majorBidi" w:eastAsia="cmr10" w:hAnsiTheme="majorBidi" w:cstheme="majorBidi"/>
            <w:sz w:val="22"/>
          </w:rPr>
          <w:delText xml:space="preserve"> properties.</w:delText>
        </w:r>
        <w:commentRangeEnd w:id="235"/>
        <w:r w:rsidR="00CF519F" w:rsidRPr="0094686A">
          <w:rPr>
            <w:rStyle w:val="CommentReference"/>
            <w:rFonts w:asciiTheme="majorBidi" w:hAnsiTheme="majorBidi" w:cstheme="majorBidi"/>
            <w:sz w:val="22"/>
            <w:szCs w:val="22"/>
          </w:rPr>
          <w:commentReference w:id="235"/>
        </w:r>
        <w:r w:rsidR="004E27B6" w:rsidRPr="0094686A">
          <w:rPr>
            <w:rFonts w:asciiTheme="majorBidi" w:eastAsia="cmr10" w:hAnsiTheme="majorBidi" w:cstheme="majorBidi"/>
            <w:sz w:val="22"/>
          </w:rPr>
          <w:delText xml:space="preserve"> LTL can be used to speci</w:delText>
        </w:r>
        <w:r w:rsidR="005F67F8" w:rsidRPr="0094686A">
          <w:rPr>
            <w:rFonts w:asciiTheme="majorBidi" w:eastAsia="cmr10" w:hAnsiTheme="majorBidi" w:cstheme="majorBidi"/>
            <w:sz w:val="22"/>
          </w:rPr>
          <w:delText>fy important system properties.</w:delText>
        </w:r>
      </w:del>
    </w:p>
    <w:p w14:paraId="22310C2D" w14:textId="21BD14A7" w:rsidR="004A40EF" w:rsidRPr="0094686A" w:rsidRDefault="004A40EF" w:rsidP="00A24E63">
      <w:pPr>
        <w:autoSpaceDE w:val="0"/>
        <w:autoSpaceDN w:val="0"/>
        <w:adjustRightInd w:val="0"/>
        <w:spacing w:after="120" w:line="264" w:lineRule="auto"/>
        <w:ind w:left="0" w:right="0" w:firstLine="0"/>
        <w:rPr>
          <w:del w:id="236" w:author="hp" w:date="2017-01-05T18:05:00Z"/>
          <w:rFonts w:asciiTheme="majorBidi" w:hAnsiTheme="majorBidi" w:cstheme="majorBidi"/>
          <w:sz w:val="22"/>
        </w:rPr>
      </w:pPr>
      <w:del w:id="237" w:author="hp" w:date="2017-01-05T18:05:00Z">
        <w:r w:rsidRPr="0094686A">
          <w:rPr>
            <w:rFonts w:asciiTheme="majorBidi" w:eastAsia="cmr10" w:hAnsiTheme="majorBidi" w:cstheme="majorBidi"/>
            <w:sz w:val="22"/>
          </w:rPr>
          <w:delText xml:space="preserve">The underlying nature of time in temporal logics is </w:delText>
        </w:r>
        <w:r w:rsidRPr="0094686A">
          <w:rPr>
            <w:rFonts w:asciiTheme="majorBidi" w:eastAsia="cmr10" w:hAnsiTheme="majorBidi" w:cstheme="majorBidi"/>
            <w:i/>
            <w:iCs/>
            <w:sz w:val="22"/>
          </w:rPr>
          <w:delText>linear</w:delText>
        </w:r>
        <w:r w:rsidRPr="0094686A">
          <w:rPr>
            <w:rFonts w:asciiTheme="majorBidi" w:eastAsia="cmr10" w:hAnsiTheme="majorBidi" w:cstheme="majorBidi"/>
            <w:sz w:val="22"/>
          </w:rPr>
          <w:delText xml:space="preserve">. i.e.  at each moment in time there is a single successor </w:delText>
        </w:r>
        <w:r w:rsidR="005F67F8" w:rsidRPr="0094686A">
          <w:rPr>
            <w:rFonts w:asciiTheme="majorBidi" w:eastAsia="cmr10" w:hAnsiTheme="majorBidi" w:cstheme="majorBidi"/>
            <w:sz w:val="22"/>
          </w:rPr>
          <w:delText>moment, several</w:delText>
        </w:r>
        <w:r w:rsidRPr="0094686A">
          <w:rPr>
            <w:rFonts w:asciiTheme="majorBidi" w:hAnsiTheme="majorBidi" w:cstheme="majorBidi"/>
            <w:sz w:val="22"/>
          </w:rPr>
          <w:delText xml:space="preserve"> model-checking tools use LTL as a property specification language. The model checker SPIN is a prominent example of such an automated verification tool. </w:delText>
        </w:r>
      </w:del>
    </w:p>
    <w:p w14:paraId="34267374" w14:textId="29157288" w:rsidR="00614EF0" w:rsidRPr="0094686A" w:rsidRDefault="004A40EF" w:rsidP="00A24E63">
      <w:pPr>
        <w:pStyle w:val="Heading3"/>
        <w:spacing w:after="120" w:line="22" w:lineRule="atLeast"/>
        <w:ind w:left="0" w:hanging="14"/>
        <w:rPr>
          <w:del w:id="238" w:author="hp" w:date="2017-01-05T18:05:00Z"/>
          <w:rFonts w:asciiTheme="majorBidi" w:hAnsiTheme="majorBidi" w:cstheme="majorBidi"/>
          <w:sz w:val="22"/>
        </w:rPr>
      </w:pPr>
      <w:bookmarkStart w:id="239" w:name="_Toc470446035"/>
      <w:del w:id="240" w:author="hp" w:date="2017-01-05T18:05:00Z">
        <w:r w:rsidRPr="0094686A">
          <w:rPr>
            <w:rFonts w:asciiTheme="majorBidi" w:hAnsiTheme="majorBidi" w:cstheme="majorBidi"/>
            <w:sz w:val="22"/>
          </w:rPr>
          <w:delText>2.1.4.</w:delText>
        </w:r>
        <w:r w:rsidR="008B34A0" w:rsidRPr="0094686A">
          <w:rPr>
            <w:rFonts w:asciiTheme="majorBidi" w:hAnsiTheme="majorBidi" w:cstheme="majorBidi"/>
            <w:sz w:val="22"/>
          </w:rPr>
          <w:delText>1</w:delText>
        </w:r>
        <w:r w:rsidRPr="0094686A">
          <w:rPr>
            <w:rFonts w:asciiTheme="majorBidi" w:hAnsiTheme="majorBidi" w:cstheme="majorBidi"/>
            <w:sz w:val="22"/>
          </w:rPr>
          <w:delText xml:space="preserve"> </w:delText>
        </w:r>
        <w:bookmarkEnd w:id="239"/>
        <w:r w:rsidR="00614EF0" w:rsidRPr="0094686A">
          <w:rPr>
            <w:rFonts w:asciiTheme="majorBidi" w:eastAsiaTheme="minorEastAsia" w:hAnsiTheme="majorBidi" w:cstheme="majorBidi"/>
            <w:color w:val="auto"/>
            <w:sz w:val="22"/>
          </w:rPr>
          <w:delText>Syntax of LTL</w:delText>
        </w:r>
        <w:r w:rsidR="00614EF0" w:rsidRPr="0094686A">
          <w:rPr>
            <w:rFonts w:asciiTheme="majorBidi" w:eastAsiaTheme="minorHAnsi" w:hAnsiTheme="majorBidi" w:cstheme="majorBidi"/>
            <w:b w:val="0"/>
            <w:bCs/>
            <w:sz w:val="22"/>
          </w:rPr>
          <w:delText xml:space="preserve"> </w:delText>
        </w:r>
      </w:del>
    </w:p>
    <w:p w14:paraId="4FA38B4D" w14:textId="77777777" w:rsidR="00562149" w:rsidRPr="0094686A" w:rsidRDefault="00205D4D" w:rsidP="00A24E63">
      <w:pPr>
        <w:spacing w:after="120"/>
        <w:ind w:left="0" w:right="0" w:firstLine="0"/>
        <w:rPr>
          <w:del w:id="241" w:author="hp" w:date="2017-01-05T18:05:00Z"/>
          <w:rFonts w:asciiTheme="majorBidi" w:hAnsiTheme="majorBidi" w:cstheme="majorBidi"/>
          <w:i/>
          <w:color w:val="auto"/>
          <w:sz w:val="22"/>
          <w:lang w:bidi="ar-SA"/>
        </w:rPr>
      </w:pPr>
      <w:del w:id="242" w:author="hp" w:date="2017-01-05T18:05:00Z">
        <w:r w:rsidRPr="0094686A">
          <w:rPr>
            <w:rFonts w:asciiTheme="majorBidi" w:hAnsiTheme="majorBidi" w:cstheme="majorBidi"/>
            <w:sz w:val="22"/>
          </w:rPr>
          <w:delText>LTL formulae over the set AP of atomic proposition are formed acco</w:delText>
        </w:r>
        <w:r w:rsidR="00562149" w:rsidRPr="0094686A">
          <w:rPr>
            <w:rFonts w:asciiTheme="majorBidi" w:hAnsiTheme="majorBidi" w:cstheme="majorBidi"/>
            <w:sz w:val="22"/>
          </w:rPr>
          <w:delText>rding to the following gramma</w:delText>
        </w:r>
        <m:oMath>
          <m:r>
            <w:rPr>
              <w:rFonts w:ascii="Cambria Math" w:hAnsi="Cambria Math" w:cstheme="majorBidi"/>
              <w:sz w:val="22"/>
            </w:rPr>
            <m:t xml:space="preserve">: </m:t>
          </m:r>
          <m:r>
            <m:rPr>
              <m:sty m:val="p"/>
            </m:rPr>
            <w:rPr>
              <w:rFonts w:ascii="Cambria Math" w:eastAsiaTheme="minorEastAsia" w:hAnsi="Cambria Math" w:cstheme="majorBidi"/>
              <w:color w:val="auto"/>
              <w:sz w:val="22"/>
              <w:lang w:bidi="ar-SA"/>
            </w:rPr>
            <m:t xml:space="preserve"> </m:t>
          </m:r>
        </m:oMath>
      </w:del>
    </w:p>
    <w:p w14:paraId="2979BFB9" w14:textId="0DE61AEC" w:rsidR="00562149" w:rsidRPr="0094686A" w:rsidRDefault="00562149" w:rsidP="00A24E63">
      <w:pPr>
        <w:spacing w:after="120"/>
        <w:ind w:left="0" w:right="0" w:firstLine="720"/>
        <w:rPr>
          <w:del w:id="243" w:author="hp" w:date="2017-01-05T18:05:00Z"/>
          <w:rFonts w:asciiTheme="majorBidi" w:hAnsiTheme="majorBidi" w:cstheme="majorBidi"/>
          <w:i/>
          <w:sz w:val="22"/>
        </w:rPr>
      </w:pPr>
      <m:oMathPara>
        <m:oMathParaPr>
          <m:jc m:val="left"/>
        </m:oMathParaPr>
        <m:oMath>
          <m:r>
            <w:del w:id="244" w:author="hp" w:date="2017-01-05T18:05:00Z">
              <w:rPr>
                <w:rFonts w:ascii="Cambria Math" w:eastAsiaTheme="minorEastAsia" w:hAnsi="Cambria Math" w:cstheme="majorBidi"/>
                <w:color w:val="auto"/>
                <w:sz w:val="22"/>
                <w:lang w:bidi="ar-SA"/>
              </w:rPr>
              <m:t>φ</m:t>
            </w:del>
          </m:r>
          <m:r>
            <w:del w:id="245" w:author="hp" w:date="2017-01-05T18:05:00Z">
              <w:rPr>
                <w:rFonts w:ascii="Cambria Math" w:hAnsi="Cambria Math" w:cstheme="majorBidi"/>
                <w:sz w:val="22"/>
              </w:rPr>
              <m:t xml:space="preserve">  :≔ true  </m:t>
            </w:del>
          </m:r>
          <m:d>
            <m:dPr>
              <m:begChr m:val="|"/>
              <m:endChr m:val="|"/>
              <m:ctrlPr>
                <w:del w:id="246" w:author="hp" w:date="2017-01-05T18:05:00Z">
                  <w:rPr>
                    <w:rFonts w:ascii="Cambria Math" w:hAnsi="Cambria Math" w:cstheme="majorBidi"/>
                    <w:i/>
                    <w:sz w:val="22"/>
                  </w:rPr>
                </w:del>
              </m:ctrlPr>
            </m:dPr>
            <m:e>
              <m:r>
                <w:del w:id="247" w:author="hp" w:date="2017-01-05T18:05:00Z">
                  <w:rPr>
                    <w:rFonts w:ascii="Cambria Math" w:hAnsi="Cambria Math" w:cstheme="majorBidi"/>
                    <w:sz w:val="22"/>
                  </w:rPr>
                  <m:t xml:space="preserve">  a  </m:t>
                </w:del>
              </m:r>
              <m:d>
                <m:dPr>
                  <m:begChr m:val="|"/>
                  <m:endChr m:val="|"/>
                  <m:ctrlPr>
                    <w:del w:id="248" w:author="hp" w:date="2017-01-05T18:05:00Z">
                      <w:rPr>
                        <w:rFonts w:ascii="Cambria Math" w:hAnsi="Cambria Math" w:cstheme="majorBidi"/>
                        <w:i/>
                        <w:sz w:val="22"/>
                      </w:rPr>
                    </w:del>
                  </m:ctrlPr>
                </m:dPr>
                <m:e>
                  <m:sSub>
                    <m:sSubPr>
                      <m:ctrlPr>
                        <w:del w:id="249" w:author="hp" w:date="2017-01-05T18:05:00Z">
                          <w:rPr>
                            <w:rFonts w:ascii="Cambria Math" w:hAnsi="Cambria Math" w:cstheme="majorBidi"/>
                            <w:i/>
                            <w:sz w:val="22"/>
                          </w:rPr>
                        </w:del>
                      </m:ctrlPr>
                    </m:sSubPr>
                    <m:e>
                      <m:r>
                        <w:del w:id="250" w:author="hp" w:date="2017-01-05T18:05:00Z">
                          <m:rPr>
                            <m:sty m:val="p"/>
                          </m:rPr>
                          <w:rPr>
                            <w:rFonts w:ascii="Cambria Math" w:eastAsiaTheme="minorEastAsia" w:hAnsi="Cambria Math" w:cstheme="majorBidi"/>
                            <w:color w:val="auto"/>
                            <w:sz w:val="22"/>
                            <w:lang w:bidi="ar-SA"/>
                          </w:rPr>
                          <m:t xml:space="preserve"> </m:t>
                        </w:del>
                      </m:r>
                      <m:r>
                        <w:del w:id="251" w:author="hp" w:date="2017-01-05T18:05:00Z">
                          <w:rPr>
                            <w:rFonts w:ascii="Cambria Math" w:eastAsiaTheme="minorEastAsia" w:hAnsi="Cambria Math" w:cstheme="majorBidi"/>
                            <w:color w:val="auto"/>
                            <w:sz w:val="22"/>
                            <w:lang w:bidi="ar-SA"/>
                          </w:rPr>
                          <m:t xml:space="preserve"> φ</m:t>
                        </w:del>
                      </m:r>
                    </m:e>
                    <m:sub>
                      <m:r>
                        <w:del w:id="252" w:author="hp" w:date="2017-01-05T18:05:00Z">
                          <w:rPr>
                            <w:rFonts w:ascii="Cambria Math" w:hAnsi="Cambria Math" w:cstheme="majorBidi"/>
                            <w:sz w:val="22"/>
                          </w:rPr>
                          <m:t>1</m:t>
                        </w:del>
                      </m:r>
                    </m:sub>
                  </m:sSub>
                  <m:r>
                    <w:del w:id="253" w:author="hp" w:date="2017-01-05T18:05:00Z">
                      <w:rPr>
                        <w:rFonts w:ascii="Cambria Math" w:hAnsi="Cambria Math" w:cstheme="majorBidi"/>
                        <w:sz w:val="22"/>
                      </w:rPr>
                      <m:t xml:space="preserve"> ∧ </m:t>
                    </w:del>
                  </m:r>
                  <m:sSub>
                    <m:sSubPr>
                      <m:ctrlPr>
                        <w:del w:id="254" w:author="hp" w:date="2017-01-05T18:05:00Z">
                          <w:rPr>
                            <w:rFonts w:ascii="Cambria Math" w:hAnsi="Cambria Math" w:cstheme="majorBidi"/>
                            <w:i/>
                            <w:sz w:val="22"/>
                          </w:rPr>
                        </w:del>
                      </m:ctrlPr>
                    </m:sSubPr>
                    <m:e>
                      <m:r>
                        <w:del w:id="255" w:author="hp" w:date="2017-01-05T18:05:00Z">
                          <m:rPr>
                            <m:sty m:val="p"/>
                          </m:rPr>
                          <w:rPr>
                            <w:rFonts w:ascii="Cambria Math" w:eastAsiaTheme="minorEastAsia" w:hAnsi="Cambria Math" w:cstheme="majorBidi"/>
                            <w:color w:val="auto"/>
                            <w:sz w:val="22"/>
                            <w:lang w:bidi="ar-SA"/>
                          </w:rPr>
                          <m:t xml:space="preserve"> </m:t>
                        </w:del>
                      </m:r>
                      <m:r>
                        <w:del w:id="256" w:author="hp" w:date="2017-01-05T18:05:00Z">
                          <w:rPr>
                            <w:rFonts w:ascii="Cambria Math" w:eastAsiaTheme="minorEastAsia" w:hAnsi="Cambria Math" w:cstheme="majorBidi"/>
                            <w:color w:val="auto"/>
                            <w:sz w:val="22"/>
                            <w:lang w:bidi="ar-SA"/>
                          </w:rPr>
                          <m:t>φ</m:t>
                        </w:del>
                      </m:r>
                    </m:e>
                    <m:sub>
                      <m:r>
                        <w:del w:id="257" w:author="hp" w:date="2017-01-05T18:05:00Z">
                          <w:rPr>
                            <w:rFonts w:ascii="Cambria Math" w:hAnsi="Cambria Math" w:cstheme="majorBidi"/>
                            <w:sz w:val="22"/>
                          </w:rPr>
                          <m:t>2</m:t>
                        </w:del>
                      </m:r>
                    </m:sub>
                  </m:sSub>
                  <m:r>
                    <w:del w:id="258" w:author="hp" w:date="2017-01-05T18:05:00Z">
                      <w:rPr>
                        <w:rFonts w:ascii="Cambria Math" w:hAnsi="Cambria Math" w:cstheme="majorBidi"/>
                        <w:sz w:val="22"/>
                      </w:rPr>
                      <m:t xml:space="preserve"> </m:t>
                    </w:del>
                  </m:r>
                </m:e>
              </m:d>
              <m:r>
                <w:del w:id="259" w:author="hp" w:date="2017-01-05T18:05:00Z">
                  <w:rPr>
                    <w:rFonts w:ascii="Cambria Math" w:hAnsi="Cambria Math" w:cstheme="majorBidi"/>
                    <w:sz w:val="22"/>
                  </w:rPr>
                  <m:t xml:space="preserve"> ¬</m:t>
                </w:del>
              </m:r>
              <m:r>
                <w:del w:id="260" w:author="hp" w:date="2017-01-05T18:05:00Z">
                  <w:rPr>
                    <w:rFonts w:ascii="Cambria Math" w:eastAsiaTheme="minorEastAsia" w:hAnsi="Cambria Math" w:cstheme="majorBidi"/>
                    <w:color w:val="auto"/>
                    <w:sz w:val="22"/>
                    <w:lang w:bidi="ar-SA"/>
                  </w:rPr>
                  <m:t>φ</m:t>
                </w:del>
              </m:r>
              <m:r>
                <w:del w:id="261" w:author="hp" w:date="2017-01-05T18:05:00Z">
                  <w:rPr>
                    <w:rFonts w:ascii="Cambria Math" w:hAnsi="Cambria Math" w:cstheme="majorBidi"/>
                    <w:sz w:val="22"/>
                  </w:rPr>
                  <m:t xml:space="preserve">  </m:t>
                </w:del>
              </m:r>
            </m:e>
          </m:d>
          <m:r>
            <w:del w:id="262" w:author="hp" w:date="2017-01-05T18:05:00Z">
              <w:rPr>
                <w:rFonts w:ascii="Cambria Math" w:hAnsi="Cambria Math" w:cstheme="majorBidi"/>
                <w:sz w:val="22"/>
              </w:rPr>
              <m:t xml:space="preserve">  Ο</m:t>
            </w:del>
          </m:r>
          <m:r>
            <w:del w:id="263" w:author="hp" w:date="2017-01-05T18:05:00Z">
              <w:rPr>
                <w:rFonts w:ascii="Cambria Math" w:eastAsiaTheme="minorEastAsia" w:hAnsi="Cambria Math" w:cstheme="majorBidi"/>
                <w:color w:val="auto"/>
                <w:sz w:val="22"/>
                <w:lang w:bidi="ar-SA"/>
              </w:rPr>
              <m:t xml:space="preserve">φ  | </m:t>
            </w:del>
          </m:r>
          <m:sSub>
            <m:sSubPr>
              <m:ctrlPr>
                <w:del w:id="264" w:author="hp" w:date="2017-01-05T18:05:00Z">
                  <w:rPr>
                    <w:rFonts w:ascii="Cambria Math" w:hAnsi="Cambria Math" w:cstheme="majorBidi"/>
                    <w:i/>
                    <w:sz w:val="22"/>
                  </w:rPr>
                </w:del>
              </m:ctrlPr>
            </m:sSubPr>
            <m:e>
              <m:r>
                <w:del w:id="265" w:author="hp" w:date="2017-01-05T18:05:00Z">
                  <m:rPr>
                    <m:sty m:val="p"/>
                  </m:rPr>
                  <w:rPr>
                    <w:rFonts w:ascii="Cambria Math" w:eastAsiaTheme="minorEastAsia" w:hAnsi="Cambria Math" w:cstheme="majorBidi"/>
                    <w:color w:val="auto"/>
                    <w:sz w:val="22"/>
                    <w:lang w:bidi="ar-SA"/>
                  </w:rPr>
                  <m:t xml:space="preserve"> </m:t>
                </w:del>
              </m:r>
              <m:r>
                <w:del w:id="266" w:author="hp" w:date="2017-01-05T18:05:00Z">
                  <w:rPr>
                    <w:rFonts w:ascii="Cambria Math" w:eastAsiaTheme="minorEastAsia" w:hAnsi="Cambria Math" w:cstheme="majorBidi"/>
                    <w:color w:val="auto"/>
                    <w:sz w:val="22"/>
                    <w:lang w:bidi="ar-SA"/>
                  </w:rPr>
                  <m:t xml:space="preserve"> φ</m:t>
                </w:del>
              </m:r>
            </m:e>
            <m:sub>
              <m:r>
                <w:del w:id="267" w:author="hp" w:date="2017-01-05T18:05:00Z">
                  <w:rPr>
                    <w:rFonts w:ascii="Cambria Math" w:hAnsi="Cambria Math" w:cstheme="majorBidi"/>
                    <w:sz w:val="22"/>
                  </w:rPr>
                  <m:t>1</m:t>
                </w:del>
              </m:r>
            </m:sub>
          </m:sSub>
          <m:r>
            <w:del w:id="268" w:author="hp" w:date="2017-01-05T18:05:00Z">
              <w:rPr>
                <w:rFonts w:ascii="Cambria Math" w:hAnsi="Cambria Math" w:cstheme="majorBidi"/>
                <w:sz w:val="22"/>
              </w:rPr>
              <m:t xml:space="preserve"> U</m:t>
            </w:del>
          </m:r>
          <m:sSub>
            <m:sSubPr>
              <m:ctrlPr>
                <w:del w:id="269" w:author="hp" w:date="2017-01-05T18:05:00Z">
                  <w:rPr>
                    <w:rFonts w:ascii="Cambria Math" w:hAnsi="Cambria Math" w:cstheme="majorBidi"/>
                    <w:i/>
                    <w:sz w:val="22"/>
                  </w:rPr>
                </w:del>
              </m:ctrlPr>
            </m:sSubPr>
            <m:e>
              <m:r>
                <w:del w:id="270" w:author="hp" w:date="2017-01-05T18:05:00Z">
                  <m:rPr>
                    <m:sty m:val="p"/>
                  </m:rPr>
                  <w:rPr>
                    <w:rFonts w:ascii="Cambria Math" w:eastAsiaTheme="minorEastAsia" w:hAnsi="Cambria Math" w:cstheme="majorBidi"/>
                    <w:color w:val="auto"/>
                    <w:sz w:val="22"/>
                    <w:lang w:bidi="ar-SA"/>
                  </w:rPr>
                  <m:t xml:space="preserve"> </m:t>
                </w:del>
              </m:r>
              <m:r>
                <w:del w:id="271" w:author="hp" w:date="2017-01-05T18:05:00Z">
                  <w:rPr>
                    <w:rFonts w:ascii="Cambria Math" w:eastAsiaTheme="minorEastAsia" w:hAnsi="Cambria Math" w:cstheme="majorBidi"/>
                    <w:color w:val="auto"/>
                    <w:sz w:val="22"/>
                    <w:lang w:bidi="ar-SA"/>
                  </w:rPr>
                  <m:t xml:space="preserve"> φ</m:t>
                </w:del>
              </m:r>
            </m:e>
            <m:sub>
              <m:r>
                <w:del w:id="272" w:author="hp" w:date="2017-01-05T18:05:00Z">
                  <w:rPr>
                    <w:rFonts w:ascii="Cambria Math" w:hAnsi="Cambria Math" w:cstheme="majorBidi"/>
                    <w:sz w:val="22"/>
                  </w:rPr>
                  <m:t xml:space="preserve">2 </m:t>
                </w:del>
              </m:r>
            </m:sub>
          </m:sSub>
        </m:oMath>
      </m:oMathPara>
    </w:p>
    <w:p w14:paraId="1EF67FFA" w14:textId="07CD0717" w:rsidR="00205D4D" w:rsidRPr="0094686A" w:rsidRDefault="00562149" w:rsidP="00A24E63">
      <w:pPr>
        <w:spacing w:after="120"/>
        <w:ind w:left="0" w:right="0" w:firstLine="720"/>
        <w:rPr>
          <w:del w:id="273" w:author="hp" w:date="2017-01-05T18:05:00Z"/>
          <w:rFonts w:asciiTheme="majorBidi" w:hAnsiTheme="majorBidi" w:cstheme="majorBidi"/>
          <w:sz w:val="22"/>
        </w:rPr>
      </w:pPr>
      <m:oMathPara>
        <m:oMathParaPr>
          <m:jc m:val="left"/>
        </m:oMathParaPr>
        <m:oMath>
          <m:r>
            <w:del w:id="274" w:author="hp" w:date="2017-01-05T18:05:00Z">
              <w:rPr>
                <w:rFonts w:ascii="Cambria Math" w:hAnsi="Cambria Math" w:cstheme="majorBidi"/>
                <w:sz w:val="22"/>
              </w:rPr>
              <m:t xml:space="preserve"> where a ∈ AP.</m:t>
            </w:del>
          </m:r>
        </m:oMath>
      </m:oMathPara>
    </w:p>
    <w:p w14:paraId="5F95B912" w14:textId="77777777" w:rsidR="005906AE" w:rsidRPr="0094686A" w:rsidRDefault="005906AE" w:rsidP="00A24E63">
      <w:pPr>
        <w:spacing w:after="120"/>
        <w:ind w:left="0" w:right="0" w:firstLine="720"/>
        <w:rPr>
          <w:del w:id="275" w:author="hp" w:date="2017-01-05T18:05:00Z"/>
          <w:rFonts w:asciiTheme="majorBidi" w:hAnsiTheme="majorBidi" w:cstheme="majorBidi"/>
          <w:sz w:val="22"/>
        </w:rPr>
      </w:pPr>
    </w:p>
    <w:p w14:paraId="4342614F" w14:textId="347A96D3" w:rsidR="00AF6A59" w:rsidRPr="0094686A" w:rsidRDefault="006800C2" w:rsidP="00A24E63">
      <w:pPr>
        <w:autoSpaceDE w:val="0"/>
        <w:autoSpaceDN w:val="0"/>
        <w:adjustRightInd w:val="0"/>
        <w:spacing w:after="120" w:line="264" w:lineRule="auto"/>
        <w:ind w:left="0" w:right="0" w:firstLine="0"/>
        <w:jc w:val="left"/>
        <w:rPr>
          <w:del w:id="276" w:author="hp" w:date="2017-01-05T18:05:00Z"/>
          <w:rFonts w:asciiTheme="majorBidi" w:eastAsiaTheme="minorEastAsia" w:hAnsiTheme="majorBidi" w:cstheme="majorBidi"/>
          <w:color w:val="auto"/>
          <w:sz w:val="22"/>
          <w:lang w:bidi="ar-SA"/>
        </w:rPr>
      </w:pPr>
      <w:del w:id="277" w:author="hp" w:date="2017-01-05T18:05:00Z">
        <w:r w:rsidRPr="0094686A">
          <w:rPr>
            <w:rFonts w:asciiTheme="majorBidi" w:eastAsiaTheme="minorEastAsia" w:hAnsiTheme="majorBidi" w:cstheme="majorBidi"/>
            <w:color w:val="auto"/>
            <w:sz w:val="22"/>
            <w:lang w:bidi="ar-SA"/>
          </w:rPr>
          <w:delText xml:space="preserve">The basic ingredients of LTL-formulae are atomic propositions (state labels </w:delText>
        </w:r>
        <w:r w:rsidRPr="0094686A">
          <w:rPr>
            <w:rFonts w:asciiTheme="majorBidi" w:eastAsia="cmmi10" w:hAnsiTheme="majorBidi" w:cstheme="majorBidi"/>
            <w:i/>
            <w:iCs/>
            <w:color w:val="auto"/>
            <w:sz w:val="22"/>
            <w:lang w:bidi="ar-SA"/>
          </w:rPr>
          <w:delText xml:space="preserve">a </w:delText>
        </w:r>
        <w:r w:rsidRPr="0094686A">
          <w:rPr>
            <w:rFonts w:ascii="Cambria Math" w:eastAsia="cmsy10" w:hAnsi="Cambria Math" w:cs="Cambria Math"/>
            <w:i/>
            <w:iCs/>
            <w:color w:val="auto"/>
            <w:sz w:val="22"/>
            <w:lang w:bidi="ar-SA"/>
          </w:rPr>
          <w:delText>∈</w:delText>
        </w:r>
        <w:r w:rsidRPr="0094686A">
          <w:rPr>
            <w:rFonts w:asciiTheme="majorBidi" w:eastAsia="cmsy10" w:hAnsiTheme="majorBidi" w:cstheme="majorBidi"/>
            <w:i/>
            <w:iCs/>
            <w:color w:val="auto"/>
            <w:sz w:val="22"/>
            <w:lang w:bidi="ar-SA"/>
          </w:rPr>
          <w:delText xml:space="preserve"> </w:delText>
        </w:r>
        <w:r w:rsidRPr="0094686A">
          <w:rPr>
            <w:rFonts w:asciiTheme="majorBidi" w:eastAsiaTheme="minorEastAsia" w:hAnsiTheme="majorBidi" w:cstheme="majorBidi"/>
            <w:i/>
            <w:iCs/>
            <w:color w:val="auto"/>
            <w:sz w:val="22"/>
            <w:lang w:bidi="ar-SA"/>
          </w:rPr>
          <w:delText>AP</w:delText>
        </w:r>
        <w:r w:rsidRPr="0094686A">
          <w:rPr>
            <w:rFonts w:asciiTheme="majorBidi" w:eastAsiaTheme="minorEastAsia" w:hAnsiTheme="majorBidi" w:cstheme="majorBidi"/>
            <w:color w:val="auto"/>
            <w:sz w:val="22"/>
            <w:lang w:bidi="ar-SA"/>
          </w:rPr>
          <w:delText xml:space="preserve">), the Boolean connectors like conjunction </w:delText>
        </w:r>
        <m:oMath>
          <m:r>
            <w:rPr>
              <w:rFonts w:ascii="Cambria Math" w:eastAsia="cmsy10" w:hAnsi="Cambria Math" w:cstheme="majorBidi"/>
              <w:color w:val="auto"/>
              <w:sz w:val="22"/>
              <w:lang w:bidi="ar-SA"/>
            </w:rPr>
            <m:t>∧</m:t>
          </m:r>
          <m:r>
            <w:rPr>
              <w:rFonts w:ascii="Cambria Math" w:eastAsiaTheme="minorEastAsia" w:hAnsi="Cambria Math" w:cstheme="majorBidi"/>
              <w:color w:val="auto"/>
              <w:sz w:val="22"/>
              <w:lang w:bidi="ar-SA"/>
            </w:rPr>
            <m:t xml:space="preserve"> </m:t>
          </m:r>
        </m:oMath>
        <w:r w:rsidRPr="0094686A">
          <w:rPr>
            <w:rFonts w:asciiTheme="majorBidi" w:eastAsiaTheme="minorEastAsia" w:hAnsiTheme="majorBidi" w:cstheme="majorBidi"/>
            <w:color w:val="auto"/>
            <w:sz w:val="22"/>
            <w:lang w:bidi="ar-SA"/>
          </w:rPr>
          <w:delText xml:space="preserve">, and negation </w:delText>
        </w:r>
        <w:r w:rsidRPr="0094686A">
          <w:rPr>
            <w:rFonts w:asciiTheme="majorBidi" w:eastAsia="cmsy10" w:hAnsiTheme="majorBidi" w:cstheme="majorBidi"/>
            <w:i/>
            <w:iCs/>
            <w:color w:val="auto"/>
            <w:sz w:val="22"/>
            <w:lang w:bidi="ar-SA"/>
          </w:rPr>
          <w:delText>￢</w:delText>
        </w:r>
        <w:r w:rsidR="00AF6A59" w:rsidRPr="0094686A">
          <w:rPr>
            <w:rFonts w:asciiTheme="majorBidi" w:eastAsiaTheme="minorEastAsia" w:hAnsiTheme="majorBidi" w:cstheme="majorBidi"/>
            <w:color w:val="auto"/>
            <w:sz w:val="22"/>
            <w:lang w:bidi="ar-SA"/>
          </w:rPr>
          <w:delText xml:space="preserve">, and two </w:delText>
        </w:r>
        <w:r w:rsidRPr="0094686A">
          <w:rPr>
            <w:rFonts w:asciiTheme="majorBidi" w:eastAsiaTheme="minorEastAsia" w:hAnsiTheme="majorBidi" w:cstheme="majorBidi"/>
            <w:color w:val="auto"/>
            <w:sz w:val="22"/>
            <w:lang w:bidi="ar-SA"/>
          </w:rPr>
          <w:delText xml:space="preserve">basic temporal modalities </w:delText>
        </w:r>
        <w:r w:rsidR="0082386A" w:rsidRPr="0094686A">
          <w:rPr>
            <w:rFonts w:asciiTheme="majorBidi" w:eastAsia="cmsy10" w:hAnsiTheme="majorBidi" w:cstheme="majorBidi"/>
            <w:color w:val="auto"/>
            <w:sz w:val="22"/>
            <w:lang w:bidi="ar-SA"/>
          </w:rPr>
          <w:delText>O</w:delText>
        </w:r>
        <w:r w:rsidRPr="0094686A">
          <w:rPr>
            <w:rFonts w:asciiTheme="majorBidi" w:eastAsia="cmsy10" w:hAnsiTheme="majorBidi" w:cstheme="majorBidi"/>
            <w:i/>
            <w:iCs/>
            <w:color w:val="auto"/>
            <w:sz w:val="22"/>
            <w:lang w:bidi="ar-SA"/>
          </w:rPr>
          <w:delText xml:space="preserve"> </w:delText>
        </w:r>
        <w:r w:rsidRPr="0094686A">
          <w:rPr>
            <w:rFonts w:asciiTheme="majorBidi" w:eastAsiaTheme="minorEastAsia" w:hAnsiTheme="majorBidi" w:cstheme="majorBidi"/>
            <w:color w:val="auto"/>
            <w:sz w:val="22"/>
            <w:lang w:bidi="ar-SA"/>
          </w:rPr>
          <w:delText xml:space="preserve">(pronounced “next”) and U (pronounced “until”). </w:delText>
        </w:r>
      </w:del>
    </w:p>
    <w:p w14:paraId="46614DC9" w14:textId="77777777" w:rsidR="005906AE" w:rsidRPr="0094686A" w:rsidRDefault="005906AE" w:rsidP="00A24E63">
      <w:pPr>
        <w:autoSpaceDE w:val="0"/>
        <w:autoSpaceDN w:val="0"/>
        <w:adjustRightInd w:val="0"/>
        <w:spacing w:after="120" w:line="264" w:lineRule="auto"/>
        <w:ind w:left="0" w:right="0" w:firstLine="0"/>
        <w:jc w:val="left"/>
        <w:rPr>
          <w:del w:id="278" w:author="hp" w:date="2017-01-05T18:05:00Z"/>
          <w:rFonts w:asciiTheme="majorBidi" w:eastAsiaTheme="minorEastAsia" w:hAnsiTheme="majorBidi" w:cstheme="majorBidi"/>
          <w:color w:val="auto"/>
          <w:sz w:val="22"/>
          <w:lang w:bidi="ar-SA"/>
        </w:rPr>
      </w:pPr>
    </w:p>
    <w:p w14:paraId="1DF1ED37" w14:textId="5BC76E5B" w:rsidR="005906AE" w:rsidRPr="0094686A" w:rsidRDefault="005906AE" w:rsidP="00A24E63">
      <w:pPr>
        <w:autoSpaceDE w:val="0"/>
        <w:autoSpaceDN w:val="0"/>
        <w:adjustRightInd w:val="0"/>
        <w:spacing w:after="120" w:line="264" w:lineRule="auto"/>
        <w:ind w:left="0" w:right="0" w:firstLine="0"/>
        <w:jc w:val="left"/>
        <w:rPr>
          <w:del w:id="279" w:author="hp" w:date="2017-01-05T18:05:00Z"/>
          <w:rFonts w:asciiTheme="majorBidi" w:eastAsiaTheme="minorEastAsia" w:hAnsiTheme="majorBidi" w:cstheme="majorBidi"/>
          <w:color w:val="auto"/>
          <w:sz w:val="22"/>
          <w:lang w:bidi="ar-SA"/>
        </w:rPr>
      </w:pPr>
      <w:del w:id="280" w:author="hp" w:date="2017-01-05T18:05:00Z">
        <w:r w:rsidRPr="0094686A">
          <w:rPr>
            <w:rFonts w:asciiTheme="majorBidi" w:eastAsiaTheme="minorEastAsia" w:hAnsiTheme="majorBidi" w:cstheme="majorBidi"/>
            <w:b/>
            <w:bCs/>
            <w:color w:val="auto"/>
            <w:sz w:val="22"/>
            <w:lang w:bidi="ar-SA"/>
          </w:rPr>
          <w:delText>The atomic proposition</w:delText>
        </w:r>
        <w:r w:rsidRPr="0094686A">
          <w:rPr>
            <w:rFonts w:asciiTheme="majorBidi" w:eastAsiaTheme="minorEastAsia" w:hAnsiTheme="majorBidi" w:cstheme="majorBidi"/>
            <w:color w:val="auto"/>
            <w:sz w:val="22"/>
            <w:lang w:bidi="ar-SA"/>
          </w:rPr>
          <w:delText xml:space="preserve"> </w:delText>
        </w:r>
        <w:r w:rsidRPr="0094686A">
          <w:rPr>
            <w:rFonts w:asciiTheme="majorBidi" w:eastAsia="cmmi10" w:hAnsiTheme="majorBidi" w:cstheme="majorBidi"/>
            <w:i/>
            <w:iCs/>
            <w:color w:val="auto"/>
            <w:sz w:val="22"/>
            <w:lang w:bidi="ar-SA"/>
          </w:rPr>
          <w:delText xml:space="preserve">a </w:delText>
        </w:r>
        <w:r w:rsidRPr="0094686A">
          <w:rPr>
            <w:rFonts w:ascii="Cambria Math" w:eastAsia="cmsy10" w:hAnsi="Cambria Math" w:cs="Cambria Math"/>
            <w:i/>
            <w:iCs/>
            <w:color w:val="auto"/>
            <w:sz w:val="22"/>
            <w:lang w:bidi="ar-SA"/>
          </w:rPr>
          <w:delText>∈</w:delText>
        </w:r>
        <w:r w:rsidRPr="0094686A">
          <w:rPr>
            <w:rFonts w:asciiTheme="majorBidi" w:eastAsia="cmsy10" w:hAnsiTheme="majorBidi" w:cstheme="majorBidi"/>
            <w:i/>
            <w:iCs/>
            <w:color w:val="auto"/>
            <w:sz w:val="22"/>
            <w:lang w:bidi="ar-SA"/>
          </w:rPr>
          <w:delText xml:space="preserve"> </w:delText>
        </w:r>
        <w:r w:rsidRPr="0094686A">
          <w:rPr>
            <w:rFonts w:asciiTheme="majorBidi" w:eastAsiaTheme="minorEastAsia" w:hAnsiTheme="majorBidi" w:cstheme="majorBidi"/>
            <w:i/>
            <w:iCs/>
            <w:color w:val="auto"/>
            <w:sz w:val="22"/>
            <w:lang w:bidi="ar-SA"/>
          </w:rPr>
          <w:delText xml:space="preserve">AP </w:delText>
        </w:r>
        <w:r w:rsidRPr="0094686A">
          <w:rPr>
            <w:rFonts w:asciiTheme="majorBidi" w:eastAsiaTheme="minorEastAsia" w:hAnsiTheme="majorBidi" w:cstheme="majorBidi"/>
            <w:color w:val="auto"/>
            <w:sz w:val="22"/>
            <w:lang w:bidi="ar-SA"/>
          </w:rPr>
          <w:delText>stands for the state</w:delText>
        </w:r>
        <w:commentRangeStart w:id="281"/>
        <w:r w:rsidRPr="0094686A">
          <w:rPr>
            <w:rFonts w:asciiTheme="majorBidi" w:eastAsiaTheme="minorEastAsia" w:hAnsiTheme="majorBidi" w:cstheme="majorBidi"/>
            <w:color w:val="auto"/>
            <w:sz w:val="22"/>
            <w:lang w:bidi="ar-SA"/>
          </w:rPr>
          <w:delText xml:space="preserve"> </w:delText>
        </w:r>
        <w:r w:rsidR="0042507A" w:rsidRPr="0094686A">
          <w:rPr>
            <w:rFonts w:asciiTheme="majorBidi" w:eastAsiaTheme="minorEastAsia" w:hAnsiTheme="majorBidi" w:cstheme="majorBidi"/>
            <w:color w:val="auto"/>
            <w:sz w:val="22"/>
            <w:lang w:bidi="ar-SA"/>
          </w:rPr>
          <w:delText xml:space="preserve">label </w:delText>
        </w:r>
        <w:r w:rsidR="0042507A" w:rsidRPr="0094686A">
          <w:rPr>
            <w:rFonts w:asciiTheme="majorBidi" w:eastAsia="cmmi10" w:hAnsiTheme="majorBidi" w:cstheme="majorBidi"/>
            <w:noProof/>
            <w:color w:val="auto"/>
            <w:sz w:val="22"/>
            <w:lang w:bidi="ar-SA"/>
          </w:rPr>
          <w:delText>in</w:delText>
        </w:r>
        <w:commentRangeEnd w:id="281"/>
        <w:r w:rsidR="009F348C" w:rsidRPr="0094686A">
          <w:rPr>
            <w:rStyle w:val="CommentReference"/>
            <w:rFonts w:asciiTheme="majorBidi" w:hAnsiTheme="majorBidi" w:cstheme="majorBidi"/>
            <w:sz w:val="22"/>
            <w:szCs w:val="22"/>
          </w:rPr>
          <w:commentReference w:id="281"/>
        </w:r>
        <w:r w:rsidRPr="0094686A">
          <w:rPr>
            <w:rFonts w:asciiTheme="majorBidi" w:eastAsiaTheme="minorEastAsia" w:hAnsiTheme="majorBidi" w:cstheme="majorBidi"/>
            <w:color w:val="auto"/>
            <w:sz w:val="22"/>
            <w:lang w:bidi="ar-SA"/>
          </w:rPr>
          <w:delText xml:space="preserve"> a transition system. Typically, the atoms are assertions about the values of control variables (e.g., locations in program graphs) or the values of program variables.</w:delText>
        </w:r>
      </w:del>
    </w:p>
    <w:p w14:paraId="14E3662C" w14:textId="123F0D0B" w:rsidR="005906AE" w:rsidRPr="0094686A" w:rsidRDefault="005906AE" w:rsidP="00A24E63">
      <w:pPr>
        <w:autoSpaceDE w:val="0"/>
        <w:autoSpaceDN w:val="0"/>
        <w:adjustRightInd w:val="0"/>
        <w:spacing w:after="120" w:line="264" w:lineRule="auto"/>
        <w:ind w:left="0" w:right="0" w:firstLine="0"/>
        <w:jc w:val="left"/>
        <w:rPr>
          <w:del w:id="282" w:author="hp" w:date="2017-01-05T18:05:00Z"/>
          <w:rFonts w:asciiTheme="majorBidi" w:eastAsiaTheme="minorEastAsia" w:hAnsiTheme="majorBidi" w:cstheme="majorBidi"/>
          <w:color w:val="auto"/>
          <w:sz w:val="22"/>
          <w:lang w:bidi="ar-SA"/>
        </w:rPr>
      </w:pPr>
    </w:p>
    <w:p w14:paraId="0C8565D6" w14:textId="0F3BBFE4" w:rsidR="005906AE" w:rsidRPr="0094686A" w:rsidRDefault="005906AE" w:rsidP="00A24E63">
      <w:pPr>
        <w:autoSpaceDE w:val="0"/>
        <w:autoSpaceDN w:val="0"/>
        <w:adjustRightInd w:val="0"/>
        <w:spacing w:after="120" w:line="264" w:lineRule="auto"/>
        <w:ind w:left="0" w:right="0" w:firstLine="0"/>
        <w:jc w:val="left"/>
        <w:rPr>
          <w:del w:id="283" w:author="hp" w:date="2017-01-05T18:05:00Z"/>
          <w:rFonts w:asciiTheme="majorBidi" w:eastAsiaTheme="minorEastAsia" w:hAnsiTheme="majorBidi" w:cstheme="majorBidi"/>
          <w:color w:val="auto"/>
          <w:sz w:val="22"/>
          <w:lang w:bidi="ar-SA"/>
        </w:rPr>
      </w:pPr>
      <w:del w:id="284" w:author="hp" w:date="2017-01-05T18:05:00Z">
        <w:r w:rsidRPr="0094686A">
          <w:rPr>
            <w:rFonts w:asciiTheme="majorBidi" w:eastAsiaTheme="minorEastAsia" w:hAnsiTheme="majorBidi" w:cstheme="majorBidi"/>
            <w:b/>
            <w:bCs/>
            <w:color w:val="auto"/>
            <w:sz w:val="22"/>
            <w:lang w:bidi="ar-SA"/>
          </w:rPr>
          <w:delText xml:space="preserve">The </w:delText>
        </w:r>
        <w:r w:rsidR="009F348C" w:rsidRPr="0094686A">
          <w:rPr>
            <w:rFonts w:asciiTheme="majorBidi" w:eastAsia="cmsy10" w:hAnsiTheme="majorBidi" w:cstheme="majorBidi"/>
            <w:b/>
            <w:bCs/>
            <w:color w:val="auto"/>
            <w:sz w:val="22"/>
            <w:lang w:bidi="ar-SA"/>
          </w:rPr>
          <w:delText>next</w:delText>
        </w:r>
        <w:r w:rsidRPr="0094686A">
          <w:rPr>
            <w:rFonts w:asciiTheme="majorBidi" w:eastAsiaTheme="minorEastAsia" w:hAnsiTheme="majorBidi" w:cstheme="majorBidi"/>
            <w:b/>
            <w:bCs/>
            <w:color w:val="auto"/>
            <w:sz w:val="22"/>
            <w:lang w:bidi="ar-SA"/>
          </w:rPr>
          <w:delText>-modality</w:delText>
        </w:r>
        <w:r w:rsidRPr="0094686A">
          <w:rPr>
            <w:rFonts w:asciiTheme="majorBidi" w:eastAsiaTheme="minorEastAsia" w:hAnsiTheme="majorBidi" w:cstheme="majorBidi"/>
            <w:color w:val="auto"/>
            <w:sz w:val="22"/>
            <w:lang w:bidi="ar-SA"/>
          </w:rPr>
          <w:delText xml:space="preserve"> is a unary prefix operator and requires a single LTL formula as </w:delText>
        </w:r>
        <w:r w:rsidRPr="0094686A">
          <w:rPr>
            <w:rFonts w:asciiTheme="majorBidi" w:eastAsiaTheme="minorEastAsia" w:hAnsiTheme="majorBidi" w:cstheme="majorBidi"/>
            <w:noProof/>
            <w:color w:val="auto"/>
            <w:sz w:val="22"/>
            <w:lang w:bidi="ar-SA"/>
          </w:rPr>
          <w:delText>argument</w:delText>
        </w:r>
        <w:r w:rsidRPr="0094686A">
          <w:rPr>
            <w:rFonts w:asciiTheme="majorBidi" w:eastAsiaTheme="minorEastAsia" w:hAnsiTheme="majorBidi" w:cstheme="majorBidi"/>
            <w:color w:val="auto"/>
            <w:sz w:val="22"/>
            <w:lang w:bidi="ar-SA"/>
          </w:rPr>
          <w:delText>. Formula</w:delText>
        </w:r>
        <w:commentRangeStart w:id="285"/>
        <w:r w:rsidRPr="0094686A">
          <w:rPr>
            <w:rFonts w:asciiTheme="majorBidi" w:eastAsiaTheme="minorEastAsia" w:hAnsiTheme="majorBidi" w:cstheme="majorBidi"/>
            <w:color w:val="auto"/>
            <w:sz w:val="22"/>
            <w:lang w:bidi="ar-SA"/>
          </w:rPr>
          <w:delText xml:space="preserve"> </w:delText>
        </w:r>
        <m:oMath>
          <m:r>
            <w:rPr>
              <w:rFonts w:ascii="Cambria Math" w:eastAsiaTheme="minorEastAsia" w:hAnsi="Cambria Math" w:cstheme="majorBidi"/>
              <w:color w:val="auto"/>
              <w:sz w:val="22"/>
              <w:lang w:bidi="ar-SA"/>
            </w:rPr>
            <m:t xml:space="preserve">φ   </m:t>
          </m:r>
          <w:commentRangeEnd w:id="285"/>
          <m:r>
            <m:rPr>
              <m:sty m:val="p"/>
            </m:rPr>
            <w:rPr>
              <w:rStyle w:val="CommentReference"/>
              <w:rFonts w:ascii="Cambria Math" w:hAnsi="Cambria Math" w:cstheme="majorBidi"/>
              <w:sz w:val="22"/>
              <w:szCs w:val="22"/>
            </w:rPr>
            <w:commentReference w:id="285"/>
          </m:r>
        </m:oMath>
        <w:r w:rsidRPr="0094686A">
          <w:rPr>
            <w:rFonts w:asciiTheme="majorBidi" w:eastAsiaTheme="minorEastAsia" w:hAnsiTheme="majorBidi" w:cstheme="majorBidi"/>
            <w:color w:val="auto"/>
            <w:sz w:val="22"/>
            <w:lang w:bidi="ar-SA"/>
          </w:rPr>
          <w:delText xml:space="preserve">holds at the current moment, if </w:delText>
        </w:r>
        <m:oMath>
          <m:r>
            <w:rPr>
              <w:rFonts w:ascii="Cambria Math" w:eastAsia="cmmi10" w:hAnsi="Cambria Math" w:cstheme="majorBidi"/>
              <w:color w:val="auto"/>
              <w:sz w:val="22"/>
              <w:lang w:bidi="ar-SA"/>
            </w:rPr>
            <m:t>φ</m:t>
          </m:r>
        </m:oMath>
        <w:r w:rsidRPr="0094686A">
          <w:rPr>
            <w:rFonts w:asciiTheme="majorBidi" w:eastAsia="cmmi10" w:hAnsiTheme="majorBidi" w:cstheme="majorBidi"/>
            <w:i/>
            <w:iCs/>
            <w:color w:val="auto"/>
            <w:sz w:val="22"/>
            <w:lang w:bidi="ar-SA"/>
          </w:rPr>
          <w:delText xml:space="preserve"> </w:delText>
        </w:r>
        <w:r w:rsidRPr="0094686A">
          <w:rPr>
            <w:rFonts w:asciiTheme="majorBidi" w:eastAsiaTheme="minorEastAsia" w:hAnsiTheme="majorBidi" w:cstheme="majorBidi"/>
            <w:color w:val="auto"/>
            <w:sz w:val="22"/>
            <w:lang w:bidi="ar-SA"/>
          </w:rPr>
          <w:delText>holds in the next “step”.</w:delText>
        </w:r>
      </w:del>
    </w:p>
    <w:p w14:paraId="60CF2B08" w14:textId="2910D41E" w:rsidR="005906AE" w:rsidRPr="0094686A" w:rsidRDefault="009F348C" w:rsidP="00A24E63">
      <w:pPr>
        <w:autoSpaceDE w:val="0"/>
        <w:autoSpaceDN w:val="0"/>
        <w:adjustRightInd w:val="0"/>
        <w:spacing w:after="120" w:line="264" w:lineRule="auto"/>
        <w:ind w:left="0" w:right="0" w:firstLine="0"/>
        <w:jc w:val="left"/>
        <w:rPr>
          <w:del w:id="286" w:author="hp" w:date="2017-01-05T18:05:00Z"/>
          <w:rFonts w:asciiTheme="majorBidi" w:eastAsiaTheme="minorEastAsia" w:hAnsiTheme="majorBidi" w:cstheme="majorBidi"/>
          <w:color w:val="auto"/>
          <w:sz w:val="22"/>
          <w:lang w:bidi="ar-SA"/>
        </w:rPr>
      </w:pPr>
      <w:del w:id="287" w:author="hp" w:date="2017-01-05T18:05:00Z">
        <w:r w:rsidRPr="0094686A">
          <w:rPr>
            <w:rStyle w:val="CommentReference"/>
            <w:rFonts w:asciiTheme="majorBidi" w:hAnsiTheme="majorBidi" w:cstheme="majorBidi"/>
            <w:sz w:val="22"/>
            <w:szCs w:val="22"/>
          </w:rPr>
          <w:commentReference w:id="288"/>
        </w:r>
      </w:del>
    </w:p>
    <w:p w14:paraId="6A34095E" w14:textId="2C8928B3" w:rsidR="005906AE" w:rsidRPr="0094686A" w:rsidRDefault="005906AE" w:rsidP="00A24E63">
      <w:pPr>
        <w:autoSpaceDE w:val="0"/>
        <w:autoSpaceDN w:val="0"/>
        <w:adjustRightInd w:val="0"/>
        <w:spacing w:after="120" w:line="264" w:lineRule="auto"/>
        <w:ind w:left="0" w:right="0" w:firstLine="60"/>
        <w:jc w:val="left"/>
        <w:rPr>
          <w:del w:id="289" w:author="hp" w:date="2017-01-05T18:05:00Z"/>
          <w:rFonts w:asciiTheme="majorBidi" w:eastAsiaTheme="minorEastAsia" w:hAnsiTheme="majorBidi" w:cstheme="majorBidi"/>
          <w:color w:val="auto"/>
          <w:sz w:val="22"/>
          <w:lang w:bidi="ar-SA"/>
        </w:rPr>
      </w:pPr>
      <w:del w:id="290" w:author="hp" w:date="2017-01-05T18:05:00Z">
        <w:r w:rsidRPr="0094686A">
          <w:rPr>
            <w:rFonts w:asciiTheme="majorBidi" w:eastAsiaTheme="minorEastAsia" w:hAnsiTheme="majorBidi" w:cstheme="majorBidi"/>
            <w:b/>
            <w:bCs/>
            <w:color w:val="auto"/>
            <w:sz w:val="22"/>
            <w:lang w:bidi="ar-SA"/>
          </w:rPr>
          <w:delText>The U</w:delText>
        </w:r>
        <w:r w:rsidR="009F348C" w:rsidRPr="0094686A">
          <w:rPr>
            <w:rFonts w:asciiTheme="majorBidi" w:eastAsiaTheme="minorEastAsia" w:hAnsiTheme="majorBidi" w:cstheme="majorBidi"/>
            <w:b/>
            <w:bCs/>
            <w:color w:val="auto"/>
            <w:sz w:val="22"/>
            <w:lang w:bidi="ar-SA"/>
          </w:rPr>
          <w:delText>ntil</w:delText>
        </w:r>
        <w:r w:rsidRPr="0094686A">
          <w:rPr>
            <w:rFonts w:asciiTheme="majorBidi" w:eastAsiaTheme="minorEastAsia" w:hAnsiTheme="majorBidi" w:cstheme="majorBidi"/>
            <w:b/>
            <w:bCs/>
            <w:color w:val="auto"/>
            <w:sz w:val="22"/>
            <w:lang w:bidi="ar-SA"/>
          </w:rPr>
          <w:delText>-modality</w:delText>
        </w:r>
        <w:r w:rsidRPr="0094686A">
          <w:rPr>
            <w:rFonts w:asciiTheme="majorBidi" w:eastAsiaTheme="minorEastAsia" w:hAnsiTheme="majorBidi" w:cstheme="majorBidi"/>
            <w:color w:val="auto"/>
            <w:sz w:val="22"/>
            <w:lang w:bidi="ar-SA"/>
          </w:rPr>
          <w:delText xml:space="preserve"> is a binary infix operator and requires two LTL formulae as </w:delText>
        </w:r>
        <w:r w:rsidRPr="0094686A">
          <w:rPr>
            <w:rFonts w:asciiTheme="majorBidi" w:eastAsiaTheme="minorEastAsia" w:hAnsiTheme="majorBidi" w:cstheme="majorBidi"/>
            <w:noProof/>
            <w:color w:val="auto"/>
            <w:sz w:val="22"/>
            <w:lang w:bidi="ar-SA"/>
          </w:rPr>
          <w:delText>argument</w:delText>
        </w:r>
        <w:r w:rsidRPr="0094686A">
          <w:rPr>
            <w:rFonts w:asciiTheme="majorBidi" w:eastAsiaTheme="minorEastAsia" w:hAnsiTheme="majorBidi" w:cstheme="majorBidi"/>
            <w:color w:val="auto"/>
            <w:sz w:val="22"/>
            <w:lang w:bidi="ar-SA"/>
          </w:rPr>
          <w:delText xml:space="preserve">. </w:delText>
        </w:r>
        <w:commentRangeStart w:id="291"/>
        <w:r w:rsidRPr="0094686A">
          <w:rPr>
            <w:rFonts w:asciiTheme="majorBidi" w:eastAsiaTheme="minorEastAsia" w:hAnsiTheme="majorBidi" w:cstheme="majorBidi"/>
            <w:color w:val="auto"/>
            <w:sz w:val="22"/>
            <w:lang w:bidi="ar-SA"/>
          </w:rPr>
          <w:delText xml:space="preserve">Formula </w:delText>
        </w:r>
        <m:oMath>
          <m:r>
            <w:rPr>
              <w:rFonts w:ascii="Cambria Math" w:eastAsia="cmmi10" w:hAnsi="Cambria Math" w:cstheme="majorBidi"/>
              <w:color w:val="auto"/>
              <w:sz w:val="22"/>
              <w:lang w:bidi="ar-SA"/>
            </w:rPr>
            <m:t>φ</m:t>
          </m:r>
        </m:oMath>
        <w:r w:rsidRPr="0094686A">
          <w:rPr>
            <w:rFonts w:asciiTheme="majorBidi" w:eastAsia="cmr8" w:hAnsiTheme="majorBidi" w:cstheme="majorBidi"/>
            <w:color w:val="auto"/>
            <w:sz w:val="22"/>
            <w:lang w:bidi="ar-SA"/>
          </w:rPr>
          <w:delText xml:space="preserve">1 </w:delText>
        </w:r>
        <w:r w:rsidRPr="0094686A">
          <w:rPr>
            <w:rFonts w:asciiTheme="majorBidi" w:eastAsiaTheme="minorEastAsia" w:hAnsiTheme="majorBidi" w:cstheme="majorBidi"/>
            <w:color w:val="auto"/>
            <w:sz w:val="22"/>
            <w:lang w:bidi="ar-SA"/>
          </w:rPr>
          <w:delText>U</w:delText>
        </w:r>
        <m:oMath>
          <m:r>
            <w:rPr>
              <w:rFonts w:ascii="Cambria Math" w:eastAsia="cmmi10" w:hAnsi="Cambria Math" w:cstheme="majorBidi"/>
              <w:color w:val="auto"/>
              <w:sz w:val="22"/>
              <w:lang w:bidi="ar-SA"/>
            </w:rPr>
            <m:t>φ</m:t>
          </m:r>
        </m:oMath>
        <w:r w:rsidRPr="0094686A">
          <w:rPr>
            <w:rFonts w:asciiTheme="majorBidi" w:eastAsia="cmr8" w:hAnsiTheme="majorBidi" w:cstheme="majorBidi"/>
            <w:color w:val="auto"/>
            <w:sz w:val="22"/>
            <w:lang w:bidi="ar-SA"/>
          </w:rPr>
          <w:delText xml:space="preserve">2 </w:delText>
        </w:r>
        <w:commentRangeEnd w:id="291"/>
        <w:r w:rsidRPr="0094686A">
          <w:rPr>
            <w:rStyle w:val="CommentReference"/>
            <w:rFonts w:asciiTheme="majorBidi" w:hAnsiTheme="majorBidi" w:cstheme="majorBidi"/>
            <w:sz w:val="22"/>
            <w:szCs w:val="22"/>
          </w:rPr>
          <w:commentReference w:id="291"/>
        </w:r>
        <w:r w:rsidRPr="0094686A">
          <w:rPr>
            <w:rFonts w:asciiTheme="majorBidi" w:eastAsiaTheme="minorEastAsia" w:hAnsiTheme="majorBidi" w:cstheme="majorBidi"/>
            <w:color w:val="auto"/>
            <w:sz w:val="22"/>
            <w:lang w:bidi="ar-SA"/>
          </w:rPr>
          <w:delText xml:space="preserve">holds at the current moment, if there is some future moment for which </w:delText>
        </w:r>
        <m:oMath>
          <m:r>
            <w:rPr>
              <w:rFonts w:ascii="Cambria Math" w:eastAsia="cmmi10" w:hAnsi="Cambria Math" w:cstheme="majorBidi"/>
              <w:color w:val="auto"/>
              <w:sz w:val="22"/>
              <w:lang w:bidi="ar-SA"/>
            </w:rPr>
            <m:t>φ</m:t>
          </m:r>
        </m:oMath>
        <w:r w:rsidRPr="0094686A">
          <w:rPr>
            <w:rFonts w:asciiTheme="majorBidi" w:eastAsia="cmr8" w:hAnsiTheme="majorBidi" w:cstheme="majorBidi"/>
            <w:color w:val="auto"/>
            <w:sz w:val="22"/>
            <w:lang w:bidi="ar-SA"/>
          </w:rPr>
          <w:delText xml:space="preserve">2 </w:delText>
        </w:r>
        <w:r w:rsidRPr="0094686A">
          <w:rPr>
            <w:rFonts w:asciiTheme="majorBidi" w:eastAsiaTheme="minorEastAsia" w:hAnsiTheme="majorBidi" w:cstheme="majorBidi"/>
            <w:color w:val="auto"/>
            <w:sz w:val="22"/>
            <w:lang w:bidi="ar-SA"/>
          </w:rPr>
          <w:delText xml:space="preserve">holds and </w:delText>
        </w:r>
        <m:oMath>
          <m:r>
            <w:rPr>
              <w:rFonts w:ascii="Cambria Math" w:eastAsiaTheme="minorEastAsia" w:hAnsi="Cambria Math" w:cstheme="majorBidi"/>
              <w:color w:val="auto"/>
              <w:sz w:val="22"/>
              <w:lang w:bidi="ar-SA"/>
            </w:rPr>
            <m:t>φ</m:t>
          </m:r>
        </m:oMath>
        <w:r w:rsidRPr="0094686A">
          <w:rPr>
            <w:rFonts w:asciiTheme="majorBidi" w:eastAsia="cmr8" w:hAnsiTheme="majorBidi" w:cstheme="majorBidi"/>
            <w:color w:val="auto"/>
            <w:sz w:val="22"/>
            <w:lang w:bidi="ar-SA"/>
          </w:rPr>
          <w:delText xml:space="preserve">1 </w:delText>
        </w:r>
        <w:r w:rsidRPr="0094686A">
          <w:rPr>
            <w:rFonts w:asciiTheme="majorBidi" w:eastAsiaTheme="minorEastAsia" w:hAnsiTheme="majorBidi" w:cstheme="majorBidi"/>
            <w:color w:val="auto"/>
            <w:sz w:val="22"/>
            <w:lang w:bidi="ar-SA"/>
          </w:rPr>
          <w:delText>holds at all moments until that future moment.</w:delText>
        </w:r>
      </w:del>
    </w:p>
    <w:p w14:paraId="7DB03287" w14:textId="33F55589" w:rsidR="004902ED" w:rsidRPr="0094686A" w:rsidRDefault="004902ED" w:rsidP="00A24E63">
      <w:pPr>
        <w:autoSpaceDE w:val="0"/>
        <w:autoSpaceDN w:val="0"/>
        <w:adjustRightInd w:val="0"/>
        <w:spacing w:after="120" w:line="264" w:lineRule="auto"/>
        <w:ind w:left="0" w:right="0" w:firstLine="0"/>
        <w:jc w:val="left"/>
        <w:rPr>
          <w:del w:id="292" w:author="hp" w:date="2017-01-05T18:05:00Z"/>
          <w:rFonts w:asciiTheme="majorBidi" w:eastAsiaTheme="minorEastAsia" w:hAnsiTheme="majorBidi" w:cstheme="majorBidi"/>
          <w:color w:val="auto"/>
          <w:sz w:val="22"/>
          <w:lang w:bidi="ar-SA"/>
        </w:rPr>
      </w:pPr>
    </w:p>
    <w:p w14:paraId="5C19EFF9" w14:textId="5F01CDE4" w:rsidR="005906AE" w:rsidRPr="0094686A" w:rsidRDefault="005906AE" w:rsidP="00A24E63">
      <w:pPr>
        <w:autoSpaceDE w:val="0"/>
        <w:autoSpaceDN w:val="0"/>
        <w:adjustRightInd w:val="0"/>
        <w:spacing w:after="120" w:line="22" w:lineRule="atLeast"/>
        <w:ind w:left="0" w:right="0" w:firstLine="120"/>
        <w:jc w:val="left"/>
        <w:rPr>
          <w:del w:id="293" w:author="hp" w:date="2017-01-05T18:05:00Z"/>
          <w:rFonts w:asciiTheme="majorBidi" w:hAnsiTheme="majorBidi" w:cstheme="majorBidi"/>
          <w:b/>
          <w:bCs/>
          <w:sz w:val="22"/>
        </w:rPr>
      </w:pPr>
      <w:del w:id="294" w:author="hp" w:date="2017-01-05T18:05:00Z">
        <w:r w:rsidRPr="0094686A">
          <w:rPr>
            <w:rFonts w:asciiTheme="majorBidi" w:hAnsiTheme="majorBidi" w:cstheme="majorBidi"/>
            <w:b/>
            <w:bCs/>
            <w:sz w:val="22"/>
          </w:rPr>
          <w:delText xml:space="preserve">There are 2 additional temporal </w:delText>
        </w:r>
        <w:r w:rsidR="0042507A" w:rsidRPr="0094686A">
          <w:rPr>
            <w:rFonts w:asciiTheme="majorBidi" w:hAnsiTheme="majorBidi" w:cstheme="majorBidi"/>
            <w:b/>
            <w:bCs/>
            <w:sz w:val="22"/>
          </w:rPr>
          <w:delText>operators:</w:delText>
        </w:r>
      </w:del>
    </w:p>
    <w:p w14:paraId="6A17FF3E" w14:textId="77777777" w:rsidR="005906AE" w:rsidRPr="0094686A" w:rsidRDefault="005906AE" w:rsidP="00A24E63">
      <w:pPr>
        <w:autoSpaceDE w:val="0"/>
        <w:autoSpaceDN w:val="0"/>
        <w:adjustRightInd w:val="0"/>
        <w:spacing w:after="120" w:line="22" w:lineRule="atLeast"/>
        <w:ind w:left="0" w:right="0" w:firstLine="120"/>
        <w:jc w:val="left"/>
        <w:rPr>
          <w:del w:id="295" w:author="hp" w:date="2017-01-05T18:05:00Z"/>
          <w:rFonts w:asciiTheme="majorBidi" w:eastAsiaTheme="minorEastAsia" w:hAnsiTheme="majorBidi" w:cstheme="majorBidi"/>
          <w:color w:val="auto"/>
          <w:sz w:val="22"/>
          <w:lang w:bidi="ar-SA"/>
        </w:rPr>
      </w:pPr>
      <w:del w:id="296" w:author="hp" w:date="2017-01-05T18:05:00Z">
        <w:r w:rsidRPr="0094686A">
          <w:rPr>
            <w:rFonts w:asciiTheme="majorBidi" w:hAnsiTheme="majorBidi" w:cstheme="majorBidi"/>
            <w:sz w:val="22"/>
          </w:rPr>
          <w:delText>◊</w:delText>
        </w:r>
        <m:oMath>
          <m:r>
            <w:rPr>
              <w:rFonts w:ascii="Cambria Math" w:eastAsia="msam10" w:hAnsi="Cambria Math" w:cstheme="majorBidi"/>
              <w:color w:val="auto"/>
              <w:sz w:val="22"/>
              <w:lang w:bidi="ar-SA"/>
            </w:rPr>
            <m:t xml:space="preserve"> </m:t>
          </m:r>
        </m:oMath>
        <w:r w:rsidRPr="0094686A">
          <w:rPr>
            <w:rFonts w:asciiTheme="majorBidi" w:eastAsiaTheme="minorEastAsia" w:hAnsiTheme="majorBidi" w:cstheme="majorBidi"/>
            <w:color w:val="auto"/>
            <w:sz w:val="22"/>
            <w:lang w:bidi="ar-SA"/>
          </w:rPr>
          <w:delText>“eventually” (eventually in the future)</w:delText>
        </w:r>
      </w:del>
    </w:p>
    <w:p w14:paraId="35A7DAEB" w14:textId="63448070" w:rsidR="005906AE" w:rsidRPr="0094686A" w:rsidRDefault="005906AE" w:rsidP="00A24E63">
      <w:pPr>
        <w:autoSpaceDE w:val="0"/>
        <w:autoSpaceDN w:val="0"/>
        <w:adjustRightInd w:val="0"/>
        <w:spacing w:after="120" w:line="22" w:lineRule="atLeast"/>
        <w:ind w:left="0" w:right="0" w:firstLine="0"/>
        <w:rPr>
          <w:del w:id="297" w:author="hp" w:date="2017-01-05T18:05:00Z"/>
          <w:rFonts w:asciiTheme="majorBidi" w:eastAsiaTheme="minorEastAsia" w:hAnsiTheme="majorBidi" w:cstheme="majorBidi"/>
          <w:color w:val="auto"/>
          <w:sz w:val="22"/>
          <w:lang w:bidi="ar-SA"/>
        </w:rPr>
      </w:pPr>
      <w:del w:id="298" w:author="hp" w:date="2017-01-05T18:05:00Z">
        <w:r w:rsidRPr="0094686A">
          <w:rPr>
            <w:rFonts w:asciiTheme="majorBidi" w:hAnsiTheme="majorBidi" w:cstheme="majorBidi"/>
            <w:sz w:val="22"/>
          </w:rPr>
          <w:delText xml:space="preserve">□ </w:delText>
        </w:r>
        <w:r w:rsidRPr="0094686A">
          <w:rPr>
            <w:rFonts w:asciiTheme="majorBidi" w:eastAsia="msam10" w:hAnsiTheme="majorBidi" w:cstheme="majorBidi"/>
            <w:color w:val="auto"/>
            <w:sz w:val="22"/>
            <w:lang w:bidi="ar-SA"/>
          </w:rPr>
          <w:delText xml:space="preserve"> </w:delText>
        </w:r>
        <w:r w:rsidRPr="0094686A">
          <w:rPr>
            <w:rFonts w:asciiTheme="majorBidi" w:eastAsiaTheme="minorEastAsia" w:hAnsiTheme="majorBidi" w:cstheme="majorBidi"/>
            <w:color w:val="auto"/>
            <w:sz w:val="22"/>
            <w:lang w:bidi="ar-SA"/>
          </w:rPr>
          <w:delText>“always” (now and forever in the future)</w:delText>
        </w:r>
      </w:del>
    </w:p>
    <w:p w14:paraId="03864AB5" w14:textId="77777777" w:rsidR="005906AE" w:rsidRPr="0094686A" w:rsidRDefault="005906AE" w:rsidP="00A24E63">
      <w:pPr>
        <w:autoSpaceDE w:val="0"/>
        <w:autoSpaceDN w:val="0"/>
        <w:adjustRightInd w:val="0"/>
        <w:spacing w:after="120" w:line="22" w:lineRule="atLeast"/>
        <w:ind w:left="0" w:right="0" w:firstLine="0"/>
        <w:rPr>
          <w:del w:id="299" w:author="hp" w:date="2017-01-05T18:05:00Z"/>
          <w:rFonts w:asciiTheme="majorBidi" w:hAnsiTheme="majorBidi" w:cstheme="majorBidi"/>
          <w:sz w:val="22"/>
        </w:rPr>
      </w:pPr>
      <w:del w:id="300" w:author="hp" w:date="2017-01-05T18:05:00Z">
        <w:r w:rsidRPr="0094686A">
          <w:rPr>
            <w:rFonts w:asciiTheme="majorBidi" w:hAnsiTheme="majorBidi" w:cstheme="majorBidi"/>
            <w:sz w:val="22"/>
          </w:rPr>
          <w:delText>By combining the temporal modalities ◊ and □, new temporal modalities are obtained</w:delText>
        </w:r>
      </w:del>
    </w:p>
    <w:p w14:paraId="51ECB35B" w14:textId="77777777" w:rsidR="005906AE" w:rsidRPr="0094686A" w:rsidRDefault="005906AE" w:rsidP="00A24E63">
      <w:pPr>
        <w:autoSpaceDE w:val="0"/>
        <w:autoSpaceDN w:val="0"/>
        <w:adjustRightInd w:val="0"/>
        <w:spacing w:after="120" w:line="22" w:lineRule="atLeast"/>
        <w:ind w:left="0" w:right="0" w:firstLine="120"/>
        <w:jc w:val="left"/>
        <w:rPr>
          <w:del w:id="301" w:author="hp" w:date="2017-01-05T18:05:00Z"/>
          <w:rFonts w:asciiTheme="majorBidi" w:eastAsia="msam10" w:hAnsiTheme="majorBidi" w:cstheme="majorBidi"/>
          <w:color w:val="auto"/>
          <w:sz w:val="22"/>
          <w:lang w:bidi="ar-SA"/>
        </w:rPr>
      </w:pPr>
      <w:del w:id="302" w:author="hp" w:date="2017-01-05T18:05:00Z">
        <w:r w:rsidRPr="0094686A">
          <w:rPr>
            <w:rFonts w:asciiTheme="majorBidi" w:hAnsiTheme="majorBidi" w:cstheme="majorBidi"/>
            <w:sz w:val="22"/>
          </w:rPr>
          <w:delText>□◊</w:delText>
        </w:r>
        <m:oMath>
          <m:r>
            <w:rPr>
              <w:rFonts w:ascii="Cambria Math" w:eastAsia="cmmi10" w:hAnsi="Cambria Math" w:cstheme="majorBidi"/>
              <w:color w:val="auto"/>
              <w:sz w:val="22"/>
              <w:lang w:bidi="ar-SA"/>
            </w:rPr>
            <m:t>φ</m:t>
          </m:r>
        </m:oMath>
        <w:r w:rsidRPr="0094686A">
          <w:rPr>
            <w:rFonts w:asciiTheme="majorBidi" w:eastAsia="cmmi10" w:hAnsiTheme="majorBidi" w:cstheme="majorBidi"/>
            <w:i/>
            <w:iCs/>
            <w:color w:val="auto"/>
            <w:sz w:val="22"/>
            <w:lang w:bidi="ar-SA"/>
          </w:rPr>
          <w:delText xml:space="preserve"> </w:delText>
        </w:r>
        <w:r w:rsidRPr="0094686A">
          <w:rPr>
            <w:rFonts w:asciiTheme="majorBidi" w:eastAsia="msam10" w:hAnsiTheme="majorBidi" w:cstheme="majorBidi"/>
            <w:color w:val="auto"/>
            <w:sz w:val="22"/>
            <w:lang w:bidi="ar-SA"/>
          </w:rPr>
          <w:delText xml:space="preserve">“infinitely often </w:delText>
        </w:r>
        <m:oMath>
          <m:r>
            <w:rPr>
              <w:rFonts w:ascii="Cambria Math" w:eastAsia="cmmi10" w:hAnsi="Cambria Math" w:cstheme="majorBidi"/>
              <w:color w:val="auto"/>
              <w:sz w:val="22"/>
              <w:lang w:bidi="ar-SA"/>
            </w:rPr>
            <m:t>φ</m:t>
          </m:r>
        </m:oMath>
        <w:r w:rsidRPr="0094686A">
          <w:rPr>
            <w:rFonts w:asciiTheme="majorBidi" w:eastAsia="msam10" w:hAnsiTheme="majorBidi" w:cstheme="majorBidi"/>
            <w:color w:val="auto"/>
            <w:sz w:val="22"/>
            <w:lang w:bidi="ar-SA"/>
          </w:rPr>
          <w:delText>”</w:delText>
        </w:r>
      </w:del>
    </w:p>
    <w:p w14:paraId="00A98D58" w14:textId="77777777" w:rsidR="005906AE" w:rsidRPr="0094686A" w:rsidRDefault="005906AE" w:rsidP="00A24E63">
      <w:pPr>
        <w:autoSpaceDE w:val="0"/>
        <w:autoSpaceDN w:val="0"/>
        <w:adjustRightInd w:val="0"/>
        <w:spacing w:after="120" w:line="22" w:lineRule="atLeast"/>
        <w:ind w:left="0" w:right="0" w:firstLine="0"/>
        <w:rPr>
          <w:del w:id="303" w:author="hp" w:date="2017-01-05T18:05:00Z"/>
          <w:rFonts w:asciiTheme="majorBidi" w:eastAsia="msam10" w:hAnsiTheme="majorBidi" w:cstheme="majorBidi"/>
          <w:color w:val="auto"/>
          <w:sz w:val="22"/>
          <w:lang w:bidi="ar-SA"/>
        </w:rPr>
      </w:pPr>
      <w:del w:id="304" w:author="hp" w:date="2017-01-05T18:05:00Z">
        <w:r w:rsidRPr="0094686A">
          <w:rPr>
            <w:rFonts w:asciiTheme="majorBidi" w:hAnsiTheme="majorBidi" w:cstheme="majorBidi"/>
            <w:sz w:val="22"/>
          </w:rPr>
          <w:delText>◊</w:delText>
        </w:r>
        <m:oMath>
          <m:r>
            <m:rPr>
              <m:sty m:val="p"/>
            </m:rPr>
            <w:rPr>
              <w:rFonts w:ascii="Cambria Math" w:hAnsi="Cambria Math" w:cstheme="majorBidi"/>
              <w:sz w:val="22"/>
            </w:rPr>
            <m:t>□</m:t>
          </m:r>
          <m:r>
            <w:rPr>
              <w:rFonts w:ascii="Cambria Math" w:eastAsia="cmmi10" w:hAnsi="Cambria Math" w:cstheme="majorBidi"/>
              <w:color w:val="auto"/>
              <w:sz w:val="22"/>
              <w:lang w:bidi="ar-SA"/>
            </w:rPr>
            <m:t>φ</m:t>
          </m:r>
        </m:oMath>
        <w:r w:rsidRPr="0094686A">
          <w:rPr>
            <w:rFonts w:asciiTheme="majorBidi" w:eastAsia="cmmi10" w:hAnsiTheme="majorBidi" w:cstheme="majorBidi"/>
            <w:i/>
            <w:iCs/>
            <w:color w:val="auto"/>
            <w:sz w:val="22"/>
            <w:lang w:bidi="ar-SA"/>
          </w:rPr>
          <w:delText xml:space="preserve"> </w:delText>
        </w:r>
        <w:r w:rsidRPr="0094686A">
          <w:rPr>
            <w:rFonts w:asciiTheme="majorBidi" w:eastAsia="msam10" w:hAnsiTheme="majorBidi" w:cstheme="majorBidi"/>
            <w:color w:val="auto"/>
            <w:sz w:val="22"/>
            <w:lang w:bidi="ar-SA"/>
          </w:rPr>
          <w:delText xml:space="preserve">“eventually forever </w:delText>
        </w:r>
        <m:oMath>
          <m:r>
            <w:rPr>
              <w:rFonts w:ascii="Cambria Math" w:eastAsia="cmmi10" w:hAnsi="Cambria Math" w:cstheme="majorBidi"/>
              <w:color w:val="auto"/>
              <w:sz w:val="22"/>
              <w:lang w:bidi="ar-SA"/>
            </w:rPr>
            <m:t>φ</m:t>
          </m:r>
        </m:oMath>
        <w:r w:rsidRPr="0094686A">
          <w:rPr>
            <w:rFonts w:asciiTheme="majorBidi" w:eastAsia="msam10" w:hAnsiTheme="majorBidi" w:cstheme="majorBidi"/>
            <w:color w:val="auto"/>
            <w:sz w:val="22"/>
            <w:lang w:bidi="ar-SA"/>
          </w:rPr>
          <w:delText>”</w:delText>
        </w:r>
      </w:del>
    </w:p>
    <w:p w14:paraId="65DF338C" w14:textId="77777777" w:rsidR="005906AE" w:rsidRPr="0094686A" w:rsidRDefault="005906AE" w:rsidP="00A24E63">
      <w:pPr>
        <w:autoSpaceDE w:val="0"/>
        <w:autoSpaceDN w:val="0"/>
        <w:adjustRightInd w:val="0"/>
        <w:spacing w:after="120" w:line="264" w:lineRule="auto"/>
        <w:ind w:left="0" w:right="0" w:firstLine="0"/>
        <w:jc w:val="left"/>
        <w:rPr>
          <w:del w:id="305" w:author="hp" w:date="2017-01-05T18:05:00Z"/>
          <w:rFonts w:asciiTheme="majorBidi" w:eastAsiaTheme="minorEastAsia" w:hAnsiTheme="majorBidi" w:cstheme="majorBidi"/>
          <w:color w:val="auto"/>
          <w:sz w:val="22"/>
          <w:lang w:bidi="ar-SA"/>
        </w:rPr>
      </w:pPr>
    </w:p>
    <w:p w14:paraId="0789D3FC" w14:textId="674193AF" w:rsidR="004625E3" w:rsidRPr="0094686A" w:rsidRDefault="00565660" w:rsidP="00A24E63">
      <w:pPr>
        <w:autoSpaceDE w:val="0"/>
        <w:autoSpaceDN w:val="0"/>
        <w:adjustRightInd w:val="0"/>
        <w:spacing w:after="120" w:line="22" w:lineRule="atLeast"/>
        <w:ind w:left="0" w:right="0" w:firstLine="0"/>
        <w:rPr>
          <w:del w:id="306" w:author="hp" w:date="2017-01-05T18:05:00Z"/>
          <w:rFonts w:asciiTheme="majorBidi" w:eastAsia="msam10" w:hAnsiTheme="majorBidi" w:cstheme="majorBidi"/>
          <w:color w:val="auto"/>
          <w:sz w:val="22"/>
          <w:lang w:bidi="ar-SA"/>
        </w:rPr>
      </w:pPr>
      <w:del w:id="307" w:author="hp" w:date="2017-01-05T18:05:00Z">
        <w:r w:rsidRPr="0094686A">
          <w:rPr>
            <w:rFonts w:asciiTheme="majorBidi" w:eastAsiaTheme="minorEastAsia" w:hAnsiTheme="majorBidi" w:cstheme="majorBidi"/>
            <w:b/>
            <w:bCs/>
            <w:color w:val="auto"/>
            <w:sz w:val="22"/>
          </w:rPr>
          <w:tab/>
        </w:r>
      </w:del>
    </w:p>
    <w:p w14:paraId="5AC68C77" w14:textId="77777777" w:rsidR="00577C7E" w:rsidRPr="0094686A" w:rsidRDefault="00577C7E" w:rsidP="00A24E63">
      <w:pPr>
        <w:pStyle w:val="Heading3"/>
        <w:spacing w:after="120" w:line="22" w:lineRule="atLeast"/>
        <w:ind w:left="0" w:hanging="14"/>
        <w:rPr>
          <w:del w:id="308" w:author="hp" w:date="2017-01-05T18:05:00Z"/>
          <w:rFonts w:asciiTheme="majorBidi" w:hAnsiTheme="majorBidi" w:cstheme="majorBidi"/>
          <w:sz w:val="22"/>
        </w:rPr>
      </w:pPr>
    </w:p>
    <w:p w14:paraId="72426E0A" w14:textId="2DB36EFE" w:rsidR="00614E82" w:rsidRPr="0094686A" w:rsidRDefault="005906AE" w:rsidP="00A24E63">
      <w:pPr>
        <w:pStyle w:val="Heading3"/>
        <w:spacing w:after="120" w:line="22" w:lineRule="atLeast"/>
        <w:ind w:left="0" w:hanging="14"/>
        <w:rPr>
          <w:del w:id="309" w:author="hp" w:date="2017-01-05T18:05:00Z"/>
          <w:rFonts w:asciiTheme="majorBidi" w:hAnsiTheme="majorBidi" w:cstheme="majorBidi"/>
          <w:noProof/>
          <w:sz w:val="22"/>
          <w:lang w:bidi="ar-SA"/>
        </w:rPr>
      </w:pPr>
      <w:bookmarkStart w:id="310" w:name="_Toc470446036"/>
      <w:del w:id="311" w:author="hp" w:date="2017-01-05T18:05:00Z">
        <w:r w:rsidRPr="0094686A">
          <w:rPr>
            <w:rFonts w:asciiTheme="majorBidi" w:hAnsiTheme="majorBidi" w:cstheme="majorBidi"/>
            <w:sz w:val="22"/>
          </w:rPr>
          <w:delText xml:space="preserve">2.1.4.2 </w:delText>
        </w:r>
        <w:r w:rsidRPr="0094686A">
          <w:rPr>
            <w:rFonts w:asciiTheme="majorBidi" w:eastAsiaTheme="minorEastAsia" w:hAnsiTheme="majorBidi" w:cstheme="majorBidi"/>
            <w:color w:val="auto"/>
            <w:sz w:val="22"/>
          </w:rPr>
          <w:delText>Semantics of LTL over Paths and States</w:delText>
        </w:r>
        <w:bookmarkEnd w:id="310"/>
        <w:r w:rsidRPr="0094686A">
          <w:rPr>
            <w:rFonts w:asciiTheme="majorBidi" w:eastAsiaTheme="minorHAnsi" w:hAnsiTheme="majorBidi" w:cstheme="majorBidi"/>
            <w:b w:val="0"/>
            <w:bCs/>
            <w:sz w:val="22"/>
          </w:rPr>
          <w:delText xml:space="preserve"> </w:delText>
        </w:r>
      </w:del>
    </w:p>
    <w:p w14:paraId="75C2B672" w14:textId="506D764A" w:rsidR="00614E82" w:rsidRPr="0094686A" w:rsidRDefault="00614E82" w:rsidP="00A24E63">
      <w:pPr>
        <w:pStyle w:val="Heading3"/>
        <w:spacing w:after="120" w:line="22" w:lineRule="atLeast"/>
        <w:ind w:left="0" w:firstLine="0"/>
        <w:rPr>
          <w:del w:id="312" w:author="hp" w:date="2017-01-05T18:05:00Z"/>
          <w:rFonts w:asciiTheme="majorBidi" w:hAnsiTheme="majorBidi" w:cstheme="majorBidi"/>
          <w:sz w:val="22"/>
        </w:rPr>
      </w:pPr>
    </w:p>
    <w:tbl>
      <w:tblPr>
        <w:tblStyle w:val="TableGrid0"/>
        <w:tblW w:w="0" w:type="auto"/>
        <w:tblInd w:w="120" w:type="dxa"/>
        <w:tblLayout w:type="fixed"/>
        <w:tblLook w:val="04A0" w:firstRow="1" w:lastRow="0" w:firstColumn="1" w:lastColumn="0" w:noHBand="0" w:noVBand="1"/>
      </w:tblPr>
      <w:tblGrid>
        <w:gridCol w:w="8097"/>
      </w:tblGrid>
      <w:tr w:rsidR="00614E82" w:rsidRPr="0094686A" w14:paraId="6E74B3AF" w14:textId="77777777" w:rsidTr="009F348C">
        <w:trPr>
          <w:del w:id="313" w:author="hp" w:date="2017-01-05T18:05:00Z"/>
        </w:trPr>
        <w:tc>
          <w:tcPr>
            <w:tcW w:w="8097" w:type="dxa"/>
          </w:tcPr>
          <w:p w14:paraId="1536B2C4" w14:textId="361FBDE6" w:rsidR="00614E82" w:rsidRPr="0094686A" w:rsidRDefault="00614E82" w:rsidP="00A24E63">
            <w:pPr>
              <w:spacing w:after="120"/>
              <w:ind w:left="0" w:right="0" w:firstLine="0"/>
              <w:rPr>
                <w:del w:id="314" w:author="hp" w:date="2017-01-05T18:05:00Z"/>
                <w:rFonts w:asciiTheme="majorBidi" w:hAnsiTheme="majorBidi" w:cstheme="majorBidi"/>
                <w:sz w:val="22"/>
              </w:rPr>
            </w:pPr>
            <w:del w:id="315" w:author="hp" w:date="2017-01-05T18:05:00Z">
              <w:r w:rsidRPr="0094686A">
                <w:rPr>
                  <w:rFonts w:asciiTheme="majorBidi" w:hAnsiTheme="majorBidi" w:cstheme="majorBidi"/>
                  <w:noProof/>
                  <w:sz w:val="22"/>
                  <w:lang w:bidi="ar-SA"/>
                </w:rPr>
                <w:drawing>
                  <wp:inline distT="0" distB="0" distL="0" distR="0" wp14:anchorId="7AC4E170" wp14:editId="405A037D">
                    <wp:extent cx="5010838" cy="41346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461" t="33955" r="32107" b="60316"/>
                            <a:stretch/>
                          </pic:blipFill>
                          <pic:spPr bwMode="auto">
                            <a:xfrm>
                              <a:off x="0" y="0"/>
                              <a:ext cx="5017239" cy="413996"/>
                            </a:xfrm>
                            <a:prstGeom prst="rect">
                              <a:avLst/>
                            </a:prstGeom>
                            <a:ln>
                              <a:noFill/>
                            </a:ln>
                            <a:extLst>
                              <a:ext uri="{53640926-AAD7-44D8-BBD7-CCE9431645EC}">
                                <a14:shadowObscured xmlns:a14="http://schemas.microsoft.com/office/drawing/2010/main"/>
                              </a:ext>
                            </a:extLst>
                          </pic:spPr>
                        </pic:pic>
                      </a:graphicData>
                    </a:graphic>
                  </wp:inline>
                </w:drawing>
              </w:r>
            </w:del>
          </w:p>
        </w:tc>
      </w:tr>
      <w:tr w:rsidR="00614E82" w:rsidRPr="0094686A" w14:paraId="399984C3" w14:textId="77777777" w:rsidTr="003F0D0A">
        <w:trPr>
          <w:trHeight w:val="218"/>
          <w:del w:id="316" w:author="hp" w:date="2017-01-05T18:05:00Z"/>
        </w:trPr>
        <w:tc>
          <w:tcPr>
            <w:tcW w:w="8097" w:type="dxa"/>
          </w:tcPr>
          <w:p w14:paraId="0E1E4068" w14:textId="0E3747BC" w:rsidR="00614E82" w:rsidRPr="0094686A" w:rsidRDefault="00124C4A" w:rsidP="00A24E63">
            <w:pPr>
              <w:spacing w:after="120"/>
              <w:ind w:left="0" w:right="0" w:firstLine="0"/>
              <w:rPr>
                <w:del w:id="317" w:author="hp" w:date="2017-01-05T18:05:00Z"/>
                <w:rFonts w:asciiTheme="majorBidi" w:hAnsiTheme="majorBidi" w:cstheme="majorBidi"/>
                <w:sz w:val="22"/>
              </w:rPr>
            </w:pPr>
            <w:commentRangeStart w:id="318"/>
            <w:del w:id="319" w:author="hp" w:date="2017-01-05T18:05:00Z">
              <w:r w:rsidRPr="0094686A">
                <w:rPr>
                  <w:rFonts w:asciiTheme="majorBidi" w:hAnsiTheme="majorBidi" w:cstheme="majorBidi"/>
                  <w:i/>
                  <w:iCs/>
                  <w:sz w:val="22"/>
                </w:rPr>
                <w:delText>a</w:delText>
              </w:r>
              <w:commentRangeEnd w:id="318"/>
              <w:r w:rsidR="009F348C" w:rsidRPr="0094686A">
                <w:rPr>
                  <w:rStyle w:val="CommentReference"/>
                  <w:rFonts w:asciiTheme="majorBidi" w:hAnsiTheme="majorBidi" w:cstheme="majorBidi"/>
                  <w:i/>
                  <w:iCs/>
                  <w:sz w:val="22"/>
                  <w:szCs w:val="22"/>
                </w:rPr>
                <w:commentReference w:id="318"/>
              </w:r>
              <w:r w:rsidRPr="0094686A">
                <w:rPr>
                  <w:rFonts w:asciiTheme="majorBidi" w:hAnsiTheme="majorBidi" w:cstheme="majorBidi"/>
                  <w:sz w:val="22"/>
                </w:rPr>
                <w:delText xml:space="preserve"> has to  hold at the current state</w:delText>
              </w:r>
            </w:del>
          </w:p>
        </w:tc>
      </w:tr>
      <w:tr w:rsidR="00614E82" w:rsidRPr="0094686A" w14:paraId="43743A41" w14:textId="77777777" w:rsidTr="009F348C">
        <w:trPr>
          <w:del w:id="320" w:author="hp" w:date="2017-01-05T18:05:00Z"/>
        </w:trPr>
        <w:tc>
          <w:tcPr>
            <w:tcW w:w="8097" w:type="dxa"/>
          </w:tcPr>
          <w:p w14:paraId="112986B5" w14:textId="77777777" w:rsidR="00614E82" w:rsidRPr="0094686A" w:rsidRDefault="00614E82" w:rsidP="00A24E63">
            <w:pPr>
              <w:spacing w:after="120"/>
              <w:ind w:left="0" w:right="0" w:firstLine="0"/>
              <w:rPr>
                <w:del w:id="321" w:author="hp" w:date="2017-01-05T18:05:00Z"/>
                <w:rFonts w:asciiTheme="majorBidi" w:hAnsiTheme="majorBidi" w:cstheme="majorBidi"/>
                <w:noProof/>
                <w:sz w:val="22"/>
                <w:lang w:bidi="ar-SA"/>
              </w:rPr>
            </w:pPr>
          </w:p>
          <w:p w14:paraId="51870268" w14:textId="6AD8906D" w:rsidR="00614E82" w:rsidRPr="0094686A" w:rsidRDefault="00614E82" w:rsidP="00A24E63">
            <w:pPr>
              <w:spacing w:after="120"/>
              <w:ind w:left="0" w:right="0" w:firstLine="0"/>
              <w:rPr>
                <w:del w:id="322" w:author="hp" w:date="2017-01-05T18:05:00Z"/>
                <w:rFonts w:asciiTheme="majorBidi" w:hAnsiTheme="majorBidi" w:cstheme="majorBidi"/>
                <w:sz w:val="22"/>
              </w:rPr>
            </w:pPr>
            <w:del w:id="323" w:author="hp" w:date="2017-01-05T18:05:00Z">
              <w:r w:rsidRPr="0094686A">
                <w:rPr>
                  <w:rFonts w:asciiTheme="majorBidi" w:hAnsiTheme="majorBidi" w:cstheme="majorBidi"/>
                  <w:noProof/>
                  <w:sz w:val="22"/>
                  <w:lang w:bidi="ar-SA"/>
                </w:rPr>
                <w:drawing>
                  <wp:inline distT="0" distB="0" distL="0" distR="0" wp14:anchorId="20DBE4EB" wp14:editId="7176B6E2">
                    <wp:extent cx="5232538" cy="4381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937" t="30243" r="32143" b="62466"/>
                            <a:stretch/>
                          </pic:blipFill>
                          <pic:spPr bwMode="auto">
                            <a:xfrm>
                              <a:off x="0" y="0"/>
                              <a:ext cx="5232538" cy="438150"/>
                            </a:xfrm>
                            <a:prstGeom prst="rect">
                              <a:avLst/>
                            </a:prstGeom>
                            <a:ln>
                              <a:noFill/>
                            </a:ln>
                            <a:extLst>
                              <a:ext uri="{53640926-AAD7-44D8-BBD7-CCE9431645EC}">
                                <a14:shadowObscured xmlns:a14="http://schemas.microsoft.com/office/drawing/2010/main"/>
                              </a:ext>
                            </a:extLst>
                          </pic:spPr>
                        </pic:pic>
                      </a:graphicData>
                    </a:graphic>
                  </wp:inline>
                </w:drawing>
              </w:r>
            </w:del>
          </w:p>
        </w:tc>
      </w:tr>
      <w:tr w:rsidR="00124C4A" w:rsidRPr="0094686A" w14:paraId="58747171" w14:textId="77777777" w:rsidTr="009F348C">
        <w:trPr>
          <w:del w:id="324" w:author="hp" w:date="2017-01-05T18:05:00Z"/>
        </w:trPr>
        <w:tc>
          <w:tcPr>
            <w:tcW w:w="8097" w:type="dxa"/>
          </w:tcPr>
          <w:p w14:paraId="5CEBADB9" w14:textId="3B71BB23" w:rsidR="00124C4A" w:rsidRPr="0094686A" w:rsidRDefault="00124C4A" w:rsidP="00A24E63">
            <w:pPr>
              <w:spacing w:after="120"/>
              <w:ind w:left="0" w:right="0" w:firstLine="0"/>
              <w:rPr>
                <w:del w:id="325" w:author="hp" w:date="2017-01-05T18:05:00Z"/>
                <w:rFonts w:asciiTheme="majorBidi" w:hAnsiTheme="majorBidi" w:cstheme="majorBidi"/>
                <w:sz w:val="22"/>
              </w:rPr>
            </w:pPr>
            <w:del w:id="326" w:author="hp" w:date="2017-01-05T18:05:00Z">
              <w:r w:rsidRPr="0094686A">
                <w:rPr>
                  <w:rFonts w:asciiTheme="majorBidi" w:hAnsiTheme="majorBidi" w:cstheme="majorBidi"/>
                  <w:i/>
                  <w:iCs/>
                  <w:sz w:val="22"/>
                </w:rPr>
                <w:delText xml:space="preserve">a </w:delText>
              </w:r>
              <w:r w:rsidRPr="0094686A">
                <w:rPr>
                  <w:rFonts w:asciiTheme="majorBidi" w:hAnsiTheme="majorBidi" w:cstheme="majorBidi"/>
                  <w:sz w:val="22"/>
                </w:rPr>
                <w:delText xml:space="preserve"> has to  hold at the next state</w:delText>
              </w:r>
            </w:del>
          </w:p>
        </w:tc>
      </w:tr>
      <w:tr w:rsidR="00124C4A" w:rsidRPr="0094686A" w14:paraId="09B9DDB0" w14:textId="77777777" w:rsidTr="009F348C">
        <w:trPr>
          <w:del w:id="327" w:author="hp" w:date="2017-01-05T18:05:00Z"/>
        </w:trPr>
        <w:tc>
          <w:tcPr>
            <w:tcW w:w="8097" w:type="dxa"/>
          </w:tcPr>
          <w:p w14:paraId="578A5C43" w14:textId="77777777" w:rsidR="00124C4A" w:rsidRPr="0094686A" w:rsidRDefault="00124C4A" w:rsidP="00A24E63">
            <w:pPr>
              <w:spacing w:after="120"/>
              <w:ind w:left="0" w:right="0" w:firstLine="0"/>
              <w:rPr>
                <w:del w:id="328" w:author="hp" w:date="2017-01-05T18:05:00Z"/>
                <w:rFonts w:asciiTheme="majorBidi" w:hAnsiTheme="majorBidi" w:cstheme="majorBidi"/>
                <w:noProof/>
                <w:sz w:val="22"/>
                <w:lang w:bidi="ar-SA"/>
              </w:rPr>
            </w:pPr>
          </w:p>
          <w:p w14:paraId="46E2E6B7" w14:textId="399656BD" w:rsidR="00124C4A" w:rsidRPr="0094686A" w:rsidRDefault="00124C4A" w:rsidP="00A24E63">
            <w:pPr>
              <w:spacing w:after="120"/>
              <w:ind w:left="0" w:right="0" w:firstLine="0"/>
              <w:rPr>
                <w:del w:id="329" w:author="hp" w:date="2017-01-05T18:05:00Z"/>
                <w:rFonts w:asciiTheme="majorBidi" w:hAnsiTheme="majorBidi" w:cstheme="majorBidi"/>
                <w:sz w:val="22"/>
              </w:rPr>
            </w:pPr>
            <w:del w:id="330" w:author="hp" w:date="2017-01-05T18:05:00Z">
              <w:r w:rsidRPr="0094686A">
                <w:rPr>
                  <w:rFonts w:asciiTheme="majorBidi" w:hAnsiTheme="majorBidi" w:cstheme="majorBidi"/>
                  <w:noProof/>
                  <w:sz w:val="22"/>
                  <w:lang w:bidi="ar-SA"/>
                </w:rPr>
                <w:drawing>
                  <wp:inline distT="0" distB="0" distL="0" distR="0" wp14:anchorId="0F57C27F" wp14:editId="40BD0E79">
                    <wp:extent cx="4825890" cy="4857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731" t="37534" r="32120" b="54095"/>
                            <a:stretch/>
                          </pic:blipFill>
                          <pic:spPr bwMode="auto">
                            <a:xfrm>
                              <a:off x="0" y="0"/>
                              <a:ext cx="4826397" cy="485775"/>
                            </a:xfrm>
                            <a:prstGeom prst="rect">
                              <a:avLst/>
                            </a:prstGeom>
                            <a:ln>
                              <a:noFill/>
                            </a:ln>
                            <a:extLst>
                              <a:ext uri="{53640926-AAD7-44D8-BBD7-CCE9431645EC}">
                                <a14:shadowObscured xmlns:a14="http://schemas.microsoft.com/office/drawing/2010/main"/>
                              </a:ext>
                            </a:extLst>
                          </pic:spPr>
                        </pic:pic>
                      </a:graphicData>
                    </a:graphic>
                  </wp:inline>
                </w:drawing>
              </w:r>
            </w:del>
          </w:p>
        </w:tc>
      </w:tr>
      <w:tr w:rsidR="00124C4A" w:rsidRPr="0094686A" w14:paraId="060C7F98" w14:textId="77777777" w:rsidTr="009F348C">
        <w:trPr>
          <w:del w:id="331" w:author="hp" w:date="2017-01-05T18:05:00Z"/>
        </w:trPr>
        <w:tc>
          <w:tcPr>
            <w:tcW w:w="8097" w:type="dxa"/>
          </w:tcPr>
          <w:p w14:paraId="3A7A6F4C" w14:textId="0C02A3DC" w:rsidR="00124C4A" w:rsidRPr="0094686A" w:rsidRDefault="00547BEA" w:rsidP="00A24E63">
            <w:pPr>
              <w:spacing w:after="120"/>
              <w:ind w:left="0" w:right="0" w:firstLine="0"/>
              <w:rPr>
                <w:del w:id="332" w:author="hp" w:date="2017-01-05T18:05:00Z"/>
                <w:rFonts w:asciiTheme="majorBidi" w:hAnsiTheme="majorBidi" w:cstheme="majorBidi"/>
                <w:sz w:val="22"/>
              </w:rPr>
            </w:pPr>
            <w:del w:id="333" w:author="hp" w:date="2017-01-05T18:05:00Z">
              <w:r w:rsidRPr="0094686A">
                <w:rPr>
                  <w:rFonts w:asciiTheme="majorBidi" w:hAnsiTheme="majorBidi" w:cstheme="majorBidi"/>
                  <w:i/>
                  <w:iCs/>
                  <w:sz w:val="22"/>
                </w:rPr>
                <w:delText>a</w:delText>
              </w:r>
              <w:r w:rsidRPr="0094686A">
                <w:rPr>
                  <w:rFonts w:asciiTheme="majorBidi" w:hAnsiTheme="majorBidi" w:cstheme="majorBidi"/>
                  <w:sz w:val="22"/>
                </w:rPr>
                <w:delText xml:space="preserve"> has to hold until b , which   holds at the current or a future position</w:delText>
              </w:r>
            </w:del>
          </w:p>
        </w:tc>
      </w:tr>
      <w:tr w:rsidR="00124C4A" w:rsidRPr="0094686A" w14:paraId="7540CCC4" w14:textId="77777777" w:rsidTr="009F348C">
        <w:trPr>
          <w:del w:id="334" w:author="hp" w:date="2017-01-05T18:05:00Z"/>
        </w:trPr>
        <w:tc>
          <w:tcPr>
            <w:tcW w:w="8097" w:type="dxa"/>
          </w:tcPr>
          <w:p w14:paraId="40D0A4B9" w14:textId="77777777" w:rsidR="00124C4A" w:rsidRPr="0094686A" w:rsidRDefault="00124C4A" w:rsidP="00A24E63">
            <w:pPr>
              <w:spacing w:after="120"/>
              <w:ind w:left="0" w:right="0" w:firstLine="0"/>
              <w:rPr>
                <w:del w:id="335" w:author="hp" w:date="2017-01-05T18:05:00Z"/>
                <w:rFonts w:asciiTheme="majorBidi" w:hAnsiTheme="majorBidi" w:cstheme="majorBidi"/>
                <w:noProof/>
                <w:sz w:val="22"/>
                <w:lang w:bidi="ar-SA"/>
              </w:rPr>
            </w:pPr>
          </w:p>
          <w:p w14:paraId="28879A8D" w14:textId="3BA4EACE" w:rsidR="00124C4A" w:rsidRPr="0094686A" w:rsidRDefault="00124C4A" w:rsidP="00A24E63">
            <w:pPr>
              <w:spacing w:after="120"/>
              <w:ind w:left="0" w:right="0" w:firstLine="0"/>
              <w:rPr>
                <w:del w:id="336" w:author="hp" w:date="2017-01-05T18:05:00Z"/>
                <w:rFonts w:asciiTheme="majorBidi" w:hAnsiTheme="majorBidi" w:cstheme="majorBidi"/>
                <w:sz w:val="22"/>
              </w:rPr>
            </w:pPr>
            <w:del w:id="337" w:author="hp" w:date="2017-01-05T18:05:00Z">
              <w:r w:rsidRPr="0094686A">
                <w:rPr>
                  <w:rFonts w:asciiTheme="majorBidi" w:hAnsiTheme="majorBidi" w:cstheme="majorBidi"/>
                  <w:noProof/>
                  <w:sz w:val="22"/>
                  <w:lang w:bidi="ar-SA"/>
                </w:rPr>
                <w:drawing>
                  <wp:inline distT="0" distB="0" distL="0" distR="0" wp14:anchorId="4EBBEA01" wp14:editId="225BE969">
                    <wp:extent cx="4444421" cy="5352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971" t="46445" r="32322" b="45184"/>
                            <a:stretch/>
                          </pic:blipFill>
                          <pic:spPr bwMode="auto">
                            <a:xfrm>
                              <a:off x="0" y="0"/>
                              <a:ext cx="4540198" cy="546804"/>
                            </a:xfrm>
                            <a:prstGeom prst="rect">
                              <a:avLst/>
                            </a:prstGeom>
                            <a:ln>
                              <a:noFill/>
                            </a:ln>
                            <a:extLst>
                              <a:ext uri="{53640926-AAD7-44D8-BBD7-CCE9431645EC}">
                                <a14:shadowObscured xmlns:a14="http://schemas.microsoft.com/office/drawing/2010/main"/>
                              </a:ext>
                            </a:extLst>
                          </pic:spPr>
                        </pic:pic>
                      </a:graphicData>
                    </a:graphic>
                  </wp:inline>
                </w:drawing>
              </w:r>
            </w:del>
          </w:p>
        </w:tc>
      </w:tr>
      <w:tr w:rsidR="00124C4A" w:rsidRPr="0094686A" w14:paraId="31EF4CA4" w14:textId="77777777" w:rsidTr="009F348C">
        <w:trPr>
          <w:del w:id="338" w:author="hp" w:date="2017-01-05T18:05:00Z"/>
        </w:trPr>
        <w:tc>
          <w:tcPr>
            <w:tcW w:w="8097" w:type="dxa"/>
          </w:tcPr>
          <w:p w14:paraId="14418DF3" w14:textId="009E02F5" w:rsidR="00124C4A" w:rsidRPr="0094686A" w:rsidRDefault="00547BEA" w:rsidP="00A24E63">
            <w:pPr>
              <w:spacing w:after="120"/>
              <w:ind w:left="0" w:right="0" w:firstLine="0"/>
              <w:rPr>
                <w:del w:id="339" w:author="hp" w:date="2017-01-05T18:05:00Z"/>
                <w:rFonts w:asciiTheme="majorBidi" w:hAnsiTheme="majorBidi" w:cstheme="majorBidi"/>
                <w:sz w:val="22"/>
              </w:rPr>
            </w:pPr>
            <w:del w:id="340" w:author="hp" w:date="2017-01-05T18:05:00Z">
              <w:r w:rsidRPr="0094686A">
                <w:rPr>
                  <w:rFonts w:asciiTheme="majorBidi" w:hAnsiTheme="majorBidi" w:cstheme="majorBidi"/>
                  <w:i/>
                  <w:iCs/>
                  <w:sz w:val="22"/>
                </w:rPr>
                <w:delText xml:space="preserve">a </w:delText>
              </w:r>
              <w:r w:rsidRPr="0094686A">
                <w:rPr>
                  <w:rFonts w:asciiTheme="majorBidi" w:hAnsiTheme="majorBidi" w:cstheme="majorBidi"/>
                  <w:sz w:val="22"/>
                </w:rPr>
                <w:delText xml:space="preserve"> eventually has to hold (somewhere   on the subsequent path);</w:delText>
              </w:r>
            </w:del>
          </w:p>
        </w:tc>
      </w:tr>
      <w:tr w:rsidR="00124C4A" w:rsidRPr="0094686A" w14:paraId="15A9502C" w14:textId="77777777" w:rsidTr="009F348C">
        <w:trPr>
          <w:del w:id="341" w:author="hp" w:date="2017-01-05T18:05:00Z"/>
        </w:trPr>
        <w:tc>
          <w:tcPr>
            <w:tcW w:w="8097" w:type="dxa"/>
          </w:tcPr>
          <w:p w14:paraId="64917DE2" w14:textId="77777777" w:rsidR="00124C4A" w:rsidRPr="0094686A" w:rsidRDefault="00124C4A" w:rsidP="00A24E63">
            <w:pPr>
              <w:spacing w:after="120"/>
              <w:ind w:left="0" w:right="0" w:firstLine="0"/>
              <w:rPr>
                <w:del w:id="342" w:author="hp" w:date="2017-01-05T18:05:00Z"/>
                <w:rFonts w:asciiTheme="majorBidi" w:hAnsiTheme="majorBidi" w:cstheme="majorBidi"/>
                <w:noProof/>
                <w:sz w:val="22"/>
                <w:lang w:bidi="ar-SA"/>
              </w:rPr>
            </w:pPr>
          </w:p>
          <w:p w14:paraId="2F074856" w14:textId="77777777" w:rsidR="005C1380" w:rsidRPr="0094686A" w:rsidRDefault="005C1380" w:rsidP="00A24E63">
            <w:pPr>
              <w:spacing w:after="120"/>
              <w:ind w:left="0" w:right="0" w:firstLine="0"/>
              <w:rPr>
                <w:del w:id="343" w:author="hp" w:date="2017-01-05T18:05:00Z"/>
                <w:rFonts w:asciiTheme="majorBidi" w:hAnsiTheme="majorBidi" w:cstheme="majorBidi"/>
                <w:noProof/>
                <w:sz w:val="22"/>
              </w:rPr>
            </w:pPr>
          </w:p>
          <w:p w14:paraId="445BED3F" w14:textId="408E52B2" w:rsidR="00124C4A" w:rsidRPr="0094686A" w:rsidRDefault="00124C4A" w:rsidP="00A24E63">
            <w:pPr>
              <w:spacing w:after="120"/>
              <w:ind w:left="0" w:right="0" w:firstLine="0"/>
              <w:rPr>
                <w:del w:id="344" w:author="hp" w:date="2017-01-05T18:05:00Z"/>
                <w:rFonts w:asciiTheme="majorBidi" w:hAnsiTheme="majorBidi" w:cstheme="majorBidi"/>
                <w:sz w:val="22"/>
              </w:rPr>
            </w:pPr>
            <w:del w:id="345" w:author="hp" w:date="2017-01-05T18:05:00Z">
              <w:r w:rsidRPr="0094686A">
                <w:rPr>
                  <w:rFonts w:asciiTheme="majorBidi" w:hAnsiTheme="majorBidi" w:cstheme="majorBidi"/>
                  <w:noProof/>
                  <w:sz w:val="22"/>
                  <w:lang w:bidi="ar-SA"/>
                </w:rPr>
                <w:drawing>
                  <wp:inline distT="0" distB="0" distL="0" distR="0" wp14:anchorId="0FB8F014" wp14:editId="74101111">
                    <wp:extent cx="4206240" cy="3657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532" t="54275" r="31474" b="39856"/>
                            <a:stretch/>
                          </pic:blipFill>
                          <pic:spPr bwMode="auto">
                            <a:xfrm>
                              <a:off x="0" y="0"/>
                              <a:ext cx="4279797" cy="372156"/>
                            </a:xfrm>
                            <a:prstGeom prst="rect">
                              <a:avLst/>
                            </a:prstGeom>
                            <a:ln>
                              <a:noFill/>
                            </a:ln>
                            <a:extLst>
                              <a:ext uri="{53640926-AAD7-44D8-BBD7-CCE9431645EC}">
                                <a14:shadowObscured xmlns:a14="http://schemas.microsoft.com/office/drawing/2010/main"/>
                              </a:ext>
                            </a:extLst>
                          </pic:spPr>
                        </pic:pic>
                      </a:graphicData>
                    </a:graphic>
                  </wp:inline>
                </w:drawing>
              </w:r>
            </w:del>
          </w:p>
        </w:tc>
      </w:tr>
      <w:tr w:rsidR="00124C4A" w:rsidRPr="0094686A" w14:paraId="02703674" w14:textId="77777777" w:rsidTr="009F348C">
        <w:trPr>
          <w:del w:id="346" w:author="hp" w:date="2017-01-05T18:05:00Z"/>
        </w:trPr>
        <w:tc>
          <w:tcPr>
            <w:tcW w:w="8097" w:type="dxa"/>
          </w:tcPr>
          <w:p w14:paraId="1B756A00" w14:textId="14F6B0DC" w:rsidR="00124C4A" w:rsidRPr="0094686A" w:rsidRDefault="006A78B1" w:rsidP="00A24E63">
            <w:pPr>
              <w:spacing w:after="120"/>
              <w:ind w:left="0" w:right="0" w:firstLine="0"/>
              <w:rPr>
                <w:del w:id="347" w:author="hp" w:date="2017-01-05T18:05:00Z"/>
                <w:rFonts w:asciiTheme="majorBidi" w:hAnsiTheme="majorBidi" w:cstheme="majorBidi"/>
                <w:sz w:val="22"/>
              </w:rPr>
            </w:pPr>
            <w:del w:id="348" w:author="hp" w:date="2017-01-05T18:05:00Z">
              <w:r w:rsidRPr="0094686A">
                <w:rPr>
                  <w:rFonts w:asciiTheme="majorBidi" w:hAnsiTheme="majorBidi" w:cstheme="majorBidi"/>
                  <w:i/>
                  <w:iCs/>
                  <w:sz w:val="22"/>
                </w:rPr>
                <w:delText>a</w:delText>
              </w:r>
              <w:r w:rsidRPr="0094686A">
                <w:rPr>
                  <w:rFonts w:asciiTheme="majorBidi" w:hAnsiTheme="majorBidi" w:cstheme="majorBidi"/>
                  <w:sz w:val="22"/>
                </w:rPr>
                <w:delText xml:space="preserve"> has to hold on the entire  subsequent path</w:delText>
              </w:r>
            </w:del>
          </w:p>
        </w:tc>
      </w:tr>
    </w:tbl>
    <w:p w14:paraId="2390B34D" w14:textId="77777777" w:rsidR="00614E82" w:rsidRPr="0094686A" w:rsidRDefault="00614E82" w:rsidP="00A24E63">
      <w:pPr>
        <w:spacing w:after="120"/>
        <w:ind w:left="0" w:right="0"/>
        <w:rPr>
          <w:del w:id="349" w:author="hp" w:date="2017-01-05T18:05:00Z"/>
          <w:rFonts w:asciiTheme="majorBidi" w:hAnsiTheme="majorBidi" w:cstheme="majorBidi"/>
          <w:sz w:val="22"/>
        </w:rPr>
      </w:pPr>
    </w:p>
    <w:p w14:paraId="167E7DBA" w14:textId="3D308BCA" w:rsidR="000E5BF8" w:rsidRPr="0094686A" w:rsidRDefault="00614E82" w:rsidP="00A24E63">
      <w:pPr>
        <w:autoSpaceDE w:val="0"/>
        <w:autoSpaceDN w:val="0"/>
        <w:adjustRightInd w:val="0"/>
        <w:spacing w:after="120" w:line="264" w:lineRule="auto"/>
        <w:ind w:left="0" w:right="0" w:firstLine="0"/>
        <w:jc w:val="left"/>
        <w:rPr>
          <w:del w:id="350" w:author="hp" w:date="2017-01-05T18:05:00Z"/>
          <w:rFonts w:asciiTheme="majorBidi" w:eastAsiaTheme="minorEastAsia" w:hAnsiTheme="majorBidi" w:cstheme="majorBidi"/>
          <w:color w:val="auto"/>
          <w:sz w:val="22"/>
        </w:rPr>
      </w:pPr>
      <w:del w:id="351" w:author="hp" w:date="2017-01-05T18:05:00Z">
        <w:r w:rsidRPr="0094686A">
          <w:rPr>
            <w:rFonts w:asciiTheme="majorBidi" w:hAnsiTheme="majorBidi" w:cstheme="majorBidi"/>
            <w:sz w:val="22"/>
          </w:rPr>
          <w:tab/>
        </w:r>
        <w:r w:rsidR="003D36FF" w:rsidRPr="0094686A">
          <w:rPr>
            <w:rFonts w:asciiTheme="majorBidi" w:eastAsiaTheme="minorEastAsia" w:hAnsiTheme="majorBidi" w:cstheme="majorBidi"/>
            <w:color w:val="auto"/>
            <w:sz w:val="22"/>
          </w:rPr>
          <w:delText>LTL formulae stand</w:delText>
        </w:r>
        <w:r w:rsidR="009C5DD2" w:rsidRPr="0094686A">
          <w:rPr>
            <w:rFonts w:asciiTheme="majorBidi" w:eastAsiaTheme="minorEastAsia" w:hAnsiTheme="majorBidi" w:cstheme="majorBidi"/>
            <w:color w:val="auto"/>
            <w:sz w:val="22"/>
          </w:rPr>
          <w:delText>s</w:delText>
        </w:r>
        <w:r w:rsidR="003D36FF" w:rsidRPr="0094686A">
          <w:rPr>
            <w:rFonts w:asciiTheme="majorBidi" w:eastAsiaTheme="minorEastAsia" w:hAnsiTheme="majorBidi" w:cstheme="majorBidi"/>
            <w:color w:val="auto"/>
            <w:sz w:val="22"/>
          </w:rPr>
          <w:delText xml:space="preserve"> for properties of paths (or in fact their trace). This means that a</w:delText>
        </w:r>
        <w:r w:rsidR="005F67F8" w:rsidRPr="0094686A">
          <w:rPr>
            <w:rFonts w:asciiTheme="majorBidi" w:eastAsiaTheme="minorEastAsia" w:hAnsiTheme="majorBidi" w:cstheme="majorBidi"/>
            <w:color w:val="auto"/>
            <w:sz w:val="22"/>
          </w:rPr>
          <w:delText xml:space="preserve"> path can either fulfill an </w:delText>
        </w:r>
        <w:r w:rsidR="003D36FF" w:rsidRPr="0094686A">
          <w:rPr>
            <w:rFonts w:asciiTheme="majorBidi" w:eastAsiaTheme="minorEastAsia" w:hAnsiTheme="majorBidi" w:cstheme="majorBidi"/>
            <w:color w:val="auto"/>
            <w:sz w:val="22"/>
          </w:rPr>
          <w:delText>LTL-formula or not. To precisely formulate when a path satisfies</w:delText>
        </w:r>
        <w:r w:rsidR="005F67F8" w:rsidRPr="0094686A">
          <w:rPr>
            <w:rFonts w:asciiTheme="majorBidi" w:eastAsiaTheme="minorEastAsia" w:hAnsiTheme="majorBidi" w:cstheme="majorBidi"/>
            <w:color w:val="auto"/>
            <w:sz w:val="22"/>
          </w:rPr>
          <w:delText xml:space="preserve"> </w:delText>
        </w:r>
        <w:r w:rsidR="003D36FF" w:rsidRPr="0094686A">
          <w:rPr>
            <w:rFonts w:asciiTheme="majorBidi" w:eastAsiaTheme="minorEastAsia" w:hAnsiTheme="majorBidi" w:cstheme="majorBidi"/>
            <w:color w:val="auto"/>
            <w:sz w:val="22"/>
          </w:rPr>
          <w:delText xml:space="preserve">an LTL formula, we proceed as follows. First, the semantics of LTL formula </w:delText>
        </w:r>
        <m:oMath>
          <m:r>
            <w:rPr>
              <w:rFonts w:ascii="Cambria Math" w:eastAsia="cmmi10" w:hAnsi="Cambria Math" w:cstheme="majorBidi"/>
              <w:color w:val="auto"/>
              <w:sz w:val="22"/>
              <w:lang w:bidi="ar-SA"/>
            </w:rPr>
            <m:t>φ</m:t>
          </m:r>
        </m:oMath>
        <w:r w:rsidR="003D36FF" w:rsidRPr="0094686A">
          <w:rPr>
            <w:rFonts w:asciiTheme="majorBidi" w:eastAsia="cmmi10" w:hAnsiTheme="majorBidi" w:cstheme="majorBidi"/>
            <w:i/>
            <w:iCs/>
            <w:color w:val="auto"/>
            <w:sz w:val="22"/>
          </w:rPr>
          <w:delText xml:space="preserve"> </w:delText>
        </w:r>
        <w:r w:rsidR="003D36FF" w:rsidRPr="0094686A">
          <w:rPr>
            <w:rFonts w:asciiTheme="majorBidi" w:eastAsiaTheme="minorEastAsia" w:hAnsiTheme="majorBidi" w:cstheme="majorBidi"/>
            <w:color w:val="auto"/>
            <w:sz w:val="22"/>
          </w:rPr>
          <w:delText>is defined</w:delText>
        </w:r>
        <w:r w:rsidR="005F67F8" w:rsidRPr="0094686A">
          <w:rPr>
            <w:rFonts w:asciiTheme="majorBidi" w:eastAsiaTheme="minorEastAsia" w:hAnsiTheme="majorBidi" w:cstheme="majorBidi"/>
            <w:color w:val="auto"/>
            <w:sz w:val="22"/>
          </w:rPr>
          <w:delText xml:space="preserve"> </w:delText>
        </w:r>
        <w:r w:rsidR="003D36FF" w:rsidRPr="0094686A">
          <w:rPr>
            <w:rFonts w:asciiTheme="majorBidi" w:eastAsiaTheme="minorEastAsia" w:hAnsiTheme="majorBidi" w:cstheme="majorBidi"/>
            <w:color w:val="auto"/>
            <w:sz w:val="22"/>
          </w:rPr>
          <w:delText xml:space="preserve">as a language </w:delText>
        </w:r>
        <m:oMath>
          <m:r>
            <w:rPr>
              <w:rFonts w:ascii="Cambria Math" w:eastAsiaTheme="minorEastAsia" w:hAnsi="Cambria Math" w:cstheme="majorBidi"/>
              <w:color w:val="auto"/>
              <w:sz w:val="22"/>
            </w:rPr>
            <m:t>Words(</m:t>
          </m:r>
          <m:r>
            <w:rPr>
              <w:rFonts w:ascii="Cambria Math" w:eastAsia="cmmi10" w:hAnsi="Cambria Math" w:cstheme="majorBidi"/>
              <w:color w:val="auto"/>
              <w:sz w:val="22"/>
              <w:lang w:bidi="ar-SA"/>
            </w:rPr>
            <m:t>φ</m:t>
          </m:r>
          <m:r>
            <w:rPr>
              <w:rFonts w:ascii="Cambria Math" w:eastAsiaTheme="minorEastAsia" w:hAnsi="Cambria Math" w:cstheme="majorBidi"/>
              <w:color w:val="auto"/>
              <w:sz w:val="22"/>
            </w:rPr>
            <m:t>)</m:t>
          </m:r>
        </m:oMath>
        <w:r w:rsidR="003D36FF" w:rsidRPr="0094686A">
          <w:rPr>
            <w:rFonts w:asciiTheme="majorBidi" w:eastAsiaTheme="minorEastAsia" w:hAnsiTheme="majorBidi" w:cstheme="majorBidi"/>
            <w:color w:val="auto"/>
            <w:sz w:val="22"/>
          </w:rPr>
          <w:delText xml:space="preserve"> that contains all infinite words over the alphabet </w:delText>
        </w:r>
        <m:oMath>
          <m:sSup>
            <m:sSupPr>
              <m:ctrlPr>
                <w:rPr>
                  <w:rFonts w:ascii="Cambria Math" w:eastAsiaTheme="minorEastAsia" w:hAnsi="Cambria Math" w:cstheme="majorBidi"/>
                  <w:i/>
                  <w:iCs/>
                  <w:color w:val="auto"/>
                  <w:sz w:val="22"/>
                </w:rPr>
              </m:ctrlPr>
            </m:sSupPr>
            <m:e>
              <m:r>
                <w:rPr>
                  <w:rFonts w:ascii="Cambria Math" w:eastAsiaTheme="minorEastAsia" w:hAnsi="Cambria Math" w:cstheme="majorBidi"/>
                  <w:color w:val="auto"/>
                  <w:sz w:val="22"/>
                </w:rPr>
                <m:t>2</m:t>
              </m:r>
              <m:ctrlPr>
                <w:rPr>
                  <w:rFonts w:ascii="Cambria Math" w:eastAsiaTheme="minorEastAsia" w:hAnsi="Cambria Math" w:cstheme="majorBidi"/>
                  <w:i/>
                  <w:color w:val="auto"/>
                  <w:sz w:val="22"/>
                </w:rPr>
              </m:ctrlPr>
            </m:e>
            <m:sup>
              <m:r>
                <w:rPr>
                  <w:rFonts w:ascii="Cambria Math" w:eastAsiaTheme="minorEastAsia" w:hAnsi="Cambria Math" w:cstheme="majorBidi"/>
                  <w:color w:val="auto"/>
                  <w:sz w:val="22"/>
                </w:rPr>
                <m:t>AP</m:t>
              </m:r>
            </m:sup>
          </m:sSup>
        </m:oMath>
        <w:r w:rsidR="003D36FF" w:rsidRPr="0094686A">
          <w:rPr>
            <w:rFonts w:asciiTheme="majorBidi" w:eastAsiaTheme="minorEastAsia" w:hAnsiTheme="majorBidi" w:cstheme="majorBidi"/>
            <w:i/>
            <w:iCs/>
            <w:color w:val="auto"/>
            <w:sz w:val="22"/>
          </w:rPr>
          <w:delText xml:space="preserve"> </w:delText>
        </w:r>
        <w:r w:rsidR="003D36FF" w:rsidRPr="0094686A">
          <w:rPr>
            <w:rFonts w:asciiTheme="majorBidi" w:eastAsiaTheme="minorEastAsia" w:hAnsiTheme="majorBidi" w:cstheme="majorBidi"/>
            <w:color w:val="auto"/>
            <w:sz w:val="22"/>
          </w:rPr>
          <w:delText>that satisfy</w:delText>
        </w:r>
        <w:r w:rsidR="005F67F8" w:rsidRPr="0094686A">
          <w:rPr>
            <w:rFonts w:asciiTheme="majorBidi" w:eastAsiaTheme="minorEastAsia" w:hAnsiTheme="majorBidi" w:cstheme="majorBidi"/>
            <w:color w:val="auto"/>
            <w:sz w:val="22"/>
          </w:rPr>
          <w:delText xml:space="preserve"> </w:delText>
        </w:r>
        <m:oMath>
          <m:r>
            <w:rPr>
              <w:rFonts w:ascii="Cambria Math" w:eastAsia="cmmi10" w:hAnsi="Cambria Math" w:cstheme="majorBidi"/>
              <w:color w:val="auto"/>
              <w:sz w:val="22"/>
              <w:lang w:bidi="ar-SA"/>
            </w:rPr>
            <m:t>φ</m:t>
          </m:r>
        </m:oMath>
        <w:r w:rsidR="003D36FF" w:rsidRPr="0094686A">
          <w:rPr>
            <w:rFonts w:asciiTheme="majorBidi" w:eastAsiaTheme="minorEastAsia" w:hAnsiTheme="majorBidi" w:cstheme="majorBidi"/>
            <w:color w:val="auto"/>
            <w:sz w:val="22"/>
          </w:rPr>
          <w:delText xml:space="preserve">. </w:delText>
        </w:r>
        <w:commentRangeStart w:id="352"/>
        <w:r w:rsidR="003D36FF" w:rsidRPr="0094686A">
          <w:rPr>
            <w:rFonts w:asciiTheme="majorBidi" w:eastAsiaTheme="minorEastAsia" w:hAnsiTheme="majorBidi" w:cstheme="majorBidi"/>
            <w:color w:val="auto"/>
            <w:sz w:val="22"/>
          </w:rPr>
          <w:delText>That is, to every LTL formula a single LT property is associated.</w:delText>
        </w:r>
        <w:commentRangeEnd w:id="352"/>
        <w:r w:rsidR="009C5DD2" w:rsidRPr="0094686A">
          <w:rPr>
            <w:rStyle w:val="CommentReference"/>
            <w:rFonts w:asciiTheme="majorBidi" w:hAnsiTheme="majorBidi" w:cstheme="majorBidi"/>
            <w:sz w:val="22"/>
            <w:szCs w:val="22"/>
          </w:rPr>
          <w:commentReference w:id="352"/>
        </w:r>
        <w:r w:rsidR="003D36FF" w:rsidRPr="0094686A">
          <w:rPr>
            <w:rFonts w:asciiTheme="majorBidi" w:eastAsiaTheme="minorEastAsia" w:hAnsiTheme="majorBidi" w:cstheme="majorBidi"/>
            <w:color w:val="auto"/>
            <w:sz w:val="22"/>
          </w:rPr>
          <w:delText xml:space="preserve"> Then, the semantics</w:delText>
        </w:r>
        <w:r w:rsidR="005F67F8" w:rsidRPr="0094686A">
          <w:rPr>
            <w:rFonts w:asciiTheme="majorBidi" w:eastAsiaTheme="minorEastAsia" w:hAnsiTheme="majorBidi" w:cstheme="majorBidi"/>
            <w:color w:val="auto"/>
            <w:sz w:val="22"/>
          </w:rPr>
          <w:delText xml:space="preserve"> </w:delText>
        </w:r>
        <w:r w:rsidR="003D36FF" w:rsidRPr="0094686A">
          <w:rPr>
            <w:rFonts w:asciiTheme="majorBidi" w:eastAsiaTheme="minorEastAsia" w:hAnsiTheme="majorBidi" w:cstheme="majorBidi"/>
            <w:color w:val="auto"/>
            <w:sz w:val="22"/>
          </w:rPr>
          <w:delText>is extended to an interpretation over paths and states of a transition system.</w:delText>
        </w:r>
      </w:del>
    </w:p>
    <w:p w14:paraId="79F5C2BA" w14:textId="77777777" w:rsidR="00E75298" w:rsidRPr="0094686A" w:rsidRDefault="00E75298" w:rsidP="00A24E63">
      <w:pPr>
        <w:autoSpaceDE w:val="0"/>
        <w:autoSpaceDN w:val="0"/>
        <w:adjustRightInd w:val="0"/>
        <w:spacing w:after="120" w:line="264" w:lineRule="auto"/>
        <w:ind w:left="0" w:right="0" w:firstLine="0"/>
        <w:jc w:val="left"/>
        <w:rPr>
          <w:del w:id="353" w:author="hp" w:date="2017-01-05T18:05:00Z"/>
          <w:rFonts w:asciiTheme="majorBidi" w:eastAsiaTheme="minorEastAsia" w:hAnsiTheme="majorBidi" w:cstheme="majorBidi"/>
          <w:color w:val="auto"/>
          <w:sz w:val="22"/>
        </w:rPr>
      </w:pPr>
    </w:p>
    <w:p w14:paraId="4FC8D5C3" w14:textId="718AB882" w:rsidR="000E5BF8" w:rsidRPr="0094686A" w:rsidRDefault="000E5BF8" w:rsidP="00A24E63">
      <w:pPr>
        <w:autoSpaceDE w:val="0"/>
        <w:autoSpaceDN w:val="0"/>
        <w:adjustRightInd w:val="0"/>
        <w:spacing w:after="120" w:line="22" w:lineRule="atLeast"/>
        <w:ind w:left="0" w:right="0" w:firstLine="0"/>
        <w:jc w:val="left"/>
        <w:rPr>
          <w:del w:id="354" w:author="hp" w:date="2017-01-05T18:05:00Z"/>
          <w:rFonts w:asciiTheme="majorBidi" w:eastAsia="cmmi10" w:hAnsiTheme="majorBidi" w:cstheme="majorBidi"/>
          <w:i/>
          <w:iCs/>
          <w:color w:val="auto"/>
          <w:sz w:val="22"/>
        </w:rPr>
      </w:pPr>
      <w:del w:id="355" w:author="hp" w:date="2017-01-05T18:05:00Z">
        <w:r w:rsidRPr="0094686A">
          <w:rPr>
            <w:rFonts w:asciiTheme="majorBidi" w:eastAsiaTheme="minorEastAsia" w:hAnsiTheme="majorBidi" w:cstheme="majorBidi"/>
            <w:color w:val="auto"/>
            <w:sz w:val="22"/>
          </w:rPr>
          <w:delText xml:space="preserve">Let </w:delText>
        </w:r>
        <w:r w:rsidRPr="0094686A">
          <w:rPr>
            <w:rFonts w:asciiTheme="majorBidi" w:eastAsiaTheme="minorEastAsia" w:hAnsiTheme="majorBidi" w:cstheme="majorBidi"/>
            <w:i/>
            <w:iCs/>
            <w:color w:val="auto"/>
            <w:sz w:val="22"/>
          </w:rPr>
          <w:delText>TS = (</w:delText>
        </w:r>
        <w:r w:rsidRPr="0094686A">
          <w:rPr>
            <w:rFonts w:asciiTheme="majorBidi" w:eastAsia="cmmi10" w:hAnsiTheme="majorBidi" w:cstheme="majorBidi"/>
            <w:i/>
            <w:iCs/>
            <w:color w:val="auto"/>
            <w:sz w:val="22"/>
          </w:rPr>
          <w:delText xml:space="preserve">S, </w:delText>
        </w:r>
        <w:r w:rsidRPr="0094686A">
          <w:rPr>
            <w:rFonts w:asciiTheme="majorBidi" w:eastAsiaTheme="minorEastAsia" w:hAnsiTheme="majorBidi" w:cstheme="majorBidi"/>
            <w:i/>
            <w:iCs/>
            <w:color w:val="auto"/>
            <w:sz w:val="22"/>
          </w:rPr>
          <w:delText>Act</w:delText>
        </w:r>
        <w:r w:rsidRPr="0094686A">
          <w:rPr>
            <w:rFonts w:asciiTheme="majorBidi" w:eastAsia="cmmi10" w:hAnsiTheme="majorBidi" w:cstheme="majorBidi"/>
            <w:i/>
            <w:iCs/>
            <w:color w:val="auto"/>
            <w:sz w:val="22"/>
          </w:rPr>
          <w:delText>,</w:delText>
        </w:r>
        <w:r w:rsidRPr="0094686A">
          <w:rPr>
            <w:rFonts w:asciiTheme="majorBidi" w:eastAsia="cmsy10" w:hAnsiTheme="majorBidi" w:cstheme="majorBidi"/>
            <w:i/>
            <w:iCs/>
            <w:color w:val="auto"/>
            <w:sz w:val="22"/>
          </w:rPr>
          <w:delText>→</w:delText>
        </w:r>
        <w:r w:rsidRPr="0094686A">
          <w:rPr>
            <w:rFonts w:asciiTheme="majorBidi" w:eastAsia="cmmi10" w:hAnsiTheme="majorBidi" w:cstheme="majorBidi"/>
            <w:i/>
            <w:iCs/>
            <w:color w:val="auto"/>
            <w:sz w:val="22"/>
          </w:rPr>
          <w:delText>, I,</w:delText>
        </w:r>
        <w:r w:rsidRPr="0094686A">
          <w:rPr>
            <w:rFonts w:asciiTheme="majorBidi" w:eastAsiaTheme="minorEastAsia" w:hAnsiTheme="majorBidi" w:cstheme="majorBidi"/>
            <w:i/>
            <w:iCs/>
            <w:color w:val="auto"/>
            <w:sz w:val="22"/>
          </w:rPr>
          <w:delText>AP</w:delText>
        </w:r>
        <w:r w:rsidRPr="0094686A">
          <w:rPr>
            <w:rFonts w:asciiTheme="majorBidi" w:eastAsia="cmmi10" w:hAnsiTheme="majorBidi" w:cstheme="majorBidi"/>
            <w:i/>
            <w:iCs/>
            <w:color w:val="auto"/>
            <w:sz w:val="22"/>
          </w:rPr>
          <w:delText>, L</w:delText>
        </w:r>
        <w:r w:rsidRPr="0094686A">
          <w:rPr>
            <w:rFonts w:asciiTheme="majorBidi" w:eastAsiaTheme="minorEastAsia" w:hAnsiTheme="majorBidi" w:cstheme="majorBidi"/>
            <w:i/>
            <w:iCs/>
            <w:color w:val="auto"/>
            <w:sz w:val="22"/>
          </w:rPr>
          <w:delText xml:space="preserve">) </w:delText>
        </w:r>
        <w:r w:rsidRPr="0094686A">
          <w:rPr>
            <w:rFonts w:asciiTheme="majorBidi" w:eastAsiaTheme="minorEastAsia" w:hAnsiTheme="majorBidi" w:cstheme="majorBidi"/>
            <w:color w:val="auto"/>
            <w:sz w:val="22"/>
          </w:rPr>
          <w:delText xml:space="preserve">be a transition system without terminal states, and let </w:delText>
        </w:r>
        <m:oMath>
          <m:r>
            <w:rPr>
              <w:rFonts w:ascii="Cambria Math" w:eastAsia="cmmi10" w:hAnsi="Cambria Math" w:cstheme="majorBidi"/>
              <w:color w:val="auto"/>
              <w:sz w:val="22"/>
            </w:rPr>
            <m:t>φ</m:t>
          </m:r>
        </m:oMath>
      </w:del>
    </w:p>
    <w:p w14:paraId="66BD88CE" w14:textId="77777777" w:rsidR="000E5BF8" w:rsidRPr="0094686A" w:rsidRDefault="000E5BF8" w:rsidP="00A24E63">
      <w:pPr>
        <w:autoSpaceDE w:val="0"/>
        <w:autoSpaceDN w:val="0"/>
        <w:adjustRightInd w:val="0"/>
        <w:spacing w:after="120" w:line="22" w:lineRule="atLeast"/>
        <w:ind w:left="0" w:right="0" w:firstLine="0"/>
        <w:jc w:val="left"/>
        <w:rPr>
          <w:del w:id="356" w:author="hp" w:date="2017-01-05T18:05:00Z"/>
          <w:rFonts w:asciiTheme="majorBidi" w:eastAsiaTheme="minorEastAsia" w:hAnsiTheme="majorBidi" w:cstheme="majorBidi"/>
          <w:color w:val="auto"/>
          <w:sz w:val="22"/>
        </w:rPr>
      </w:pPr>
      <w:del w:id="357" w:author="hp" w:date="2017-01-05T18:05:00Z">
        <w:r w:rsidRPr="0094686A">
          <w:rPr>
            <w:rFonts w:asciiTheme="majorBidi" w:eastAsiaTheme="minorEastAsia" w:hAnsiTheme="majorBidi" w:cstheme="majorBidi"/>
            <w:color w:val="auto"/>
            <w:sz w:val="22"/>
          </w:rPr>
          <w:delText xml:space="preserve">be an LTL-formula over </w:delText>
        </w:r>
        <w:r w:rsidRPr="0094686A">
          <w:rPr>
            <w:rFonts w:asciiTheme="majorBidi" w:eastAsiaTheme="minorEastAsia" w:hAnsiTheme="majorBidi" w:cstheme="majorBidi"/>
            <w:i/>
            <w:iCs/>
            <w:color w:val="auto"/>
            <w:sz w:val="22"/>
          </w:rPr>
          <w:delText>AP</w:delText>
        </w:r>
        <w:r w:rsidRPr="0094686A">
          <w:rPr>
            <w:rFonts w:asciiTheme="majorBidi" w:eastAsiaTheme="minorEastAsia" w:hAnsiTheme="majorBidi" w:cstheme="majorBidi"/>
            <w:color w:val="auto"/>
            <w:sz w:val="22"/>
          </w:rPr>
          <w:delText>.</w:delText>
        </w:r>
      </w:del>
    </w:p>
    <w:p w14:paraId="1036476B" w14:textId="65395809" w:rsidR="000E5BF8" w:rsidRPr="0094686A" w:rsidRDefault="000E5BF8" w:rsidP="00A24E63">
      <w:pPr>
        <w:autoSpaceDE w:val="0"/>
        <w:autoSpaceDN w:val="0"/>
        <w:adjustRightInd w:val="0"/>
        <w:spacing w:after="120" w:line="22" w:lineRule="atLeast"/>
        <w:ind w:left="0" w:right="0" w:firstLine="0"/>
        <w:jc w:val="left"/>
        <w:rPr>
          <w:del w:id="358" w:author="hp" w:date="2017-01-05T18:05:00Z"/>
          <w:rFonts w:asciiTheme="majorBidi" w:eastAsiaTheme="minorEastAsia" w:hAnsiTheme="majorBidi" w:cstheme="majorBidi"/>
          <w:color w:val="auto"/>
          <w:sz w:val="22"/>
        </w:rPr>
      </w:pPr>
      <w:del w:id="359" w:author="hp" w:date="2017-01-05T18:05:00Z">
        <w:r w:rsidRPr="0094686A">
          <w:rPr>
            <w:rFonts w:asciiTheme="majorBidi" w:eastAsia="cmsy10" w:hAnsiTheme="majorBidi" w:cstheme="majorBidi"/>
            <w:i/>
            <w:iCs/>
            <w:color w:val="auto"/>
            <w:sz w:val="22"/>
          </w:rPr>
          <w:delText xml:space="preserve">• </w:delText>
        </w:r>
        <w:r w:rsidRPr="0094686A">
          <w:rPr>
            <w:rFonts w:asciiTheme="majorBidi" w:eastAsiaTheme="minorEastAsia" w:hAnsiTheme="majorBidi" w:cstheme="majorBidi"/>
            <w:color w:val="auto"/>
            <w:sz w:val="22"/>
          </w:rPr>
          <w:delText xml:space="preserve">For infinite path fragment </w:delText>
        </w:r>
        <m:oMath>
          <m:r>
            <w:rPr>
              <w:rFonts w:ascii="Cambria Math" w:eastAsia="cmmi10" w:hAnsi="Cambria Math" w:cstheme="majorBidi"/>
              <w:color w:val="auto"/>
              <w:sz w:val="22"/>
            </w:rPr>
            <m:t>π</m:t>
          </m:r>
        </m:oMath>
        <w:r w:rsidRPr="0094686A">
          <w:rPr>
            <w:rFonts w:asciiTheme="majorBidi" w:eastAsia="cmmi10" w:hAnsiTheme="majorBidi" w:cstheme="majorBidi"/>
            <w:i/>
            <w:iCs/>
            <w:color w:val="auto"/>
            <w:sz w:val="22"/>
          </w:rPr>
          <w:delText xml:space="preserve"> </w:delText>
        </w:r>
        <w:r w:rsidRPr="0094686A">
          <w:rPr>
            <w:rFonts w:asciiTheme="majorBidi" w:eastAsiaTheme="minorEastAsia" w:hAnsiTheme="majorBidi" w:cstheme="majorBidi"/>
            <w:color w:val="auto"/>
            <w:sz w:val="22"/>
          </w:rPr>
          <w:delText xml:space="preserve">of </w:delText>
        </w:r>
        <m:oMath>
          <m:r>
            <w:rPr>
              <w:rFonts w:ascii="Cambria Math" w:eastAsiaTheme="minorEastAsia" w:hAnsi="Cambria Math" w:cstheme="majorBidi"/>
              <w:color w:val="auto"/>
              <w:sz w:val="22"/>
            </w:rPr>
            <m:t>TS</m:t>
          </m:r>
        </m:oMath>
        <w:r w:rsidRPr="0094686A">
          <w:rPr>
            <w:rFonts w:asciiTheme="majorBidi" w:eastAsiaTheme="minorEastAsia" w:hAnsiTheme="majorBidi" w:cstheme="majorBidi"/>
            <w:color w:val="auto"/>
            <w:sz w:val="22"/>
          </w:rPr>
          <w:delText>, the satisfaction relation is defined by</w:delText>
        </w:r>
      </w:del>
    </w:p>
    <w:p w14:paraId="0D5E7BA9" w14:textId="5DAF1B34" w:rsidR="000E5BF8" w:rsidRPr="0094686A" w:rsidRDefault="000E5BF8" w:rsidP="00A24E63">
      <w:pPr>
        <w:autoSpaceDE w:val="0"/>
        <w:autoSpaceDN w:val="0"/>
        <w:adjustRightInd w:val="0"/>
        <w:spacing w:after="120" w:line="22" w:lineRule="atLeast"/>
        <w:ind w:left="0" w:right="0" w:firstLine="0"/>
        <w:jc w:val="left"/>
        <w:rPr>
          <w:del w:id="360" w:author="hp" w:date="2017-01-05T18:05:00Z"/>
          <w:rFonts w:asciiTheme="majorBidi" w:eastAsia="cmmi10" w:hAnsiTheme="majorBidi" w:cstheme="majorBidi"/>
          <w:i/>
          <w:iCs/>
          <w:color w:val="auto"/>
          <w:sz w:val="22"/>
        </w:rPr>
      </w:pPr>
      <m:oMathPara>
        <m:oMath>
          <m:r>
            <w:del w:id="361" w:author="hp" w:date="2017-01-05T18:05:00Z">
              <w:rPr>
                <w:rFonts w:ascii="Cambria Math" w:eastAsia="cmmi10" w:hAnsi="Cambria Math" w:cstheme="majorBidi"/>
                <w:color w:val="auto"/>
                <w:sz w:val="22"/>
              </w:rPr>
              <m:t xml:space="preserve">π </m:t>
            </w:del>
          </m:r>
          <m:r>
            <w:del w:id="362" w:author="hp" w:date="2017-01-05T18:05:00Z">
              <w:rPr>
                <w:rFonts w:ascii="Cambria Math" w:eastAsia="cmsy10" w:hAnsi="Cambria Math" w:cstheme="majorBidi"/>
                <w:color w:val="auto"/>
                <w:sz w:val="22"/>
              </w:rPr>
              <m:t>|</m:t>
            </w:del>
          </m:r>
          <m:r>
            <w:del w:id="363" w:author="hp" w:date="2017-01-05T18:05:00Z">
              <w:rPr>
                <w:rFonts w:ascii="Cambria Math" w:eastAsiaTheme="minorEastAsia" w:hAnsi="Cambria Math" w:cstheme="majorBidi"/>
                <w:color w:val="auto"/>
                <w:sz w:val="22"/>
              </w:rPr>
              <m:t xml:space="preserve">= </m:t>
            </w:del>
          </m:r>
          <m:r>
            <w:del w:id="364" w:author="hp" w:date="2017-01-05T18:05:00Z">
              <w:rPr>
                <w:rFonts w:ascii="Cambria Math" w:eastAsia="cmmi10" w:hAnsi="Cambria Math" w:cstheme="majorBidi"/>
                <w:color w:val="auto"/>
                <w:sz w:val="22"/>
              </w:rPr>
              <m:t xml:space="preserve">φ  </m:t>
            </w:del>
          </m:r>
          <m:r>
            <w:del w:id="365" w:author="hp" w:date="2017-01-05T18:05:00Z">
              <w:rPr>
                <w:rFonts w:ascii="Cambria Math" w:eastAsiaTheme="minorEastAsia" w:hAnsi="Cambria Math" w:cstheme="majorBidi"/>
                <w:color w:val="auto"/>
                <w:sz w:val="22"/>
              </w:rPr>
              <m:t>iff  trace(</m:t>
            </w:del>
          </m:r>
          <m:r>
            <w:del w:id="366" w:author="hp" w:date="2017-01-05T18:05:00Z">
              <w:rPr>
                <w:rFonts w:ascii="Cambria Math" w:eastAsia="cmmi10" w:hAnsi="Cambria Math" w:cstheme="majorBidi"/>
                <w:color w:val="auto"/>
                <w:sz w:val="22"/>
              </w:rPr>
              <m:t>π</m:t>
            </w:del>
          </m:r>
          <m:r>
            <w:del w:id="367" w:author="hp" w:date="2017-01-05T18:05:00Z">
              <w:rPr>
                <w:rFonts w:ascii="Cambria Math" w:eastAsiaTheme="minorEastAsia" w:hAnsi="Cambria Math" w:cstheme="majorBidi"/>
                <w:color w:val="auto"/>
                <w:sz w:val="22"/>
              </w:rPr>
              <m:t xml:space="preserve">) </m:t>
            </w:del>
          </m:r>
          <m:r>
            <w:del w:id="368" w:author="hp" w:date="2017-01-05T18:05:00Z">
              <w:rPr>
                <w:rFonts w:ascii="Cambria Math" w:eastAsia="cmsy10" w:hAnsi="Cambria Math" w:cstheme="majorBidi"/>
                <w:color w:val="auto"/>
                <w:sz w:val="22"/>
              </w:rPr>
              <m:t>|</m:t>
            </w:del>
          </m:r>
          <m:r>
            <w:del w:id="369" w:author="hp" w:date="2017-01-05T18:05:00Z">
              <w:rPr>
                <w:rFonts w:ascii="Cambria Math" w:eastAsiaTheme="minorEastAsia" w:hAnsi="Cambria Math" w:cstheme="majorBidi"/>
                <w:color w:val="auto"/>
                <w:sz w:val="22"/>
              </w:rPr>
              <m:t xml:space="preserve">= </m:t>
            </w:del>
          </m:r>
          <m:r>
            <w:del w:id="370" w:author="hp" w:date="2017-01-05T18:05:00Z">
              <w:rPr>
                <w:rFonts w:ascii="Cambria Math" w:eastAsia="cmmi10" w:hAnsi="Cambria Math" w:cstheme="majorBidi"/>
                <w:color w:val="auto"/>
                <w:sz w:val="22"/>
              </w:rPr>
              <m:t>φ.</m:t>
            </w:del>
          </m:r>
        </m:oMath>
      </m:oMathPara>
    </w:p>
    <w:p w14:paraId="7CBAC72D" w14:textId="77777777" w:rsidR="000E5BF8" w:rsidRPr="0094686A" w:rsidRDefault="000E5BF8" w:rsidP="00A24E63">
      <w:pPr>
        <w:autoSpaceDE w:val="0"/>
        <w:autoSpaceDN w:val="0"/>
        <w:adjustRightInd w:val="0"/>
        <w:spacing w:after="120" w:line="22" w:lineRule="atLeast"/>
        <w:ind w:left="0" w:right="0" w:firstLine="0"/>
        <w:jc w:val="left"/>
        <w:rPr>
          <w:del w:id="371" w:author="hp" w:date="2017-01-05T18:05:00Z"/>
          <w:rFonts w:asciiTheme="majorBidi" w:eastAsiaTheme="minorEastAsia" w:hAnsiTheme="majorBidi" w:cstheme="majorBidi"/>
          <w:color w:val="auto"/>
          <w:sz w:val="22"/>
        </w:rPr>
      </w:pPr>
      <w:del w:id="372" w:author="hp" w:date="2017-01-05T18:05:00Z">
        <w:r w:rsidRPr="0094686A">
          <w:rPr>
            <w:rFonts w:asciiTheme="majorBidi" w:eastAsia="cmsy10" w:hAnsiTheme="majorBidi" w:cstheme="majorBidi"/>
            <w:i/>
            <w:iCs/>
            <w:color w:val="auto"/>
            <w:sz w:val="22"/>
          </w:rPr>
          <w:delText xml:space="preserve">• </w:delText>
        </w:r>
        <w:r w:rsidRPr="0094686A">
          <w:rPr>
            <w:rFonts w:asciiTheme="majorBidi" w:eastAsiaTheme="minorEastAsia" w:hAnsiTheme="majorBidi" w:cstheme="majorBidi"/>
            <w:color w:val="auto"/>
            <w:sz w:val="22"/>
          </w:rPr>
          <w:delText xml:space="preserve">For </w:delText>
        </w:r>
        <w:r w:rsidRPr="0094686A">
          <w:rPr>
            <w:rFonts w:asciiTheme="majorBidi" w:eastAsiaTheme="minorEastAsia" w:hAnsiTheme="majorBidi" w:cstheme="majorBidi"/>
            <w:noProof/>
            <w:color w:val="auto"/>
            <w:sz w:val="22"/>
          </w:rPr>
          <w:delText xml:space="preserve">state </w:delText>
        </w:r>
        <w:r w:rsidRPr="0094686A">
          <w:rPr>
            <w:rFonts w:asciiTheme="majorBidi" w:eastAsia="cmmi10" w:hAnsiTheme="majorBidi" w:cstheme="majorBidi"/>
            <w:i/>
            <w:iCs/>
            <w:noProof/>
            <w:color w:val="auto"/>
            <w:sz w:val="22"/>
          </w:rPr>
          <w:delText>s</w:delText>
        </w:r>
        <w:r w:rsidRPr="0094686A">
          <w:rPr>
            <w:rFonts w:asciiTheme="majorBidi" w:eastAsia="cmmi10" w:hAnsiTheme="majorBidi" w:cstheme="majorBidi"/>
            <w:i/>
            <w:iCs/>
            <w:color w:val="auto"/>
            <w:sz w:val="22"/>
          </w:rPr>
          <w:delText xml:space="preserve"> </w:delText>
        </w:r>
        <w:r w:rsidRPr="0094686A">
          <w:rPr>
            <w:rFonts w:ascii="Cambria Math" w:eastAsia="cmsy10" w:hAnsi="Cambria Math" w:cs="Cambria Math"/>
            <w:i/>
            <w:iCs/>
            <w:color w:val="auto"/>
            <w:sz w:val="22"/>
          </w:rPr>
          <w:delText>∈</w:delText>
        </w:r>
        <w:r w:rsidRPr="0094686A">
          <w:rPr>
            <w:rFonts w:asciiTheme="majorBidi" w:eastAsia="cmsy10" w:hAnsiTheme="majorBidi" w:cstheme="majorBidi"/>
            <w:i/>
            <w:iCs/>
            <w:color w:val="auto"/>
            <w:sz w:val="22"/>
          </w:rPr>
          <w:delText xml:space="preserve"> </w:delText>
        </w:r>
        <w:r w:rsidRPr="0094686A">
          <w:rPr>
            <w:rFonts w:asciiTheme="majorBidi" w:eastAsia="cmmi10" w:hAnsiTheme="majorBidi" w:cstheme="majorBidi"/>
            <w:i/>
            <w:iCs/>
            <w:color w:val="auto"/>
            <w:sz w:val="22"/>
          </w:rPr>
          <w:delText>S</w:delText>
        </w:r>
        <w:r w:rsidRPr="0094686A">
          <w:rPr>
            <w:rFonts w:asciiTheme="majorBidi" w:eastAsiaTheme="minorEastAsia" w:hAnsiTheme="majorBidi" w:cstheme="majorBidi"/>
            <w:color w:val="auto"/>
            <w:sz w:val="22"/>
          </w:rPr>
          <w:delText xml:space="preserve">, the satisfaction relation </w:delText>
        </w:r>
        <w:r w:rsidRPr="0094686A">
          <w:rPr>
            <w:rFonts w:asciiTheme="majorBidi" w:eastAsia="cmsy10" w:hAnsiTheme="majorBidi" w:cstheme="majorBidi"/>
            <w:i/>
            <w:iCs/>
            <w:color w:val="auto"/>
            <w:sz w:val="22"/>
          </w:rPr>
          <w:delText>|</w:delText>
        </w:r>
        <w:r w:rsidRPr="0094686A">
          <w:rPr>
            <w:rFonts w:asciiTheme="majorBidi" w:eastAsiaTheme="minorEastAsia" w:hAnsiTheme="majorBidi" w:cstheme="majorBidi"/>
            <w:color w:val="auto"/>
            <w:sz w:val="22"/>
          </w:rPr>
          <w:delText>= is defined by</w:delText>
        </w:r>
      </w:del>
    </w:p>
    <w:p w14:paraId="2477FFD0" w14:textId="53F76891" w:rsidR="000E5BF8" w:rsidRPr="0094686A" w:rsidRDefault="00BD3FB1" w:rsidP="00A24E63">
      <w:pPr>
        <w:autoSpaceDE w:val="0"/>
        <w:autoSpaceDN w:val="0"/>
        <w:adjustRightInd w:val="0"/>
        <w:spacing w:after="120" w:line="22" w:lineRule="atLeast"/>
        <w:ind w:left="0" w:right="0" w:firstLine="0"/>
        <w:jc w:val="left"/>
        <w:rPr>
          <w:del w:id="373" w:author="hp" w:date="2017-01-05T18:05:00Z"/>
          <w:rFonts w:asciiTheme="majorBidi" w:eastAsia="cmmi10" w:hAnsiTheme="majorBidi" w:cstheme="majorBidi"/>
          <w:i/>
          <w:iCs/>
          <w:color w:val="auto"/>
          <w:sz w:val="22"/>
        </w:rPr>
      </w:pPr>
      <m:oMathPara>
        <m:oMath>
          <m:r>
            <w:del w:id="374" w:author="hp" w:date="2017-01-05T18:05:00Z">
              <w:rPr>
                <w:rFonts w:ascii="Cambria Math" w:eastAsia="cmmi10" w:hAnsi="Cambria Math" w:cstheme="majorBidi"/>
                <w:color w:val="auto"/>
                <w:sz w:val="22"/>
              </w:rPr>
              <m:t xml:space="preserve">s </m:t>
            </w:del>
          </m:r>
          <m:r>
            <w:del w:id="375" w:author="hp" w:date="2017-01-05T18:05:00Z">
              <w:rPr>
                <w:rFonts w:ascii="Cambria Math" w:eastAsia="cmsy10" w:hAnsi="Cambria Math" w:cstheme="majorBidi"/>
                <w:color w:val="auto"/>
                <w:sz w:val="22"/>
              </w:rPr>
              <m:t>|</m:t>
            </w:del>
          </m:r>
          <m:r>
            <w:del w:id="376" w:author="hp" w:date="2017-01-05T18:05:00Z">
              <w:rPr>
                <w:rFonts w:ascii="Cambria Math" w:eastAsiaTheme="minorEastAsia" w:hAnsi="Cambria Math" w:cstheme="majorBidi"/>
                <w:color w:val="auto"/>
                <w:sz w:val="22"/>
              </w:rPr>
              <m:t xml:space="preserve">= </m:t>
            </w:del>
          </m:r>
          <m:r>
            <w:del w:id="377" w:author="hp" w:date="2017-01-05T18:05:00Z">
              <w:rPr>
                <w:rFonts w:ascii="Cambria Math" w:eastAsia="cmmi10" w:hAnsi="Cambria Math" w:cstheme="majorBidi"/>
                <w:color w:val="auto"/>
                <w:sz w:val="22"/>
              </w:rPr>
              <m:t xml:space="preserve">φ  </m:t>
            </w:del>
          </m:r>
          <m:r>
            <w:del w:id="378" w:author="hp" w:date="2017-01-05T18:05:00Z">
              <w:rPr>
                <w:rFonts w:ascii="Cambria Math" w:eastAsiaTheme="minorEastAsia" w:hAnsi="Cambria Math" w:cstheme="majorBidi"/>
                <w:color w:val="auto"/>
                <w:sz w:val="22"/>
              </w:rPr>
              <m:t>iff (</m:t>
            </w:del>
          </m:r>
          <m:r>
            <w:del w:id="379" w:author="hp" w:date="2017-01-05T18:05:00Z">
              <w:rPr>
                <w:rFonts w:ascii="Cambria Math" w:eastAsia="cmsy10" w:hAnsi="Cambria Math" w:cstheme="majorBidi"/>
                <w:color w:val="auto"/>
                <w:sz w:val="22"/>
              </w:rPr>
              <m:t>∀</m:t>
            </w:del>
          </m:r>
          <m:r>
            <w:del w:id="380" w:author="hp" w:date="2017-01-05T18:05:00Z">
              <w:rPr>
                <w:rFonts w:ascii="Cambria Math" w:eastAsia="cmmi10" w:hAnsi="Cambria Math" w:cstheme="majorBidi"/>
                <w:color w:val="auto"/>
                <w:sz w:val="22"/>
              </w:rPr>
              <m:t xml:space="preserve">π </m:t>
            </w:del>
          </m:r>
          <m:r>
            <w:del w:id="381" w:author="hp" w:date="2017-01-05T18:05:00Z">
              <w:rPr>
                <w:rFonts w:ascii="Cambria Math" w:eastAsia="cmsy10" w:hAnsi="Cambria Math" w:cstheme="majorBidi"/>
                <w:color w:val="auto"/>
                <w:sz w:val="22"/>
              </w:rPr>
              <m:t xml:space="preserve">∈ </m:t>
            </w:del>
          </m:r>
          <m:r>
            <w:del w:id="382" w:author="hp" w:date="2017-01-05T18:05:00Z">
              <w:rPr>
                <w:rFonts w:ascii="Cambria Math" w:eastAsiaTheme="minorEastAsia" w:hAnsi="Cambria Math" w:cstheme="majorBidi"/>
                <w:color w:val="auto"/>
                <w:sz w:val="22"/>
              </w:rPr>
              <m:t>Paths(</m:t>
            </w:del>
          </m:r>
          <m:r>
            <w:del w:id="383" w:author="hp" w:date="2017-01-05T18:05:00Z">
              <w:rPr>
                <w:rFonts w:ascii="Cambria Math" w:eastAsia="cmmi10" w:hAnsi="Cambria Math" w:cstheme="majorBidi"/>
                <w:color w:val="auto"/>
                <w:sz w:val="22"/>
              </w:rPr>
              <m:t>s</m:t>
            </w:del>
          </m:r>
          <m:r>
            <w:del w:id="384" w:author="hp" w:date="2017-01-05T18:05:00Z">
              <w:rPr>
                <w:rFonts w:ascii="Cambria Math" w:eastAsiaTheme="minorEastAsia" w:hAnsi="Cambria Math" w:cstheme="majorBidi"/>
                <w:color w:val="auto"/>
                <w:sz w:val="22"/>
              </w:rPr>
              <m:t>)</m:t>
            </w:del>
          </m:r>
          <m:r>
            <w:del w:id="385" w:author="hp" w:date="2017-01-05T18:05:00Z">
              <w:rPr>
                <w:rFonts w:ascii="Cambria Math" w:eastAsia="cmmi10" w:hAnsi="Cambria Math" w:cstheme="majorBidi"/>
                <w:color w:val="auto"/>
                <w:sz w:val="22"/>
              </w:rPr>
              <m:t xml:space="preserve">.  π </m:t>
            </w:del>
          </m:r>
          <m:r>
            <w:del w:id="386" w:author="hp" w:date="2017-01-05T18:05:00Z">
              <w:rPr>
                <w:rFonts w:ascii="Cambria Math" w:eastAsia="cmsy10" w:hAnsi="Cambria Math" w:cstheme="majorBidi"/>
                <w:color w:val="auto"/>
                <w:sz w:val="22"/>
              </w:rPr>
              <m:t>|</m:t>
            </w:del>
          </m:r>
          <m:r>
            <w:del w:id="387" w:author="hp" w:date="2017-01-05T18:05:00Z">
              <w:rPr>
                <w:rFonts w:ascii="Cambria Math" w:eastAsiaTheme="minorEastAsia" w:hAnsi="Cambria Math" w:cstheme="majorBidi"/>
                <w:color w:val="auto"/>
                <w:sz w:val="22"/>
              </w:rPr>
              <m:t xml:space="preserve">= </m:t>
            </w:del>
          </m:r>
          <m:r>
            <w:del w:id="388" w:author="hp" w:date="2017-01-05T18:05:00Z">
              <w:rPr>
                <w:rFonts w:ascii="Cambria Math" w:eastAsia="cmmi10" w:hAnsi="Cambria Math" w:cstheme="majorBidi"/>
                <w:color w:val="auto"/>
                <w:sz w:val="22"/>
              </w:rPr>
              <m:t>φ</m:t>
            </w:del>
          </m:r>
          <m:r>
            <w:del w:id="389" w:author="hp" w:date="2017-01-05T18:05:00Z">
              <w:rPr>
                <w:rFonts w:ascii="Cambria Math" w:eastAsiaTheme="minorEastAsia" w:hAnsi="Cambria Math" w:cstheme="majorBidi"/>
                <w:color w:val="auto"/>
                <w:sz w:val="22"/>
              </w:rPr>
              <m:t>)</m:t>
            </w:del>
          </m:r>
          <m:r>
            <w:del w:id="390" w:author="hp" w:date="2017-01-05T18:05:00Z">
              <w:rPr>
                <w:rFonts w:ascii="Cambria Math" w:eastAsia="cmmi10" w:hAnsi="Cambria Math" w:cstheme="majorBidi"/>
                <w:color w:val="auto"/>
                <w:sz w:val="22"/>
              </w:rPr>
              <m:t>.</m:t>
            </w:del>
          </m:r>
        </m:oMath>
      </m:oMathPara>
    </w:p>
    <w:p w14:paraId="557364FB" w14:textId="77777777" w:rsidR="00BD3FB1" w:rsidRPr="0094686A" w:rsidRDefault="00BD3FB1" w:rsidP="00A24E63">
      <w:pPr>
        <w:autoSpaceDE w:val="0"/>
        <w:autoSpaceDN w:val="0"/>
        <w:adjustRightInd w:val="0"/>
        <w:spacing w:after="120" w:line="22" w:lineRule="atLeast"/>
        <w:ind w:left="0" w:right="0" w:firstLine="0"/>
        <w:jc w:val="left"/>
        <w:rPr>
          <w:del w:id="391" w:author="hp" w:date="2017-01-05T18:05:00Z"/>
          <w:rFonts w:asciiTheme="majorBidi" w:eastAsia="cmmi10" w:hAnsiTheme="majorBidi" w:cstheme="majorBidi"/>
          <w:i/>
          <w:iCs/>
          <w:color w:val="auto"/>
          <w:sz w:val="22"/>
        </w:rPr>
      </w:pPr>
    </w:p>
    <w:p w14:paraId="2A9D88C9" w14:textId="63927803" w:rsidR="000E5BF8" w:rsidRPr="0094686A" w:rsidRDefault="000E5BF8" w:rsidP="00A24E63">
      <w:pPr>
        <w:autoSpaceDE w:val="0"/>
        <w:autoSpaceDN w:val="0"/>
        <w:adjustRightInd w:val="0"/>
        <w:spacing w:after="120" w:line="22" w:lineRule="atLeast"/>
        <w:ind w:left="0" w:right="0" w:firstLine="0"/>
        <w:jc w:val="left"/>
        <w:rPr>
          <w:del w:id="392" w:author="hp" w:date="2017-01-05T18:05:00Z"/>
          <w:rFonts w:asciiTheme="majorBidi" w:eastAsiaTheme="minorEastAsia" w:hAnsiTheme="majorBidi" w:cstheme="majorBidi"/>
          <w:color w:val="auto"/>
          <w:sz w:val="22"/>
        </w:rPr>
      </w:pPr>
      <w:del w:id="393" w:author="hp" w:date="2017-01-05T18:05:00Z">
        <w:r w:rsidRPr="0094686A">
          <w:rPr>
            <w:rFonts w:asciiTheme="majorBidi" w:eastAsia="cmsy10" w:hAnsiTheme="majorBidi" w:cstheme="majorBidi"/>
            <w:i/>
            <w:iCs/>
            <w:color w:val="auto"/>
            <w:sz w:val="22"/>
          </w:rPr>
          <w:delText xml:space="preserve">• </w:delText>
        </w:r>
        <w:r w:rsidRPr="0094686A">
          <w:rPr>
            <w:rFonts w:asciiTheme="majorBidi" w:eastAsiaTheme="minorEastAsia" w:hAnsiTheme="majorBidi" w:cstheme="majorBidi"/>
            <w:i/>
            <w:iCs/>
            <w:color w:val="auto"/>
            <w:sz w:val="22"/>
          </w:rPr>
          <w:delText xml:space="preserve">TS </w:delText>
        </w:r>
        <w:r w:rsidRPr="0094686A">
          <w:rPr>
            <w:rFonts w:asciiTheme="majorBidi" w:eastAsiaTheme="minorEastAsia" w:hAnsiTheme="majorBidi" w:cstheme="majorBidi"/>
            <w:color w:val="auto"/>
            <w:sz w:val="22"/>
          </w:rPr>
          <w:delText xml:space="preserve">satisfies </w:delText>
        </w:r>
        <m:oMath>
          <m:r>
            <w:rPr>
              <w:rFonts w:ascii="Cambria Math" w:eastAsia="cmmi10" w:hAnsi="Cambria Math" w:cstheme="majorBidi"/>
              <w:color w:val="auto"/>
              <w:sz w:val="22"/>
            </w:rPr>
            <m:t>φ</m:t>
          </m:r>
        </m:oMath>
        <w:r w:rsidRPr="0094686A">
          <w:rPr>
            <w:rFonts w:asciiTheme="majorBidi" w:eastAsiaTheme="minorEastAsia" w:hAnsiTheme="majorBidi" w:cstheme="majorBidi"/>
            <w:color w:val="auto"/>
            <w:sz w:val="22"/>
          </w:rPr>
          <w:delText xml:space="preserve">, denoted </w:delText>
        </w:r>
        <w:r w:rsidRPr="0094686A">
          <w:rPr>
            <w:rFonts w:asciiTheme="majorBidi" w:eastAsiaTheme="minorEastAsia" w:hAnsiTheme="majorBidi" w:cstheme="majorBidi"/>
            <w:i/>
            <w:iCs/>
            <w:color w:val="auto"/>
            <w:sz w:val="22"/>
          </w:rPr>
          <w:delText xml:space="preserve">TS </w:delText>
        </w:r>
        <w:r w:rsidRPr="0094686A">
          <w:rPr>
            <w:rFonts w:asciiTheme="majorBidi" w:eastAsia="cmsy10" w:hAnsiTheme="majorBidi" w:cstheme="majorBidi"/>
            <w:i/>
            <w:iCs/>
            <w:color w:val="auto"/>
            <w:sz w:val="22"/>
          </w:rPr>
          <w:delText>|</w:delText>
        </w:r>
        <w:r w:rsidRPr="0094686A">
          <w:rPr>
            <w:rFonts w:asciiTheme="majorBidi" w:eastAsiaTheme="minorEastAsia" w:hAnsiTheme="majorBidi" w:cstheme="majorBidi"/>
            <w:i/>
            <w:iCs/>
            <w:color w:val="auto"/>
            <w:sz w:val="22"/>
          </w:rPr>
          <w:delText xml:space="preserve">= </w:delText>
        </w:r>
        <m:oMath>
          <m:r>
            <w:rPr>
              <w:rFonts w:ascii="Cambria Math" w:eastAsia="cmmi10" w:hAnsi="Cambria Math" w:cstheme="majorBidi"/>
              <w:color w:val="auto"/>
              <w:sz w:val="22"/>
            </w:rPr>
            <m:t>φ</m:t>
          </m:r>
        </m:oMath>
        <w:r w:rsidRPr="0094686A">
          <w:rPr>
            <w:rFonts w:asciiTheme="majorBidi" w:eastAsiaTheme="minorEastAsia" w:hAnsiTheme="majorBidi" w:cstheme="majorBidi"/>
            <w:i/>
            <w:iCs/>
            <w:color w:val="auto"/>
            <w:sz w:val="22"/>
          </w:rPr>
          <w:delText xml:space="preserve">, if Traces(TS) </w:delText>
        </w:r>
        <w:r w:rsidRPr="0094686A">
          <w:rPr>
            <w:rFonts w:ascii="Cambria Math" w:eastAsia="cmsy10" w:hAnsi="Cambria Math" w:cs="Cambria Math"/>
            <w:i/>
            <w:iCs/>
            <w:color w:val="auto"/>
            <w:sz w:val="22"/>
          </w:rPr>
          <w:delText>⊆</w:delText>
        </w:r>
        <w:r w:rsidRPr="0094686A">
          <w:rPr>
            <w:rFonts w:asciiTheme="majorBidi" w:eastAsia="cmsy10" w:hAnsiTheme="majorBidi" w:cstheme="majorBidi"/>
            <w:i/>
            <w:iCs/>
            <w:color w:val="auto"/>
            <w:sz w:val="22"/>
          </w:rPr>
          <w:delText xml:space="preserve"> </w:delText>
        </w:r>
        <w:r w:rsidRPr="0094686A">
          <w:rPr>
            <w:rFonts w:asciiTheme="majorBidi" w:eastAsiaTheme="minorEastAsia" w:hAnsiTheme="majorBidi" w:cstheme="majorBidi"/>
            <w:i/>
            <w:iCs/>
            <w:color w:val="auto"/>
            <w:sz w:val="22"/>
          </w:rPr>
          <w:delText>Words(</w:delText>
        </w:r>
        <w:r w:rsidRPr="0094686A">
          <w:rPr>
            <w:rFonts w:asciiTheme="majorBidi" w:eastAsia="cmmi10" w:hAnsiTheme="majorBidi" w:cstheme="majorBidi"/>
            <w:i/>
            <w:iCs/>
            <w:color w:val="auto"/>
            <w:sz w:val="22"/>
          </w:rPr>
          <w:delText>ϕ</w:delText>
        </w:r>
        <w:r w:rsidRPr="0094686A">
          <w:rPr>
            <w:rFonts w:asciiTheme="majorBidi" w:eastAsiaTheme="minorEastAsia" w:hAnsiTheme="majorBidi" w:cstheme="majorBidi"/>
            <w:i/>
            <w:iCs/>
            <w:color w:val="auto"/>
            <w:sz w:val="22"/>
          </w:rPr>
          <w:delText>).</w:delText>
        </w:r>
      </w:del>
    </w:p>
    <w:p w14:paraId="7ABDB25A" w14:textId="49AE2216" w:rsidR="00E75298" w:rsidRPr="0094686A" w:rsidRDefault="00E75298" w:rsidP="00A24E63">
      <w:pPr>
        <w:autoSpaceDE w:val="0"/>
        <w:autoSpaceDN w:val="0"/>
        <w:adjustRightInd w:val="0"/>
        <w:spacing w:after="120" w:line="22" w:lineRule="atLeast"/>
        <w:ind w:left="0" w:right="0" w:firstLine="0"/>
        <w:jc w:val="left"/>
        <w:rPr>
          <w:del w:id="394" w:author="hp" w:date="2017-01-05T18:05:00Z"/>
          <w:rFonts w:asciiTheme="majorBidi" w:eastAsiaTheme="minorEastAsia" w:hAnsiTheme="majorBidi" w:cstheme="majorBidi"/>
          <w:color w:val="auto"/>
          <w:sz w:val="22"/>
        </w:rPr>
      </w:pPr>
    </w:p>
    <w:p w14:paraId="359B873F" w14:textId="0B289351" w:rsidR="00772FBF" w:rsidRPr="0094686A" w:rsidRDefault="00CF6F20" w:rsidP="00A24E63">
      <w:pPr>
        <w:pStyle w:val="Heading3"/>
        <w:spacing w:after="120" w:line="22" w:lineRule="atLeast"/>
        <w:ind w:left="0" w:hanging="14"/>
        <w:rPr>
          <w:del w:id="395" w:author="hp" w:date="2017-01-05T18:05:00Z"/>
          <w:rFonts w:asciiTheme="majorBidi" w:hAnsiTheme="majorBidi" w:cstheme="majorBidi"/>
          <w:sz w:val="22"/>
        </w:rPr>
      </w:pPr>
      <w:bookmarkStart w:id="396" w:name="_Toc470446037"/>
      <w:del w:id="397" w:author="hp" w:date="2017-01-05T18:05:00Z">
        <w:r w:rsidRPr="0094686A">
          <w:rPr>
            <w:rFonts w:asciiTheme="majorBidi" w:hAnsiTheme="majorBidi" w:cstheme="majorBidi"/>
            <w:sz w:val="22"/>
          </w:rPr>
          <w:delText>2.1.</w:delText>
        </w:r>
        <w:r w:rsidR="00C62C42" w:rsidRPr="0094686A">
          <w:rPr>
            <w:rFonts w:asciiTheme="majorBidi" w:hAnsiTheme="majorBidi" w:cstheme="majorBidi"/>
            <w:sz w:val="22"/>
          </w:rPr>
          <w:delText>5</w:delText>
        </w:r>
        <w:r w:rsidRPr="0094686A">
          <w:rPr>
            <w:rFonts w:asciiTheme="majorBidi" w:hAnsiTheme="majorBidi" w:cstheme="majorBidi"/>
            <w:sz w:val="22"/>
          </w:rPr>
          <w:delText xml:space="preserve">. </w:delText>
        </w:r>
        <w:r w:rsidR="00357A3E" w:rsidRPr="0094686A">
          <w:rPr>
            <w:rFonts w:asciiTheme="majorBidi" w:hAnsiTheme="majorBidi" w:cstheme="majorBidi"/>
            <w:sz w:val="22"/>
          </w:rPr>
          <w:delText>SPIN</w:delText>
        </w:r>
        <w:bookmarkEnd w:id="396"/>
        <w:r w:rsidRPr="0094686A">
          <w:rPr>
            <w:rFonts w:asciiTheme="majorBidi" w:hAnsiTheme="majorBidi" w:cstheme="majorBidi"/>
            <w:sz w:val="22"/>
          </w:rPr>
          <w:delText xml:space="preserve"> </w:delText>
        </w:r>
      </w:del>
    </w:p>
    <w:p w14:paraId="478DBE83" w14:textId="77777777" w:rsidR="00E723EC" w:rsidRPr="0094686A" w:rsidRDefault="004E27B6" w:rsidP="00A24E63">
      <w:pPr>
        <w:spacing w:after="120" w:line="264" w:lineRule="auto"/>
        <w:ind w:left="0" w:right="0" w:firstLine="0"/>
        <w:rPr>
          <w:del w:id="398" w:author="hp" w:date="2017-01-05T18:05:00Z"/>
          <w:rFonts w:asciiTheme="majorBidi" w:hAnsiTheme="majorBidi" w:cstheme="majorBidi"/>
          <w:sz w:val="22"/>
        </w:rPr>
      </w:pPr>
      <w:commentRangeStart w:id="399"/>
      <w:del w:id="400" w:author="hp" w:date="2017-01-05T18:05:00Z">
        <w:r w:rsidRPr="0094686A">
          <w:rPr>
            <w:rFonts w:asciiTheme="majorBidi" w:hAnsiTheme="majorBidi" w:cstheme="majorBidi"/>
            <w:sz w:val="22"/>
          </w:rPr>
          <w:delText>S</w:delText>
        </w:r>
        <w:r w:rsidR="005F67F8" w:rsidRPr="0094686A">
          <w:rPr>
            <w:rFonts w:asciiTheme="majorBidi" w:hAnsiTheme="majorBidi" w:cstheme="majorBidi"/>
            <w:sz w:val="22"/>
          </w:rPr>
          <w:delText>pin</w:delText>
        </w:r>
        <w:commentRangeEnd w:id="399"/>
        <w:r w:rsidR="00E723EC" w:rsidRPr="0094686A">
          <w:rPr>
            <w:rStyle w:val="CommentReference"/>
            <w:rFonts w:asciiTheme="majorBidi" w:hAnsiTheme="majorBidi" w:cstheme="majorBidi"/>
            <w:sz w:val="22"/>
            <w:szCs w:val="22"/>
          </w:rPr>
          <w:commentReference w:id="399"/>
        </w:r>
        <w:r w:rsidR="005F67F8" w:rsidRPr="0094686A">
          <w:rPr>
            <w:rFonts w:asciiTheme="majorBidi" w:hAnsiTheme="majorBidi" w:cstheme="majorBidi"/>
            <w:sz w:val="22"/>
          </w:rPr>
          <w:delText xml:space="preserve"> is a popular </w:delText>
        </w:r>
        <w:r w:rsidRPr="0094686A">
          <w:rPr>
            <w:rFonts w:asciiTheme="majorBidi" w:hAnsiTheme="majorBidi" w:cstheme="majorBidi"/>
            <w:sz w:val="22"/>
          </w:rPr>
          <w:delText xml:space="preserve">verification tool of distributed </w:delText>
        </w:r>
        <w:r w:rsidR="005F67F8" w:rsidRPr="0094686A">
          <w:rPr>
            <w:rFonts w:asciiTheme="majorBidi" w:hAnsiTheme="majorBidi" w:cstheme="majorBidi"/>
            <w:sz w:val="22"/>
          </w:rPr>
          <w:delText>systems, used</w:delText>
        </w:r>
        <w:r w:rsidRPr="0094686A">
          <w:rPr>
            <w:rFonts w:asciiTheme="majorBidi" w:hAnsiTheme="majorBidi" w:cstheme="majorBidi"/>
            <w:sz w:val="22"/>
          </w:rPr>
          <w:delText xml:space="preserve"> by thousands of people worldwide.</w:delText>
        </w:r>
        <w:r w:rsidR="00E723EC" w:rsidRPr="0094686A">
          <w:rPr>
            <w:rFonts w:asciiTheme="majorBidi" w:hAnsiTheme="majorBidi" w:cstheme="majorBidi"/>
            <w:sz w:val="22"/>
          </w:rPr>
          <w:delText xml:space="preserve"> It was developed at Bell Labs in the Unix group of the Computing Sciences Research Center, starting in 1980. </w:delText>
        </w:r>
      </w:del>
    </w:p>
    <w:p w14:paraId="7E06BF9B" w14:textId="4729477A" w:rsidR="00BB71D4" w:rsidRPr="0094686A" w:rsidRDefault="004E27B6" w:rsidP="00A24E63">
      <w:pPr>
        <w:spacing w:after="120" w:line="264" w:lineRule="auto"/>
        <w:ind w:left="0" w:right="0" w:firstLine="0"/>
        <w:rPr>
          <w:del w:id="401" w:author="hp" w:date="2017-01-05T18:05:00Z"/>
          <w:rFonts w:asciiTheme="majorBidi" w:hAnsiTheme="majorBidi" w:cstheme="majorBidi"/>
          <w:sz w:val="22"/>
        </w:rPr>
      </w:pPr>
      <w:del w:id="402" w:author="hp" w:date="2017-01-05T18:05:00Z">
        <w:r w:rsidRPr="0094686A">
          <w:rPr>
            <w:rFonts w:asciiTheme="majorBidi" w:hAnsiTheme="majorBidi" w:cstheme="majorBidi"/>
            <w:sz w:val="22"/>
          </w:rPr>
          <w:delText>The tool can be used for the formal verification of multi-threaded software applications.Spin can perform simulations of the system's execution.  Spin can perform interactive, guided, or random simulati</w:delText>
        </w:r>
        <w:r w:rsidR="00772FBF" w:rsidRPr="0094686A">
          <w:rPr>
            <w:rFonts w:asciiTheme="majorBidi" w:hAnsiTheme="majorBidi" w:cstheme="majorBidi"/>
            <w:sz w:val="22"/>
          </w:rPr>
          <w:delText>ons of the system's execution.</w:delText>
        </w:r>
        <w:bookmarkStart w:id="403" w:name="SECTION00610000000000000000"/>
      </w:del>
    </w:p>
    <w:p w14:paraId="3F43810B" w14:textId="7CB026E7" w:rsidR="00BB71D4" w:rsidRPr="0094686A" w:rsidRDefault="004C69BF" w:rsidP="00A24E63">
      <w:pPr>
        <w:pStyle w:val="Heading1"/>
        <w:spacing w:after="120"/>
        <w:ind w:left="0" w:firstLine="0"/>
        <w:rPr>
          <w:del w:id="404" w:author="hp" w:date="2017-01-05T18:05:00Z"/>
          <w:rFonts w:asciiTheme="majorBidi" w:hAnsiTheme="majorBidi" w:cstheme="majorBidi"/>
          <w:i/>
          <w:sz w:val="22"/>
        </w:rPr>
      </w:pPr>
      <w:bookmarkStart w:id="405" w:name="_Toc470446038"/>
      <w:del w:id="406" w:author="hp" w:date="2017-01-05T18:05:00Z">
        <w:r w:rsidRPr="0094686A">
          <w:rPr>
            <w:rFonts w:asciiTheme="majorBidi" w:hAnsiTheme="majorBidi" w:cstheme="majorBidi"/>
            <w:i/>
            <w:sz w:val="22"/>
          </w:rPr>
          <w:delText xml:space="preserve">2.1.5.1 </w:delText>
        </w:r>
        <w:r w:rsidR="00BB71D4" w:rsidRPr="0094686A">
          <w:rPr>
            <w:rFonts w:asciiTheme="majorBidi" w:hAnsiTheme="majorBidi" w:cstheme="majorBidi"/>
            <w:i/>
            <w:sz w:val="22"/>
          </w:rPr>
          <w:delText>The PROMELA Language</w:delText>
        </w:r>
        <w:bookmarkEnd w:id="403"/>
        <w:bookmarkEnd w:id="405"/>
      </w:del>
    </w:p>
    <w:p w14:paraId="1BBA6B86" w14:textId="15A7EB10" w:rsidR="00BB71D4" w:rsidRPr="0094686A" w:rsidRDefault="00BB71D4" w:rsidP="00A24E63">
      <w:pPr>
        <w:pStyle w:val="NormalWeb"/>
        <w:spacing w:before="0" w:beforeAutospacing="0" w:after="120" w:afterAutospacing="0"/>
        <w:rPr>
          <w:del w:id="407" w:author="hp" w:date="2017-01-05T18:05:00Z"/>
          <w:rFonts w:asciiTheme="majorBidi" w:hAnsiTheme="majorBidi" w:cstheme="majorBidi"/>
          <w:sz w:val="22"/>
          <w:szCs w:val="22"/>
        </w:rPr>
      </w:pPr>
      <w:del w:id="408" w:author="hp" w:date="2017-01-05T18:05:00Z">
        <w:r w:rsidRPr="0094686A">
          <w:rPr>
            <w:rFonts w:asciiTheme="majorBidi" w:hAnsiTheme="majorBidi" w:cstheme="majorBidi"/>
            <w:sz w:val="22"/>
            <w:szCs w:val="22"/>
          </w:rPr>
          <w:delText xml:space="preserve">PROMELA is a modeling language. It provides a way for making </w:delText>
        </w:r>
        <w:r w:rsidR="00C405E9" w:rsidRPr="0094686A">
          <w:rPr>
            <w:rFonts w:asciiTheme="majorBidi" w:hAnsiTheme="majorBidi" w:cstheme="majorBidi"/>
            <w:sz w:val="22"/>
            <w:szCs w:val="22"/>
          </w:rPr>
          <w:delText>models</w:delText>
        </w:r>
        <w:r w:rsidRPr="0094686A">
          <w:rPr>
            <w:rFonts w:asciiTheme="majorBidi" w:hAnsiTheme="majorBidi" w:cstheme="majorBidi"/>
            <w:sz w:val="22"/>
            <w:szCs w:val="22"/>
          </w:rPr>
          <w:delText xml:space="preserve"> of distributed systems. </w:delText>
        </w:r>
        <w:commentRangeStart w:id="409"/>
        <w:r w:rsidRPr="0094686A">
          <w:rPr>
            <w:rFonts w:asciiTheme="majorBidi" w:hAnsiTheme="majorBidi" w:cstheme="majorBidi"/>
            <w:sz w:val="22"/>
            <w:szCs w:val="22"/>
          </w:rPr>
          <w:delText xml:space="preserve">The intended use of the </w:delText>
        </w:r>
        <w:r w:rsidRPr="0094686A">
          <w:rPr>
            <w:rStyle w:val="Emphasis"/>
            <w:rFonts w:asciiTheme="majorBidi" w:eastAsia="Arial" w:hAnsiTheme="majorBidi" w:cstheme="majorBidi"/>
            <w:sz w:val="22"/>
            <w:szCs w:val="22"/>
          </w:rPr>
          <w:delText>Spin</w:delText>
        </w:r>
        <w:r w:rsidRPr="0094686A">
          <w:rPr>
            <w:rFonts w:asciiTheme="majorBidi" w:hAnsiTheme="majorBidi" w:cstheme="majorBidi"/>
            <w:sz w:val="22"/>
            <w:szCs w:val="22"/>
          </w:rPr>
          <w:delText xml:space="preserve"> analyzer is to verify fractions of process behavior, that are considered suspect. A complete verification is therefore typically performed in a series of steps, with the construction of increasingly detailed PROMELA models. Each model can be verified with </w:delText>
        </w:r>
        <w:r w:rsidRPr="0094686A">
          <w:rPr>
            <w:rStyle w:val="Emphasis"/>
            <w:rFonts w:asciiTheme="majorBidi" w:eastAsia="Arial" w:hAnsiTheme="majorBidi" w:cstheme="majorBidi"/>
            <w:sz w:val="22"/>
            <w:szCs w:val="22"/>
          </w:rPr>
          <w:delText>Spin</w:delText>
        </w:r>
        <w:r w:rsidRPr="0094686A">
          <w:rPr>
            <w:rFonts w:asciiTheme="majorBidi" w:hAnsiTheme="majorBidi" w:cstheme="majorBidi"/>
            <w:sz w:val="22"/>
            <w:szCs w:val="22"/>
          </w:rPr>
          <w:delText xml:space="preserve"> under different types of assumptions about the environment. Once the correctness of a model has been established with </w:delText>
        </w:r>
        <w:r w:rsidRPr="0094686A">
          <w:rPr>
            <w:rStyle w:val="Emphasis"/>
            <w:rFonts w:asciiTheme="majorBidi" w:eastAsia="Arial" w:hAnsiTheme="majorBidi" w:cstheme="majorBidi"/>
            <w:sz w:val="22"/>
            <w:szCs w:val="22"/>
          </w:rPr>
          <w:delText>Spin</w:delText>
        </w:r>
        <w:r w:rsidRPr="0094686A">
          <w:rPr>
            <w:rFonts w:asciiTheme="majorBidi" w:hAnsiTheme="majorBidi" w:cstheme="majorBidi"/>
            <w:sz w:val="22"/>
            <w:szCs w:val="22"/>
          </w:rPr>
          <w:delText xml:space="preserve">, that fact can be used in the construction and verification of all subsequent models. </w:delText>
        </w:r>
        <w:commentRangeEnd w:id="409"/>
        <w:r w:rsidR="00E723EC" w:rsidRPr="0094686A">
          <w:rPr>
            <w:rStyle w:val="CommentReference"/>
            <w:rFonts w:asciiTheme="majorBidi" w:hAnsiTheme="majorBidi" w:cstheme="majorBidi"/>
            <w:color w:val="000000"/>
            <w:sz w:val="22"/>
            <w:szCs w:val="22"/>
          </w:rPr>
          <w:commentReference w:id="409"/>
        </w:r>
      </w:del>
    </w:p>
    <w:p w14:paraId="59BBB611" w14:textId="2A4EEEAD" w:rsidR="00BB71D4" w:rsidRPr="0094686A" w:rsidRDefault="00BB71D4" w:rsidP="00A24E63">
      <w:pPr>
        <w:pStyle w:val="NormalWeb"/>
        <w:spacing w:before="0" w:beforeAutospacing="0" w:after="120" w:afterAutospacing="0"/>
        <w:rPr>
          <w:del w:id="410" w:author="hp" w:date="2017-01-05T18:05:00Z"/>
          <w:rFonts w:asciiTheme="majorBidi" w:hAnsiTheme="majorBidi" w:cstheme="majorBidi"/>
          <w:sz w:val="22"/>
          <w:szCs w:val="22"/>
        </w:rPr>
      </w:pPr>
      <w:del w:id="411" w:author="hp" w:date="2017-01-05T18:05:00Z">
        <w:r w:rsidRPr="0094686A">
          <w:rPr>
            <w:rFonts w:asciiTheme="majorBidi" w:hAnsiTheme="majorBidi" w:cstheme="majorBidi"/>
            <w:sz w:val="22"/>
            <w:szCs w:val="22"/>
          </w:rPr>
          <w:delText xml:space="preserve">PROMELA programs consist of </w:delText>
        </w:r>
        <w:r w:rsidRPr="0094686A">
          <w:rPr>
            <w:rStyle w:val="Emphasis"/>
            <w:rFonts w:asciiTheme="majorBidi" w:eastAsia="Arial" w:hAnsiTheme="majorBidi" w:cstheme="majorBidi"/>
            <w:sz w:val="22"/>
            <w:szCs w:val="22"/>
          </w:rPr>
          <w:delText>processes, message channels</w:delText>
        </w:r>
        <w:r w:rsidRPr="0094686A">
          <w:rPr>
            <w:rFonts w:asciiTheme="majorBidi" w:hAnsiTheme="majorBidi" w:cstheme="majorBidi"/>
            <w:sz w:val="22"/>
            <w:szCs w:val="22"/>
          </w:rPr>
          <w:delText xml:space="preserve">, and </w:delText>
        </w:r>
        <w:r w:rsidRPr="0094686A">
          <w:rPr>
            <w:rStyle w:val="Emphasis"/>
            <w:rFonts w:asciiTheme="majorBidi" w:eastAsia="Arial" w:hAnsiTheme="majorBidi" w:cstheme="majorBidi"/>
            <w:sz w:val="22"/>
            <w:szCs w:val="22"/>
          </w:rPr>
          <w:delText>variables</w:delText>
        </w:r>
        <w:r w:rsidRPr="0094686A">
          <w:rPr>
            <w:rFonts w:asciiTheme="majorBidi" w:hAnsiTheme="majorBidi" w:cstheme="majorBidi"/>
            <w:sz w:val="22"/>
            <w:szCs w:val="22"/>
          </w:rPr>
          <w:delText xml:space="preserve">. Processes are global objects that represent the concurrent entities of the distributed system. Message channels and variables can be declared either globally or locally within a process. Processes specify behavior, channels and global variables define the environment in which the processes run. </w:delText>
        </w:r>
      </w:del>
    </w:p>
    <w:p w14:paraId="2B563128" w14:textId="5DECB857" w:rsidR="00DB7206" w:rsidRPr="0094686A" w:rsidRDefault="00A50806" w:rsidP="00A24E63">
      <w:pPr>
        <w:pStyle w:val="Heading2"/>
        <w:numPr>
          <w:ilvl w:val="0"/>
          <w:numId w:val="24"/>
        </w:numPr>
        <w:spacing w:after="120"/>
        <w:ind w:left="0"/>
        <w:rPr>
          <w:del w:id="412" w:author="hp" w:date="2017-01-05T18:05:00Z"/>
          <w:rFonts w:asciiTheme="majorBidi" w:hAnsiTheme="majorBidi" w:cstheme="majorBidi"/>
          <w:sz w:val="22"/>
        </w:rPr>
      </w:pPr>
      <w:bookmarkStart w:id="413" w:name="_Toc470446039"/>
      <w:commentRangeStart w:id="414"/>
      <w:del w:id="415" w:author="hp" w:date="2017-01-05T18:05:00Z">
        <w:r w:rsidRPr="0094686A">
          <w:rPr>
            <w:rFonts w:asciiTheme="majorBidi" w:hAnsiTheme="majorBidi" w:cstheme="majorBidi"/>
            <w:sz w:val="22"/>
          </w:rPr>
          <w:delText>Da</w:delText>
        </w:r>
        <w:r w:rsidR="00DB7206" w:rsidRPr="0094686A">
          <w:rPr>
            <w:rFonts w:asciiTheme="majorBidi" w:hAnsiTheme="majorBidi" w:cstheme="majorBidi"/>
            <w:sz w:val="22"/>
          </w:rPr>
          <w:delText>tatypes</w:delText>
        </w:r>
        <w:bookmarkEnd w:id="413"/>
        <w:commentRangeEnd w:id="414"/>
        <w:r w:rsidR="00E723EC" w:rsidRPr="0094686A">
          <w:rPr>
            <w:rStyle w:val="CommentReference"/>
            <w:rFonts w:asciiTheme="majorBidi" w:eastAsia="Times New Roman" w:hAnsiTheme="majorBidi" w:cstheme="majorBidi"/>
            <w:b w:val="0"/>
            <w:sz w:val="22"/>
            <w:szCs w:val="22"/>
          </w:rPr>
          <w:commentReference w:id="414"/>
        </w:r>
      </w:del>
    </w:p>
    <w:p w14:paraId="6F28CBEA" w14:textId="77777777" w:rsidR="00DB7206" w:rsidRPr="0094686A" w:rsidRDefault="00DB7206" w:rsidP="00A24E63">
      <w:pPr>
        <w:pStyle w:val="NormalWeb"/>
        <w:tabs>
          <w:tab w:val="left" w:pos="0"/>
        </w:tabs>
        <w:spacing w:before="0" w:beforeAutospacing="0" w:after="120" w:afterAutospacing="0"/>
        <w:rPr>
          <w:del w:id="416" w:author="hp" w:date="2017-01-05T18:05:00Z"/>
          <w:rFonts w:asciiTheme="majorBidi" w:hAnsiTheme="majorBidi" w:cstheme="majorBidi"/>
          <w:sz w:val="22"/>
          <w:szCs w:val="22"/>
        </w:rPr>
      </w:pPr>
      <w:del w:id="417" w:author="hp" w:date="2017-01-05T18:05:00Z">
        <w:r w:rsidRPr="0094686A">
          <w:rPr>
            <w:rFonts w:asciiTheme="majorBidi" w:hAnsiTheme="majorBidi" w:cstheme="majorBidi"/>
            <w:sz w:val="22"/>
            <w:szCs w:val="22"/>
          </w:rPr>
          <w:delText>There are five predefined integer data types: bit , bool , byte , short , and int . (There are also constructors for user-defined data types, see </w:delText>
        </w:r>
        <w:commentRangeStart w:id="418"/>
        <w:r w:rsidR="00E723EC" w:rsidRPr="0094686A">
          <w:rPr>
            <w:rFonts w:asciiTheme="majorBidi" w:hAnsiTheme="majorBidi" w:cstheme="majorBidi"/>
            <w:sz w:val="22"/>
            <w:szCs w:val="22"/>
          </w:rPr>
          <w:fldChar w:fldCharType="begin"/>
        </w:r>
        <w:r w:rsidR="00E723EC" w:rsidRPr="0094686A">
          <w:rPr>
            <w:rFonts w:asciiTheme="majorBidi" w:hAnsiTheme="majorBidi" w:cstheme="majorBidi"/>
            <w:sz w:val="22"/>
            <w:szCs w:val="22"/>
          </w:rPr>
          <w:delInstrText xml:space="preserve"> HYPERLINK "http://people.cs.ksu.edu/~dwyer/SPINDOC/mtype.html" </w:delInstrText>
        </w:r>
        <w:r w:rsidR="00E723EC" w:rsidRPr="0094686A">
          <w:rPr>
            <w:rFonts w:asciiTheme="majorBidi" w:hAnsiTheme="majorBidi" w:cstheme="majorBidi"/>
            <w:sz w:val="22"/>
            <w:szCs w:val="22"/>
          </w:rPr>
          <w:fldChar w:fldCharType="separate"/>
        </w:r>
        <w:r w:rsidRPr="0094686A">
          <w:rPr>
            <w:rFonts w:asciiTheme="majorBidi" w:hAnsiTheme="majorBidi" w:cstheme="majorBidi"/>
            <w:sz w:val="22"/>
            <w:szCs w:val="22"/>
          </w:rPr>
          <w:delText>mtype(2)</w:delText>
        </w:r>
        <w:r w:rsidR="00E723EC" w:rsidRPr="0094686A">
          <w:rPr>
            <w:rFonts w:asciiTheme="majorBidi" w:hAnsiTheme="majorBidi" w:cstheme="majorBidi"/>
            <w:sz w:val="22"/>
            <w:szCs w:val="22"/>
          </w:rPr>
          <w:fldChar w:fldCharType="end"/>
        </w:r>
        <w:commentRangeEnd w:id="418"/>
        <w:r w:rsidR="00E723EC" w:rsidRPr="0094686A">
          <w:rPr>
            <w:rStyle w:val="CommentReference"/>
            <w:rFonts w:asciiTheme="majorBidi" w:hAnsiTheme="majorBidi" w:cstheme="majorBidi"/>
            <w:color w:val="000000"/>
            <w:sz w:val="22"/>
            <w:szCs w:val="22"/>
          </w:rPr>
          <w:commentReference w:id="418"/>
        </w:r>
        <w:r w:rsidRPr="0094686A">
          <w:rPr>
            <w:rFonts w:asciiTheme="majorBidi" w:hAnsiTheme="majorBidi" w:cstheme="majorBidi"/>
            <w:sz w:val="22"/>
            <w:szCs w:val="22"/>
          </w:rPr>
          <w:delText>, and </w:delText>
        </w:r>
        <w:r w:rsidR="0094686A" w:rsidRPr="0094686A">
          <w:rPr>
            <w:rFonts w:asciiTheme="majorBidi" w:hAnsiTheme="majorBidi" w:cstheme="majorBidi"/>
            <w:sz w:val="22"/>
            <w:szCs w:val="22"/>
          </w:rPr>
          <w:fldChar w:fldCharType="begin"/>
        </w:r>
        <w:r w:rsidR="0094686A" w:rsidRPr="0094686A">
          <w:rPr>
            <w:rFonts w:asciiTheme="majorBidi" w:hAnsiTheme="majorBidi" w:cstheme="majorBidi"/>
            <w:sz w:val="22"/>
            <w:szCs w:val="22"/>
          </w:rPr>
          <w:delInstrText xml:space="preserve"> HYPERLINK "http://people.cs.ksu.edu/~dwyer/SPINDOC/typedef.html" </w:delInstrText>
        </w:r>
        <w:r w:rsidR="0094686A" w:rsidRPr="0094686A">
          <w:rPr>
            <w:rFonts w:asciiTheme="majorBidi" w:hAnsiTheme="majorBidi" w:cstheme="majorBidi"/>
            <w:sz w:val="22"/>
            <w:szCs w:val="22"/>
          </w:rPr>
          <w:fldChar w:fldCharType="separate"/>
        </w:r>
        <w:r w:rsidRPr="0094686A">
          <w:rPr>
            <w:rFonts w:asciiTheme="majorBidi" w:hAnsiTheme="majorBidi" w:cstheme="majorBidi"/>
            <w:sz w:val="22"/>
            <w:szCs w:val="22"/>
          </w:rPr>
          <w:delText>typedef(2)</w:delText>
        </w:r>
        <w:r w:rsidR="0094686A" w:rsidRPr="0094686A">
          <w:rPr>
            <w:rFonts w:asciiTheme="majorBidi" w:hAnsiTheme="majorBidi" w:cstheme="majorBidi"/>
            <w:sz w:val="22"/>
            <w:szCs w:val="22"/>
          </w:rPr>
          <w:fldChar w:fldCharType="end"/>
        </w:r>
        <w:r w:rsidRPr="0094686A">
          <w:rPr>
            <w:rFonts w:asciiTheme="majorBidi" w:hAnsiTheme="majorBidi" w:cstheme="majorBidi"/>
            <w:sz w:val="22"/>
            <w:szCs w:val="22"/>
          </w:rPr>
          <w:delText>, and a predefined data type for message passing channels, see </w:delText>
        </w:r>
        <w:r w:rsidR="0094686A" w:rsidRPr="0094686A">
          <w:rPr>
            <w:rFonts w:asciiTheme="majorBidi" w:hAnsiTheme="majorBidi" w:cstheme="majorBidi"/>
            <w:sz w:val="22"/>
            <w:szCs w:val="22"/>
          </w:rPr>
          <w:fldChar w:fldCharType="begin"/>
        </w:r>
        <w:r w:rsidR="0094686A" w:rsidRPr="0094686A">
          <w:rPr>
            <w:rFonts w:asciiTheme="majorBidi" w:hAnsiTheme="majorBidi" w:cstheme="majorBidi"/>
            <w:sz w:val="22"/>
            <w:szCs w:val="22"/>
          </w:rPr>
          <w:delInstrText xml:space="preserve"> HYPERLINK "http://people.cs.ksu.edu/~dwyer/SPINDOC/chan.html" </w:delInstrText>
        </w:r>
        <w:r w:rsidR="0094686A" w:rsidRPr="0094686A">
          <w:rPr>
            <w:rFonts w:asciiTheme="majorBidi" w:hAnsiTheme="majorBidi" w:cstheme="majorBidi"/>
            <w:sz w:val="22"/>
            <w:szCs w:val="22"/>
          </w:rPr>
          <w:fldChar w:fldCharType="separate"/>
        </w:r>
        <w:r w:rsidRPr="0094686A">
          <w:rPr>
            <w:rFonts w:asciiTheme="majorBidi" w:hAnsiTheme="majorBidi" w:cstheme="majorBidi"/>
            <w:sz w:val="22"/>
            <w:szCs w:val="22"/>
          </w:rPr>
          <w:delText>chan(2)</w:delText>
        </w:r>
        <w:r w:rsidR="0094686A" w:rsidRPr="0094686A">
          <w:rPr>
            <w:rFonts w:asciiTheme="majorBidi" w:hAnsiTheme="majorBidi" w:cstheme="majorBidi"/>
            <w:sz w:val="22"/>
            <w:szCs w:val="22"/>
          </w:rPr>
          <w:fldChar w:fldCharType="end"/>
        </w:r>
        <w:r w:rsidRPr="0094686A">
          <w:rPr>
            <w:rFonts w:asciiTheme="majorBidi" w:hAnsiTheme="majorBidi" w:cstheme="majorBidi"/>
            <w:sz w:val="22"/>
            <w:szCs w:val="22"/>
          </w:rPr>
          <w:delText>.)</w:delText>
        </w:r>
      </w:del>
    </w:p>
    <w:p w14:paraId="0B23AFEB" w14:textId="60A4F662" w:rsidR="00DB7206" w:rsidRPr="0094686A" w:rsidRDefault="00DB7206" w:rsidP="00A24E63">
      <w:pPr>
        <w:pStyle w:val="NormalWeb"/>
        <w:tabs>
          <w:tab w:val="left" w:pos="0"/>
        </w:tabs>
        <w:spacing w:before="0" w:beforeAutospacing="0" w:after="120" w:afterAutospacing="0"/>
        <w:rPr>
          <w:del w:id="419" w:author="hp" w:date="2017-01-05T18:05:00Z"/>
          <w:rFonts w:asciiTheme="majorBidi" w:hAnsiTheme="majorBidi" w:cstheme="majorBidi"/>
          <w:sz w:val="22"/>
          <w:szCs w:val="22"/>
        </w:rPr>
      </w:pPr>
      <w:del w:id="420" w:author="hp" w:date="2017-01-05T18:05:00Z">
        <w:r w:rsidRPr="0094686A">
          <w:rPr>
            <w:rFonts w:asciiTheme="majorBidi" w:hAnsiTheme="majorBidi" w:cstheme="majorBidi"/>
            <w:sz w:val="22"/>
            <w:szCs w:val="22"/>
          </w:rPr>
          <w:delText>Variables of the predefined types can be declared in a C-like style, with a typename that is followed by a comma-separated list of one or more identifier names, each optionally followed by an initializer field. Each variable can also optionally be declared as an array, rather than as a scalar (for this see </w:delText>
        </w:r>
        <w:r w:rsidR="0094686A" w:rsidRPr="0094686A">
          <w:rPr>
            <w:rFonts w:asciiTheme="majorBidi" w:hAnsiTheme="majorBidi" w:cstheme="majorBidi"/>
            <w:sz w:val="22"/>
            <w:szCs w:val="22"/>
          </w:rPr>
          <w:fldChar w:fldCharType="begin"/>
        </w:r>
        <w:r w:rsidR="0094686A" w:rsidRPr="0094686A">
          <w:rPr>
            <w:rFonts w:asciiTheme="majorBidi" w:hAnsiTheme="majorBidi" w:cstheme="majorBidi"/>
            <w:sz w:val="22"/>
            <w:szCs w:val="22"/>
          </w:rPr>
          <w:delInstrText xml:space="preserve"> HYPERLINK "http://people.cs.ksu.edu/~dwyer/SPINDOC/arrays.html" </w:delInstrText>
        </w:r>
        <w:r w:rsidR="0094686A" w:rsidRPr="0094686A">
          <w:rPr>
            <w:rFonts w:asciiTheme="majorBidi" w:hAnsiTheme="majorBidi" w:cstheme="majorBidi"/>
            <w:sz w:val="22"/>
            <w:szCs w:val="22"/>
          </w:rPr>
          <w:fldChar w:fldCharType="separate"/>
        </w:r>
        <w:r w:rsidRPr="0094686A">
          <w:rPr>
            <w:rFonts w:asciiTheme="majorBidi" w:hAnsiTheme="majorBidi" w:cstheme="majorBidi"/>
            <w:sz w:val="22"/>
            <w:szCs w:val="22"/>
          </w:rPr>
          <w:delText>arrays(2)</w:delText>
        </w:r>
        <w:r w:rsidR="0094686A" w:rsidRPr="0094686A">
          <w:rPr>
            <w:rFonts w:asciiTheme="majorBidi" w:hAnsiTheme="majorBidi" w:cstheme="majorBidi"/>
            <w:sz w:val="22"/>
            <w:szCs w:val="22"/>
          </w:rPr>
          <w:fldChar w:fldCharType="end"/>
        </w:r>
        <w:r w:rsidRPr="0094686A">
          <w:rPr>
            <w:rFonts w:asciiTheme="majorBidi" w:hAnsiTheme="majorBidi" w:cstheme="majorBidi"/>
            <w:sz w:val="22"/>
            <w:szCs w:val="22"/>
          </w:rPr>
          <w:delText>).</w:delText>
        </w:r>
      </w:del>
    </w:p>
    <w:p w14:paraId="338CF142" w14:textId="76916696" w:rsidR="00DB7206" w:rsidRPr="0094686A" w:rsidRDefault="00DB7206" w:rsidP="00A24E63">
      <w:pPr>
        <w:pStyle w:val="NormalWeb"/>
        <w:tabs>
          <w:tab w:val="left" w:pos="0"/>
        </w:tabs>
        <w:spacing w:before="0" w:beforeAutospacing="0" w:after="120" w:afterAutospacing="0"/>
        <w:rPr>
          <w:del w:id="421" w:author="hp" w:date="2017-01-05T18:05:00Z"/>
          <w:rFonts w:asciiTheme="majorBidi" w:hAnsiTheme="majorBidi" w:cstheme="majorBidi"/>
          <w:sz w:val="22"/>
          <w:szCs w:val="22"/>
        </w:rPr>
      </w:pPr>
    </w:p>
    <w:p w14:paraId="43DEA38C" w14:textId="02626CC5" w:rsidR="00DB7206" w:rsidRPr="0094686A" w:rsidRDefault="00DB7206" w:rsidP="00A24E63">
      <w:pPr>
        <w:spacing w:after="120" w:line="240" w:lineRule="auto"/>
        <w:ind w:left="0" w:right="0" w:firstLine="0"/>
        <w:jc w:val="left"/>
        <w:rPr>
          <w:del w:id="422" w:author="hp" w:date="2017-01-05T18:05:00Z"/>
          <w:rFonts w:asciiTheme="majorBidi" w:hAnsiTheme="majorBidi" w:cstheme="majorBidi"/>
          <w:sz w:val="22"/>
          <w:u w:val="single"/>
          <w:lang w:bidi="ar-SA"/>
        </w:rPr>
      </w:pPr>
      <w:del w:id="423" w:author="hp" w:date="2017-01-05T18:05:00Z">
        <w:r w:rsidRPr="0094686A">
          <w:rPr>
            <w:rFonts w:asciiTheme="majorBidi" w:hAnsiTheme="majorBidi" w:cstheme="majorBidi"/>
            <w:sz w:val="22"/>
            <w:u w:val="single"/>
            <w:lang w:bidi="ar-SA"/>
          </w:rPr>
          <w:delText>The table below summarizes these definitions.</w:delText>
        </w:r>
      </w:del>
    </w:p>
    <w:tbl>
      <w:tblPr>
        <w:tblStyle w:val="TableGridLight1"/>
        <w:tblW w:w="0" w:type="auto"/>
        <w:tblLook w:val="04A0" w:firstRow="1" w:lastRow="0" w:firstColumn="1" w:lastColumn="0" w:noHBand="0" w:noVBand="1"/>
      </w:tblPr>
      <w:tblGrid>
        <w:gridCol w:w="1816"/>
        <w:gridCol w:w="1745"/>
        <w:gridCol w:w="2967"/>
        <w:gridCol w:w="2526"/>
      </w:tblGrid>
      <w:tr w:rsidR="00DB7206" w:rsidRPr="0094686A" w14:paraId="72303694" w14:textId="77777777" w:rsidTr="009F348C">
        <w:trPr>
          <w:del w:id="424" w:author="hp" w:date="2017-01-05T18:05:00Z"/>
        </w:trPr>
        <w:tc>
          <w:tcPr>
            <w:tcW w:w="1975" w:type="dxa"/>
            <w:hideMark/>
          </w:tcPr>
          <w:p w14:paraId="4F351391" w14:textId="77777777" w:rsidR="00DB7206" w:rsidRPr="0094686A" w:rsidRDefault="00DB7206" w:rsidP="00A24E63">
            <w:pPr>
              <w:spacing w:after="120" w:line="240" w:lineRule="auto"/>
              <w:ind w:left="0" w:right="0" w:firstLine="0"/>
              <w:jc w:val="left"/>
              <w:rPr>
                <w:del w:id="425" w:author="hp" w:date="2017-01-05T18:05:00Z"/>
                <w:rFonts w:asciiTheme="majorBidi" w:hAnsiTheme="majorBidi" w:cstheme="majorBidi"/>
                <w:color w:val="auto"/>
                <w:sz w:val="22"/>
                <w:lang w:bidi="ar-SA"/>
              </w:rPr>
            </w:pPr>
            <w:del w:id="426" w:author="hp" w:date="2017-01-05T18:05:00Z">
              <w:r w:rsidRPr="0094686A">
                <w:rPr>
                  <w:rFonts w:asciiTheme="majorBidi" w:hAnsiTheme="majorBidi" w:cstheme="majorBidi"/>
                  <w:b/>
                  <w:bCs/>
                  <w:color w:val="auto"/>
                  <w:sz w:val="22"/>
                  <w:lang w:bidi="ar-SA"/>
                </w:rPr>
                <w:delText>Typename</w:delText>
              </w:r>
              <w:r w:rsidRPr="0094686A">
                <w:rPr>
                  <w:rFonts w:asciiTheme="majorBidi" w:hAnsiTheme="majorBidi" w:cstheme="majorBidi"/>
                  <w:color w:val="auto"/>
                  <w:sz w:val="22"/>
                  <w:lang w:bidi="ar-SA"/>
                </w:rPr>
                <w:br/>
                <w:delText>bit or bool</w:delText>
              </w:r>
              <w:r w:rsidRPr="0094686A">
                <w:rPr>
                  <w:rFonts w:asciiTheme="majorBidi" w:hAnsiTheme="majorBidi" w:cstheme="majorBidi"/>
                  <w:color w:val="auto"/>
                  <w:sz w:val="22"/>
                  <w:lang w:bidi="ar-SA"/>
                </w:rPr>
                <w:br/>
                <w:delText>byte</w:delText>
              </w:r>
              <w:r w:rsidRPr="0094686A">
                <w:rPr>
                  <w:rFonts w:asciiTheme="majorBidi" w:hAnsiTheme="majorBidi" w:cstheme="majorBidi"/>
                  <w:color w:val="auto"/>
                  <w:sz w:val="22"/>
                  <w:lang w:bidi="ar-SA"/>
                </w:rPr>
                <w:br/>
                <w:delText>short</w:delText>
              </w:r>
              <w:r w:rsidRPr="0094686A">
                <w:rPr>
                  <w:rFonts w:asciiTheme="majorBidi" w:hAnsiTheme="majorBidi" w:cstheme="majorBidi"/>
                  <w:color w:val="auto"/>
                  <w:sz w:val="22"/>
                  <w:lang w:bidi="ar-SA"/>
                </w:rPr>
                <w:br/>
                <w:delText>int</w:delText>
              </w:r>
              <w:r w:rsidRPr="0094686A">
                <w:rPr>
                  <w:rFonts w:asciiTheme="majorBidi" w:hAnsiTheme="majorBidi" w:cstheme="majorBidi"/>
                  <w:color w:val="auto"/>
                  <w:sz w:val="22"/>
                  <w:lang w:bidi="ar-SA"/>
                </w:rPr>
                <w:br/>
              </w:r>
            </w:del>
          </w:p>
        </w:tc>
        <w:tc>
          <w:tcPr>
            <w:tcW w:w="1890" w:type="dxa"/>
            <w:hideMark/>
          </w:tcPr>
          <w:p w14:paraId="423C761F" w14:textId="77777777" w:rsidR="00DB7206" w:rsidRPr="0094686A" w:rsidRDefault="00DB7206" w:rsidP="00A24E63">
            <w:pPr>
              <w:spacing w:after="120" w:line="240" w:lineRule="auto"/>
              <w:ind w:left="0" w:right="0" w:firstLine="0"/>
              <w:jc w:val="left"/>
              <w:rPr>
                <w:del w:id="427" w:author="hp" w:date="2017-01-05T18:05:00Z"/>
                <w:rFonts w:asciiTheme="majorBidi" w:hAnsiTheme="majorBidi" w:cstheme="majorBidi"/>
                <w:color w:val="auto"/>
                <w:sz w:val="22"/>
                <w:lang w:bidi="ar-SA"/>
              </w:rPr>
            </w:pPr>
            <w:del w:id="428" w:author="hp" w:date="2017-01-05T18:05:00Z">
              <w:r w:rsidRPr="0094686A">
                <w:rPr>
                  <w:rFonts w:asciiTheme="majorBidi" w:hAnsiTheme="majorBidi" w:cstheme="majorBidi"/>
                  <w:b/>
                  <w:bCs/>
                  <w:color w:val="auto"/>
                  <w:sz w:val="22"/>
                  <w:lang w:bidi="ar-SA"/>
                </w:rPr>
                <w:delText>C-equivalent</w:delText>
              </w:r>
              <w:r w:rsidRPr="0094686A">
                <w:rPr>
                  <w:rFonts w:asciiTheme="majorBidi" w:hAnsiTheme="majorBidi" w:cstheme="majorBidi"/>
                  <w:color w:val="auto"/>
                  <w:sz w:val="22"/>
                  <w:lang w:bidi="ar-SA"/>
                </w:rPr>
                <w:br/>
                <w:delText>bit-field</w:delText>
              </w:r>
              <w:r w:rsidRPr="0094686A">
                <w:rPr>
                  <w:rFonts w:asciiTheme="majorBidi" w:hAnsiTheme="majorBidi" w:cstheme="majorBidi"/>
                  <w:color w:val="auto"/>
                  <w:sz w:val="22"/>
                  <w:lang w:bidi="ar-SA"/>
                </w:rPr>
                <w:br/>
                <w:delText>uchar</w:delText>
              </w:r>
              <w:r w:rsidRPr="0094686A">
                <w:rPr>
                  <w:rFonts w:asciiTheme="majorBidi" w:hAnsiTheme="majorBidi" w:cstheme="majorBidi"/>
                  <w:color w:val="auto"/>
                  <w:sz w:val="22"/>
                  <w:lang w:bidi="ar-SA"/>
                </w:rPr>
                <w:br/>
                <w:delText>short</w:delText>
              </w:r>
              <w:r w:rsidRPr="0094686A">
                <w:rPr>
                  <w:rFonts w:asciiTheme="majorBidi" w:hAnsiTheme="majorBidi" w:cstheme="majorBidi"/>
                  <w:color w:val="auto"/>
                  <w:sz w:val="22"/>
                  <w:lang w:bidi="ar-SA"/>
                </w:rPr>
                <w:br/>
                <w:delText>int</w:delText>
              </w:r>
            </w:del>
          </w:p>
        </w:tc>
        <w:tc>
          <w:tcPr>
            <w:tcW w:w="3060" w:type="dxa"/>
            <w:hideMark/>
          </w:tcPr>
          <w:p w14:paraId="248C51F0" w14:textId="77777777" w:rsidR="00DB7206" w:rsidRPr="0094686A" w:rsidRDefault="00DB7206" w:rsidP="00A24E63">
            <w:pPr>
              <w:spacing w:after="120" w:line="240" w:lineRule="auto"/>
              <w:ind w:left="0" w:right="0" w:firstLine="0"/>
              <w:jc w:val="left"/>
              <w:rPr>
                <w:del w:id="429" w:author="hp" w:date="2017-01-05T18:05:00Z"/>
                <w:rFonts w:asciiTheme="majorBidi" w:hAnsiTheme="majorBidi" w:cstheme="majorBidi"/>
                <w:color w:val="auto"/>
                <w:sz w:val="22"/>
                <w:lang w:bidi="ar-SA"/>
              </w:rPr>
            </w:pPr>
            <w:commentRangeStart w:id="430"/>
            <w:del w:id="431" w:author="hp" w:date="2017-01-05T18:05:00Z">
              <w:r w:rsidRPr="0094686A">
                <w:rPr>
                  <w:rFonts w:asciiTheme="majorBidi" w:hAnsiTheme="majorBidi" w:cstheme="majorBidi"/>
                  <w:b/>
                  <w:bCs/>
                  <w:color w:val="auto"/>
                  <w:sz w:val="22"/>
                  <w:lang w:bidi="ar-SA"/>
                </w:rPr>
                <w:delText>Macro in limits.h</w:delText>
              </w:r>
              <w:r w:rsidRPr="0094686A">
                <w:rPr>
                  <w:rFonts w:asciiTheme="majorBidi" w:hAnsiTheme="majorBidi" w:cstheme="majorBidi"/>
                  <w:color w:val="auto"/>
                  <w:sz w:val="22"/>
                  <w:lang w:bidi="ar-SA"/>
                </w:rPr>
                <w:br/>
              </w:r>
              <w:commentRangeEnd w:id="430"/>
              <w:r w:rsidR="00AF1850" w:rsidRPr="0094686A">
                <w:rPr>
                  <w:rStyle w:val="CommentReference"/>
                  <w:rFonts w:asciiTheme="majorBidi" w:hAnsiTheme="majorBidi" w:cstheme="majorBidi"/>
                  <w:sz w:val="22"/>
                  <w:szCs w:val="22"/>
                </w:rPr>
                <w:commentReference w:id="430"/>
              </w:r>
              <w:r w:rsidRPr="0094686A">
                <w:rPr>
                  <w:rFonts w:asciiTheme="majorBidi" w:hAnsiTheme="majorBidi" w:cstheme="majorBidi"/>
                  <w:color w:val="auto"/>
                  <w:sz w:val="22"/>
                  <w:lang w:bidi="ar-SA"/>
                </w:rPr>
                <w:delText>-</w:delText>
              </w:r>
              <w:r w:rsidRPr="0094686A">
                <w:rPr>
                  <w:rFonts w:asciiTheme="majorBidi" w:hAnsiTheme="majorBidi" w:cstheme="majorBidi"/>
                  <w:color w:val="auto"/>
                  <w:sz w:val="22"/>
                  <w:lang w:bidi="ar-SA"/>
                </w:rPr>
                <w:br/>
                <w:delText>CHAR_BIT (width in bits)</w:delText>
              </w:r>
              <w:r w:rsidRPr="0094686A">
                <w:rPr>
                  <w:rFonts w:asciiTheme="majorBidi" w:hAnsiTheme="majorBidi" w:cstheme="majorBidi"/>
                  <w:color w:val="auto"/>
                  <w:sz w:val="22"/>
                  <w:lang w:bidi="ar-SA"/>
                </w:rPr>
                <w:br/>
                <w:delText>SHRT_MIN..SHRT_MAX</w:delText>
              </w:r>
              <w:r w:rsidRPr="0094686A">
                <w:rPr>
                  <w:rFonts w:asciiTheme="majorBidi" w:hAnsiTheme="majorBidi" w:cstheme="majorBidi"/>
                  <w:color w:val="auto"/>
                  <w:sz w:val="22"/>
                  <w:lang w:bidi="ar-SA"/>
                </w:rPr>
                <w:br/>
                <w:delText>INT_MIN..INT_MAX</w:delText>
              </w:r>
            </w:del>
          </w:p>
        </w:tc>
        <w:tc>
          <w:tcPr>
            <w:tcW w:w="2946" w:type="dxa"/>
            <w:hideMark/>
          </w:tcPr>
          <w:p w14:paraId="36303363" w14:textId="531C2193" w:rsidR="00DB7206" w:rsidRPr="0094686A" w:rsidRDefault="00DB7206" w:rsidP="00A24E63">
            <w:pPr>
              <w:spacing w:after="120" w:line="240" w:lineRule="auto"/>
              <w:ind w:left="0" w:right="0" w:firstLine="0"/>
              <w:jc w:val="left"/>
              <w:rPr>
                <w:del w:id="432" w:author="hp" w:date="2017-01-05T18:05:00Z"/>
                <w:rFonts w:asciiTheme="majorBidi" w:hAnsiTheme="majorBidi" w:cstheme="majorBidi"/>
                <w:color w:val="auto"/>
                <w:sz w:val="22"/>
                <w:lang w:bidi="ar-SA"/>
              </w:rPr>
            </w:pPr>
            <w:del w:id="433" w:author="hp" w:date="2017-01-05T18:05:00Z">
              <w:r w:rsidRPr="0094686A">
                <w:rPr>
                  <w:rFonts w:asciiTheme="majorBidi" w:hAnsiTheme="majorBidi" w:cstheme="majorBidi"/>
                  <w:b/>
                  <w:bCs/>
                  <w:color w:val="auto"/>
                  <w:sz w:val="22"/>
                  <w:lang w:bidi="ar-SA"/>
                </w:rPr>
                <w:delText>Typical Range</w:delText>
              </w:r>
              <w:r w:rsidRPr="0094686A">
                <w:rPr>
                  <w:rFonts w:asciiTheme="majorBidi" w:hAnsiTheme="majorBidi" w:cstheme="majorBidi"/>
                  <w:color w:val="auto"/>
                  <w:sz w:val="22"/>
                  <w:lang w:bidi="ar-SA"/>
                </w:rPr>
                <w:br/>
                <w:delText>0..1</w:delText>
              </w:r>
              <w:r w:rsidRPr="0094686A">
                <w:rPr>
                  <w:rFonts w:asciiTheme="majorBidi" w:hAnsiTheme="majorBidi" w:cstheme="majorBidi"/>
                  <w:color w:val="auto"/>
                  <w:sz w:val="22"/>
                  <w:lang w:bidi="ar-SA"/>
                </w:rPr>
                <w:br/>
                <w:delText>0..255</w:delText>
              </w:r>
              <w:r w:rsidRPr="0094686A">
                <w:rPr>
                  <w:rFonts w:asciiTheme="majorBidi" w:hAnsiTheme="majorBidi" w:cstheme="majorBidi"/>
                  <w:color w:val="auto"/>
                  <w:sz w:val="22"/>
                  <w:lang w:bidi="ar-SA"/>
                </w:rPr>
                <w:br/>
                <w:delText>-2^15 - 1 .. 2^15 - 1</w:delText>
              </w:r>
              <w:r w:rsidRPr="0094686A">
                <w:rPr>
                  <w:rFonts w:asciiTheme="majorBidi" w:hAnsiTheme="majorBidi" w:cstheme="majorBidi"/>
                  <w:color w:val="auto"/>
                  <w:sz w:val="22"/>
                  <w:lang w:bidi="ar-SA"/>
                </w:rPr>
                <w:br/>
                <w:delText xml:space="preserve">-2^31 - 1 .. 2^31 </w:delText>
              </w:r>
              <w:r w:rsidR="00124C4A" w:rsidRPr="0094686A">
                <w:rPr>
                  <w:rFonts w:asciiTheme="majorBidi" w:hAnsiTheme="majorBidi" w:cstheme="majorBidi"/>
                  <w:color w:val="auto"/>
                  <w:sz w:val="22"/>
                  <w:lang w:bidi="ar-SA"/>
                </w:rPr>
                <w:delText>–</w:delText>
              </w:r>
              <w:r w:rsidRPr="0094686A">
                <w:rPr>
                  <w:rFonts w:asciiTheme="majorBidi" w:hAnsiTheme="majorBidi" w:cstheme="majorBidi"/>
                  <w:color w:val="auto"/>
                  <w:sz w:val="22"/>
                  <w:lang w:bidi="ar-SA"/>
                </w:rPr>
                <w:delText xml:space="preserve"> 1</w:delText>
              </w:r>
            </w:del>
          </w:p>
        </w:tc>
      </w:tr>
    </w:tbl>
    <w:p w14:paraId="3EAAAEE5" w14:textId="77777777" w:rsidR="00DB7206" w:rsidRPr="0094686A" w:rsidRDefault="00DB7206" w:rsidP="00A24E63">
      <w:pPr>
        <w:spacing w:after="120" w:line="240" w:lineRule="auto"/>
        <w:ind w:left="0" w:right="0" w:firstLine="0"/>
        <w:jc w:val="left"/>
        <w:rPr>
          <w:del w:id="434" w:author="hp" w:date="2017-01-05T18:05:00Z"/>
          <w:rFonts w:asciiTheme="majorBidi" w:hAnsiTheme="majorBidi" w:cstheme="majorBidi"/>
          <w:color w:val="auto"/>
          <w:sz w:val="22"/>
          <w:lang w:bidi="ar-SA"/>
        </w:rPr>
      </w:pPr>
      <w:del w:id="435" w:author="hp" w:date="2017-01-05T18:05:00Z">
        <w:r w:rsidRPr="0094686A">
          <w:rPr>
            <w:rFonts w:asciiTheme="majorBidi" w:hAnsiTheme="majorBidi" w:cstheme="majorBidi"/>
            <w:sz w:val="22"/>
            <w:lang w:bidi="ar-SA"/>
          </w:rPr>
          <w:delText>The default initial value of a variable is zero.</w:delText>
        </w:r>
      </w:del>
    </w:p>
    <w:p w14:paraId="7D91A29E" w14:textId="17CE1ADD" w:rsidR="000B3E65" w:rsidRPr="0094686A" w:rsidRDefault="00DB7206" w:rsidP="00A24E63">
      <w:pPr>
        <w:spacing w:after="120" w:line="240" w:lineRule="auto"/>
        <w:ind w:left="0" w:right="0" w:firstLine="0"/>
        <w:jc w:val="left"/>
        <w:rPr>
          <w:del w:id="436" w:author="hp" w:date="2017-01-05T18:05:00Z"/>
          <w:rFonts w:asciiTheme="majorBidi" w:hAnsiTheme="majorBidi" w:cstheme="majorBidi"/>
          <w:sz w:val="22"/>
          <w:lang w:bidi="ar-SA"/>
        </w:rPr>
      </w:pPr>
      <w:del w:id="437" w:author="hp" w:date="2017-01-05T18:05:00Z">
        <w:r w:rsidRPr="0094686A">
          <w:rPr>
            <w:rFonts w:asciiTheme="majorBidi" w:hAnsiTheme="majorBidi" w:cstheme="majorBidi"/>
            <w:sz w:val="22"/>
            <w:lang w:bidi="ar-SA"/>
          </w:rPr>
          <w:delText>If a value is assigned that lies outside the domain of the variable type, the true value assigned is obtained by truncation of the value to the domain (i.e., by a type cast operation).For instance:</w:delText>
        </w:r>
        <w:r w:rsidR="000B3E65" w:rsidRPr="0094686A">
          <w:rPr>
            <w:rFonts w:asciiTheme="majorBidi" w:hAnsiTheme="majorBidi" w:cstheme="majorBidi"/>
            <w:sz w:val="22"/>
            <w:lang w:bidi="ar-SA"/>
          </w:rPr>
          <w:br/>
        </w:r>
        <w:r w:rsidRPr="0094686A">
          <w:rPr>
            <w:rFonts w:asciiTheme="majorBidi" w:hAnsiTheme="majorBidi" w:cstheme="majorBidi"/>
            <w:i/>
            <w:iCs/>
            <w:sz w:val="22"/>
            <w:lang w:bidi="ar-SA"/>
          </w:rPr>
          <w:delText>byte a, b = 2; short c[3] = 3;</w:delText>
        </w:r>
      </w:del>
    </w:p>
    <w:p w14:paraId="5A5CD176" w14:textId="31943AE8" w:rsidR="00BB71D4" w:rsidRPr="0094686A" w:rsidRDefault="00BB71D4" w:rsidP="00A24E63">
      <w:pPr>
        <w:pStyle w:val="Heading2"/>
        <w:numPr>
          <w:ilvl w:val="0"/>
          <w:numId w:val="24"/>
        </w:numPr>
        <w:spacing w:after="120"/>
        <w:ind w:left="0"/>
        <w:rPr>
          <w:del w:id="438" w:author="hp" w:date="2017-01-05T18:05:00Z"/>
          <w:rFonts w:asciiTheme="majorBidi" w:hAnsiTheme="majorBidi" w:cstheme="majorBidi"/>
          <w:color w:val="auto"/>
          <w:sz w:val="22"/>
        </w:rPr>
      </w:pPr>
      <w:bookmarkStart w:id="439" w:name="SECTION00612000000000000000"/>
      <w:bookmarkStart w:id="440" w:name="_Toc470446040"/>
      <w:del w:id="441" w:author="hp" w:date="2017-01-05T18:05:00Z">
        <w:r w:rsidRPr="0094686A">
          <w:rPr>
            <w:rFonts w:asciiTheme="majorBidi" w:hAnsiTheme="majorBidi" w:cstheme="majorBidi"/>
            <w:sz w:val="22"/>
          </w:rPr>
          <w:delText>Processes</w:delText>
        </w:r>
        <w:bookmarkEnd w:id="439"/>
        <w:bookmarkEnd w:id="440"/>
      </w:del>
    </w:p>
    <w:p w14:paraId="35DC903B" w14:textId="77777777" w:rsidR="00BB71D4" w:rsidRPr="0094686A" w:rsidRDefault="00BB71D4" w:rsidP="00A24E63">
      <w:pPr>
        <w:pStyle w:val="NormalWeb"/>
        <w:spacing w:before="0" w:beforeAutospacing="0" w:after="120" w:afterAutospacing="0"/>
        <w:rPr>
          <w:del w:id="442" w:author="hp" w:date="2017-01-05T18:05:00Z"/>
          <w:rFonts w:asciiTheme="majorBidi" w:hAnsiTheme="majorBidi" w:cstheme="majorBidi"/>
          <w:sz w:val="22"/>
          <w:szCs w:val="22"/>
        </w:rPr>
      </w:pPr>
      <w:del w:id="443" w:author="hp" w:date="2017-01-05T18:05:00Z">
        <w:r w:rsidRPr="0094686A">
          <w:rPr>
            <w:rFonts w:asciiTheme="majorBidi" w:hAnsiTheme="majorBidi" w:cstheme="majorBidi"/>
            <w:sz w:val="22"/>
            <w:szCs w:val="22"/>
          </w:rPr>
          <w:delText xml:space="preserve">The state of a variable or of a message channel can only be changed or inspected by processes. The behavior of a process is defined by a </w:delText>
        </w:r>
        <w:r w:rsidRPr="0094686A">
          <w:rPr>
            <w:rStyle w:val="HTMLTypewriter"/>
            <w:rFonts w:asciiTheme="majorBidi" w:eastAsia="Arial" w:hAnsiTheme="majorBidi" w:cstheme="majorBidi"/>
            <w:i/>
            <w:iCs/>
            <w:sz w:val="22"/>
            <w:szCs w:val="22"/>
          </w:rPr>
          <w:delText>proctype</w:delText>
        </w:r>
        <w:r w:rsidRPr="0094686A">
          <w:rPr>
            <w:rFonts w:asciiTheme="majorBidi" w:hAnsiTheme="majorBidi" w:cstheme="majorBidi"/>
            <w:sz w:val="22"/>
            <w:szCs w:val="22"/>
          </w:rPr>
          <w:delText xml:space="preserve"> declaration. For example, the following declares a process type </w:delText>
        </w:r>
        <w:r w:rsidRPr="0094686A">
          <w:rPr>
            <w:rStyle w:val="HTMLTypewriter"/>
            <w:rFonts w:asciiTheme="majorBidi" w:eastAsia="Arial" w:hAnsiTheme="majorBidi" w:cstheme="majorBidi"/>
            <w:sz w:val="22"/>
            <w:szCs w:val="22"/>
          </w:rPr>
          <w:delText>A</w:delText>
        </w:r>
        <w:r w:rsidRPr="0094686A">
          <w:rPr>
            <w:rFonts w:asciiTheme="majorBidi" w:hAnsiTheme="majorBidi" w:cstheme="majorBidi"/>
            <w:sz w:val="22"/>
            <w:szCs w:val="22"/>
          </w:rPr>
          <w:delText xml:space="preserve"> with one variable </w:delText>
        </w:r>
        <w:r w:rsidRPr="0094686A">
          <w:rPr>
            <w:rStyle w:val="HTMLTypewriter"/>
            <w:rFonts w:asciiTheme="majorBidi" w:eastAsia="Arial" w:hAnsiTheme="majorBidi" w:cstheme="majorBidi"/>
            <w:i/>
            <w:iCs/>
            <w:sz w:val="22"/>
            <w:szCs w:val="22"/>
          </w:rPr>
          <w:delText>state</w:delText>
        </w:r>
        <w:r w:rsidRPr="0094686A">
          <w:rPr>
            <w:rFonts w:asciiTheme="majorBidi" w:hAnsiTheme="majorBidi" w:cstheme="majorBidi"/>
            <w:sz w:val="22"/>
            <w:szCs w:val="22"/>
          </w:rPr>
          <w:delText xml:space="preserve">: </w:delText>
        </w:r>
      </w:del>
    </w:p>
    <w:p w14:paraId="699604A4" w14:textId="77777777" w:rsidR="00BB71D4" w:rsidRPr="0094686A" w:rsidRDefault="00BB71D4" w:rsidP="00A24E63">
      <w:pPr>
        <w:pStyle w:val="HTMLPreformatted"/>
        <w:spacing w:after="120"/>
        <w:rPr>
          <w:del w:id="444" w:author="hp" w:date="2017-01-05T18:05:00Z"/>
          <w:rFonts w:asciiTheme="majorBidi" w:hAnsiTheme="majorBidi" w:cstheme="majorBidi"/>
          <w:sz w:val="22"/>
          <w:szCs w:val="22"/>
        </w:rPr>
      </w:pPr>
      <w:del w:id="445" w:author="hp" w:date="2017-01-05T18:05:00Z">
        <w:r w:rsidRPr="0094686A">
          <w:rPr>
            <w:rFonts w:asciiTheme="majorBidi" w:hAnsiTheme="majorBidi" w:cstheme="majorBidi"/>
            <w:sz w:val="22"/>
            <w:szCs w:val="22"/>
          </w:rPr>
          <w:delText>proctype A()</w:delText>
        </w:r>
      </w:del>
    </w:p>
    <w:p w14:paraId="3B3D0648" w14:textId="77777777" w:rsidR="00BB71D4" w:rsidRPr="0094686A" w:rsidRDefault="00BB71D4" w:rsidP="00A24E63">
      <w:pPr>
        <w:pStyle w:val="HTMLPreformatted"/>
        <w:spacing w:after="120"/>
        <w:rPr>
          <w:del w:id="446" w:author="hp" w:date="2017-01-05T18:05:00Z"/>
          <w:rFonts w:asciiTheme="majorBidi" w:hAnsiTheme="majorBidi" w:cstheme="majorBidi"/>
          <w:sz w:val="22"/>
          <w:szCs w:val="22"/>
        </w:rPr>
      </w:pPr>
      <w:del w:id="447" w:author="hp" w:date="2017-01-05T18:05:00Z">
        <w:r w:rsidRPr="0094686A">
          <w:rPr>
            <w:rFonts w:asciiTheme="majorBidi" w:hAnsiTheme="majorBidi" w:cstheme="majorBidi"/>
            <w:sz w:val="22"/>
            <w:szCs w:val="22"/>
          </w:rPr>
          <w:delText>{</w:delText>
        </w:r>
      </w:del>
    </w:p>
    <w:p w14:paraId="2F26D7EA" w14:textId="77777777" w:rsidR="00BB71D4" w:rsidRPr="0094686A" w:rsidRDefault="00BB71D4" w:rsidP="00A24E63">
      <w:pPr>
        <w:pStyle w:val="HTMLPreformatted"/>
        <w:spacing w:after="120"/>
        <w:rPr>
          <w:del w:id="448" w:author="hp" w:date="2017-01-05T18:05:00Z"/>
          <w:rFonts w:asciiTheme="majorBidi" w:hAnsiTheme="majorBidi" w:cstheme="majorBidi"/>
          <w:sz w:val="22"/>
          <w:szCs w:val="22"/>
        </w:rPr>
      </w:pPr>
      <w:del w:id="449" w:author="hp" w:date="2017-01-05T18:05:00Z">
        <w:r w:rsidRPr="0094686A">
          <w:rPr>
            <w:rFonts w:asciiTheme="majorBidi" w:hAnsiTheme="majorBidi" w:cstheme="majorBidi"/>
            <w:sz w:val="22"/>
            <w:szCs w:val="22"/>
          </w:rPr>
          <w:delText xml:space="preserve">  byte state;</w:delText>
        </w:r>
      </w:del>
    </w:p>
    <w:p w14:paraId="34545E74" w14:textId="77777777" w:rsidR="00BB71D4" w:rsidRPr="0094686A" w:rsidRDefault="00BB71D4" w:rsidP="00A24E63">
      <w:pPr>
        <w:pStyle w:val="HTMLPreformatted"/>
        <w:spacing w:after="120"/>
        <w:rPr>
          <w:del w:id="450" w:author="hp" w:date="2017-01-05T18:05:00Z"/>
          <w:rFonts w:asciiTheme="majorBidi" w:hAnsiTheme="majorBidi" w:cstheme="majorBidi"/>
          <w:sz w:val="22"/>
          <w:szCs w:val="22"/>
        </w:rPr>
      </w:pPr>
      <w:del w:id="451" w:author="hp" w:date="2017-01-05T18:05:00Z">
        <w:r w:rsidRPr="0094686A">
          <w:rPr>
            <w:rFonts w:asciiTheme="majorBidi" w:hAnsiTheme="majorBidi" w:cstheme="majorBidi"/>
            <w:sz w:val="22"/>
            <w:szCs w:val="22"/>
          </w:rPr>
          <w:delText xml:space="preserve">  state = 3;</w:delText>
        </w:r>
      </w:del>
    </w:p>
    <w:p w14:paraId="23B84D9A" w14:textId="77777777" w:rsidR="00BB71D4" w:rsidRPr="0094686A" w:rsidRDefault="00BB71D4" w:rsidP="00A24E63">
      <w:pPr>
        <w:pStyle w:val="HTMLPreformatted"/>
        <w:spacing w:after="120"/>
        <w:rPr>
          <w:del w:id="452" w:author="hp" w:date="2017-01-05T18:05:00Z"/>
          <w:rFonts w:asciiTheme="majorBidi" w:hAnsiTheme="majorBidi" w:cstheme="majorBidi"/>
          <w:sz w:val="22"/>
          <w:szCs w:val="22"/>
        </w:rPr>
      </w:pPr>
      <w:del w:id="453" w:author="hp" w:date="2017-01-05T18:05:00Z">
        <w:r w:rsidRPr="0094686A">
          <w:rPr>
            <w:rFonts w:asciiTheme="majorBidi" w:hAnsiTheme="majorBidi" w:cstheme="majorBidi"/>
            <w:sz w:val="22"/>
            <w:szCs w:val="22"/>
          </w:rPr>
          <w:delText>}</w:delText>
        </w:r>
      </w:del>
    </w:p>
    <w:p w14:paraId="7085DD6A" w14:textId="77777777" w:rsidR="00BB71D4" w:rsidRPr="0094686A" w:rsidRDefault="00BB71D4" w:rsidP="00A24E63">
      <w:pPr>
        <w:pStyle w:val="NormalWeb"/>
        <w:spacing w:before="0" w:beforeAutospacing="0" w:after="120" w:afterAutospacing="0"/>
        <w:rPr>
          <w:del w:id="454" w:author="hp" w:date="2017-01-05T18:05:00Z"/>
          <w:rFonts w:asciiTheme="majorBidi" w:hAnsiTheme="majorBidi" w:cstheme="majorBidi"/>
          <w:sz w:val="22"/>
          <w:szCs w:val="22"/>
        </w:rPr>
      </w:pPr>
      <w:del w:id="455" w:author="hp" w:date="2017-01-05T18:05:00Z">
        <w:r w:rsidRPr="0094686A">
          <w:rPr>
            <w:rFonts w:asciiTheme="majorBidi" w:hAnsiTheme="majorBidi" w:cstheme="majorBidi"/>
            <w:sz w:val="22"/>
            <w:szCs w:val="22"/>
          </w:rPr>
          <w:delText xml:space="preserve">The </w:delText>
        </w:r>
        <w:r w:rsidRPr="0094686A">
          <w:rPr>
            <w:rStyle w:val="HTMLTypewriter"/>
            <w:rFonts w:asciiTheme="majorBidi" w:eastAsia="Arial" w:hAnsiTheme="majorBidi" w:cstheme="majorBidi"/>
            <w:i/>
            <w:iCs/>
            <w:sz w:val="22"/>
            <w:szCs w:val="22"/>
          </w:rPr>
          <w:delText>proctype</w:delText>
        </w:r>
        <w:r w:rsidRPr="0094686A">
          <w:rPr>
            <w:rFonts w:asciiTheme="majorBidi" w:hAnsiTheme="majorBidi" w:cstheme="majorBidi"/>
            <w:sz w:val="22"/>
            <w:szCs w:val="22"/>
          </w:rPr>
          <w:delText xml:space="preserve"> definition only declares process behavior, it does not execute it. Initially, in the PROMELA model, just one process will be executed: a process of type </w:delText>
        </w:r>
        <w:r w:rsidRPr="0094686A">
          <w:rPr>
            <w:rStyle w:val="HTMLTypewriter"/>
            <w:rFonts w:asciiTheme="majorBidi" w:eastAsia="Arial" w:hAnsiTheme="majorBidi" w:cstheme="majorBidi"/>
            <w:i/>
            <w:iCs/>
            <w:sz w:val="22"/>
            <w:szCs w:val="22"/>
          </w:rPr>
          <w:delText>init</w:delText>
        </w:r>
        <w:r w:rsidRPr="0094686A">
          <w:rPr>
            <w:rFonts w:asciiTheme="majorBidi" w:hAnsiTheme="majorBidi" w:cstheme="majorBidi"/>
            <w:sz w:val="22"/>
            <w:szCs w:val="22"/>
          </w:rPr>
          <w:delText xml:space="preserve">, that must be declared explicitly in every PROMELA specification. </w:delText>
        </w:r>
      </w:del>
    </w:p>
    <w:p w14:paraId="5A8C2EDB" w14:textId="77777777" w:rsidR="00BB71D4" w:rsidRPr="0094686A" w:rsidRDefault="00BB71D4" w:rsidP="00A24E63">
      <w:pPr>
        <w:pStyle w:val="NormalWeb"/>
        <w:spacing w:before="0" w:beforeAutospacing="0" w:after="120" w:afterAutospacing="0"/>
        <w:rPr>
          <w:del w:id="456" w:author="hp" w:date="2017-01-05T18:05:00Z"/>
          <w:rFonts w:asciiTheme="majorBidi" w:hAnsiTheme="majorBidi" w:cstheme="majorBidi"/>
          <w:sz w:val="22"/>
          <w:szCs w:val="22"/>
        </w:rPr>
      </w:pPr>
      <w:del w:id="457" w:author="hp" w:date="2017-01-05T18:05:00Z">
        <w:r w:rsidRPr="0094686A">
          <w:rPr>
            <w:rFonts w:asciiTheme="majorBidi" w:hAnsiTheme="majorBidi" w:cstheme="majorBidi"/>
            <w:sz w:val="22"/>
            <w:szCs w:val="22"/>
          </w:rPr>
          <w:delText xml:space="preserve">New processes can be spawn using the </w:delText>
        </w:r>
        <w:r w:rsidRPr="0094686A">
          <w:rPr>
            <w:rStyle w:val="HTMLTypewriter"/>
            <w:rFonts w:asciiTheme="majorBidi" w:eastAsia="Arial" w:hAnsiTheme="majorBidi" w:cstheme="majorBidi"/>
            <w:sz w:val="22"/>
            <w:szCs w:val="22"/>
          </w:rPr>
          <w:delText>run</w:delText>
        </w:r>
        <w:r w:rsidRPr="0094686A">
          <w:rPr>
            <w:rFonts w:asciiTheme="majorBidi" w:hAnsiTheme="majorBidi" w:cstheme="majorBidi"/>
            <w:sz w:val="22"/>
            <w:szCs w:val="22"/>
          </w:rPr>
          <w:delText xml:space="preserve"> statement. It takes as argument the name of a process type and instantiate it. The </w:delText>
        </w:r>
        <w:r w:rsidRPr="0094686A">
          <w:rPr>
            <w:rStyle w:val="HTMLTypewriter"/>
            <w:rFonts w:asciiTheme="majorBidi" w:eastAsia="Arial" w:hAnsiTheme="majorBidi" w:cstheme="majorBidi"/>
            <w:sz w:val="22"/>
            <w:szCs w:val="22"/>
          </w:rPr>
          <w:delText>run</w:delText>
        </w:r>
        <w:r w:rsidRPr="0094686A">
          <w:rPr>
            <w:rFonts w:asciiTheme="majorBidi" w:hAnsiTheme="majorBidi" w:cstheme="majorBidi"/>
            <w:sz w:val="22"/>
            <w:szCs w:val="22"/>
          </w:rPr>
          <w:delText xml:space="preserve"> operator can be used in the body of the </w:delText>
        </w:r>
        <w:r w:rsidRPr="0094686A">
          <w:rPr>
            <w:rStyle w:val="HTMLTypewriter"/>
            <w:rFonts w:asciiTheme="majorBidi" w:eastAsia="Arial" w:hAnsiTheme="majorBidi" w:cstheme="majorBidi"/>
            <w:sz w:val="22"/>
            <w:szCs w:val="22"/>
          </w:rPr>
          <w:delText>proctype</w:delText>
        </w:r>
        <w:r w:rsidRPr="0094686A">
          <w:rPr>
            <w:rFonts w:asciiTheme="majorBidi" w:hAnsiTheme="majorBidi" w:cstheme="majorBidi"/>
            <w:sz w:val="22"/>
            <w:szCs w:val="22"/>
          </w:rPr>
          <w:delText xml:space="preserve"> definitions, not only in the initial process. This allows for dynamic creation of processes in PROMELA. </w:delText>
        </w:r>
      </w:del>
    </w:p>
    <w:p w14:paraId="4EEE716F" w14:textId="77777777" w:rsidR="00BB71D4" w:rsidRPr="0094686A" w:rsidRDefault="00BB71D4" w:rsidP="00A24E63">
      <w:pPr>
        <w:pStyle w:val="NormalWeb"/>
        <w:spacing w:before="0" w:beforeAutospacing="0" w:after="120" w:afterAutospacing="0"/>
        <w:rPr>
          <w:del w:id="458" w:author="hp" w:date="2017-01-05T18:05:00Z"/>
          <w:rFonts w:asciiTheme="majorBidi" w:hAnsiTheme="majorBidi" w:cstheme="majorBidi"/>
          <w:sz w:val="22"/>
          <w:szCs w:val="22"/>
        </w:rPr>
      </w:pPr>
      <w:del w:id="459" w:author="hp" w:date="2017-01-05T18:05:00Z">
        <w:r w:rsidRPr="0094686A">
          <w:rPr>
            <w:rFonts w:asciiTheme="majorBidi" w:hAnsiTheme="majorBidi" w:cstheme="majorBidi"/>
            <w:sz w:val="22"/>
            <w:szCs w:val="22"/>
          </w:rPr>
          <w:delText xml:space="preserve">An executing process disappears when it terminates, that is, it reaches the end of the body in the </w:delText>
        </w:r>
        <w:r w:rsidRPr="0094686A">
          <w:rPr>
            <w:rStyle w:val="HTMLTypewriter"/>
            <w:rFonts w:asciiTheme="majorBidi" w:eastAsia="Arial" w:hAnsiTheme="majorBidi" w:cstheme="majorBidi"/>
            <w:sz w:val="22"/>
            <w:szCs w:val="22"/>
          </w:rPr>
          <w:delText>proctype</w:delText>
        </w:r>
        <w:r w:rsidRPr="0094686A">
          <w:rPr>
            <w:rFonts w:asciiTheme="majorBidi" w:hAnsiTheme="majorBidi" w:cstheme="majorBidi"/>
            <w:sz w:val="22"/>
            <w:szCs w:val="22"/>
          </w:rPr>
          <w:delText xml:space="preserve"> definition, but not before all processes that it started have terminated. </w:delText>
        </w:r>
      </w:del>
    </w:p>
    <w:p w14:paraId="1A173F95" w14:textId="7FA87220" w:rsidR="00BB71D4" w:rsidRPr="0094686A" w:rsidRDefault="00C7711C" w:rsidP="00A24E63">
      <w:pPr>
        <w:pStyle w:val="NormalWeb"/>
        <w:spacing w:before="0" w:beforeAutospacing="0" w:after="120" w:afterAutospacing="0"/>
        <w:rPr>
          <w:del w:id="460" w:author="hp" w:date="2017-01-05T18:05:00Z"/>
          <w:rFonts w:asciiTheme="majorBidi" w:hAnsiTheme="majorBidi" w:cstheme="majorBidi"/>
          <w:sz w:val="22"/>
          <w:szCs w:val="22"/>
        </w:rPr>
      </w:pPr>
      <w:del w:id="461" w:author="hp" w:date="2017-01-05T18:05:00Z">
        <w:r w:rsidRPr="0094686A">
          <w:rPr>
            <w:rFonts w:asciiTheme="majorBidi" w:hAnsiTheme="majorBidi" w:cstheme="majorBidi"/>
            <w:sz w:val="22"/>
            <w:szCs w:val="22"/>
          </w:rPr>
          <w:delText>Atomicity</w:delText>
        </w:r>
        <w:r w:rsidR="00BB71D4" w:rsidRPr="0094686A">
          <w:rPr>
            <w:rFonts w:asciiTheme="majorBidi" w:hAnsiTheme="majorBidi" w:cstheme="majorBidi"/>
            <w:sz w:val="22"/>
            <w:szCs w:val="22"/>
          </w:rPr>
          <w:delText xml:space="preserve">By prefixing a sequence of statements enclosed in curly braces with the keyword </w:delText>
        </w:r>
        <w:r w:rsidR="00BB71D4" w:rsidRPr="0094686A">
          <w:rPr>
            <w:rStyle w:val="HTMLTypewriter"/>
            <w:rFonts w:asciiTheme="majorBidi" w:eastAsia="Arial" w:hAnsiTheme="majorBidi" w:cstheme="majorBidi"/>
            <w:sz w:val="22"/>
            <w:szCs w:val="22"/>
          </w:rPr>
          <w:delText>atomic</w:delText>
        </w:r>
        <w:r w:rsidR="00BB71D4" w:rsidRPr="0094686A">
          <w:rPr>
            <w:rFonts w:asciiTheme="majorBidi" w:hAnsiTheme="majorBidi" w:cstheme="majorBidi"/>
            <w:sz w:val="22"/>
            <w:szCs w:val="22"/>
          </w:rPr>
          <w:delText xml:space="preserve"> the user can indicate that the sequence is to be executed as one indivisible unit, non-interleaved with any other processes. It is a runtime error if any statement, other that the first statement blocks in an atomic sequence. Atomic sequences can be an important tool in reducing the complexity of verification models. Note that atomic sequences restrict the amount of interleaving that is allowed in a distributed system. Intractable models can be made tractable by labeling all manipulations of local variables with atomic sequences. </w:delText>
        </w:r>
      </w:del>
    </w:p>
    <w:p w14:paraId="7796A979" w14:textId="77777777" w:rsidR="000B3E65" w:rsidRPr="0094686A" w:rsidRDefault="000B3E65" w:rsidP="00A24E63">
      <w:pPr>
        <w:pStyle w:val="NormalWeb"/>
        <w:spacing w:before="0" w:beforeAutospacing="0" w:after="120" w:afterAutospacing="0"/>
        <w:rPr>
          <w:del w:id="462" w:author="hp" w:date="2017-01-05T18:05:00Z"/>
          <w:rFonts w:asciiTheme="majorBidi" w:hAnsiTheme="majorBidi" w:cstheme="majorBidi"/>
          <w:sz w:val="22"/>
          <w:szCs w:val="22"/>
        </w:rPr>
      </w:pPr>
    </w:p>
    <w:p w14:paraId="02EE5F03" w14:textId="77777777" w:rsidR="004C69BF" w:rsidRPr="0094686A" w:rsidRDefault="004C69BF" w:rsidP="00A24E63">
      <w:pPr>
        <w:pStyle w:val="Heading2"/>
        <w:numPr>
          <w:ilvl w:val="0"/>
          <w:numId w:val="50"/>
        </w:numPr>
        <w:spacing w:after="120"/>
        <w:ind w:left="0"/>
        <w:rPr>
          <w:del w:id="463" w:author="hp" w:date="2017-01-05T18:05:00Z"/>
          <w:rFonts w:asciiTheme="majorBidi" w:hAnsiTheme="majorBidi" w:cstheme="majorBidi"/>
          <w:sz w:val="22"/>
        </w:rPr>
      </w:pPr>
      <w:bookmarkStart w:id="464" w:name="SECTION00615000000000000000"/>
      <w:bookmarkStart w:id="465" w:name="_Toc470446042"/>
      <w:commentRangeStart w:id="466"/>
      <w:del w:id="467" w:author="hp" w:date="2017-01-05T18:05:00Z">
        <w:r w:rsidRPr="0094686A">
          <w:rPr>
            <w:rFonts w:asciiTheme="majorBidi" w:hAnsiTheme="majorBidi" w:cstheme="majorBidi"/>
            <w:sz w:val="22"/>
          </w:rPr>
          <w:delText>Control Flow</w:delText>
        </w:r>
        <w:bookmarkEnd w:id="464"/>
        <w:bookmarkEnd w:id="465"/>
      </w:del>
    </w:p>
    <w:p w14:paraId="375F6D8F" w14:textId="77777777" w:rsidR="004C69BF" w:rsidRPr="0094686A" w:rsidRDefault="004C69BF" w:rsidP="00A24E63">
      <w:pPr>
        <w:spacing w:after="120" w:line="264" w:lineRule="auto"/>
        <w:ind w:left="0" w:right="0" w:firstLine="0"/>
        <w:rPr>
          <w:del w:id="468" w:author="hp" w:date="2017-01-05T18:05:00Z"/>
          <w:rFonts w:asciiTheme="majorBidi" w:hAnsiTheme="majorBidi" w:cstheme="majorBidi"/>
          <w:sz w:val="22"/>
        </w:rPr>
      </w:pPr>
    </w:p>
    <w:p w14:paraId="07C04562" w14:textId="3863CDE0" w:rsidR="004C69BF" w:rsidRPr="0094686A" w:rsidRDefault="004C69BF" w:rsidP="00A24E63">
      <w:pPr>
        <w:pStyle w:val="Heading3"/>
        <w:spacing w:after="120"/>
        <w:ind w:left="0"/>
        <w:rPr>
          <w:del w:id="469" w:author="hp" w:date="2017-01-05T18:05:00Z"/>
          <w:rFonts w:asciiTheme="majorBidi" w:hAnsiTheme="majorBidi" w:cstheme="majorBidi"/>
          <w:sz w:val="22"/>
        </w:rPr>
      </w:pPr>
      <w:bookmarkStart w:id="470" w:name="SECTION00615100000000000000"/>
      <w:bookmarkStart w:id="471" w:name="_Toc470446043"/>
      <w:del w:id="472" w:author="hp" w:date="2017-01-05T18:05:00Z">
        <w:r w:rsidRPr="0094686A">
          <w:rPr>
            <w:rFonts w:asciiTheme="majorBidi" w:hAnsiTheme="majorBidi" w:cstheme="majorBidi"/>
            <w:sz w:val="22"/>
          </w:rPr>
          <w:delText>Case Selection</w:delText>
        </w:r>
        <w:bookmarkEnd w:id="470"/>
        <w:bookmarkEnd w:id="471"/>
        <w:commentRangeEnd w:id="466"/>
        <w:r w:rsidR="00C7711C" w:rsidRPr="0094686A">
          <w:rPr>
            <w:rStyle w:val="CommentReference"/>
            <w:rFonts w:asciiTheme="majorBidi" w:eastAsia="Times New Roman" w:hAnsiTheme="majorBidi" w:cstheme="majorBidi"/>
            <w:b w:val="0"/>
            <w:i w:val="0"/>
            <w:sz w:val="22"/>
            <w:szCs w:val="22"/>
          </w:rPr>
          <w:commentReference w:id="466"/>
        </w:r>
      </w:del>
    </w:p>
    <w:p w14:paraId="55F0B6B2" w14:textId="3EA62AAF" w:rsidR="004C69BF" w:rsidRPr="0094686A" w:rsidRDefault="004C69BF" w:rsidP="00A24E63">
      <w:pPr>
        <w:spacing w:after="120" w:line="240" w:lineRule="auto"/>
        <w:ind w:left="0" w:right="0" w:firstLine="0"/>
        <w:jc w:val="left"/>
        <w:rPr>
          <w:del w:id="473" w:author="hp" w:date="2017-01-05T18:05:00Z"/>
          <w:rFonts w:asciiTheme="majorBidi" w:hAnsiTheme="majorBidi" w:cstheme="majorBidi"/>
          <w:color w:val="auto"/>
          <w:sz w:val="22"/>
        </w:rPr>
      </w:pPr>
      <w:del w:id="474" w:author="hp" w:date="2017-01-05T18:05:00Z">
        <w:r w:rsidRPr="0094686A">
          <w:rPr>
            <w:rFonts w:asciiTheme="majorBidi" w:hAnsiTheme="majorBidi" w:cstheme="majorBidi"/>
            <w:color w:val="auto"/>
            <w:sz w:val="22"/>
          </w:rPr>
          <w:delText>The simplest construct is the selection structure. Using the relative values of two variables a and b, for example we can write:</w:delText>
        </w:r>
      </w:del>
    </w:p>
    <w:p w14:paraId="0E9DA867" w14:textId="77777777" w:rsidR="004C69BF" w:rsidRPr="0094686A" w:rsidRDefault="004C69BF"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475" w:author="hp" w:date="2017-01-05T18:05:00Z"/>
          <w:rFonts w:asciiTheme="majorBidi" w:hAnsiTheme="majorBidi" w:cstheme="majorBidi"/>
          <w:i/>
          <w:iCs/>
          <w:color w:val="auto"/>
          <w:sz w:val="22"/>
        </w:rPr>
      </w:pPr>
      <w:del w:id="476" w:author="hp" w:date="2017-01-05T18:05:00Z">
        <w:r w:rsidRPr="0094686A">
          <w:rPr>
            <w:rFonts w:asciiTheme="majorBidi" w:hAnsiTheme="majorBidi" w:cstheme="majorBidi"/>
            <w:i/>
            <w:iCs/>
            <w:color w:val="auto"/>
            <w:sz w:val="22"/>
          </w:rPr>
          <w:delText xml:space="preserve"> if</w:delText>
        </w:r>
      </w:del>
    </w:p>
    <w:p w14:paraId="515233CF" w14:textId="77777777" w:rsidR="004C69BF" w:rsidRPr="0094686A" w:rsidRDefault="004C69BF"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477" w:author="hp" w:date="2017-01-05T18:05:00Z"/>
          <w:rFonts w:asciiTheme="majorBidi" w:hAnsiTheme="majorBidi" w:cstheme="majorBidi"/>
          <w:i/>
          <w:iCs/>
          <w:color w:val="auto"/>
          <w:sz w:val="22"/>
        </w:rPr>
      </w:pPr>
      <w:del w:id="478" w:author="hp" w:date="2017-01-05T18:05:00Z">
        <w:r w:rsidRPr="0094686A">
          <w:rPr>
            <w:rFonts w:asciiTheme="majorBidi" w:hAnsiTheme="majorBidi" w:cstheme="majorBidi"/>
            <w:i/>
            <w:iCs/>
            <w:color w:val="auto"/>
            <w:sz w:val="22"/>
          </w:rPr>
          <w:delText xml:space="preserve"> :: (a != b) -&gt; option1</w:delText>
        </w:r>
      </w:del>
    </w:p>
    <w:p w14:paraId="599A7579" w14:textId="77777777" w:rsidR="004C69BF" w:rsidRPr="0094686A" w:rsidRDefault="004C69BF"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479" w:author="hp" w:date="2017-01-05T18:05:00Z"/>
          <w:rFonts w:asciiTheme="majorBidi" w:hAnsiTheme="majorBidi" w:cstheme="majorBidi"/>
          <w:i/>
          <w:iCs/>
          <w:color w:val="auto"/>
          <w:sz w:val="22"/>
        </w:rPr>
      </w:pPr>
      <w:del w:id="480" w:author="hp" w:date="2017-01-05T18:05:00Z">
        <w:r w:rsidRPr="0094686A">
          <w:rPr>
            <w:rFonts w:asciiTheme="majorBidi" w:hAnsiTheme="majorBidi" w:cstheme="majorBidi"/>
            <w:i/>
            <w:iCs/>
            <w:color w:val="auto"/>
            <w:sz w:val="22"/>
          </w:rPr>
          <w:delText xml:space="preserve"> :: (a == b) -&gt; option2</w:delText>
        </w:r>
      </w:del>
    </w:p>
    <w:p w14:paraId="159984AB" w14:textId="77777777" w:rsidR="004C69BF" w:rsidRPr="0094686A" w:rsidRDefault="004C69BF"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481" w:author="hp" w:date="2017-01-05T18:05:00Z"/>
          <w:rFonts w:asciiTheme="majorBidi" w:hAnsiTheme="majorBidi" w:cstheme="majorBidi"/>
          <w:i/>
          <w:iCs/>
          <w:color w:val="auto"/>
          <w:sz w:val="22"/>
        </w:rPr>
      </w:pPr>
      <w:del w:id="482" w:author="hp" w:date="2017-01-05T18:05:00Z">
        <w:r w:rsidRPr="0094686A">
          <w:rPr>
            <w:rFonts w:asciiTheme="majorBidi" w:hAnsiTheme="majorBidi" w:cstheme="majorBidi"/>
            <w:i/>
            <w:iCs/>
            <w:color w:val="auto"/>
            <w:sz w:val="22"/>
          </w:rPr>
          <w:delText xml:space="preserve"> fi</w:delText>
        </w:r>
      </w:del>
    </w:p>
    <w:p w14:paraId="3D834234" w14:textId="7C2F1FB8" w:rsidR="004C69BF" w:rsidRPr="0094686A" w:rsidRDefault="004C69BF" w:rsidP="00A24E63">
      <w:pPr>
        <w:spacing w:after="120" w:line="240" w:lineRule="auto"/>
        <w:ind w:left="0" w:right="0" w:firstLine="0"/>
        <w:jc w:val="left"/>
        <w:rPr>
          <w:del w:id="483" w:author="hp" w:date="2017-01-05T18:05:00Z"/>
          <w:rFonts w:asciiTheme="majorBidi" w:hAnsiTheme="majorBidi" w:cstheme="majorBidi"/>
          <w:color w:val="auto"/>
          <w:sz w:val="22"/>
        </w:rPr>
      </w:pPr>
      <w:del w:id="484" w:author="hp" w:date="2017-01-05T18:05:00Z">
        <w:r w:rsidRPr="0094686A">
          <w:rPr>
            <w:rFonts w:asciiTheme="majorBidi" w:hAnsiTheme="majorBidi" w:cstheme="majorBidi"/>
            <w:color w:val="auto"/>
            <w:sz w:val="22"/>
          </w:rPr>
          <w:delText>The selection structure contains two execution sequences, each preceded by a double colon. One sequence from the list will be executed. A sequence can be selected only if its first statement is executable. The first statement of a control sequence is called a guard.</w:delText>
        </w:r>
      </w:del>
    </w:p>
    <w:p w14:paraId="6F8F9390" w14:textId="77777777" w:rsidR="004C69BF" w:rsidRPr="0094686A" w:rsidRDefault="004C69BF" w:rsidP="00A24E63">
      <w:pPr>
        <w:spacing w:after="120" w:line="240" w:lineRule="auto"/>
        <w:ind w:left="0" w:right="0" w:firstLine="0"/>
        <w:jc w:val="left"/>
        <w:rPr>
          <w:del w:id="485" w:author="hp" w:date="2017-01-05T18:05:00Z"/>
          <w:rFonts w:asciiTheme="majorBidi" w:hAnsiTheme="majorBidi" w:cstheme="majorBidi"/>
          <w:color w:val="auto"/>
          <w:sz w:val="22"/>
        </w:rPr>
      </w:pPr>
      <w:del w:id="486" w:author="hp" w:date="2017-01-05T18:05:00Z">
        <w:r w:rsidRPr="0094686A">
          <w:rPr>
            <w:rFonts w:asciiTheme="majorBidi" w:hAnsiTheme="majorBidi" w:cstheme="majorBidi"/>
            <w:color w:val="auto"/>
            <w:sz w:val="22"/>
          </w:rPr>
          <w:delText>In the example above, the guards are mutually exclusive, but they need not be. If more than one guard is executable, one of the corresponding sequences is selected non-deterministically. If all guards are unexecutable the process will block until one of them can be selected.</w:delText>
        </w:r>
      </w:del>
    </w:p>
    <w:p w14:paraId="10720974" w14:textId="69BF5DAE" w:rsidR="00B40032" w:rsidRPr="0094686A" w:rsidRDefault="004C69BF" w:rsidP="00A24E63">
      <w:pPr>
        <w:spacing w:after="120" w:line="240" w:lineRule="auto"/>
        <w:ind w:left="0" w:right="0" w:firstLine="0"/>
        <w:jc w:val="left"/>
        <w:rPr>
          <w:del w:id="487" w:author="hp" w:date="2017-01-05T18:05:00Z"/>
          <w:rFonts w:asciiTheme="majorBidi" w:hAnsiTheme="majorBidi" w:cstheme="majorBidi"/>
          <w:color w:val="auto"/>
          <w:sz w:val="22"/>
        </w:rPr>
      </w:pPr>
      <w:del w:id="488" w:author="hp" w:date="2017-01-05T18:05:00Z">
        <w:r w:rsidRPr="0094686A">
          <w:rPr>
            <w:rFonts w:asciiTheme="majorBidi" w:hAnsiTheme="majorBidi" w:cstheme="majorBidi"/>
            <w:color w:val="auto"/>
            <w:sz w:val="22"/>
          </w:rPr>
          <w:delText>There are two pseudo-statements that can used as guards: the timeout statement and the else statement. The timeout statement models a special condition that allows a process to abort the waiting for a condition that may never become true. The else statement can be used as the initial statement of the last option sequence in a selection or iteration statement. The else is only executable only if all other options in the same selection are not executable.</w:delText>
        </w:r>
      </w:del>
    </w:p>
    <w:p w14:paraId="2A32EBF0" w14:textId="39A6A366" w:rsidR="004C69BF" w:rsidRPr="0094686A" w:rsidRDefault="004C69BF" w:rsidP="00A24E63">
      <w:pPr>
        <w:pStyle w:val="Heading3"/>
        <w:spacing w:after="120"/>
        <w:ind w:left="0" w:firstLine="0"/>
        <w:rPr>
          <w:del w:id="489" w:author="hp" w:date="2017-01-05T18:05:00Z"/>
          <w:rFonts w:asciiTheme="majorBidi" w:hAnsiTheme="majorBidi" w:cstheme="majorBidi"/>
          <w:sz w:val="22"/>
        </w:rPr>
      </w:pPr>
      <w:bookmarkStart w:id="490" w:name="SECTION00615200000000000000"/>
      <w:bookmarkStart w:id="491" w:name="_Toc470446044"/>
      <w:del w:id="492" w:author="hp" w:date="2017-01-05T18:05:00Z">
        <w:r w:rsidRPr="0094686A">
          <w:rPr>
            <w:rFonts w:asciiTheme="majorBidi" w:hAnsiTheme="majorBidi" w:cstheme="majorBidi"/>
            <w:sz w:val="22"/>
          </w:rPr>
          <w:delText>Repetition</w:delText>
        </w:r>
        <w:bookmarkEnd w:id="490"/>
        <w:bookmarkEnd w:id="491"/>
      </w:del>
    </w:p>
    <w:p w14:paraId="5D66C1F6" w14:textId="1E227017" w:rsidR="004C69BF" w:rsidRPr="0094686A" w:rsidRDefault="004C69BF" w:rsidP="00A24E63">
      <w:pPr>
        <w:spacing w:after="120" w:line="240" w:lineRule="auto"/>
        <w:ind w:left="0" w:right="0" w:firstLine="0"/>
        <w:jc w:val="left"/>
        <w:rPr>
          <w:del w:id="493" w:author="hp" w:date="2017-01-05T18:05:00Z"/>
          <w:rFonts w:asciiTheme="majorBidi" w:hAnsiTheme="majorBidi" w:cstheme="majorBidi"/>
          <w:color w:val="auto"/>
          <w:sz w:val="22"/>
        </w:rPr>
      </w:pPr>
      <w:del w:id="494" w:author="hp" w:date="2017-01-05T18:05:00Z">
        <w:r w:rsidRPr="0094686A">
          <w:rPr>
            <w:rFonts w:asciiTheme="majorBidi" w:hAnsiTheme="majorBidi" w:cstheme="majorBidi"/>
            <w:color w:val="auto"/>
            <w:sz w:val="22"/>
          </w:rPr>
          <w:delText>A logical extension of the selection stucture is the repetition structure. For example:</w:delText>
        </w:r>
      </w:del>
    </w:p>
    <w:p w14:paraId="4A2BD9B7" w14:textId="77777777" w:rsidR="004C69BF" w:rsidRPr="0094686A" w:rsidRDefault="004C69BF"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495" w:author="hp" w:date="2017-01-05T18:05:00Z"/>
          <w:rFonts w:asciiTheme="majorBidi" w:hAnsiTheme="majorBidi" w:cstheme="majorBidi"/>
          <w:i/>
          <w:iCs/>
          <w:color w:val="auto"/>
          <w:sz w:val="22"/>
        </w:rPr>
      </w:pPr>
      <w:del w:id="496" w:author="hp" w:date="2017-01-05T18:05:00Z">
        <w:r w:rsidRPr="0094686A">
          <w:rPr>
            <w:rFonts w:asciiTheme="majorBidi" w:hAnsiTheme="majorBidi" w:cstheme="majorBidi"/>
            <w:i/>
            <w:iCs/>
            <w:color w:val="auto"/>
            <w:sz w:val="22"/>
          </w:rPr>
          <w:delText xml:space="preserve"> do </w:delText>
        </w:r>
      </w:del>
    </w:p>
    <w:p w14:paraId="0F4C0D76" w14:textId="77777777" w:rsidR="004C69BF" w:rsidRPr="0094686A" w:rsidRDefault="004C69BF"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497" w:author="hp" w:date="2017-01-05T18:05:00Z"/>
          <w:rFonts w:asciiTheme="majorBidi" w:hAnsiTheme="majorBidi" w:cstheme="majorBidi"/>
          <w:i/>
          <w:iCs/>
          <w:color w:val="auto"/>
          <w:sz w:val="22"/>
        </w:rPr>
      </w:pPr>
      <w:del w:id="498" w:author="hp" w:date="2017-01-05T18:05:00Z">
        <w:r w:rsidRPr="0094686A">
          <w:rPr>
            <w:rFonts w:asciiTheme="majorBidi" w:hAnsiTheme="majorBidi" w:cstheme="majorBidi"/>
            <w:i/>
            <w:iCs/>
            <w:color w:val="auto"/>
            <w:sz w:val="22"/>
          </w:rPr>
          <w:delText xml:space="preserve"> :: count = count + 1</w:delText>
        </w:r>
      </w:del>
    </w:p>
    <w:p w14:paraId="73AD2262" w14:textId="77777777" w:rsidR="004C69BF" w:rsidRPr="0094686A" w:rsidRDefault="004C69BF"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499" w:author="hp" w:date="2017-01-05T18:05:00Z"/>
          <w:rFonts w:asciiTheme="majorBidi" w:hAnsiTheme="majorBidi" w:cstheme="majorBidi"/>
          <w:i/>
          <w:iCs/>
          <w:color w:val="auto"/>
          <w:sz w:val="22"/>
        </w:rPr>
      </w:pPr>
      <w:del w:id="500" w:author="hp" w:date="2017-01-05T18:05:00Z">
        <w:r w:rsidRPr="0094686A">
          <w:rPr>
            <w:rFonts w:asciiTheme="majorBidi" w:hAnsiTheme="majorBidi" w:cstheme="majorBidi"/>
            <w:i/>
            <w:iCs/>
            <w:color w:val="auto"/>
            <w:sz w:val="22"/>
          </w:rPr>
          <w:delText xml:space="preserve"> :: count = count - 1</w:delText>
        </w:r>
      </w:del>
    </w:p>
    <w:p w14:paraId="540D047C" w14:textId="77777777" w:rsidR="004C69BF" w:rsidRPr="0094686A" w:rsidRDefault="004C69BF"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01" w:author="hp" w:date="2017-01-05T18:05:00Z"/>
          <w:rFonts w:asciiTheme="majorBidi" w:hAnsiTheme="majorBidi" w:cstheme="majorBidi"/>
          <w:i/>
          <w:iCs/>
          <w:color w:val="auto"/>
          <w:sz w:val="22"/>
        </w:rPr>
      </w:pPr>
      <w:del w:id="502" w:author="hp" w:date="2017-01-05T18:05:00Z">
        <w:r w:rsidRPr="0094686A">
          <w:rPr>
            <w:rFonts w:asciiTheme="majorBidi" w:hAnsiTheme="majorBidi" w:cstheme="majorBidi"/>
            <w:i/>
            <w:iCs/>
            <w:color w:val="auto"/>
            <w:sz w:val="22"/>
          </w:rPr>
          <w:delText xml:space="preserve"> :: (count == 0) -&gt; break</w:delText>
        </w:r>
      </w:del>
    </w:p>
    <w:p w14:paraId="1271DEB1" w14:textId="77777777" w:rsidR="004C69BF" w:rsidRPr="0094686A" w:rsidRDefault="004C69BF"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03" w:author="hp" w:date="2017-01-05T18:05:00Z"/>
          <w:rFonts w:asciiTheme="majorBidi" w:hAnsiTheme="majorBidi" w:cstheme="majorBidi"/>
          <w:i/>
          <w:iCs/>
          <w:color w:val="auto"/>
          <w:sz w:val="22"/>
        </w:rPr>
      </w:pPr>
      <w:del w:id="504" w:author="hp" w:date="2017-01-05T18:05:00Z">
        <w:r w:rsidRPr="0094686A">
          <w:rPr>
            <w:rFonts w:asciiTheme="majorBidi" w:hAnsiTheme="majorBidi" w:cstheme="majorBidi"/>
            <w:i/>
            <w:iCs/>
            <w:color w:val="auto"/>
            <w:sz w:val="22"/>
          </w:rPr>
          <w:delText xml:space="preserve"> od</w:delText>
        </w:r>
      </w:del>
    </w:p>
    <w:p w14:paraId="01A2A1C1" w14:textId="6B1C82EC" w:rsidR="000B3E65" w:rsidRPr="0094686A" w:rsidRDefault="004C69BF" w:rsidP="00A24E63">
      <w:pPr>
        <w:spacing w:after="120" w:line="22" w:lineRule="atLeast"/>
        <w:ind w:left="0" w:right="0" w:firstLine="0"/>
        <w:rPr>
          <w:del w:id="505" w:author="hp" w:date="2017-01-05T18:05:00Z"/>
          <w:rFonts w:asciiTheme="majorBidi" w:hAnsiTheme="majorBidi" w:cstheme="majorBidi"/>
          <w:color w:val="auto"/>
          <w:sz w:val="22"/>
        </w:rPr>
      </w:pPr>
      <w:del w:id="506" w:author="hp" w:date="2017-01-05T18:05:00Z">
        <w:r w:rsidRPr="0094686A">
          <w:rPr>
            <w:rFonts w:asciiTheme="majorBidi" w:hAnsiTheme="majorBidi" w:cstheme="majorBidi"/>
            <w:color w:val="auto"/>
            <w:sz w:val="22"/>
          </w:rPr>
          <w:delText>describes a repetition structure in PROMELA. Only one option can be selected at a time. After the option completes, the execution of the structure is repeated. The normal way to terminate the repetition structure is with a break statement. It transfers the control to the instruction that immediately follows the repetition structure.</w:delText>
        </w:r>
      </w:del>
    </w:p>
    <w:p w14:paraId="26656422" w14:textId="1E9B71C1" w:rsidR="0042507A" w:rsidRPr="0094686A" w:rsidRDefault="004C69BF" w:rsidP="00A24E63">
      <w:pPr>
        <w:pStyle w:val="Heading3"/>
        <w:spacing w:after="120"/>
        <w:ind w:left="0"/>
        <w:rPr>
          <w:del w:id="507" w:author="hp" w:date="2017-01-05T18:05:00Z"/>
          <w:rFonts w:asciiTheme="majorBidi" w:hAnsiTheme="majorBidi" w:cstheme="majorBidi"/>
          <w:sz w:val="22"/>
        </w:rPr>
      </w:pPr>
      <w:bookmarkStart w:id="508" w:name="_Toc470446045"/>
      <w:del w:id="509" w:author="hp" w:date="2017-01-05T18:05:00Z">
        <w:r w:rsidRPr="0094686A">
          <w:rPr>
            <w:rFonts w:asciiTheme="majorBidi" w:hAnsiTheme="majorBidi" w:cstheme="majorBidi"/>
            <w:sz w:val="22"/>
          </w:rPr>
          <w:delText>Unconditional Jumps</w:delText>
        </w:r>
        <w:bookmarkEnd w:id="508"/>
      </w:del>
    </w:p>
    <w:p w14:paraId="64D96D9E" w14:textId="77777777" w:rsidR="004C69BF" w:rsidRPr="0094686A" w:rsidRDefault="004C69BF" w:rsidP="00A24E63">
      <w:pPr>
        <w:spacing w:after="120" w:line="240" w:lineRule="auto"/>
        <w:ind w:left="0" w:right="0" w:firstLine="0"/>
        <w:jc w:val="left"/>
        <w:rPr>
          <w:del w:id="510" w:author="hp" w:date="2017-01-05T18:05:00Z"/>
          <w:rFonts w:asciiTheme="majorBidi" w:hAnsiTheme="majorBidi" w:cstheme="majorBidi"/>
          <w:color w:val="auto"/>
          <w:sz w:val="22"/>
        </w:rPr>
      </w:pPr>
      <w:del w:id="511" w:author="hp" w:date="2017-01-05T18:05:00Z">
        <w:r w:rsidRPr="0094686A">
          <w:rPr>
            <w:rFonts w:asciiTheme="majorBidi" w:hAnsiTheme="majorBidi" w:cstheme="majorBidi"/>
            <w:color w:val="auto"/>
            <w:sz w:val="22"/>
          </w:rPr>
          <w:delText>Another way to break a loop is the goto statement. For example, we can modify the example above as follows:</w:delText>
        </w:r>
      </w:del>
    </w:p>
    <w:p w14:paraId="044F2124" w14:textId="77777777" w:rsidR="004C69BF" w:rsidRPr="0094686A" w:rsidRDefault="004C69BF"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12" w:author="hp" w:date="2017-01-05T18:05:00Z"/>
          <w:rFonts w:asciiTheme="majorBidi" w:hAnsiTheme="majorBidi" w:cstheme="majorBidi"/>
          <w:i/>
          <w:iCs/>
          <w:color w:val="auto"/>
          <w:sz w:val="22"/>
        </w:rPr>
      </w:pPr>
      <w:del w:id="513" w:author="hp" w:date="2017-01-05T18:05:00Z">
        <w:r w:rsidRPr="0094686A">
          <w:rPr>
            <w:rFonts w:asciiTheme="majorBidi" w:hAnsiTheme="majorBidi" w:cstheme="majorBidi"/>
            <w:i/>
            <w:iCs/>
            <w:color w:val="auto"/>
            <w:sz w:val="22"/>
          </w:rPr>
          <w:delText xml:space="preserve">  do </w:delText>
        </w:r>
      </w:del>
    </w:p>
    <w:p w14:paraId="6AB71447" w14:textId="77777777" w:rsidR="004C69BF" w:rsidRPr="0094686A" w:rsidRDefault="004C69BF"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14" w:author="hp" w:date="2017-01-05T18:05:00Z"/>
          <w:rFonts w:asciiTheme="majorBidi" w:hAnsiTheme="majorBidi" w:cstheme="majorBidi"/>
          <w:i/>
          <w:iCs/>
          <w:color w:val="auto"/>
          <w:sz w:val="22"/>
        </w:rPr>
      </w:pPr>
      <w:del w:id="515" w:author="hp" w:date="2017-01-05T18:05:00Z">
        <w:r w:rsidRPr="0094686A">
          <w:rPr>
            <w:rFonts w:asciiTheme="majorBidi" w:hAnsiTheme="majorBidi" w:cstheme="majorBidi"/>
            <w:i/>
            <w:iCs/>
            <w:color w:val="auto"/>
            <w:sz w:val="22"/>
          </w:rPr>
          <w:delText xml:space="preserve">  :: count = count + 1</w:delText>
        </w:r>
      </w:del>
    </w:p>
    <w:p w14:paraId="0C91DC76" w14:textId="77777777" w:rsidR="004C69BF" w:rsidRPr="0094686A" w:rsidRDefault="004C69BF"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16" w:author="hp" w:date="2017-01-05T18:05:00Z"/>
          <w:rFonts w:asciiTheme="majorBidi" w:hAnsiTheme="majorBidi" w:cstheme="majorBidi"/>
          <w:i/>
          <w:iCs/>
          <w:color w:val="auto"/>
          <w:sz w:val="22"/>
        </w:rPr>
      </w:pPr>
      <w:del w:id="517" w:author="hp" w:date="2017-01-05T18:05:00Z">
        <w:r w:rsidRPr="0094686A">
          <w:rPr>
            <w:rFonts w:asciiTheme="majorBidi" w:hAnsiTheme="majorBidi" w:cstheme="majorBidi"/>
            <w:i/>
            <w:iCs/>
            <w:color w:val="auto"/>
            <w:sz w:val="22"/>
          </w:rPr>
          <w:delText xml:space="preserve">  :: count = count - 1</w:delText>
        </w:r>
      </w:del>
    </w:p>
    <w:p w14:paraId="52C34739" w14:textId="77777777" w:rsidR="004C69BF" w:rsidRPr="0094686A" w:rsidRDefault="004C69BF"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18" w:author="hp" w:date="2017-01-05T18:05:00Z"/>
          <w:rFonts w:asciiTheme="majorBidi" w:hAnsiTheme="majorBidi" w:cstheme="majorBidi"/>
          <w:i/>
          <w:iCs/>
          <w:color w:val="auto"/>
          <w:sz w:val="22"/>
        </w:rPr>
      </w:pPr>
      <w:del w:id="519" w:author="hp" w:date="2017-01-05T18:05:00Z">
        <w:r w:rsidRPr="0094686A">
          <w:rPr>
            <w:rFonts w:asciiTheme="majorBidi" w:hAnsiTheme="majorBidi" w:cstheme="majorBidi"/>
            <w:i/>
            <w:iCs/>
            <w:color w:val="auto"/>
            <w:sz w:val="22"/>
          </w:rPr>
          <w:delText xml:space="preserve">  :: (count == 0) -&gt; goto done</w:delText>
        </w:r>
      </w:del>
    </w:p>
    <w:p w14:paraId="418ABC5B" w14:textId="2A7984AE" w:rsidR="004C69BF" w:rsidRPr="0094686A" w:rsidRDefault="004C69BF"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20" w:author="hp" w:date="2017-01-05T18:05:00Z"/>
          <w:rFonts w:asciiTheme="majorBidi" w:hAnsiTheme="majorBidi" w:cstheme="majorBidi"/>
          <w:i/>
          <w:iCs/>
          <w:color w:val="auto"/>
          <w:sz w:val="22"/>
        </w:rPr>
      </w:pPr>
      <w:del w:id="521" w:author="hp" w:date="2017-01-05T18:05:00Z">
        <w:r w:rsidRPr="0094686A">
          <w:rPr>
            <w:rFonts w:asciiTheme="majorBidi" w:hAnsiTheme="majorBidi" w:cstheme="majorBidi"/>
            <w:i/>
            <w:iCs/>
            <w:color w:val="auto"/>
            <w:sz w:val="22"/>
          </w:rPr>
          <w:delText xml:space="preserve">  od</w:delText>
        </w:r>
      </w:del>
    </w:p>
    <w:p w14:paraId="12E3BDD6" w14:textId="77777777" w:rsidR="004C69BF" w:rsidRPr="0094686A" w:rsidRDefault="004C69BF"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22" w:author="hp" w:date="2017-01-05T18:05:00Z"/>
          <w:rFonts w:asciiTheme="majorBidi" w:hAnsiTheme="majorBidi" w:cstheme="majorBidi"/>
          <w:i/>
          <w:iCs/>
          <w:color w:val="auto"/>
          <w:sz w:val="22"/>
        </w:rPr>
      </w:pPr>
    </w:p>
    <w:p w14:paraId="0268C00F" w14:textId="77777777" w:rsidR="004C69BF" w:rsidRPr="0094686A" w:rsidRDefault="004C69BF"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23" w:author="hp" w:date="2017-01-05T18:05:00Z"/>
          <w:rFonts w:asciiTheme="majorBidi" w:hAnsiTheme="majorBidi" w:cstheme="majorBidi"/>
          <w:i/>
          <w:iCs/>
          <w:color w:val="auto"/>
          <w:sz w:val="22"/>
        </w:rPr>
      </w:pPr>
      <w:del w:id="524" w:author="hp" w:date="2017-01-05T18:05:00Z">
        <w:r w:rsidRPr="0094686A">
          <w:rPr>
            <w:rFonts w:asciiTheme="majorBidi" w:hAnsiTheme="majorBidi" w:cstheme="majorBidi"/>
            <w:i/>
            <w:iCs/>
            <w:color w:val="auto"/>
            <w:sz w:val="22"/>
          </w:rPr>
          <w:delText xml:space="preserve"> done:</w:delText>
        </w:r>
      </w:del>
    </w:p>
    <w:p w14:paraId="079CC07E" w14:textId="2D0C6446" w:rsidR="004C69BF" w:rsidRPr="0094686A" w:rsidRDefault="004C69BF"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25" w:author="hp" w:date="2017-01-05T18:05:00Z"/>
          <w:rFonts w:asciiTheme="majorBidi" w:hAnsiTheme="majorBidi" w:cstheme="majorBidi"/>
          <w:i/>
          <w:iCs/>
          <w:color w:val="auto"/>
          <w:sz w:val="22"/>
        </w:rPr>
      </w:pPr>
      <w:del w:id="526" w:author="hp" w:date="2017-01-05T18:05:00Z">
        <w:r w:rsidRPr="0094686A">
          <w:rPr>
            <w:rFonts w:asciiTheme="majorBidi" w:hAnsiTheme="majorBidi" w:cstheme="majorBidi"/>
            <w:i/>
            <w:iCs/>
            <w:color w:val="auto"/>
            <w:sz w:val="22"/>
          </w:rPr>
          <w:delText xml:space="preserve">  skip;</w:delText>
        </w:r>
      </w:del>
    </w:p>
    <w:p w14:paraId="4F6F93E4" w14:textId="77777777" w:rsidR="004C69BF" w:rsidRPr="0094686A" w:rsidRDefault="004C69BF"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27" w:author="hp" w:date="2017-01-05T18:05:00Z"/>
          <w:rFonts w:asciiTheme="majorBidi" w:hAnsiTheme="majorBidi" w:cstheme="majorBidi"/>
          <w:color w:val="auto"/>
          <w:sz w:val="22"/>
        </w:rPr>
      </w:pPr>
    </w:p>
    <w:p w14:paraId="4CCA4F2F" w14:textId="271F9353" w:rsidR="004C69BF" w:rsidRPr="0094686A" w:rsidRDefault="004C69BF" w:rsidP="00A24E63">
      <w:pPr>
        <w:spacing w:after="120" w:line="22" w:lineRule="atLeast"/>
        <w:ind w:left="0" w:right="0" w:firstLine="0"/>
        <w:rPr>
          <w:del w:id="528" w:author="hp" w:date="2017-01-05T18:05:00Z"/>
          <w:rFonts w:asciiTheme="majorBidi" w:hAnsiTheme="majorBidi" w:cstheme="majorBidi"/>
          <w:color w:val="auto"/>
          <w:sz w:val="22"/>
        </w:rPr>
      </w:pPr>
      <w:del w:id="529" w:author="hp" w:date="2017-01-05T18:05:00Z">
        <w:r w:rsidRPr="0094686A">
          <w:rPr>
            <w:rFonts w:asciiTheme="majorBidi" w:hAnsiTheme="majorBidi" w:cstheme="majorBidi"/>
            <w:color w:val="auto"/>
            <w:sz w:val="22"/>
          </w:rPr>
          <w:delText>The goto in this example jumps to a label named done. A label can only appear before a statement. If we might want to jump at the end of the program, for example, a dummy statement skip is useful: it is a place holder that is always executable and has no effect.</w:delText>
        </w:r>
      </w:del>
    </w:p>
    <w:p w14:paraId="7FA0F5EF" w14:textId="77777777" w:rsidR="004C69BF" w:rsidRPr="0094686A" w:rsidRDefault="004C69BF" w:rsidP="00A24E63">
      <w:pPr>
        <w:pStyle w:val="Heading2"/>
        <w:numPr>
          <w:ilvl w:val="0"/>
          <w:numId w:val="50"/>
        </w:numPr>
        <w:spacing w:after="120"/>
        <w:ind w:left="0"/>
        <w:rPr>
          <w:del w:id="530" w:author="hp" w:date="2017-01-05T18:05:00Z"/>
          <w:rFonts w:asciiTheme="majorBidi" w:hAnsiTheme="majorBidi" w:cstheme="majorBidi"/>
          <w:sz w:val="22"/>
        </w:rPr>
      </w:pPr>
      <w:bookmarkStart w:id="531" w:name="SECTION00618000000000000000"/>
      <w:bookmarkStart w:id="532" w:name="_Toc470446046"/>
      <w:del w:id="533" w:author="hp" w:date="2017-01-05T18:05:00Z">
        <w:r w:rsidRPr="0094686A">
          <w:rPr>
            <w:rFonts w:asciiTheme="majorBidi" w:hAnsiTheme="majorBidi" w:cstheme="majorBidi"/>
            <w:sz w:val="22"/>
          </w:rPr>
          <w:delText>Conditional Expressions</w:delText>
        </w:r>
        <w:bookmarkEnd w:id="531"/>
        <w:bookmarkEnd w:id="532"/>
      </w:del>
    </w:p>
    <w:p w14:paraId="5E142C08" w14:textId="77777777" w:rsidR="004C69BF" w:rsidRPr="0094686A" w:rsidRDefault="004C69BF" w:rsidP="00A24E63">
      <w:pPr>
        <w:spacing w:after="120" w:line="240" w:lineRule="auto"/>
        <w:ind w:left="0" w:right="0" w:firstLine="0"/>
        <w:jc w:val="left"/>
        <w:rPr>
          <w:del w:id="534" w:author="hp" w:date="2017-01-05T18:05:00Z"/>
          <w:rFonts w:asciiTheme="majorBidi" w:hAnsiTheme="majorBidi" w:cstheme="majorBidi"/>
          <w:color w:val="auto"/>
          <w:sz w:val="22"/>
        </w:rPr>
      </w:pPr>
      <w:del w:id="535" w:author="hp" w:date="2017-01-05T18:05:00Z">
        <w:r w:rsidRPr="0094686A">
          <w:rPr>
            <w:rFonts w:asciiTheme="majorBidi" w:hAnsiTheme="majorBidi" w:cstheme="majorBidi"/>
            <w:color w:val="auto"/>
            <w:sz w:val="22"/>
          </w:rPr>
          <w:delText>Conditional expressions analogous to the C-syntax </w:delText>
        </w:r>
        <w:r w:rsidRPr="0094686A">
          <w:rPr>
            <w:rFonts w:asciiTheme="majorBidi" w:hAnsiTheme="majorBidi" w:cstheme="majorBidi"/>
            <w:i/>
            <w:iCs/>
            <w:color w:val="auto"/>
            <w:sz w:val="22"/>
          </w:rPr>
          <w:delText>expr1 ? expr2 : expr3</w:delText>
        </w:r>
        <w:r w:rsidRPr="0094686A">
          <w:rPr>
            <w:rFonts w:asciiTheme="majorBidi" w:hAnsiTheme="majorBidi" w:cstheme="majorBidi"/>
            <w:color w:val="auto"/>
            <w:sz w:val="22"/>
          </w:rPr>
          <w:delText> are supported in Spin version 2. The syntax is however, different from C:</w:delText>
        </w:r>
      </w:del>
    </w:p>
    <w:p w14:paraId="46EA2418" w14:textId="77777777" w:rsidR="004C69BF" w:rsidRPr="0094686A" w:rsidRDefault="004C69BF" w:rsidP="00A24E63">
      <w:pPr>
        <w:spacing w:after="120" w:line="240" w:lineRule="auto"/>
        <w:ind w:left="0" w:right="0" w:firstLine="0"/>
        <w:jc w:val="left"/>
        <w:rPr>
          <w:del w:id="536" w:author="hp" w:date="2017-01-05T18:05:00Z"/>
          <w:rFonts w:asciiTheme="majorBidi" w:hAnsiTheme="majorBidi" w:cstheme="majorBidi"/>
          <w:i/>
          <w:iCs/>
          <w:color w:val="auto"/>
          <w:sz w:val="22"/>
        </w:rPr>
      </w:pPr>
      <w:del w:id="537" w:author="hp" w:date="2017-01-05T18:05:00Z">
        <w:r w:rsidRPr="0094686A">
          <w:rPr>
            <w:rFonts w:asciiTheme="majorBidi" w:hAnsiTheme="majorBidi" w:cstheme="majorBidi"/>
            <w:i/>
            <w:iCs/>
            <w:color w:val="auto"/>
            <w:sz w:val="22"/>
          </w:rPr>
          <w:delText xml:space="preserve"> (expr1 -&gt; expr2 : expr3)</w:delText>
        </w:r>
      </w:del>
    </w:p>
    <w:p w14:paraId="0034C48B" w14:textId="5756105C" w:rsidR="004C69BF" w:rsidRPr="0094686A" w:rsidRDefault="004C69BF" w:rsidP="00A24E63">
      <w:pPr>
        <w:spacing w:after="120" w:line="240" w:lineRule="auto"/>
        <w:ind w:left="0" w:right="0" w:firstLine="0"/>
        <w:jc w:val="left"/>
        <w:rPr>
          <w:del w:id="538" w:author="hp" w:date="2017-01-05T18:05:00Z"/>
          <w:rFonts w:asciiTheme="majorBidi" w:hAnsiTheme="majorBidi" w:cstheme="majorBidi"/>
          <w:color w:val="auto"/>
          <w:sz w:val="22"/>
        </w:rPr>
      </w:pPr>
      <w:del w:id="539" w:author="hp" w:date="2017-01-05T18:05:00Z">
        <w:r w:rsidRPr="0094686A">
          <w:rPr>
            <w:rFonts w:asciiTheme="majorBidi" w:hAnsiTheme="majorBidi" w:cstheme="majorBidi"/>
            <w:color w:val="auto"/>
            <w:sz w:val="22"/>
          </w:rPr>
          <w:delText>The expression has the value of </w:delText>
        </w:r>
        <w:r w:rsidRPr="0094686A">
          <w:rPr>
            <w:rFonts w:asciiTheme="majorBidi" w:hAnsiTheme="majorBidi" w:cstheme="majorBidi"/>
            <w:i/>
            <w:iCs/>
            <w:color w:val="auto"/>
            <w:sz w:val="22"/>
          </w:rPr>
          <w:delText>expr2</w:delText>
        </w:r>
        <w:r w:rsidRPr="0094686A">
          <w:rPr>
            <w:rFonts w:asciiTheme="majorBidi" w:hAnsiTheme="majorBidi" w:cstheme="majorBidi"/>
            <w:color w:val="auto"/>
            <w:sz w:val="22"/>
          </w:rPr>
          <w:delText> when </w:delText>
        </w:r>
        <w:r w:rsidRPr="0094686A">
          <w:rPr>
            <w:rFonts w:asciiTheme="majorBidi" w:hAnsiTheme="majorBidi" w:cstheme="majorBidi"/>
            <w:i/>
            <w:iCs/>
            <w:color w:val="auto"/>
            <w:sz w:val="22"/>
          </w:rPr>
          <w:delText>expr1</w:delText>
        </w:r>
        <w:r w:rsidRPr="0094686A">
          <w:rPr>
            <w:rFonts w:asciiTheme="majorBidi" w:hAnsiTheme="majorBidi" w:cstheme="majorBidi"/>
            <w:color w:val="auto"/>
            <w:sz w:val="22"/>
          </w:rPr>
          <w:delText> evaluates to a non-zero value, and the value of </w:delText>
        </w:r>
        <w:r w:rsidRPr="0094686A">
          <w:rPr>
            <w:rFonts w:asciiTheme="majorBidi" w:hAnsiTheme="majorBidi" w:cstheme="majorBidi"/>
            <w:i/>
            <w:iCs/>
            <w:color w:val="auto"/>
            <w:sz w:val="22"/>
          </w:rPr>
          <w:delText>expr3</w:delText>
        </w:r>
        <w:r w:rsidRPr="0094686A">
          <w:rPr>
            <w:rFonts w:asciiTheme="majorBidi" w:hAnsiTheme="majorBidi" w:cstheme="majorBidi"/>
            <w:color w:val="auto"/>
            <w:sz w:val="22"/>
          </w:rPr>
          <w:delText> otherwise.</w:delText>
        </w:r>
      </w:del>
    </w:p>
    <w:p w14:paraId="2CB51CB1" w14:textId="77777777" w:rsidR="00DB7206" w:rsidRPr="0094686A" w:rsidRDefault="00DB7206" w:rsidP="00A24E63">
      <w:pPr>
        <w:pStyle w:val="Heading2"/>
        <w:numPr>
          <w:ilvl w:val="0"/>
          <w:numId w:val="50"/>
        </w:numPr>
        <w:spacing w:after="120"/>
        <w:ind w:left="0"/>
        <w:rPr>
          <w:del w:id="540" w:author="hp" w:date="2017-01-05T18:05:00Z"/>
          <w:rFonts w:asciiTheme="majorBidi" w:hAnsiTheme="majorBidi" w:cstheme="majorBidi"/>
          <w:sz w:val="22"/>
        </w:rPr>
      </w:pPr>
      <w:bookmarkStart w:id="541" w:name="SECTION00619000000000000000"/>
      <w:bookmarkStart w:id="542" w:name="_Toc470446047"/>
      <w:del w:id="543" w:author="hp" w:date="2017-01-05T18:05:00Z">
        <w:r w:rsidRPr="0094686A">
          <w:rPr>
            <w:rFonts w:asciiTheme="majorBidi" w:hAnsiTheme="majorBidi" w:cstheme="majorBidi"/>
            <w:sz w:val="22"/>
          </w:rPr>
          <w:delText>Active Proctypes</w:delText>
        </w:r>
        <w:bookmarkEnd w:id="541"/>
        <w:bookmarkEnd w:id="542"/>
      </w:del>
    </w:p>
    <w:p w14:paraId="3B1A6CD2" w14:textId="77777777" w:rsidR="00DB7206" w:rsidRPr="0094686A" w:rsidRDefault="00DB7206" w:rsidP="00A24E63">
      <w:pPr>
        <w:pStyle w:val="NormalWeb"/>
        <w:spacing w:before="0" w:beforeAutospacing="0" w:after="120" w:afterAutospacing="0"/>
        <w:rPr>
          <w:del w:id="544" w:author="hp" w:date="2017-01-05T18:05:00Z"/>
          <w:rFonts w:asciiTheme="majorBidi" w:hAnsiTheme="majorBidi" w:cstheme="majorBidi"/>
          <w:sz w:val="22"/>
          <w:szCs w:val="22"/>
        </w:rPr>
      </w:pPr>
      <w:del w:id="545" w:author="hp" w:date="2017-01-05T18:05:00Z">
        <w:r w:rsidRPr="0094686A">
          <w:rPr>
            <w:rFonts w:asciiTheme="majorBidi" w:hAnsiTheme="majorBidi" w:cstheme="majorBidi"/>
            <w:sz w:val="22"/>
            <w:szCs w:val="22"/>
          </w:rPr>
          <w:delText>In Spin version 2 there is a keyword active that can be prefixed to any proctype definition. If the keyword is present, an instance of that proctype will be active in the initial system state. Multiple instantiations of that proctype can be specified with an optional array suffix of the keyword. Example:</w:delText>
        </w:r>
      </w:del>
    </w:p>
    <w:p w14:paraId="7FCD88CE" w14:textId="77777777" w:rsidR="00DB7206" w:rsidRPr="0094686A" w:rsidRDefault="00DB7206" w:rsidP="00A24E63">
      <w:pPr>
        <w:pStyle w:val="HTMLPreformatted"/>
        <w:spacing w:after="120"/>
        <w:rPr>
          <w:del w:id="546" w:author="hp" w:date="2017-01-05T18:05:00Z"/>
          <w:rFonts w:asciiTheme="majorBidi" w:hAnsiTheme="majorBidi" w:cstheme="majorBidi"/>
          <w:i/>
          <w:iCs/>
          <w:sz w:val="22"/>
          <w:szCs w:val="22"/>
        </w:rPr>
      </w:pPr>
      <w:del w:id="547" w:author="hp" w:date="2017-01-05T18:05:00Z">
        <w:r w:rsidRPr="0094686A">
          <w:rPr>
            <w:rFonts w:asciiTheme="majorBidi" w:hAnsiTheme="majorBidi" w:cstheme="majorBidi"/>
            <w:i/>
            <w:iCs/>
            <w:sz w:val="22"/>
            <w:szCs w:val="22"/>
          </w:rPr>
          <w:delText xml:space="preserve"> active proctype A() { ... }</w:delText>
        </w:r>
      </w:del>
    </w:p>
    <w:p w14:paraId="57BE21DF" w14:textId="4F021894" w:rsidR="004C69BF" w:rsidRPr="0094686A" w:rsidRDefault="00DB7206" w:rsidP="00A24E63">
      <w:pPr>
        <w:pStyle w:val="HTMLPreformatted"/>
        <w:spacing w:after="120"/>
        <w:rPr>
          <w:del w:id="548" w:author="hp" w:date="2017-01-05T18:05:00Z"/>
          <w:rFonts w:asciiTheme="majorBidi" w:hAnsiTheme="majorBidi" w:cstheme="majorBidi"/>
          <w:sz w:val="22"/>
          <w:szCs w:val="22"/>
        </w:rPr>
      </w:pPr>
      <w:del w:id="549" w:author="hp" w:date="2017-01-05T18:05:00Z">
        <w:r w:rsidRPr="0094686A">
          <w:rPr>
            <w:rFonts w:asciiTheme="majorBidi" w:hAnsiTheme="majorBidi" w:cstheme="majorBidi"/>
            <w:i/>
            <w:iCs/>
            <w:sz w:val="22"/>
            <w:szCs w:val="22"/>
          </w:rPr>
          <w:delText xml:space="preserve"> active [4] proctype B() { ... }</w:delText>
        </w:r>
      </w:del>
    </w:p>
    <w:p w14:paraId="4597B858" w14:textId="752916AD" w:rsidR="004C69BF" w:rsidRPr="0094686A" w:rsidRDefault="004C69BF" w:rsidP="00A24E63">
      <w:pPr>
        <w:spacing w:after="120" w:line="22" w:lineRule="atLeast"/>
        <w:ind w:left="0" w:right="0" w:firstLine="0"/>
        <w:rPr>
          <w:del w:id="550" w:author="hp" w:date="2017-01-05T18:05:00Z"/>
          <w:rFonts w:asciiTheme="majorBidi" w:hAnsiTheme="majorBidi" w:cstheme="majorBidi"/>
          <w:color w:val="auto"/>
          <w:sz w:val="22"/>
        </w:rPr>
      </w:pPr>
    </w:p>
    <w:p w14:paraId="7B69489F" w14:textId="349F4149" w:rsidR="000B3E65" w:rsidRPr="0094686A" w:rsidRDefault="000B3E65" w:rsidP="00A24E63">
      <w:pPr>
        <w:pStyle w:val="Heading1"/>
        <w:spacing w:after="120"/>
        <w:ind w:left="0" w:firstLine="0"/>
        <w:rPr>
          <w:del w:id="551" w:author="hp" w:date="2017-01-05T18:05:00Z"/>
          <w:rFonts w:asciiTheme="majorBidi" w:hAnsiTheme="majorBidi" w:cstheme="majorBidi"/>
          <w:i/>
          <w:sz w:val="22"/>
        </w:rPr>
      </w:pPr>
      <w:bookmarkStart w:id="552" w:name="_Toc470446048"/>
      <w:del w:id="553" w:author="hp" w:date="2017-01-05T18:05:00Z">
        <w:r w:rsidRPr="0094686A">
          <w:rPr>
            <w:rFonts w:asciiTheme="majorBidi" w:hAnsiTheme="majorBidi" w:cstheme="majorBidi"/>
            <w:i/>
            <w:sz w:val="22"/>
          </w:rPr>
          <w:delText>2.1.5.2 LTL Syntax in spin</w:delText>
        </w:r>
        <w:bookmarkEnd w:id="552"/>
        <w:r w:rsidRPr="0094686A">
          <w:rPr>
            <w:rFonts w:asciiTheme="majorBidi" w:hAnsiTheme="majorBidi" w:cstheme="majorBidi"/>
            <w:i/>
            <w:sz w:val="22"/>
          </w:rPr>
          <w:delText xml:space="preserve"> </w:delText>
        </w:r>
      </w:del>
    </w:p>
    <w:p w14:paraId="62122BBC" w14:textId="01184C36" w:rsidR="000B3E65" w:rsidRPr="0094686A" w:rsidRDefault="000B3E65" w:rsidP="00A24E63">
      <w:pPr>
        <w:spacing w:after="120"/>
        <w:ind w:left="0" w:right="0"/>
        <w:rPr>
          <w:del w:id="554" w:author="hp" w:date="2017-01-05T18:05:00Z"/>
          <w:rFonts w:asciiTheme="majorBidi" w:hAnsiTheme="majorBidi" w:cstheme="majorBidi"/>
          <w:sz w:val="22"/>
        </w:rPr>
      </w:pPr>
    </w:p>
    <w:p w14:paraId="76744D14"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55" w:author="hp" w:date="2017-01-05T18:05:00Z"/>
          <w:rFonts w:asciiTheme="majorBidi" w:hAnsiTheme="majorBidi" w:cstheme="majorBidi"/>
          <w:sz w:val="22"/>
          <w:lang w:bidi="ar-SA"/>
        </w:rPr>
      </w:pPr>
      <w:del w:id="556" w:author="hp" w:date="2017-01-05T18:05:00Z">
        <w:r w:rsidRPr="0094686A">
          <w:rPr>
            <w:rFonts w:asciiTheme="majorBidi" w:hAnsiTheme="majorBidi" w:cstheme="majorBidi"/>
            <w:sz w:val="22"/>
            <w:lang w:bidi="ar-SA"/>
          </w:rPr>
          <w:delText>Grammar:</w:delText>
        </w:r>
      </w:del>
    </w:p>
    <w:p w14:paraId="66BDFE76"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57" w:author="hp" w:date="2017-01-05T18:05:00Z"/>
          <w:rFonts w:asciiTheme="majorBidi" w:hAnsiTheme="majorBidi" w:cstheme="majorBidi"/>
          <w:i/>
          <w:iCs/>
          <w:sz w:val="22"/>
          <w:lang w:bidi="ar-SA"/>
        </w:rPr>
      </w:pPr>
      <w:del w:id="558" w:author="hp" w:date="2017-01-05T18:05:00Z">
        <w:r w:rsidRPr="0094686A">
          <w:rPr>
            <w:rFonts w:asciiTheme="majorBidi" w:hAnsiTheme="majorBidi" w:cstheme="majorBidi"/>
            <w:sz w:val="22"/>
            <w:lang w:bidi="ar-SA"/>
          </w:rPr>
          <w:tab/>
        </w:r>
        <w:r w:rsidRPr="0094686A">
          <w:rPr>
            <w:rFonts w:asciiTheme="majorBidi" w:hAnsiTheme="majorBidi" w:cstheme="majorBidi"/>
            <w:i/>
            <w:iCs/>
            <w:sz w:val="22"/>
            <w:lang w:bidi="ar-SA"/>
          </w:rPr>
          <w:delText xml:space="preserve">ltl ::= </w:delText>
        </w:r>
        <w:r w:rsidRPr="0094686A">
          <w:rPr>
            <w:rFonts w:asciiTheme="majorBidi" w:hAnsiTheme="majorBidi" w:cstheme="majorBidi"/>
            <w:b/>
            <w:bCs/>
            <w:i/>
            <w:iCs/>
            <w:sz w:val="22"/>
            <w:lang w:bidi="ar-SA"/>
          </w:rPr>
          <w:delText>opd</w:delText>
        </w:r>
        <w:r w:rsidRPr="0094686A">
          <w:rPr>
            <w:rFonts w:asciiTheme="majorBidi" w:hAnsiTheme="majorBidi" w:cstheme="majorBidi"/>
            <w:i/>
            <w:iCs/>
            <w:sz w:val="22"/>
            <w:lang w:bidi="ar-SA"/>
          </w:rPr>
          <w:delText xml:space="preserve"> | ( ltl ) | ltl </w:delText>
        </w:r>
        <w:r w:rsidRPr="0094686A">
          <w:rPr>
            <w:rFonts w:asciiTheme="majorBidi" w:hAnsiTheme="majorBidi" w:cstheme="majorBidi"/>
            <w:b/>
            <w:bCs/>
            <w:i/>
            <w:iCs/>
            <w:sz w:val="22"/>
            <w:lang w:bidi="ar-SA"/>
          </w:rPr>
          <w:delText>binop</w:delText>
        </w:r>
        <w:r w:rsidRPr="0094686A">
          <w:rPr>
            <w:rFonts w:asciiTheme="majorBidi" w:hAnsiTheme="majorBidi" w:cstheme="majorBidi"/>
            <w:i/>
            <w:iCs/>
            <w:sz w:val="22"/>
            <w:lang w:bidi="ar-SA"/>
          </w:rPr>
          <w:delText xml:space="preserve"> ltl | </w:delText>
        </w:r>
        <w:r w:rsidRPr="0094686A">
          <w:rPr>
            <w:rFonts w:asciiTheme="majorBidi" w:hAnsiTheme="majorBidi" w:cstheme="majorBidi"/>
            <w:b/>
            <w:bCs/>
            <w:i/>
            <w:iCs/>
            <w:sz w:val="22"/>
            <w:lang w:bidi="ar-SA"/>
          </w:rPr>
          <w:delText>unop</w:delText>
        </w:r>
        <w:r w:rsidRPr="0094686A">
          <w:rPr>
            <w:rFonts w:asciiTheme="majorBidi" w:hAnsiTheme="majorBidi" w:cstheme="majorBidi"/>
            <w:i/>
            <w:iCs/>
            <w:sz w:val="22"/>
            <w:lang w:bidi="ar-SA"/>
          </w:rPr>
          <w:delText xml:space="preserve"> ltl</w:delText>
        </w:r>
      </w:del>
    </w:p>
    <w:p w14:paraId="21D7DAFF"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59" w:author="hp" w:date="2017-01-05T18:05:00Z"/>
          <w:rFonts w:asciiTheme="majorBidi" w:hAnsiTheme="majorBidi" w:cstheme="majorBidi"/>
          <w:sz w:val="22"/>
          <w:lang w:bidi="ar-SA"/>
        </w:rPr>
      </w:pPr>
    </w:p>
    <w:p w14:paraId="70F93237"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60" w:author="hp" w:date="2017-01-05T18:05:00Z"/>
          <w:rFonts w:asciiTheme="majorBidi" w:hAnsiTheme="majorBidi" w:cstheme="majorBidi"/>
          <w:sz w:val="22"/>
          <w:lang w:bidi="ar-SA"/>
        </w:rPr>
      </w:pPr>
      <w:del w:id="561" w:author="hp" w:date="2017-01-05T18:05:00Z">
        <w:r w:rsidRPr="0094686A">
          <w:rPr>
            <w:rFonts w:asciiTheme="majorBidi" w:hAnsiTheme="majorBidi" w:cstheme="majorBidi"/>
            <w:sz w:val="22"/>
            <w:lang w:bidi="ar-SA"/>
          </w:rPr>
          <w:delText>Operands (</w:delText>
        </w:r>
        <w:r w:rsidRPr="0094686A">
          <w:rPr>
            <w:rFonts w:asciiTheme="majorBidi" w:hAnsiTheme="majorBidi" w:cstheme="majorBidi"/>
            <w:b/>
            <w:bCs/>
            <w:sz w:val="22"/>
            <w:lang w:bidi="ar-SA"/>
          </w:rPr>
          <w:delText>opd</w:delText>
        </w:r>
        <w:r w:rsidRPr="0094686A">
          <w:rPr>
            <w:rFonts w:asciiTheme="majorBidi" w:hAnsiTheme="majorBidi" w:cstheme="majorBidi"/>
            <w:sz w:val="22"/>
            <w:lang w:bidi="ar-SA"/>
          </w:rPr>
          <w:delText>):</w:delText>
        </w:r>
      </w:del>
    </w:p>
    <w:p w14:paraId="2308500F"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62" w:author="hp" w:date="2017-01-05T18:05:00Z"/>
          <w:rFonts w:asciiTheme="majorBidi" w:hAnsiTheme="majorBidi" w:cstheme="majorBidi"/>
          <w:sz w:val="22"/>
          <w:lang w:bidi="ar-SA"/>
        </w:rPr>
      </w:pPr>
      <w:del w:id="563" w:author="hp" w:date="2017-01-05T18:05:00Z">
        <w:r w:rsidRPr="0094686A">
          <w:rPr>
            <w:rFonts w:asciiTheme="majorBidi" w:hAnsiTheme="majorBidi" w:cstheme="majorBidi"/>
            <w:sz w:val="22"/>
            <w:lang w:bidi="ar-SA"/>
          </w:rPr>
          <w:tab/>
          <w:delText>true, false, user-defined names starting with a lower-case letter,</w:delText>
        </w:r>
      </w:del>
    </w:p>
    <w:p w14:paraId="10F40E78"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64" w:author="hp" w:date="2017-01-05T18:05:00Z"/>
          <w:rFonts w:asciiTheme="majorBidi" w:hAnsiTheme="majorBidi" w:cstheme="majorBidi"/>
          <w:sz w:val="22"/>
          <w:lang w:bidi="ar-SA"/>
        </w:rPr>
      </w:pPr>
      <w:del w:id="565" w:author="hp" w:date="2017-01-05T18:05:00Z">
        <w:r w:rsidRPr="0094686A">
          <w:rPr>
            <w:rFonts w:asciiTheme="majorBidi" w:hAnsiTheme="majorBidi" w:cstheme="majorBidi"/>
            <w:sz w:val="22"/>
            <w:lang w:bidi="ar-SA"/>
          </w:rPr>
          <w:tab/>
          <w:delText>or embedded expressions inside curly braces, e.g.,: { a+b&gt;n }.</w:delText>
        </w:r>
      </w:del>
    </w:p>
    <w:p w14:paraId="7DDBBBDA"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66" w:author="hp" w:date="2017-01-05T18:05:00Z"/>
          <w:rFonts w:asciiTheme="majorBidi" w:hAnsiTheme="majorBidi" w:cstheme="majorBidi"/>
          <w:sz w:val="22"/>
          <w:lang w:bidi="ar-SA"/>
        </w:rPr>
      </w:pPr>
    </w:p>
    <w:p w14:paraId="71C2851E"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67" w:author="hp" w:date="2017-01-05T18:05:00Z"/>
          <w:rFonts w:asciiTheme="majorBidi" w:hAnsiTheme="majorBidi" w:cstheme="majorBidi"/>
          <w:sz w:val="22"/>
          <w:lang w:bidi="ar-SA"/>
        </w:rPr>
      </w:pPr>
      <w:del w:id="568" w:author="hp" w:date="2017-01-05T18:05:00Z">
        <w:r w:rsidRPr="0094686A">
          <w:rPr>
            <w:rFonts w:asciiTheme="majorBidi" w:hAnsiTheme="majorBidi" w:cstheme="majorBidi"/>
            <w:sz w:val="22"/>
            <w:lang w:bidi="ar-SA"/>
          </w:rPr>
          <w:delText>Unary Operators (</w:delText>
        </w:r>
        <w:r w:rsidRPr="0094686A">
          <w:rPr>
            <w:rFonts w:asciiTheme="majorBidi" w:hAnsiTheme="majorBidi" w:cstheme="majorBidi"/>
            <w:b/>
            <w:bCs/>
            <w:sz w:val="22"/>
            <w:lang w:bidi="ar-SA"/>
          </w:rPr>
          <w:delText>unop</w:delText>
        </w:r>
        <w:r w:rsidRPr="0094686A">
          <w:rPr>
            <w:rFonts w:asciiTheme="majorBidi" w:hAnsiTheme="majorBidi" w:cstheme="majorBidi"/>
            <w:sz w:val="22"/>
            <w:lang w:bidi="ar-SA"/>
          </w:rPr>
          <w:delText>):</w:delText>
        </w:r>
      </w:del>
    </w:p>
    <w:p w14:paraId="4E79B188"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69" w:author="hp" w:date="2017-01-05T18:05:00Z"/>
          <w:rFonts w:asciiTheme="majorBidi" w:hAnsiTheme="majorBidi" w:cstheme="majorBidi"/>
          <w:sz w:val="22"/>
          <w:lang w:bidi="ar-SA"/>
        </w:rPr>
      </w:pPr>
      <w:del w:id="570" w:author="hp" w:date="2017-01-05T18:05:00Z">
        <w:r w:rsidRPr="0094686A">
          <w:rPr>
            <w:rFonts w:asciiTheme="majorBidi" w:hAnsiTheme="majorBidi" w:cstheme="majorBidi"/>
            <w:sz w:val="22"/>
            <w:lang w:bidi="ar-SA"/>
          </w:rPr>
          <w:tab/>
          <w:delText>[]</w:delText>
        </w:r>
        <w:r w:rsidRPr="0094686A">
          <w:rPr>
            <w:rFonts w:asciiTheme="majorBidi" w:hAnsiTheme="majorBidi" w:cstheme="majorBidi"/>
            <w:sz w:val="22"/>
            <w:lang w:bidi="ar-SA"/>
          </w:rPr>
          <w:tab/>
          <w:delText xml:space="preserve">(the temporal operator </w:delText>
        </w:r>
        <w:r w:rsidRPr="0094686A">
          <w:rPr>
            <w:rFonts w:asciiTheme="majorBidi" w:hAnsiTheme="majorBidi" w:cstheme="majorBidi"/>
            <w:i/>
            <w:iCs/>
            <w:sz w:val="22"/>
            <w:lang w:bidi="ar-SA"/>
          </w:rPr>
          <w:delText>always</w:delText>
        </w:r>
        <w:r w:rsidRPr="0094686A">
          <w:rPr>
            <w:rFonts w:asciiTheme="majorBidi" w:hAnsiTheme="majorBidi" w:cstheme="majorBidi"/>
            <w:sz w:val="22"/>
            <w:lang w:bidi="ar-SA"/>
          </w:rPr>
          <w:delText>)</w:delText>
        </w:r>
      </w:del>
    </w:p>
    <w:p w14:paraId="2D9C7BF5"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71" w:author="hp" w:date="2017-01-05T18:05:00Z"/>
          <w:rFonts w:asciiTheme="majorBidi" w:hAnsiTheme="majorBidi" w:cstheme="majorBidi"/>
          <w:sz w:val="22"/>
          <w:lang w:bidi="ar-SA"/>
        </w:rPr>
      </w:pPr>
      <w:del w:id="572" w:author="hp" w:date="2017-01-05T18:05:00Z">
        <w:r w:rsidRPr="0094686A">
          <w:rPr>
            <w:rFonts w:asciiTheme="majorBidi" w:hAnsiTheme="majorBidi" w:cstheme="majorBidi"/>
            <w:sz w:val="22"/>
            <w:lang w:bidi="ar-SA"/>
          </w:rPr>
          <w:tab/>
          <w:delText>&lt;&gt;</w:delText>
        </w:r>
        <w:r w:rsidRPr="0094686A">
          <w:rPr>
            <w:rFonts w:asciiTheme="majorBidi" w:hAnsiTheme="majorBidi" w:cstheme="majorBidi"/>
            <w:sz w:val="22"/>
            <w:lang w:bidi="ar-SA"/>
          </w:rPr>
          <w:tab/>
          <w:delText xml:space="preserve">(the temporal operator </w:delText>
        </w:r>
        <w:r w:rsidRPr="0094686A">
          <w:rPr>
            <w:rFonts w:asciiTheme="majorBidi" w:hAnsiTheme="majorBidi" w:cstheme="majorBidi"/>
            <w:i/>
            <w:iCs/>
            <w:sz w:val="22"/>
            <w:lang w:bidi="ar-SA"/>
          </w:rPr>
          <w:delText>eventually</w:delText>
        </w:r>
        <w:r w:rsidRPr="0094686A">
          <w:rPr>
            <w:rFonts w:asciiTheme="majorBidi" w:hAnsiTheme="majorBidi" w:cstheme="majorBidi"/>
            <w:sz w:val="22"/>
            <w:lang w:bidi="ar-SA"/>
          </w:rPr>
          <w:delText>)</w:delText>
        </w:r>
      </w:del>
    </w:p>
    <w:p w14:paraId="674C3FC4"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73" w:author="hp" w:date="2017-01-05T18:05:00Z"/>
          <w:rFonts w:asciiTheme="majorBidi" w:hAnsiTheme="majorBidi" w:cstheme="majorBidi"/>
          <w:sz w:val="22"/>
          <w:lang w:bidi="ar-SA"/>
        </w:rPr>
      </w:pPr>
      <w:del w:id="574" w:author="hp" w:date="2017-01-05T18:05:00Z">
        <w:r w:rsidRPr="0094686A">
          <w:rPr>
            <w:rFonts w:asciiTheme="majorBidi" w:hAnsiTheme="majorBidi" w:cstheme="majorBidi"/>
            <w:sz w:val="22"/>
            <w:lang w:bidi="ar-SA"/>
          </w:rPr>
          <w:tab/>
          <w:delText xml:space="preserve">! </w:delText>
        </w:r>
        <w:r w:rsidRPr="0094686A">
          <w:rPr>
            <w:rFonts w:asciiTheme="majorBidi" w:hAnsiTheme="majorBidi" w:cstheme="majorBidi"/>
            <w:sz w:val="22"/>
            <w:lang w:bidi="ar-SA"/>
          </w:rPr>
          <w:tab/>
          <w:delText xml:space="preserve">(the boolean operator for </w:delText>
        </w:r>
        <w:r w:rsidRPr="0094686A">
          <w:rPr>
            <w:rFonts w:asciiTheme="majorBidi" w:hAnsiTheme="majorBidi" w:cstheme="majorBidi"/>
            <w:i/>
            <w:iCs/>
            <w:sz w:val="22"/>
            <w:lang w:bidi="ar-SA"/>
          </w:rPr>
          <w:delText>negation</w:delText>
        </w:r>
        <w:r w:rsidRPr="0094686A">
          <w:rPr>
            <w:rFonts w:asciiTheme="majorBidi" w:hAnsiTheme="majorBidi" w:cstheme="majorBidi"/>
            <w:sz w:val="22"/>
            <w:lang w:bidi="ar-SA"/>
          </w:rPr>
          <w:delText>)</w:delText>
        </w:r>
      </w:del>
    </w:p>
    <w:p w14:paraId="73373344"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75" w:author="hp" w:date="2017-01-05T18:05:00Z"/>
          <w:rFonts w:asciiTheme="majorBidi" w:hAnsiTheme="majorBidi" w:cstheme="majorBidi"/>
          <w:sz w:val="22"/>
          <w:lang w:bidi="ar-SA"/>
        </w:rPr>
      </w:pPr>
    </w:p>
    <w:p w14:paraId="27B6BB94"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76" w:author="hp" w:date="2017-01-05T18:05:00Z"/>
          <w:rFonts w:asciiTheme="majorBidi" w:hAnsiTheme="majorBidi" w:cstheme="majorBidi"/>
          <w:sz w:val="22"/>
          <w:lang w:bidi="ar-SA"/>
        </w:rPr>
      </w:pPr>
      <w:del w:id="577" w:author="hp" w:date="2017-01-05T18:05:00Z">
        <w:r w:rsidRPr="0094686A">
          <w:rPr>
            <w:rFonts w:asciiTheme="majorBidi" w:hAnsiTheme="majorBidi" w:cstheme="majorBidi"/>
            <w:sz w:val="22"/>
            <w:lang w:bidi="ar-SA"/>
          </w:rPr>
          <w:delText>Binary Operators (</w:delText>
        </w:r>
        <w:r w:rsidRPr="0094686A">
          <w:rPr>
            <w:rFonts w:asciiTheme="majorBidi" w:hAnsiTheme="majorBidi" w:cstheme="majorBidi"/>
            <w:b/>
            <w:bCs/>
            <w:sz w:val="22"/>
            <w:lang w:bidi="ar-SA"/>
          </w:rPr>
          <w:delText>binop</w:delText>
        </w:r>
        <w:r w:rsidRPr="0094686A">
          <w:rPr>
            <w:rFonts w:asciiTheme="majorBidi" w:hAnsiTheme="majorBidi" w:cstheme="majorBidi"/>
            <w:sz w:val="22"/>
            <w:lang w:bidi="ar-SA"/>
          </w:rPr>
          <w:delText>):</w:delText>
        </w:r>
      </w:del>
    </w:p>
    <w:p w14:paraId="2846EA9E"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78" w:author="hp" w:date="2017-01-05T18:05:00Z"/>
          <w:rFonts w:asciiTheme="majorBidi" w:hAnsiTheme="majorBidi" w:cstheme="majorBidi"/>
          <w:sz w:val="22"/>
          <w:lang w:bidi="ar-SA"/>
        </w:rPr>
      </w:pPr>
      <w:del w:id="579" w:author="hp" w:date="2017-01-05T18:05:00Z">
        <w:r w:rsidRPr="0094686A">
          <w:rPr>
            <w:rFonts w:asciiTheme="majorBidi" w:hAnsiTheme="majorBidi" w:cstheme="majorBidi"/>
            <w:sz w:val="22"/>
            <w:lang w:bidi="ar-SA"/>
          </w:rPr>
          <w:tab/>
          <w:delText xml:space="preserve">U </w:delText>
        </w:r>
        <w:r w:rsidRPr="0094686A">
          <w:rPr>
            <w:rFonts w:asciiTheme="majorBidi" w:hAnsiTheme="majorBidi" w:cstheme="majorBidi"/>
            <w:sz w:val="22"/>
            <w:lang w:bidi="ar-SA"/>
          </w:rPr>
          <w:tab/>
          <w:delText xml:space="preserve">(the temporal operator </w:delText>
        </w:r>
        <w:r w:rsidRPr="0094686A">
          <w:rPr>
            <w:rFonts w:asciiTheme="majorBidi" w:hAnsiTheme="majorBidi" w:cstheme="majorBidi"/>
            <w:i/>
            <w:iCs/>
            <w:sz w:val="22"/>
            <w:lang w:bidi="ar-SA"/>
          </w:rPr>
          <w:delText>strong until</w:delText>
        </w:r>
        <w:r w:rsidRPr="0094686A">
          <w:rPr>
            <w:rFonts w:asciiTheme="majorBidi" w:hAnsiTheme="majorBidi" w:cstheme="majorBidi"/>
            <w:sz w:val="22"/>
            <w:lang w:bidi="ar-SA"/>
          </w:rPr>
          <w:delText>)</w:delText>
        </w:r>
      </w:del>
    </w:p>
    <w:p w14:paraId="43A37EAC"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80" w:author="hp" w:date="2017-01-05T18:05:00Z"/>
          <w:rFonts w:asciiTheme="majorBidi" w:hAnsiTheme="majorBidi" w:cstheme="majorBidi"/>
          <w:sz w:val="22"/>
          <w:lang w:bidi="ar-SA"/>
        </w:rPr>
      </w:pPr>
      <w:del w:id="581" w:author="hp" w:date="2017-01-05T18:05:00Z">
        <w:r w:rsidRPr="0094686A">
          <w:rPr>
            <w:rFonts w:asciiTheme="majorBidi" w:hAnsiTheme="majorBidi" w:cstheme="majorBidi"/>
            <w:sz w:val="22"/>
            <w:lang w:bidi="ar-SA"/>
          </w:rPr>
          <w:tab/>
          <w:delText>W</w:delText>
        </w:r>
        <w:r w:rsidRPr="0094686A">
          <w:rPr>
            <w:rFonts w:asciiTheme="majorBidi" w:hAnsiTheme="majorBidi" w:cstheme="majorBidi"/>
            <w:sz w:val="22"/>
            <w:lang w:bidi="ar-SA"/>
          </w:rPr>
          <w:tab/>
        </w:r>
        <w:commentRangeStart w:id="582"/>
        <w:r w:rsidRPr="0094686A">
          <w:rPr>
            <w:rFonts w:asciiTheme="majorBidi" w:hAnsiTheme="majorBidi" w:cstheme="majorBidi"/>
            <w:sz w:val="22"/>
            <w:lang w:bidi="ar-SA"/>
          </w:rPr>
          <w:delText xml:space="preserve">(the temporal operator </w:delText>
        </w:r>
        <w:r w:rsidRPr="0094686A">
          <w:rPr>
            <w:rFonts w:asciiTheme="majorBidi" w:hAnsiTheme="majorBidi" w:cstheme="majorBidi"/>
            <w:i/>
            <w:iCs/>
            <w:sz w:val="22"/>
            <w:lang w:bidi="ar-SA"/>
          </w:rPr>
          <w:delText>weak until</w:delText>
        </w:r>
        <w:commentRangeEnd w:id="582"/>
        <w:r w:rsidR="00327154" w:rsidRPr="0094686A">
          <w:rPr>
            <w:rStyle w:val="CommentReference"/>
            <w:rFonts w:asciiTheme="majorBidi" w:hAnsiTheme="majorBidi" w:cstheme="majorBidi"/>
            <w:sz w:val="22"/>
            <w:szCs w:val="22"/>
          </w:rPr>
          <w:commentReference w:id="582"/>
        </w:r>
      </w:del>
    </w:p>
    <w:p w14:paraId="723F6D10"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83" w:author="hp" w:date="2017-01-05T18:05:00Z"/>
          <w:rFonts w:asciiTheme="majorBidi" w:hAnsiTheme="majorBidi" w:cstheme="majorBidi"/>
          <w:sz w:val="22"/>
          <w:lang w:bidi="ar-SA"/>
        </w:rPr>
      </w:pPr>
      <w:del w:id="584" w:author="hp" w:date="2017-01-05T18:05:00Z">
        <w:r w:rsidRPr="0094686A">
          <w:rPr>
            <w:rFonts w:asciiTheme="majorBidi" w:hAnsiTheme="majorBidi" w:cstheme="majorBidi"/>
            <w:sz w:val="22"/>
            <w:lang w:bidi="ar-SA"/>
          </w:rPr>
          <w:tab/>
          <w:delText xml:space="preserve">V </w:delText>
        </w:r>
        <w:r w:rsidRPr="0094686A">
          <w:rPr>
            <w:rFonts w:asciiTheme="majorBidi" w:hAnsiTheme="majorBidi" w:cstheme="majorBidi"/>
            <w:sz w:val="22"/>
            <w:lang w:bidi="ar-SA"/>
          </w:rPr>
          <w:tab/>
          <w:delText>(the dual of U): (p V q) means !(!p U !q))</w:delText>
        </w:r>
      </w:del>
    </w:p>
    <w:p w14:paraId="06480430"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85" w:author="hp" w:date="2017-01-05T18:05:00Z"/>
          <w:rFonts w:asciiTheme="majorBidi" w:hAnsiTheme="majorBidi" w:cstheme="majorBidi"/>
          <w:sz w:val="22"/>
          <w:lang w:bidi="ar-SA"/>
        </w:rPr>
      </w:pPr>
      <w:del w:id="586" w:author="hp" w:date="2017-01-05T18:05:00Z">
        <w:r w:rsidRPr="0094686A">
          <w:rPr>
            <w:rFonts w:asciiTheme="majorBidi" w:hAnsiTheme="majorBidi" w:cstheme="majorBidi"/>
            <w:sz w:val="22"/>
            <w:lang w:bidi="ar-SA"/>
          </w:rPr>
          <w:tab/>
          <w:delText>&amp;&amp;</w:delText>
        </w:r>
        <w:r w:rsidRPr="0094686A">
          <w:rPr>
            <w:rFonts w:asciiTheme="majorBidi" w:hAnsiTheme="majorBidi" w:cstheme="majorBidi"/>
            <w:sz w:val="22"/>
            <w:lang w:bidi="ar-SA"/>
          </w:rPr>
          <w:tab/>
          <w:delText xml:space="preserve">(the boolean operator for </w:delText>
        </w:r>
        <w:r w:rsidRPr="0094686A">
          <w:rPr>
            <w:rFonts w:asciiTheme="majorBidi" w:hAnsiTheme="majorBidi" w:cstheme="majorBidi"/>
            <w:i/>
            <w:iCs/>
            <w:sz w:val="22"/>
            <w:lang w:bidi="ar-SA"/>
          </w:rPr>
          <w:delText>logical and</w:delText>
        </w:r>
        <w:r w:rsidRPr="0094686A">
          <w:rPr>
            <w:rFonts w:asciiTheme="majorBidi" w:hAnsiTheme="majorBidi" w:cstheme="majorBidi"/>
            <w:sz w:val="22"/>
            <w:lang w:bidi="ar-SA"/>
          </w:rPr>
          <w:delText>)</w:delText>
        </w:r>
      </w:del>
    </w:p>
    <w:p w14:paraId="13D56534"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87" w:author="hp" w:date="2017-01-05T18:05:00Z"/>
          <w:rFonts w:asciiTheme="majorBidi" w:hAnsiTheme="majorBidi" w:cstheme="majorBidi"/>
          <w:sz w:val="22"/>
          <w:lang w:bidi="ar-SA"/>
        </w:rPr>
      </w:pPr>
      <w:del w:id="588" w:author="hp" w:date="2017-01-05T18:05:00Z">
        <w:r w:rsidRPr="0094686A">
          <w:rPr>
            <w:rFonts w:asciiTheme="majorBidi" w:hAnsiTheme="majorBidi" w:cstheme="majorBidi"/>
            <w:sz w:val="22"/>
            <w:lang w:bidi="ar-SA"/>
          </w:rPr>
          <w:tab/>
          <w:delText>||</w:delText>
        </w:r>
        <w:r w:rsidRPr="0094686A">
          <w:rPr>
            <w:rFonts w:asciiTheme="majorBidi" w:hAnsiTheme="majorBidi" w:cstheme="majorBidi"/>
            <w:sz w:val="22"/>
            <w:lang w:bidi="ar-SA"/>
          </w:rPr>
          <w:tab/>
          <w:delText xml:space="preserve">(the boolean operator for </w:delText>
        </w:r>
        <w:r w:rsidRPr="0094686A">
          <w:rPr>
            <w:rFonts w:asciiTheme="majorBidi" w:hAnsiTheme="majorBidi" w:cstheme="majorBidi"/>
            <w:i/>
            <w:iCs/>
            <w:sz w:val="22"/>
            <w:lang w:bidi="ar-SA"/>
          </w:rPr>
          <w:delText>logical or</w:delText>
        </w:r>
        <w:r w:rsidRPr="0094686A">
          <w:rPr>
            <w:rFonts w:asciiTheme="majorBidi" w:hAnsiTheme="majorBidi" w:cstheme="majorBidi"/>
            <w:sz w:val="22"/>
            <w:lang w:bidi="ar-SA"/>
          </w:rPr>
          <w:delText>)</w:delText>
        </w:r>
      </w:del>
    </w:p>
    <w:p w14:paraId="7C984578"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89" w:author="hp" w:date="2017-01-05T18:05:00Z"/>
          <w:rFonts w:asciiTheme="majorBidi" w:hAnsiTheme="majorBidi" w:cstheme="majorBidi"/>
          <w:sz w:val="22"/>
          <w:lang w:bidi="ar-SA"/>
        </w:rPr>
      </w:pPr>
      <w:del w:id="590" w:author="hp" w:date="2017-01-05T18:05:00Z">
        <w:r w:rsidRPr="0094686A">
          <w:rPr>
            <w:rFonts w:asciiTheme="majorBidi" w:hAnsiTheme="majorBidi" w:cstheme="majorBidi"/>
            <w:sz w:val="22"/>
            <w:lang w:bidi="ar-SA"/>
          </w:rPr>
          <w:tab/>
          <w:delText>/\</w:delText>
        </w:r>
        <w:r w:rsidRPr="0094686A">
          <w:rPr>
            <w:rFonts w:asciiTheme="majorBidi" w:hAnsiTheme="majorBidi" w:cstheme="majorBidi"/>
            <w:sz w:val="22"/>
            <w:lang w:bidi="ar-SA"/>
          </w:rPr>
          <w:tab/>
          <w:delText>(alternative form of &amp;&amp;)</w:delText>
        </w:r>
      </w:del>
    </w:p>
    <w:p w14:paraId="78ADF4AB"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91" w:author="hp" w:date="2017-01-05T18:05:00Z"/>
          <w:rFonts w:asciiTheme="majorBidi" w:hAnsiTheme="majorBidi" w:cstheme="majorBidi"/>
          <w:sz w:val="22"/>
          <w:lang w:bidi="ar-SA"/>
        </w:rPr>
      </w:pPr>
      <w:del w:id="592" w:author="hp" w:date="2017-01-05T18:05:00Z">
        <w:r w:rsidRPr="0094686A">
          <w:rPr>
            <w:rFonts w:asciiTheme="majorBidi" w:hAnsiTheme="majorBidi" w:cstheme="majorBidi"/>
            <w:sz w:val="22"/>
            <w:lang w:bidi="ar-SA"/>
          </w:rPr>
          <w:tab/>
          <w:delText>\/</w:delText>
        </w:r>
        <w:r w:rsidRPr="0094686A">
          <w:rPr>
            <w:rFonts w:asciiTheme="majorBidi" w:hAnsiTheme="majorBidi" w:cstheme="majorBidi"/>
            <w:sz w:val="22"/>
            <w:lang w:bidi="ar-SA"/>
          </w:rPr>
          <w:tab/>
          <w:delText>(alternative form of ||)</w:delText>
        </w:r>
      </w:del>
    </w:p>
    <w:p w14:paraId="44902980"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93" w:author="hp" w:date="2017-01-05T18:05:00Z"/>
          <w:rFonts w:asciiTheme="majorBidi" w:hAnsiTheme="majorBidi" w:cstheme="majorBidi"/>
          <w:sz w:val="22"/>
          <w:lang w:bidi="ar-SA"/>
        </w:rPr>
      </w:pPr>
      <w:del w:id="594" w:author="hp" w:date="2017-01-05T18:05:00Z">
        <w:r w:rsidRPr="0094686A">
          <w:rPr>
            <w:rFonts w:asciiTheme="majorBidi" w:hAnsiTheme="majorBidi" w:cstheme="majorBidi"/>
            <w:sz w:val="22"/>
            <w:lang w:bidi="ar-SA"/>
          </w:rPr>
          <w:tab/>
          <w:delText>-&gt;</w:delText>
        </w:r>
        <w:r w:rsidRPr="0094686A">
          <w:rPr>
            <w:rFonts w:asciiTheme="majorBidi" w:hAnsiTheme="majorBidi" w:cstheme="majorBidi"/>
            <w:sz w:val="22"/>
            <w:lang w:bidi="ar-SA"/>
          </w:rPr>
          <w:tab/>
          <w:delText xml:space="preserve">(the boolean operator for </w:delText>
        </w:r>
        <w:r w:rsidRPr="0094686A">
          <w:rPr>
            <w:rFonts w:asciiTheme="majorBidi" w:hAnsiTheme="majorBidi" w:cstheme="majorBidi"/>
            <w:i/>
            <w:iCs/>
            <w:sz w:val="22"/>
            <w:lang w:bidi="ar-SA"/>
          </w:rPr>
          <w:delText>logical implication</w:delText>
        </w:r>
        <w:r w:rsidRPr="0094686A">
          <w:rPr>
            <w:rFonts w:asciiTheme="majorBidi" w:hAnsiTheme="majorBidi" w:cstheme="majorBidi"/>
            <w:sz w:val="22"/>
            <w:lang w:bidi="ar-SA"/>
          </w:rPr>
          <w:delText>)</w:delText>
        </w:r>
      </w:del>
    </w:p>
    <w:p w14:paraId="6994E432"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95" w:author="hp" w:date="2017-01-05T18:05:00Z"/>
          <w:rFonts w:asciiTheme="majorBidi" w:hAnsiTheme="majorBidi" w:cstheme="majorBidi"/>
          <w:sz w:val="22"/>
          <w:lang w:bidi="ar-SA"/>
        </w:rPr>
      </w:pPr>
      <w:del w:id="596" w:author="hp" w:date="2017-01-05T18:05:00Z">
        <w:r w:rsidRPr="0094686A">
          <w:rPr>
            <w:rFonts w:asciiTheme="majorBidi" w:hAnsiTheme="majorBidi" w:cstheme="majorBidi"/>
            <w:sz w:val="22"/>
            <w:lang w:bidi="ar-SA"/>
          </w:rPr>
          <w:tab/>
          <w:delText>&lt;-&gt;</w:delText>
        </w:r>
        <w:r w:rsidRPr="0094686A">
          <w:rPr>
            <w:rFonts w:asciiTheme="majorBidi" w:hAnsiTheme="majorBidi" w:cstheme="majorBidi"/>
            <w:sz w:val="22"/>
            <w:lang w:bidi="ar-SA"/>
          </w:rPr>
          <w:tab/>
          <w:delText xml:space="preserve">(the boolean operator for </w:delText>
        </w:r>
        <w:r w:rsidRPr="0094686A">
          <w:rPr>
            <w:rFonts w:asciiTheme="majorBidi" w:hAnsiTheme="majorBidi" w:cstheme="majorBidi"/>
            <w:i/>
            <w:iCs/>
            <w:sz w:val="22"/>
            <w:lang w:bidi="ar-SA"/>
          </w:rPr>
          <w:delText>logical equivalence</w:delText>
        </w:r>
        <w:r w:rsidRPr="0094686A">
          <w:rPr>
            <w:rFonts w:asciiTheme="majorBidi" w:hAnsiTheme="majorBidi" w:cstheme="majorBidi"/>
            <w:sz w:val="22"/>
            <w:lang w:bidi="ar-SA"/>
          </w:rPr>
          <w:delText>)</w:delText>
        </w:r>
      </w:del>
    </w:p>
    <w:p w14:paraId="1C3060F4" w14:textId="77777777" w:rsidR="000B3E65" w:rsidRPr="0094686A" w:rsidRDefault="000B3E65" w:rsidP="00A24E63">
      <w:pPr>
        <w:spacing w:after="120"/>
        <w:ind w:left="0" w:right="0"/>
        <w:rPr>
          <w:del w:id="597" w:author="hp" w:date="2017-01-05T18:05:00Z"/>
          <w:rFonts w:asciiTheme="majorBidi" w:hAnsiTheme="majorBidi" w:cstheme="majorBidi"/>
          <w:sz w:val="22"/>
        </w:rPr>
      </w:pPr>
    </w:p>
    <w:p w14:paraId="7E98ACAF" w14:textId="07BAF79B" w:rsidR="000B3E65" w:rsidRPr="0094686A" w:rsidRDefault="000B3E65" w:rsidP="00A24E63">
      <w:pPr>
        <w:spacing w:after="120" w:line="240" w:lineRule="auto"/>
        <w:ind w:left="0" w:right="0" w:firstLine="0"/>
        <w:jc w:val="left"/>
        <w:rPr>
          <w:del w:id="598" w:author="hp" w:date="2017-01-05T18:05:00Z"/>
          <w:rFonts w:asciiTheme="majorBidi" w:hAnsiTheme="majorBidi" w:cstheme="majorBidi"/>
          <w:sz w:val="22"/>
          <w:lang w:bidi="ar-SA"/>
        </w:rPr>
      </w:pPr>
      <w:del w:id="599" w:author="hp" w:date="2017-01-05T18:05:00Z">
        <w:r w:rsidRPr="0094686A">
          <w:rPr>
            <w:rFonts w:asciiTheme="majorBidi" w:hAnsiTheme="majorBidi" w:cstheme="majorBidi"/>
            <w:sz w:val="22"/>
            <w:lang w:bidi="ar-SA"/>
          </w:rPr>
          <w:br/>
          <w:delText>The easiest way to specify an LTL property is to specify it inline. The formula is specified globally (i.e., outside all proctype or init declarations) with the following syntax:</w:delText>
        </w:r>
      </w:del>
    </w:p>
    <w:p w14:paraId="4225A990"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600" w:author="hp" w:date="2017-01-05T18:05:00Z"/>
          <w:rFonts w:asciiTheme="majorBidi" w:hAnsiTheme="majorBidi" w:cstheme="majorBidi"/>
          <w:i/>
          <w:iCs/>
          <w:sz w:val="22"/>
          <w:lang w:bidi="ar-SA"/>
        </w:rPr>
      </w:pPr>
      <w:del w:id="601" w:author="hp" w:date="2017-01-05T18:05:00Z">
        <w:r w:rsidRPr="0094686A">
          <w:rPr>
            <w:rFonts w:asciiTheme="majorBidi" w:hAnsiTheme="majorBidi" w:cstheme="majorBidi"/>
            <w:i/>
            <w:iCs/>
            <w:sz w:val="22"/>
            <w:lang w:bidi="ar-SA"/>
          </w:rPr>
          <w:tab/>
          <w:delText xml:space="preserve">ltl [ name ] '{' </w:delText>
        </w:r>
        <w:commentRangeStart w:id="602"/>
        <w:r w:rsidRPr="0094686A">
          <w:rPr>
            <w:rFonts w:asciiTheme="majorBidi" w:hAnsiTheme="majorBidi" w:cstheme="majorBidi"/>
            <w:i/>
            <w:iCs/>
            <w:sz w:val="22"/>
            <w:lang w:bidi="ar-SA"/>
          </w:rPr>
          <w:delText xml:space="preserve"> formula</w:delText>
        </w:r>
        <w:commentRangeEnd w:id="602"/>
        <w:r w:rsidR="00327154" w:rsidRPr="0094686A">
          <w:rPr>
            <w:rStyle w:val="CommentReference"/>
            <w:rFonts w:asciiTheme="majorBidi" w:hAnsiTheme="majorBidi" w:cstheme="majorBidi"/>
            <w:sz w:val="22"/>
            <w:szCs w:val="22"/>
          </w:rPr>
          <w:commentReference w:id="602"/>
        </w:r>
        <w:r w:rsidRPr="0094686A">
          <w:rPr>
            <w:rFonts w:asciiTheme="majorBidi" w:hAnsiTheme="majorBidi" w:cstheme="majorBidi"/>
            <w:i/>
            <w:iCs/>
            <w:sz w:val="22"/>
            <w:lang w:bidi="ar-SA"/>
          </w:rPr>
          <w:delText xml:space="preserve"> '}'</w:delText>
        </w:r>
      </w:del>
    </w:p>
    <w:p w14:paraId="39E6DA0C" w14:textId="77777777" w:rsidR="000B3E65" w:rsidRPr="0094686A" w:rsidRDefault="000B3E65" w:rsidP="00A24E63">
      <w:pPr>
        <w:spacing w:after="120" w:line="240" w:lineRule="auto"/>
        <w:ind w:left="0" w:right="0" w:firstLine="0"/>
        <w:jc w:val="left"/>
        <w:rPr>
          <w:del w:id="603" w:author="hp" w:date="2017-01-05T18:05:00Z"/>
          <w:rFonts w:asciiTheme="majorBidi" w:hAnsiTheme="majorBidi" w:cstheme="majorBidi"/>
          <w:color w:val="auto"/>
          <w:sz w:val="22"/>
          <w:lang w:bidi="ar-SA"/>
        </w:rPr>
      </w:pPr>
      <w:del w:id="604" w:author="hp" w:date="2017-01-05T18:05:00Z">
        <w:r w:rsidRPr="0094686A">
          <w:rPr>
            <w:rFonts w:asciiTheme="majorBidi" w:hAnsiTheme="majorBidi" w:cstheme="majorBidi"/>
            <w:sz w:val="22"/>
            <w:shd w:val="clear" w:color="auto" w:fill="FFFFFF"/>
            <w:lang w:bidi="ar-SA"/>
          </w:rPr>
          <w:delText>The name is optional, but can be useful when specifying multiple formulae. (Each such formula follows the same basic format.) The formula has the grammar outlined above, with some extensions. First, white space (newlines, spaces, tabs) can be used anywhere to separate operands and operators. Second, the names of operators can either be abbreviated with the symbols shown above, or spelled out in full (as </w:delText>
        </w:r>
        <w:r w:rsidRPr="0094686A">
          <w:rPr>
            <w:rFonts w:asciiTheme="majorBidi" w:hAnsiTheme="majorBidi" w:cstheme="majorBidi"/>
            <w:sz w:val="22"/>
            <w:lang w:bidi="ar-SA"/>
          </w:rPr>
          <w:delText>always</w:delText>
        </w:r>
        <w:r w:rsidRPr="0094686A">
          <w:rPr>
            <w:rFonts w:asciiTheme="majorBidi" w:hAnsiTheme="majorBidi" w:cstheme="majorBidi"/>
            <w:sz w:val="22"/>
            <w:shd w:val="clear" w:color="auto" w:fill="FFFFFF"/>
            <w:lang w:bidi="ar-SA"/>
          </w:rPr>
          <w:delText>, </w:delText>
        </w:r>
        <w:r w:rsidRPr="0094686A">
          <w:rPr>
            <w:rFonts w:asciiTheme="majorBidi" w:hAnsiTheme="majorBidi" w:cstheme="majorBidi"/>
            <w:sz w:val="22"/>
            <w:lang w:bidi="ar-SA"/>
          </w:rPr>
          <w:delText>eventually</w:delText>
        </w:r>
        <w:r w:rsidRPr="0094686A">
          <w:rPr>
            <w:rFonts w:asciiTheme="majorBidi" w:hAnsiTheme="majorBidi" w:cstheme="majorBidi"/>
            <w:sz w:val="22"/>
            <w:shd w:val="clear" w:color="auto" w:fill="FFFFFF"/>
            <w:lang w:bidi="ar-SA"/>
          </w:rPr>
          <w:delText>, </w:delText>
        </w:r>
        <w:r w:rsidRPr="0094686A">
          <w:rPr>
            <w:rFonts w:asciiTheme="majorBidi" w:hAnsiTheme="majorBidi" w:cstheme="majorBidi"/>
            <w:sz w:val="22"/>
            <w:lang w:bidi="ar-SA"/>
          </w:rPr>
          <w:delText>until</w:delText>
        </w:r>
        <w:r w:rsidRPr="0094686A">
          <w:rPr>
            <w:rFonts w:asciiTheme="majorBidi" w:hAnsiTheme="majorBidi" w:cstheme="majorBidi"/>
            <w:sz w:val="22"/>
            <w:shd w:val="clear" w:color="auto" w:fill="FFFFFF"/>
            <w:lang w:bidi="ar-SA"/>
          </w:rPr>
          <w:delText>, </w:delText>
        </w:r>
        <w:r w:rsidRPr="0094686A">
          <w:rPr>
            <w:rFonts w:asciiTheme="majorBidi" w:hAnsiTheme="majorBidi" w:cstheme="majorBidi"/>
            <w:sz w:val="22"/>
            <w:lang w:bidi="ar-SA"/>
          </w:rPr>
          <w:delText>implies</w:delText>
        </w:r>
        <w:r w:rsidRPr="0094686A">
          <w:rPr>
            <w:rFonts w:asciiTheme="majorBidi" w:hAnsiTheme="majorBidi" w:cstheme="majorBidi"/>
            <w:sz w:val="22"/>
            <w:shd w:val="clear" w:color="auto" w:fill="FFFFFF"/>
            <w:lang w:bidi="ar-SA"/>
          </w:rPr>
          <w:delText>, and </w:delText>
        </w:r>
        <w:r w:rsidRPr="0094686A">
          <w:rPr>
            <w:rFonts w:asciiTheme="majorBidi" w:hAnsiTheme="majorBidi" w:cstheme="majorBidi"/>
            <w:sz w:val="22"/>
            <w:lang w:bidi="ar-SA"/>
          </w:rPr>
          <w:delText>equivalent</w:delText>
        </w:r>
        <w:r w:rsidRPr="0094686A">
          <w:rPr>
            <w:rFonts w:asciiTheme="majorBidi" w:hAnsiTheme="majorBidi" w:cstheme="majorBidi"/>
            <w:sz w:val="22"/>
            <w:shd w:val="clear" w:color="auto" w:fill="FFFFFF"/>
            <w:lang w:bidi="ar-SA"/>
          </w:rPr>
          <w:delText>. The alternative operators </w:delText>
        </w:r>
        <w:r w:rsidRPr="0094686A">
          <w:rPr>
            <w:rFonts w:asciiTheme="majorBidi" w:hAnsiTheme="majorBidi" w:cstheme="majorBidi"/>
            <w:sz w:val="22"/>
            <w:lang w:bidi="ar-SA"/>
          </w:rPr>
          <w:delText>weakuntil</w:delText>
        </w:r>
        <w:r w:rsidRPr="0094686A">
          <w:rPr>
            <w:rFonts w:asciiTheme="majorBidi" w:hAnsiTheme="majorBidi" w:cstheme="majorBidi"/>
            <w:sz w:val="22"/>
            <w:shd w:val="clear" w:color="auto" w:fill="FFFFFF"/>
            <w:lang w:bidi="ar-SA"/>
          </w:rPr>
          <w:delText>, </w:delText>
        </w:r>
        <w:r w:rsidRPr="0094686A">
          <w:rPr>
            <w:rFonts w:asciiTheme="majorBidi" w:hAnsiTheme="majorBidi" w:cstheme="majorBidi"/>
            <w:sz w:val="22"/>
            <w:lang w:bidi="ar-SA"/>
          </w:rPr>
          <w:delText>stronguntil</w:delText>
        </w:r>
        <w:r w:rsidRPr="0094686A">
          <w:rPr>
            <w:rFonts w:asciiTheme="majorBidi" w:hAnsiTheme="majorBidi" w:cstheme="majorBidi"/>
            <w:sz w:val="22"/>
            <w:shd w:val="clear" w:color="auto" w:fill="FFFFFF"/>
            <w:lang w:bidi="ar-SA"/>
          </w:rPr>
          <w:delText>, and </w:delText>
        </w:r>
        <w:r w:rsidRPr="0094686A">
          <w:rPr>
            <w:rFonts w:asciiTheme="majorBidi" w:hAnsiTheme="majorBidi" w:cstheme="majorBidi"/>
            <w:sz w:val="22"/>
            <w:lang w:bidi="ar-SA"/>
          </w:rPr>
          <w:delText>release</w:delText>
        </w:r>
        <w:r w:rsidRPr="0094686A">
          <w:rPr>
            <w:rFonts w:asciiTheme="majorBidi" w:hAnsiTheme="majorBidi" w:cstheme="majorBidi"/>
            <w:sz w:val="22"/>
            <w:shd w:val="clear" w:color="auto" w:fill="FFFFFF"/>
            <w:lang w:bidi="ar-SA"/>
          </w:rPr>
          <w:delText> (for the V operator, see above), are also supported. </w:delText>
        </w:r>
        <w:r w:rsidRPr="0094686A">
          <w:rPr>
            <w:rFonts w:asciiTheme="majorBidi" w:hAnsiTheme="majorBidi" w:cstheme="majorBidi"/>
            <w:sz w:val="22"/>
            <w:lang w:bidi="ar-SA"/>
          </w:rPr>
          <w:br/>
        </w:r>
        <w:r w:rsidRPr="0094686A">
          <w:rPr>
            <w:rFonts w:asciiTheme="majorBidi" w:hAnsiTheme="majorBidi" w:cstheme="majorBidi"/>
            <w:sz w:val="22"/>
            <w:shd w:val="clear" w:color="auto" w:fill="FFFFFF"/>
            <w:lang w:bidi="ar-SA"/>
          </w:rPr>
          <w:delText>This means that the following two are equivalent:</w:delText>
        </w:r>
      </w:del>
    </w:p>
    <w:p w14:paraId="6847C4F1" w14:textId="76219ABF"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605" w:author="hp" w:date="2017-01-05T18:05:00Z"/>
          <w:rFonts w:asciiTheme="majorBidi" w:hAnsiTheme="majorBidi" w:cstheme="majorBidi"/>
          <w:i/>
          <w:iCs/>
          <w:sz w:val="22"/>
          <w:lang w:bidi="ar-SA"/>
        </w:rPr>
      </w:pPr>
      <w:del w:id="606" w:author="hp" w:date="2017-01-05T18:05:00Z">
        <w:r w:rsidRPr="0094686A">
          <w:rPr>
            <w:rFonts w:asciiTheme="majorBidi" w:hAnsiTheme="majorBidi" w:cstheme="majorBidi"/>
            <w:sz w:val="22"/>
            <w:lang w:bidi="ar-SA"/>
          </w:rPr>
          <w:tab/>
        </w:r>
        <w:r w:rsidRPr="0094686A">
          <w:rPr>
            <w:rFonts w:asciiTheme="majorBidi" w:hAnsiTheme="majorBidi" w:cstheme="majorBidi"/>
            <w:sz w:val="22"/>
            <w:lang w:bidi="ar-SA"/>
          </w:rPr>
          <w:tab/>
        </w:r>
        <w:r w:rsidRPr="0094686A">
          <w:rPr>
            <w:rFonts w:asciiTheme="majorBidi" w:hAnsiTheme="majorBidi" w:cstheme="majorBidi"/>
            <w:sz w:val="22"/>
            <w:lang w:bidi="ar-SA"/>
          </w:rPr>
          <w:tab/>
        </w:r>
        <w:r w:rsidRPr="0094686A">
          <w:rPr>
            <w:rFonts w:asciiTheme="majorBidi" w:hAnsiTheme="majorBidi" w:cstheme="majorBidi"/>
            <w:i/>
            <w:iCs/>
            <w:sz w:val="22"/>
            <w:lang w:bidi="ar-SA"/>
          </w:rPr>
          <w:delText>ltl p1 { []&lt;&gt; p }</w:delText>
        </w:r>
      </w:del>
    </w:p>
    <w:p w14:paraId="245B2F70" w14:textId="1BE81804"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607" w:author="hp" w:date="2017-01-05T18:05:00Z"/>
          <w:rFonts w:asciiTheme="majorBidi" w:hAnsiTheme="majorBidi" w:cstheme="majorBidi"/>
          <w:i/>
          <w:iCs/>
          <w:sz w:val="22"/>
          <w:lang w:bidi="ar-SA"/>
        </w:rPr>
      </w:pPr>
      <w:del w:id="608" w:author="hp" w:date="2017-01-05T18:05:00Z">
        <w:r w:rsidRPr="0094686A">
          <w:rPr>
            <w:rFonts w:asciiTheme="majorBidi" w:hAnsiTheme="majorBidi" w:cstheme="majorBidi"/>
            <w:i/>
            <w:iCs/>
            <w:sz w:val="22"/>
            <w:lang w:bidi="ar-SA"/>
          </w:rPr>
          <w:tab/>
        </w:r>
        <w:r w:rsidRPr="0094686A">
          <w:rPr>
            <w:rFonts w:asciiTheme="majorBidi" w:hAnsiTheme="majorBidi" w:cstheme="majorBidi"/>
            <w:i/>
            <w:iCs/>
            <w:sz w:val="22"/>
            <w:lang w:bidi="ar-SA"/>
          </w:rPr>
          <w:tab/>
        </w:r>
        <w:r w:rsidRPr="0094686A">
          <w:rPr>
            <w:rFonts w:asciiTheme="majorBidi" w:hAnsiTheme="majorBidi" w:cstheme="majorBidi"/>
            <w:i/>
            <w:iCs/>
            <w:sz w:val="22"/>
            <w:lang w:bidi="ar-SA"/>
          </w:rPr>
          <w:tab/>
          <w:delText>ltl p2 { always eventually p }</w:delText>
        </w:r>
      </w:del>
    </w:p>
    <w:p w14:paraId="173BD2BF"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609" w:author="hp" w:date="2017-01-05T18:05:00Z"/>
          <w:rFonts w:asciiTheme="majorBidi" w:hAnsiTheme="majorBidi" w:cstheme="majorBidi"/>
          <w:i/>
          <w:iCs/>
          <w:sz w:val="22"/>
          <w:lang w:bidi="ar-SA"/>
        </w:rPr>
      </w:pPr>
    </w:p>
    <w:p w14:paraId="0A8D2032" w14:textId="1D8B3DD3" w:rsidR="000B3E65" w:rsidRPr="0094686A" w:rsidRDefault="000B3E65" w:rsidP="00A24E63">
      <w:pPr>
        <w:spacing w:after="120" w:line="22" w:lineRule="atLeast"/>
        <w:ind w:left="0" w:right="0" w:firstLine="0"/>
        <w:rPr>
          <w:del w:id="610" w:author="hp" w:date="2017-01-05T18:05:00Z"/>
          <w:rFonts w:asciiTheme="majorBidi" w:hAnsiTheme="majorBidi" w:cstheme="majorBidi"/>
          <w:sz w:val="22"/>
          <w:shd w:val="clear" w:color="auto" w:fill="FFFFFF"/>
          <w:lang w:bidi="ar-SA"/>
        </w:rPr>
      </w:pPr>
      <w:del w:id="611" w:author="hp" w:date="2017-01-05T18:05:00Z">
        <w:r w:rsidRPr="0094686A">
          <w:rPr>
            <w:rFonts w:asciiTheme="majorBidi" w:hAnsiTheme="majorBidi" w:cstheme="majorBidi"/>
            <w:sz w:val="22"/>
            <w:shd w:val="clear" w:color="auto" w:fill="FFFFFF"/>
            <w:lang w:bidi="ar-SA"/>
          </w:rPr>
          <w:delText>The properties stated in this way are taken as positive properties that must be satisfied by the model. The model checker will perform an automatic negation of the formula to find counter-examples.</w:delText>
        </w:r>
      </w:del>
    </w:p>
    <w:p w14:paraId="01CF9C2D" w14:textId="77777777" w:rsidR="000B3E65" w:rsidRPr="0094686A" w:rsidRDefault="000B3E65" w:rsidP="00A24E63">
      <w:pPr>
        <w:spacing w:after="120" w:line="22" w:lineRule="atLeast"/>
        <w:ind w:left="0" w:right="0" w:firstLine="0"/>
        <w:rPr>
          <w:del w:id="612" w:author="hp" w:date="2017-01-05T18:05:00Z"/>
          <w:rFonts w:asciiTheme="majorBidi" w:hAnsiTheme="majorBidi" w:cstheme="majorBidi"/>
          <w:sz w:val="22"/>
          <w:shd w:val="clear" w:color="auto" w:fill="FFFFFF"/>
          <w:lang w:bidi="ar-SA"/>
        </w:rPr>
      </w:pPr>
    </w:p>
    <w:p w14:paraId="2AB66857" w14:textId="1609785E" w:rsidR="000B3E65" w:rsidRPr="0094686A" w:rsidRDefault="000B3E65" w:rsidP="00A24E63">
      <w:pPr>
        <w:spacing w:after="120" w:line="22" w:lineRule="atLeast"/>
        <w:ind w:left="0" w:right="0" w:firstLine="0"/>
        <w:rPr>
          <w:del w:id="613" w:author="hp" w:date="2017-01-05T18:05:00Z"/>
          <w:rFonts w:asciiTheme="majorBidi" w:eastAsia="Arial" w:hAnsiTheme="majorBidi" w:cstheme="majorBidi"/>
          <w:b/>
          <w:i/>
          <w:sz w:val="22"/>
        </w:rPr>
      </w:pPr>
      <w:del w:id="614" w:author="hp" w:date="2017-01-05T18:05:00Z">
        <w:r w:rsidRPr="0094686A">
          <w:rPr>
            <w:rFonts w:asciiTheme="majorBidi" w:eastAsia="Arial" w:hAnsiTheme="majorBidi" w:cstheme="majorBidi"/>
            <w:b/>
            <w:i/>
            <w:sz w:val="22"/>
          </w:rPr>
          <w:delText>2.1.5.3 BUILDING AND VERIFYING Spin</w:delText>
        </w:r>
      </w:del>
    </w:p>
    <w:p w14:paraId="1AC8ACAD" w14:textId="36E0DDD7" w:rsidR="000B3E65" w:rsidRPr="0094686A" w:rsidRDefault="000B3E65" w:rsidP="00A24E63">
      <w:pPr>
        <w:spacing w:after="120" w:line="22" w:lineRule="atLeast"/>
        <w:ind w:left="0" w:right="0" w:firstLine="0"/>
        <w:rPr>
          <w:del w:id="615" w:author="hp" w:date="2017-01-05T18:05:00Z"/>
          <w:rFonts w:asciiTheme="majorBidi" w:eastAsia="Arial" w:hAnsiTheme="majorBidi" w:cstheme="majorBidi"/>
          <w:b/>
          <w:i/>
          <w:sz w:val="22"/>
        </w:rPr>
      </w:pPr>
      <w:del w:id="616" w:author="hp" w:date="2017-01-05T18:05:00Z">
        <w:r w:rsidRPr="0094686A">
          <w:rPr>
            <w:rFonts w:asciiTheme="majorBidi" w:eastAsia="Arial" w:hAnsiTheme="majorBidi" w:cstheme="majorBidi"/>
            <w:b/>
            <w:i/>
            <w:sz w:val="22"/>
          </w:rPr>
          <w:delText xml:space="preserve">2.1.5.4 </w:delText>
        </w:r>
        <w:r w:rsidR="00327154" w:rsidRPr="0094686A">
          <w:rPr>
            <w:rFonts w:asciiTheme="majorBidi" w:eastAsia="Arial" w:hAnsiTheme="majorBidi" w:cstheme="majorBidi"/>
            <w:b/>
            <w:i/>
            <w:sz w:val="22"/>
          </w:rPr>
          <w:delText xml:space="preserve">Example </w:delText>
        </w:r>
      </w:del>
    </w:p>
    <w:p w14:paraId="60921746" w14:textId="53DA6BA1" w:rsidR="006227C4" w:rsidRPr="0094686A" w:rsidRDefault="00E24D55" w:rsidP="00A24E63">
      <w:pPr>
        <w:spacing w:after="120" w:line="22" w:lineRule="atLeast"/>
        <w:ind w:left="0" w:right="0" w:firstLine="0"/>
        <w:rPr>
          <w:del w:id="617" w:author="hp" w:date="2017-01-05T18:05:00Z"/>
          <w:rFonts w:asciiTheme="majorBidi" w:eastAsia="Arial" w:hAnsiTheme="majorBidi" w:cstheme="majorBidi"/>
          <w:iCs/>
          <w:color w:val="2E74B5" w:themeColor="accent1" w:themeShade="BF"/>
          <w:sz w:val="22"/>
        </w:rPr>
      </w:pPr>
      <w:commentRangeStart w:id="618"/>
      <w:del w:id="619" w:author="hp" w:date="2017-01-05T18:05:00Z">
        <w:r w:rsidRPr="0094686A">
          <w:rPr>
            <w:rFonts w:asciiTheme="majorBidi" w:hAnsiTheme="majorBidi" w:cstheme="majorBidi"/>
            <w:iCs/>
            <w:color w:val="2E74B5" w:themeColor="accent1" w:themeShade="BF"/>
            <w:sz w:val="22"/>
          </w:rPr>
          <w:delText>The</w:delText>
        </w:r>
        <w:r w:rsidR="005C1380" w:rsidRPr="0094686A">
          <w:rPr>
            <w:rFonts w:asciiTheme="majorBidi" w:hAnsiTheme="majorBidi" w:cstheme="majorBidi"/>
            <w:iCs/>
            <w:color w:val="2E74B5" w:themeColor="accent1" w:themeShade="BF"/>
            <w:sz w:val="22"/>
          </w:rPr>
          <w:delText xml:space="preserve"> </w:delText>
        </w:r>
        <w:r w:rsidR="005C1380" w:rsidRPr="0094686A">
          <w:rPr>
            <w:rFonts w:asciiTheme="majorBidi" w:hAnsiTheme="majorBidi" w:cstheme="majorBidi"/>
            <w:i/>
            <w:color w:val="2E74B5" w:themeColor="accent1" w:themeShade="BF"/>
            <w:sz w:val="22"/>
          </w:rPr>
          <w:delText>PROMELA</w:delText>
        </w:r>
        <w:r w:rsidRPr="0094686A">
          <w:rPr>
            <w:rFonts w:asciiTheme="majorBidi" w:hAnsiTheme="majorBidi" w:cstheme="majorBidi"/>
            <w:iCs/>
            <w:color w:val="2E74B5" w:themeColor="accent1" w:themeShade="BF"/>
            <w:sz w:val="22"/>
          </w:rPr>
          <w:delText xml:space="preserve"> </w:delText>
        </w:r>
        <w:r w:rsidRPr="0094686A">
          <w:rPr>
            <w:rFonts w:asciiTheme="majorBidi" w:eastAsia="Arial" w:hAnsiTheme="majorBidi" w:cstheme="majorBidi"/>
            <w:iCs/>
            <w:color w:val="2E74B5" w:themeColor="accent1" w:themeShade="BF"/>
            <w:sz w:val="22"/>
          </w:rPr>
          <w:delText xml:space="preserve">represent a program </w:delText>
        </w:r>
        <w:r w:rsidR="005C1380" w:rsidRPr="0094686A">
          <w:rPr>
            <w:rFonts w:asciiTheme="majorBidi" w:eastAsia="Arial" w:hAnsiTheme="majorBidi" w:cstheme="majorBidi"/>
            <w:iCs/>
            <w:color w:val="2E74B5" w:themeColor="accent1" w:themeShade="BF"/>
            <w:sz w:val="22"/>
          </w:rPr>
          <w:delText>graph of</w:delText>
        </w:r>
        <w:r w:rsidRPr="0094686A">
          <w:rPr>
            <w:rFonts w:asciiTheme="majorBidi" w:eastAsia="Arial" w:hAnsiTheme="majorBidi" w:cstheme="majorBidi"/>
            <w:iCs/>
            <w:color w:val="2E74B5" w:themeColor="accent1" w:themeShade="BF"/>
            <w:sz w:val="22"/>
          </w:rPr>
          <w:delText xml:space="preserve">   vending machine</w:delText>
        </w:r>
        <w:commentRangeEnd w:id="618"/>
        <w:r w:rsidR="00327154" w:rsidRPr="0094686A">
          <w:rPr>
            <w:rStyle w:val="CommentReference"/>
            <w:rFonts w:asciiTheme="majorBidi" w:hAnsiTheme="majorBidi" w:cstheme="majorBidi"/>
            <w:sz w:val="22"/>
            <w:szCs w:val="22"/>
          </w:rPr>
          <w:commentReference w:id="618"/>
        </w:r>
        <w:r w:rsidRPr="0094686A">
          <w:rPr>
            <w:rFonts w:asciiTheme="majorBidi" w:eastAsia="Arial" w:hAnsiTheme="majorBidi" w:cstheme="majorBidi"/>
            <w:iCs/>
            <w:color w:val="2E74B5" w:themeColor="accent1" w:themeShade="BF"/>
            <w:sz w:val="22"/>
          </w:rPr>
          <w:delText xml:space="preserve"> (fig 1.0)</w:delText>
        </w:r>
      </w:del>
    </w:p>
    <w:tbl>
      <w:tblPr>
        <w:tblStyle w:val="TableGrid0"/>
        <w:tblW w:w="0" w:type="auto"/>
        <w:tblInd w:w="137" w:type="dxa"/>
        <w:tblLayout w:type="fixed"/>
        <w:tblLook w:val="04A0" w:firstRow="1" w:lastRow="0" w:firstColumn="1" w:lastColumn="0" w:noHBand="0" w:noVBand="1"/>
      </w:tblPr>
      <w:tblGrid>
        <w:gridCol w:w="7938"/>
      </w:tblGrid>
      <w:tr w:rsidR="006227C4" w:rsidRPr="0094686A" w14:paraId="338CECC2" w14:textId="77777777" w:rsidTr="00327154">
        <w:trPr>
          <w:del w:id="620" w:author="hp" w:date="2017-01-05T18:05:00Z"/>
        </w:trPr>
        <w:tc>
          <w:tcPr>
            <w:tcW w:w="7938" w:type="dxa"/>
          </w:tcPr>
          <w:commentRangeStart w:id="621"/>
          <w:p w14:paraId="7BF2FAD0" w14:textId="3F7F4661" w:rsidR="006227C4" w:rsidRPr="0094686A" w:rsidRDefault="006227C4" w:rsidP="00A24E63">
            <w:pPr>
              <w:spacing w:after="120" w:line="22" w:lineRule="atLeast"/>
              <w:ind w:left="0" w:right="0" w:firstLine="0"/>
              <w:rPr>
                <w:del w:id="622" w:author="hp" w:date="2017-01-05T18:05:00Z"/>
                <w:rFonts w:asciiTheme="majorBidi" w:eastAsia="Arial" w:hAnsiTheme="majorBidi" w:cstheme="majorBidi"/>
                <w:b/>
                <w:i/>
                <w:sz w:val="22"/>
              </w:rPr>
            </w:pPr>
            <w:del w:id="623" w:author="hp" w:date="2017-01-05T18:05:00Z">
              <w:r w:rsidRPr="0094686A">
                <w:rPr>
                  <w:rFonts w:asciiTheme="majorBidi" w:hAnsiTheme="majorBidi" w:cstheme="majorBidi"/>
                  <w:sz w:val="22"/>
                </w:rPr>
                <w:object w:dxaOrig="10965" w:dyaOrig="8535" w14:anchorId="51FE21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5" type="#_x0000_t75" style="width:391pt;height:385.1pt" o:ole="">
                    <v:imagedata r:id="rId13" o:title=""/>
                  </v:shape>
                  <o:OLEObject Type="Embed" ProgID="PBrush" ShapeID="_x0000_i1225" DrawAspect="Content" ObjectID="_1545287209" r:id="rId14"/>
                </w:object>
              </w:r>
              <w:commentRangeEnd w:id="621"/>
              <w:r w:rsidR="00174B03" w:rsidRPr="0094686A">
                <w:rPr>
                  <w:rStyle w:val="CommentReference"/>
                  <w:rFonts w:asciiTheme="majorBidi" w:hAnsiTheme="majorBidi" w:cstheme="majorBidi"/>
                  <w:sz w:val="22"/>
                  <w:szCs w:val="22"/>
                </w:rPr>
                <w:commentReference w:id="621"/>
              </w:r>
            </w:del>
          </w:p>
        </w:tc>
      </w:tr>
      <w:tr w:rsidR="006227C4" w:rsidRPr="0094686A" w14:paraId="47AD9A95" w14:textId="77777777" w:rsidTr="00327154">
        <w:trPr>
          <w:del w:id="624" w:author="hp" w:date="2017-01-05T18:05:00Z"/>
        </w:trPr>
        <w:tc>
          <w:tcPr>
            <w:tcW w:w="7938" w:type="dxa"/>
          </w:tcPr>
          <w:p w14:paraId="4063973B" w14:textId="4413723E" w:rsidR="006227C4" w:rsidRPr="0094686A" w:rsidRDefault="006227C4" w:rsidP="00A24E63">
            <w:pPr>
              <w:spacing w:after="120" w:line="22" w:lineRule="atLeast"/>
              <w:ind w:left="0" w:right="0" w:firstLine="0"/>
              <w:jc w:val="center"/>
              <w:rPr>
                <w:del w:id="625" w:author="hp" w:date="2017-01-05T18:05:00Z"/>
                <w:rFonts w:asciiTheme="majorBidi" w:eastAsia="Arial" w:hAnsiTheme="majorBidi" w:cstheme="majorBidi"/>
                <w:b/>
                <w:i/>
                <w:sz w:val="22"/>
              </w:rPr>
            </w:pPr>
            <w:del w:id="626" w:author="hp" w:date="2017-01-05T18:05:00Z">
              <w:r w:rsidRPr="0094686A">
                <w:rPr>
                  <w:rFonts w:asciiTheme="majorBidi" w:eastAsia="Arial" w:hAnsiTheme="majorBidi" w:cstheme="majorBidi"/>
                  <w:b/>
                  <w:i/>
                  <w:sz w:val="22"/>
                </w:rPr>
                <w:delText>Fig</w:delText>
              </w:r>
              <w:r w:rsidR="006051AE" w:rsidRPr="0094686A">
                <w:rPr>
                  <w:rFonts w:asciiTheme="majorBidi" w:eastAsia="Arial" w:hAnsiTheme="majorBidi" w:cstheme="majorBidi"/>
                  <w:b/>
                  <w:i/>
                  <w:sz w:val="22"/>
                </w:rPr>
                <w:delText xml:space="preserve"> 1.0</w:delText>
              </w:r>
            </w:del>
          </w:p>
        </w:tc>
      </w:tr>
    </w:tbl>
    <w:p w14:paraId="4B4301E5" w14:textId="1BA6010A" w:rsidR="006227C4" w:rsidRPr="0094686A" w:rsidRDefault="006227C4" w:rsidP="00A24E63">
      <w:pPr>
        <w:spacing w:after="120" w:line="22" w:lineRule="atLeast"/>
        <w:ind w:left="0" w:right="0" w:firstLine="0"/>
        <w:rPr>
          <w:del w:id="627" w:author="hp" w:date="2017-01-05T18:05:00Z"/>
          <w:rFonts w:asciiTheme="majorBidi" w:eastAsia="Arial" w:hAnsiTheme="majorBidi" w:cstheme="majorBidi"/>
          <w:b/>
          <w:i/>
          <w:sz w:val="22"/>
        </w:rPr>
      </w:pPr>
    </w:p>
    <w:p w14:paraId="34B97856" w14:textId="40E44D6C" w:rsidR="006227C4" w:rsidRPr="0094686A" w:rsidRDefault="006227C4" w:rsidP="00A24E63">
      <w:pPr>
        <w:spacing w:after="120" w:line="22" w:lineRule="atLeast"/>
        <w:ind w:left="0" w:right="0" w:firstLine="0"/>
        <w:rPr>
          <w:del w:id="628" w:author="hp" w:date="2017-01-05T18:05:00Z"/>
          <w:rFonts w:asciiTheme="majorBidi" w:eastAsia="Arial" w:hAnsiTheme="majorBidi" w:cstheme="majorBidi"/>
          <w:b/>
          <w:i/>
          <w:sz w:val="22"/>
        </w:rPr>
      </w:pPr>
    </w:p>
    <w:p w14:paraId="117AF257" w14:textId="75B12B2F" w:rsidR="006227C4" w:rsidRPr="0094686A" w:rsidRDefault="006227C4" w:rsidP="00A24E63">
      <w:pPr>
        <w:spacing w:after="120" w:line="22" w:lineRule="atLeast"/>
        <w:ind w:left="0" w:right="0" w:firstLine="0"/>
        <w:rPr>
          <w:del w:id="629" w:author="hp" w:date="2017-01-05T18:05:00Z"/>
          <w:rFonts w:asciiTheme="majorBidi" w:eastAsia="Arial" w:hAnsiTheme="majorBidi" w:cstheme="majorBidi"/>
          <w:b/>
          <w:i/>
          <w:sz w:val="22"/>
        </w:rPr>
      </w:pPr>
    </w:p>
    <w:p w14:paraId="28D29E5D" w14:textId="2BE2E988" w:rsidR="006227C4" w:rsidRPr="0094686A" w:rsidRDefault="006227C4" w:rsidP="00A24E63">
      <w:pPr>
        <w:spacing w:after="120" w:line="22" w:lineRule="atLeast"/>
        <w:ind w:left="0" w:right="0" w:firstLine="0"/>
        <w:rPr>
          <w:del w:id="630" w:author="hp" w:date="2017-01-05T18:05:00Z"/>
          <w:rFonts w:asciiTheme="majorBidi" w:eastAsia="Arial" w:hAnsiTheme="majorBidi" w:cstheme="majorBidi"/>
          <w:b/>
          <w:i/>
          <w:sz w:val="22"/>
        </w:rPr>
      </w:pPr>
    </w:p>
    <w:p w14:paraId="2EE5B146" w14:textId="0A5E329A" w:rsidR="006227C4" w:rsidRPr="0094686A" w:rsidRDefault="006227C4" w:rsidP="00A24E63">
      <w:pPr>
        <w:spacing w:after="120" w:line="22" w:lineRule="atLeast"/>
        <w:ind w:left="0" w:right="0" w:firstLine="0"/>
        <w:rPr>
          <w:del w:id="631" w:author="hp" w:date="2017-01-05T18:05:00Z"/>
          <w:rFonts w:asciiTheme="majorBidi" w:eastAsia="Arial" w:hAnsiTheme="majorBidi" w:cstheme="majorBidi"/>
          <w:b/>
          <w:i/>
          <w:sz w:val="22"/>
        </w:rPr>
      </w:pPr>
    </w:p>
    <w:p w14:paraId="5AC7E1D6" w14:textId="051ACF57" w:rsidR="005C1380" w:rsidRPr="0094686A" w:rsidRDefault="005C1380" w:rsidP="00A24E63">
      <w:pPr>
        <w:spacing w:after="120" w:line="22" w:lineRule="atLeast"/>
        <w:ind w:left="0" w:right="0" w:firstLine="0"/>
        <w:rPr>
          <w:del w:id="632" w:author="hp" w:date="2017-01-05T18:05:00Z"/>
          <w:rFonts w:asciiTheme="majorBidi" w:eastAsia="Arial" w:hAnsiTheme="majorBidi" w:cstheme="majorBidi"/>
          <w:b/>
          <w:i/>
          <w:sz w:val="22"/>
        </w:rPr>
      </w:pPr>
    </w:p>
    <w:p w14:paraId="7090E357" w14:textId="3F064B4D" w:rsidR="005C1380" w:rsidRPr="0094686A" w:rsidRDefault="005C1380" w:rsidP="00A24E63">
      <w:pPr>
        <w:spacing w:after="120" w:line="22" w:lineRule="atLeast"/>
        <w:ind w:left="0" w:right="0" w:firstLine="0"/>
        <w:rPr>
          <w:del w:id="633" w:author="hp" w:date="2017-01-05T18:05:00Z"/>
          <w:rFonts w:asciiTheme="majorBidi" w:eastAsia="Arial" w:hAnsiTheme="majorBidi" w:cstheme="majorBidi"/>
          <w:b/>
          <w:i/>
          <w:sz w:val="22"/>
        </w:rPr>
      </w:pPr>
    </w:p>
    <w:p w14:paraId="6F839B3E" w14:textId="77777777" w:rsidR="005C1380" w:rsidRPr="0094686A" w:rsidRDefault="005C1380" w:rsidP="00A24E63">
      <w:pPr>
        <w:spacing w:after="120" w:line="22" w:lineRule="atLeast"/>
        <w:ind w:left="0" w:right="0" w:firstLine="0"/>
        <w:rPr>
          <w:del w:id="634" w:author="hp" w:date="2017-01-05T18:05:00Z"/>
          <w:rFonts w:asciiTheme="majorBidi" w:eastAsia="Arial" w:hAnsiTheme="majorBidi" w:cstheme="majorBidi"/>
          <w:b/>
          <w:i/>
          <w:sz w:val="22"/>
        </w:rPr>
      </w:pPr>
    </w:p>
    <w:p w14:paraId="54BEC1AE" w14:textId="29AAE95A" w:rsidR="00E24D55" w:rsidRPr="0094686A" w:rsidRDefault="00E24D55" w:rsidP="00A24E63">
      <w:pPr>
        <w:spacing w:after="120" w:line="22" w:lineRule="atLeast"/>
        <w:ind w:left="0" w:right="0" w:firstLine="0"/>
        <w:rPr>
          <w:del w:id="635" w:author="hp" w:date="2017-01-05T18:05:00Z"/>
          <w:rFonts w:asciiTheme="majorBidi" w:eastAsia="Arial" w:hAnsiTheme="majorBidi" w:cstheme="majorBidi"/>
          <w:bCs/>
          <w:iCs/>
          <w:color w:val="2E74B5" w:themeColor="accent1" w:themeShade="BF"/>
          <w:sz w:val="22"/>
        </w:rPr>
      </w:pPr>
      <w:del w:id="636" w:author="hp" w:date="2017-01-05T18:05:00Z">
        <w:r w:rsidRPr="0094686A">
          <w:rPr>
            <w:rFonts w:asciiTheme="majorBidi" w:eastAsia="Arial" w:hAnsiTheme="majorBidi" w:cstheme="majorBidi"/>
            <w:bCs/>
            <w:iCs/>
            <w:color w:val="2E74B5" w:themeColor="accent1" w:themeShade="BF"/>
            <w:sz w:val="22"/>
          </w:rPr>
          <w:delText>We add</w:delText>
        </w:r>
        <w:r w:rsidR="00B6371B" w:rsidRPr="0094686A">
          <w:rPr>
            <w:rFonts w:asciiTheme="majorBidi" w:eastAsia="Arial" w:hAnsiTheme="majorBidi" w:cstheme="majorBidi"/>
            <w:bCs/>
            <w:iCs/>
            <w:color w:val="2E74B5" w:themeColor="accent1" w:themeShade="BF"/>
            <w:sz w:val="22"/>
          </w:rPr>
          <w:delText>ed</w:delText>
        </w:r>
        <w:r w:rsidRPr="0094686A">
          <w:rPr>
            <w:rFonts w:asciiTheme="majorBidi" w:eastAsia="Arial" w:hAnsiTheme="majorBidi" w:cstheme="majorBidi"/>
            <w:bCs/>
            <w:iCs/>
            <w:color w:val="2E74B5" w:themeColor="accent1" w:themeShade="BF"/>
            <w:sz w:val="22"/>
          </w:rPr>
          <w:delText xml:space="preserve"> a </w:delText>
        </w:r>
        <w:r w:rsidR="006051AE" w:rsidRPr="0094686A">
          <w:rPr>
            <w:rFonts w:asciiTheme="majorBidi" w:hAnsiTheme="majorBidi" w:cstheme="majorBidi"/>
            <w:bCs/>
            <w:iCs/>
            <w:color w:val="2E74B5" w:themeColor="accent1" w:themeShade="BF"/>
            <w:sz w:val="22"/>
            <w:shd w:val="clear" w:color="auto" w:fill="FFFFFF"/>
          </w:rPr>
          <w:delText>condition</w:delText>
        </w:r>
        <w:r w:rsidR="006051AE" w:rsidRPr="0094686A">
          <w:rPr>
            <w:rFonts w:asciiTheme="majorBidi" w:eastAsia="Arial" w:hAnsiTheme="majorBidi" w:cstheme="majorBidi"/>
            <w:bCs/>
            <w:iCs/>
            <w:color w:val="2E74B5" w:themeColor="accent1" w:themeShade="BF"/>
            <w:sz w:val="22"/>
          </w:rPr>
          <w:delText xml:space="preserve"> to </w:delText>
        </w:r>
        <w:r w:rsidRPr="0094686A">
          <w:rPr>
            <w:rFonts w:asciiTheme="majorBidi" w:eastAsia="Arial" w:hAnsiTheme="majorBidi" w:cstheme="majorBidi"/>
            <w:bCs/>
            <w:iCs/>
            <w:color w:val="2E74B5" w:themeColor="accent1" w:themeShade="BF"/>
            <w:sz w:val="22"/>
          </w:rPr>
          <w:delText xml:space="preserve">the </w:delText>
        </w:r>
        <w:r w:rsidRPr="0094686A">
          <w:rPr>
            <w:rFonts w:asciiTheme="majorBidi" w:hAnsiTheme="majorBidi" w:cstheme="majorBidi"/>
            <w:bCs/>
            <w:iCs/>
            <w:color w:val="2E74B5" w:themeColor="accent1" w:themeShade="BF"/>
            <w:sz w:val="22"/>
          </w:rPr>
          <w:delText>PROMELA</w:delText>
        </w:r>
        <w:r w:rsidRPr="0094686A">
          <w:rPr>
            <w:rFonts w:asciiTheme="majorBidi" w:eastAsia="Arial" w:hAnsiTheme="majorBidi" w:cstheme="majorBidi"/>
            <w:bCs/>
            <w:iCs/>
            <w:color w:val="2E74B5" w:themeColor="accent1" w:themeShade="BF"/>
            <w:sz w:val="22"/>
          </w:rPr>
          <w:delText xml:space="preserve"> </w:delText>
        </w:r>
        <w:r w:rsidRPr="0094686A">
          <w:rPr>
            <w:rFonts w:asciiTheme="majorBidi" w:hAnsiTheme="majorBidi" w:cstheme="majorBidi"/>
            <w:bCs/>
            <w:iCs/>
            <w:color w:val="2E74B5" w:themeColor="accent1" w:themeShade="BF"/>
            <w:sz w:val="22"/>
          </w:rPr>
          <w:delText xml:space="preserve">in order to </w:delText>
        </w:r>
        <w:r w:rsidRPr="0094686A">
          <w:rPr>
            <w:rFonts w:asciiTheme="majorBidi" w:eastAsia="Arial" w:hAnsiTheme="majorBidi" w:cstheme="majorBidi"/>
            <w:bCs/>
            <w:iCs/>
            <w:color w:val="2E74B5" w:themeColor="accent1" w:themeShade="BF"/>
            <w:sz w:val="22"/>
          </w:rPr>
          <w:delText xml:space="preserve">verify The machine is refilled infinitely many </w:delText>
        </w:r>
        <w:r w:rsidR="00E42CAE" w:rsidRPr="0094686A">
          <w:rPr>
            <w:rFonts w:asciiTheme="majorBidi" w:eastAsia="Arial" w:hAnsiTheme="majorBidi" w:cstheme="majorBidi"/>
            <w:bCs/>
            <w:iCs/>
            <w:color w:val="2E74B5" w:themeColor="accent1" w:themeShade="BF"/>
            <w:sz w:val="22"/>
          </w:rPr>
          <w:delText>times. We run verification in spin and the result show an error (fig1.1)</w:delText>
        </w:r>
        <w:r w:rsidR="00103FDB" w:rsidRPr="0094686A">
          <w:rPr>
            <w:rFonts w:asciiTheme="majorBidi" w:eastAsia="Arial" w:hAnsiTheme="majorBidi" w:cstheme="majorBidi"/>
            <w:bCs/>
            <w:iCs/>
            <w:color w:val="2E74B5" w:themeColor="accent1" w:themeShade="BF"/>
            <w:sz w:val="22"/>
          </w:rPr>
          <w:delText xml:space="preserve"> because </w:delText>
        </w:r>
        <w:r w:rsidR="00B6371B" w:rsidRPr="0094686A">
          <w:rPr>
            <w:rFonts w:asciiTheme="majorBidi" w:eastAsia="Arial" w:hAnsiTheme="majorBidi" w:cstheme="majorBidi"/>
            <w:bCs/>
            <w:iCs/>
            <w:color w:val="2E74B5" w:themeColor="accent1" w:themeShade="BF"/>
            <w:sz w:val="22"/>
          </w:rPr>
          <w:delText>there is</w:delText>
        </w:r>
        <w:r w:rsidR="00103FDB" w:rsidRPr="0094686A">
          <w:rPr>
            <w:rFonts w:asciiTheme="majorBidi" w:eastAsia="Arial" w:hAnsiTheme="majorBidi" w:cstheme="majorBidi"/>
            <w:bCs/>
            <w:iCs/>
            <w:color w:val="2E74B5" w:themeColor="accent1" w:themeShade="BF"/>
            <w:sz w:val="22"/>
          </w:rPr>
          <w:delText xml:space="preserve"> a path </w:delText>
        </w:r>
        <w:r w:rsidR="005C1380" w:rsidRPr="0094686A">
          <w:rPr>
            <w:rFonts w:asciiTheme="majorBidi" w:eastAsia="Arial" w:hAnsiTheme="majorBidi" w:cstheme="majorBidi"/>
            <w:bCs/>
            <w:iCs/>
            <w:color w:val="2E74B5" w:themeColor="accent1" w:themeShade="BF"/>
            <w:sz w:val="22"/>
          </w:rPr>
          <w:delText xml:space="preserve"> </w:delText>
        </w:r>
        <w:r w:rsidR="00B6371B" w:rsidRPr="0094686A">
          <w:rPr>
            <w:rFonts w:asciiTheme="majorBidi" w:eastAsia="Arial" w:hAnsiTheme="majorBidi" w:cstheme="majorBidi"/>
            <w:bCs/>
            <w:iCs/>
            <w:color w:val="2E74B5" w:themeColor="accent1" w:themeShade="BF"/>
            <w:sz w:val="22"/>
          </w:rPr>
          <w:delText xml:space="preserve">that </w:delText>
        </w:r>
        <w:r w:rsidR="00E1437F" w:rsidRPr="0094686A">
          <w:rPr>
            <w:rFonts w:asciiTheme="majorBidi" w:eastAsia="Arial" w:hAnsiTheme="majorBidi" w:cstheme="majorBidi"/>
            <w:bCs/>
            <w:iCs/>
            <w:color w:val="2E74B5" w:themeColor="accent1" w:themeShade="BF"/>
            <w:sz w:val="22"/>
          </w:rPr>
          <w:delText xml:space="preserve">Contradicts  </w:delText>
        </w:r>
        <w:r w:rsidR="006051AE" w:rsidRPr="0094686A">
          <w:rPr>
            <w:rFonts w:asciiTheme="majorBidi" w:eastAsia="Arial" w:hAnsiTheme="majorBidi" w:cstheme="majorBidi"/>
            <w:bCs/>
            <w:iCs/>
            <w:color w:val="2E74B5" w:themeColor="accent1" w:themeShade="BF"/>
            <w:sz w:val="22"/>
          </w:rPr>
          <w:delText xml:space="preserve">the requirement </w:delText>
        </w:r>
        <w:r w:rsidR="00B6371B" w:rsidRPr="0094686A">
          <w:rPr>
            <w:rFonts w:asciiTheme="majorBidi" w:eastAsia="Arial" w:hAnsiTheme="majorBidi" w:cstheme="majorBidi"/>
            <w:bCs/>
            <w:iCs/>
            <w:color w:val="2E74B5" w:themeColor="accent1" w:themeShade="BF"/>
            <w:sz w:val="22"/>
          </w:rPr>
          <w:delText>(fig1.2)</w:delText>
        </w:r>
        <w:r w:rsidR="005C1380" w:rsidRPr="0094686A">
          <w:rPr>
            <w:rFonts w:asciiTheme="majorBidi" w:eastAsia="Arial" w:hAnsiTheme="majorBidi" w:cstheme="majorBidi"/>
            <w:bCs/>
            <w:iCs/>
            <w:color w:val="2E74B5" w:themeColor="accent1" w:themeShade="BF"/>
            <w:sz w:val="22"/>
          </w:rPr>
          <w:delText>.</w:delText>
        </w:r>
      </w:del>
    </w:p>
    <w:p w14:paraId="7A1FA4F1" w14:textId="44D7A258" w:rsidR="005C1380" w:rsidRPr="0094686A" w:rsidRDefault="005C1380" w:rsidP="00A24E63">
      <w:pPr>
        <w:spacing w:after="120" w:line="22" w:lineRule="atLeast"/>
        <w:ind w:left="0" w:right="0" w:firstLine="0"/>
        <w:rPr>
          <w:del w:id="637" w:author="hp" w:date="2017-01-05T18:05:00Z"/>
          <w:rFonts w:asciiTheme="majorBidi" w:eastAsia="Arial" w:hAnsiTheme="majorBidi" w:cstheme="majorBidi"/>
          <w:b/>
          <w:i/>
          <w:sz w:val="22"/>
        </w:rPr>
      </w:pPr>
      <w:del w:id="638" w:author="hp" w:date="2017-01-05T18:05:00Z">
        <w:r w:rsidRPr="0094686A">
          <w:rPr>
            <w:rFonts w:asciiTheme="majorBidi" w:eastAsia="Arial" w:hAnsiTheme="majorBidi" w:cstheme="majorBidi"/>
            <w:bCs/>
            <w:iCs/>
            <w:color w:val="2E74B5" w:themeColor="accent1" w:themeShade="BF"/>
            <w:sz w:val="22"/>
          </w:rPr>
          <w:delText xml:space="preserve">In order to </w:delText>
        </w:r>
        <w:r w:rsidR="00217258" w:rsidRPr="0094686A">
          <w:rPr>
            <w:rFonts w:asciiTheme="majorBidi" w:eastAsia="Arial" w:hAnsiTheme="majorBidi" w:cstheme="majorBidi"/>
            <w:bCs/>
            <w:iCs/>
            <w:color w:val="2E74B5" w:themeColor="accent1" w:themeShade="BF"/>
            <w:sz w:val="22"/>
          </w:rPr>
          <w:delText xml:space="preserve">fix </w:delText>
        </w:r>
        <w:r w:rsidR="00217258" w:rsidRPr="0094686A">
          <w:rPr>
            <w:rFonts w:asciiTheme="majorBidi" w:hAnsiTheme="majorBidi" w:cstheme="majorBidi"/>
            <w:bCs/>
            <w:iCs/>
            <w:sz w:val="22"/>
          </w:rPr>
          <w:delText>this</w:delText>
        </w:r>
        <w:r w:rsidRPr="0094686A">
          <w:rPr>
            <w:rFonts w:asciiTheme="majorBidi" w:hAnsiTheme="majorBidi" w:cstheme="majorBidi"/>
            <w:bCs/>
            <w:iCs/>
            <w:sz w:val="22"/>
          </w:rPr>
          <w:delText xml:space="preserve"> error we </w:delText>
        </w:r>
        <w:r w:rsidR="00217258" w:rsidRPr="0094686A">
          <w:rPr>
            <w:rFonts w:asciiTheme="majorBidi" w:hAnsiTheme="majorBidi" w:cstheme="majorBidi"/>
            <w:bCs/>
            <w:iCs/>
            <w:sz w:val="22"/>
          </w:rPr>
          <w:delText>add</w:delText>
        </w:r>
        <w:r w:rsidR="00DD3CD7" w:rsidRPr="0094686A">
          <w:rPr>
            <w:rFonts w:asciiTheme="majorBidi" w:hAnsiTheme="majorBidi" w:cstheme="majorBidi"/>
            <w:bCs/>
            <w:iCs/>
            <w:sz w:val="22"/>
          </w:rPr>
          <w:delText>ed a</w:delText>
        </w:r>
        <w:r w:rsidR="00217258" w:rsidRPr="0094686A">
          <w:rPr>
            <w:rFonts w:asciiTheme="majorBidi" w:hAnsiTheme="majorBidi" w:cstheme="majorBidi"/>
            <w:bCs/>
            <w:iCs/>
            <w:sz w:val="22"/>
          </w:rPr>
          <w:delText xml:space="preserve"> new</w:delText>
        </w:r>
        <w:r w:rsidRPr="0094686A">
          <w:rPr>
            <w:rFonts w:asciiTheme="majorBidi" w:hAnsiTheme="majorBidi" w:cstheme="majorBidi"/>
            <w:bCs/>
            <w:iCs/>
            <w:sz w:val="22"/>
          </w:rPr>
          <w:delText xml:space="preserve"> condition to </w:delText>
        </w:r>
        <w:r w:rsidR="00217258" w:rsidRPr="0094686A">
          <w:rPr>
            <w:rFonts w:asciiTheme="majorBidi" w:hAnsiTheme="majorBidi" w:cstheme="majorBidi"/>
            <w:bCs/>
            <w:iCs/>
            <w:sz w:val="22"/>
          </w:rPr>
          <w:delText>the PROMELA</w:delText>
        </w:r>
        <w:r w:rsidRPr="0094686A">
          <w:rPr>
            <w:rFonts w:asciiTheme="majorBidi" w:eastAsia="Arial" w:hAnsiTheme="majorBidi" w:cstheme="majorBidi"/>
            <w:bCs/>
            <w:iCs/>
            <w:sz w:val="22"/>
          </w:rPr>
          <w:delText xml:space="preserve"> (fig 1.3)</w:delText>
        </w:r>
      </w:del>
    </w:p>
    <w:p w14:paraId="7E1C5347" w14:textId="379097C4" w:rsidR="005C1380" w:rsidRPr="0094686A" w:rsidRDefault="005C1380" w:rsidP="00A24E63">
      <w:pPr>
        <w:spacing w:after="120" w:line="22" w:lineRule="atLeast"/>
        <w:ind w:left="0" w:right="0" w:firstLine="0"/>
        <w:rPr>
          <w:del w:id="639" w:author="hp" w:date="2017-01-05T18:05:00Z"/>
          <w:rFonts w:asciiTheme="majorBidi" w:eastAsia="Arial" w:hAnsiTheme="majorBidi" w:cstheme="majorBidi"/>
          <w:bCs/>
          <w:iCs/>
          <w:color w:val="2E74B5" w:themeColor="accent1" w:themeShade="BF"/>
          <w:sz w:val="22"/>
        </w:rPr>
      </w:pPr>
    </w:p>
    <w:tbl>
      <w:tblPr>
        <w:tblStyle w:val="TableGrid0"/>
        <w:tblW w:w="0" w:type="auto"/>
        <w:tblLook w:val="04A0" w:firstRow="1" w:lastRow="0" w:firstColumn="1" w:lastColumn="0" w:noHBand="0" w:noVBand="1"/>
      </w:tblPr>
      <w:tblGrid>
        <w:gridCol w:w="6962"/>
      </w:tblGrid>
      <w:tr w:rsidR="00B6371B" w:rsidRPr="0094686A" w14:paraId="7772732D" w14:textId="77777777" w:rsidTr="00616D95">
        <w:trPr>
          <w:del w:id="640" w:author="hp" w:date="2017-01-05T18:05:00Z"/>
        </w:trPr>
        <w:tc>
          <w:tcPr>
            <w:tcW w:w="6516" w:type="dxa"/>
          </w:tcPr>
          <w:p w14:paraId="7DF9E927" w14:textId="1BACFBF7" w:rsidR="00B6371B" w:rsidRPr="0094686A" w:rsidRDefault="00B6371B" w:rsidP="00A24E63">
            <w:pPr>
              <w:spacing w:after="120" w:line="22" w:lineRule="atLeast"/>
              <w:ind w:left="0" w:right="0" w:firstLine="0"/>
              <w:rPr>
                <w:del w:id="641" w:author="hp" w:date="2017-01-05T18:05:00Z"/>
                <w:rFonts w:asciiTheme="majorBidi" w:eastAsia="Arial" w:hAnsiTheme="majorBidi" w:cstheme="majorBidi"/>
                <w:bCs/>
                <w:iCs/>
                <w:sz w:val="22"/>
              </w:rPr>
            </w:pPr>
            <w:del w:id="642" w:author="hp" w:date="2017-01-05T18:05:00Z">
              <w:r w:rsidRPr="0094686A">
                <w:rPr>
                  <w:rFonts w:asciiTheme="majorBidi" w:hAnsiTheme="majorBidi" w:cstheme="majorBidi"/>
                  <w:noProof/>
                  <w:sz w:val="22"/>
                  <w:rtl/>
                  <w:lang w:bidi="ar-SA"/>
                </w:rPr>
                <mc:AlternateContent>
                  <mc:Choice Requires="wps">
                    <w:drawing>
                      <wp:anchor distT="0" distB="0" distL="114300" distR="114300" simplePos="0" relativeHeight="251623936" behindDoc="0" locked="0" layoutInCell="1" allowOverlap="1" wp14:anchorId="5FB09A31" wp14:editId="300F85FA">
                        <wp:simplePos x="0" y="0"/>
                        <wp:positionH relativeFrom="column">
                          <wp:posOffset>443534</wp:posOffset>
                        </wp:positionH>
                        <wp:positionV relativeFrom="paragraph">
                          <wp:posOffset>814457</wp:posOffset>
                        </wp:positionV>
                        <wp:extent cx="1948069" cy="214685"/>
                        <wp:effectExtent l="57150" t="57150" r="52705" b="52070"/>
                        <wp:wrapNone/>
                        <wp:docPr id="12" name="Rectangle 12"/>
                        <wp:cNvGraphicFramePr/>
                        <a:graphic xmlns:a="http://schemas.openxmlformats.org/drawingml/2006/main">
                          <a:graphicData uri="http://schemas.microsoft.com/office/word/2010/wordprocessingShape">
                            <wps:wsp>
                              <wps:cNvSpPr/>
                              <wps:spPr>
                                <a:xfrm>
                                  <a:off x="0" y="0"/>
                                  <a:ext cx="1948069" cy="214685"/>
                                </a:xfrm>
                                <a:prstGeom prst="rect">
                                  <a:avLst/>
                                </a:prstGeom>
                                <a:noFill/>
                                <a:ln>
                                  <a:solidFill>
                                    <a:srgbClr val="FF000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A27311" id="Rectangle 12" o:spid="_x0000_s1026" style="position:absolute;margin-left:34.9pt;margin-top:64.15pt;width:153.4pt;height:16.9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" filled="f" strokecolor="red" strokeweight="1pt"/>
                    </w:pict>
                  </mc:Fallback>
                </mc:AlternateContent>
              </w:r>
              <w:r w:rsidRPr="0094686A">
                <w:rPr>
                  <w:rFonts w:asciiTheme="majorBidi" w:hAnsiTheme="majorBidi" w:cstheme="majorBidi"/>
                  <w:sz w:val="22"/>
                </w:rPr>
                <w:object w:dxaOrig="8550" w:dyaOrig="6420" w14:anchorId="7D28E43C">
                  <v:shape id="_x0000_i1226" type="#_x0000_t75" style="width:337.4pt;height:281.3pt" o:ole="">
                    <v:imagedata r:id="rId15" o:title=""/>
                  </v:shape>
                  <o:OLEObject Type="Embed" ProgID="PBrush" ShapeID="_x0000_i1226" DrawAspect="Content" ObjectID="_1545287210" r:id="rId16"/>
                </w:object>
              </w:r>
            </w:del>
          </w:p>
        </w:tc>
      </w:tr>
      <w:tr w:rsidR="00B6371B" w:rsidRPr="0094686A" w14:paraId="74C3BE47" w14:textId="77777777" w:rsidTr="00616D95">
        <w:trPr>
          <w:del w:id="643" w:author="hp" w:date="2017-01-05T18:05:00Z"/>
        </w:trPr>
        <w:tc>
          <w:tcPr>
            <w:tcW w:w="6516" w:type="dxa"/>
          </w:tcPr>
          <w:p w14:paraId="7CB988D8" w14:textId="5E29329E" w:rsidR="00B6371B" w:rsidRPr="0094686A" w:rsidRDefault="00B6371B" w:rsidP="00A24E63">
            <w:pPr>
              <w:spacing w:after="120" w:line="22" w:lineRule="atLeast"/>
              <w:ind w:left="0" w:right="0" w:firstLine="0"/>
              <w:jc w:val="center"/>
              <w:rPr>
                <w:del w:id="644" w:author="hp" w:date="2017-01-05T18:05:00Z"/>
                <w:rFonts w:asciiTheme="majorBidi" w:eastAsia="Arial" w:hAnsiTheme="majorBidi" w:cstheme="majorBidi"/>
                <w:bCs/>
                <w:iCs/>
                <w:sz w:val="22"/>
              </w:rPr>
            </w:pPr>
            <w:del w:id="645" w:author="hp" w:date="2017-01-05T18:05:00Z">
              <w:r w:rsidRPr="0094686A">
                <w:rPr>
                  <w:rFonts w:asciiTheme="majorBidi" w:eastAsia="Arial" w:hAnsiTheme="majorBidi" w:cstheme="majorBidi"/>
                  <w:bCs/>
                  <w:iCs/>
                  <w:sz w:val="22"/>
                </w:rPr>
                <w:delText>fig1.</w:delText>
              </w:r>
              <w:commentRangeStart w:id="646"/>
              <w:r w:rsidRPr="0094686A">
                <w:rPr>
                  <w:rFonts w:asciiTheme="majorBidi" w:eastAsia="Arial" w:hAnsiTheme="majorBidi" w:cstheme="majorBidi"/>
                  <w:bCs/>
                  <w:iCs/>
                  <w:sz w:val="22"/>
                </w:rPr>
                <w:delText>1</w:delText>
              </w:r>
              <w:commentRangeEnd w:id="646"/>
              <w:r w:rsidR="00616D95" w:rsidRPr="0094686A">
                <w:rPr>
                  <w:rStyle w:val="CommentReference"/>
                  <w:rFonts w:asciiTheme="majorBidi" w:hAnsiTheme="majorBidi" w:cstheme="majorBidi"/>
                  <w:sz w:val="22"/>
                  <w:szCs w:val="22"/>
                </w:rPr>
                <w:commentReference w:id="646"/>
              </w:r>
            </w:del>
          </w:p>
        </w:tc>
      </w:tr>
    </w:tbl>
    <w:p w14:paraId="0AB8100E" w14:textId="77777777" w:rsidR="00B6371B" w:rsidRPr="0094686A" w:rsidRDefault="00B6371B" w:rsidP="00A24E63">
      <w:pPr>
        <w:spacing w:after="120" w:line="22" w:lineRule="atLeast"/>
        <w:ind w:left="0" w:right="0" w:firstLine="0"/>
        <w:rPr>
          <w:del w:id="647" w:author="hp" w:date="2017-01-05T18:05:00Z"/>
          <w:rFonts w:asciiTheme="majorBidi" w:eastAsia="Arial" w:hAnsiTheme="majorBidi" w:cstheme="majorBidi"/>
          <w:bCs/>
          <w:iCs/>
          <w:sz w:val="22"/>
        </w:rPr>
      </w:pPr>
    </w:p>
    <w:tbl>
      <w:tblPr>
        <w:tblStyle w:val="TableGrid0"/>
        <w:tblW w:w="0" w:type="auto"/>
        <w:tblLook w:val="04A0" w:firstRow="1" w:lastRow="0" w:firstColumn="1" w:lastColumn="0" w:noHBand="0" w:noVBand="1"/>
      </w:tblPr>
      <w:tblGrid>
        <w:gridCol w:w="7157"/>
      </w:tblGrid>
      <w:tr w:rsidR="00B6371B" w:rsidRPr="0094686A" w14:paraId="79890850" w14:textId="77777777" w:rsidTr="00616D95">
        <w:trPr>
          <w:del w:id="648" w:author="hp" w:date="2017-01-05T18:05:00Z"/>
        </w:trPr>
        <w:tc>
          <w:tcPr>
            <w:tcW w:w="6941" w:type="dxa"/>
          </w:tcPr>
          <w:p w14:paraId="10DFECB8" w14:textId="705565AB" w:rsidR="00B6371B" w:rsidRPr="0094686A" w:rsidRDefault="005C1380" w:rsidP="00A24E63">
            <w:pPr>
              <w:spacing w:after="120" w:line="22" w:lineRule="atLeast"/>
              <w:ind w:left="0" w:right="0" w:firstLine="0"/>
              <w:rPr>
                <w:del w:id="649" w:author="hp" w:date="2017-01-05T18:05:00Z"/>
                <w:rFonts w:asciiTheme="majorBidi" w:eastAsia="Arial" w:hAnsiTheme="majorBidi" w:cstheme="majorBidi"/>
                <w:bCs/>
                <w:iCs/>
                <w:sz w:val="22"/>
              </w:rPr>
            </w:pPr>
            <w:del w:id="650" w:author="hp" w:date="2017-01-05T18:05:00Z">
              <w:r w:rsidRPr="0094686A">
                <w:rPr>
                  <w:rFonts w:asciiTheme="majorBidi" w:hAnsiTheme="majorBidi" w:cstheme="majorBidi"/>
                  <w:sz w:val="22"/>
                </w:rPr>
                <w:object w:dxaOrig="10965" w:dyaOrig="6345" w14:anchorId="41138B15">
                  <v:shape id="_x0000_i1227" type="#_x0000_t75" style="width:347.45pt;height:227.7pt" o:ole="">
                    <v:imagedata r:id="rId17" o:title=""/>
                  </v:shape>
                  <o:OLEObject Type="Embed" ProgID="PBrush" ShapeID="_x0000_i1227" DrawAspect="Content" ObjectID="_1545287211" r:id="rId18"/>
                </w:object>
              </w:r>
            </w:del>
          </w:p>
        </w:tc>
      </w:tr>
      <w:tr w:rsidR="00B6371B" w:rsidRPr="0094686A" w14:paraId="344D00A9" w14:textId="77777777" w:rsidTr="00616D95">
        <w:trPr>
          <w:del w:id="651" w:author="hp" w:date="2017-01-05T18:05:00Z"/>
        </w:trPr>
        <w:tc>
          <w:tcPr>
            <w:tcW w:w="6941" w:type="dxa"/>
          </w:tcPr>
          <w:p w14:paraId="1910CB1E" w14:textId="50E8FD0C" w:rsidR="00B6371B" w:rsidRPr="0094686A" w:rsidRDefault="005C1380" w:rsidP="00A24E63">
            <w:pPr>
              <w:spacing w:after="120" w:line="22" w:lineRule="atLeast"/>
              <w:ind w:left="0" w:right="0" w:firstLine="0"/>
              <w:jc w:val="center"/>
              <w:rPr>
                <w:del w:id="652" w:author="hp" w:date="2017-01-05T18:05:00Z"/>
                <w:rFonts w:asciiTheme="majorBidi" w:eastAsia="Arial" w:hAnsiTheme="majorBidi" w:cstheme="majorBidi"/>
                <w:bCs/>
                <w:iCs/>
                <w:sz w:val="22"/>
              </w:rPr>
            </w:pPr>
            <w:del w:id="653" w:author="hp" w:date="2017-01-05T18:05:00Z">
              <w:r w:rsidRPr="0094686A">
                <w:rPr>
                  <w:rFonts w:asciiTheme="majorBidi" w:eastAsia="Arial" w:hAnsiTheme="majorBidi" w:cstheme="majorBidi"/>
                  <w:bCs/>
                  <w:iCs/>
                  <w:sz w:val="22"/>
                </w:rPr>
                <w:delText>fig1.2</w:delText>
              </w:r>
            </w:del>
          </w:p>
        </w:tc>
      </w:tr>
    </w:tbl>
    <w:p w14:paraId="11775309" w14:textId="77777777" w:rsidR="00E42CAE" w:rsidRPr="0094686A" w:rsidRDefault="00E42CAE" w:rsidP="00A24E63">
      <w:pPr>
        <w:spacing w:after="120" w:line="22" w:lineRule="atLeast"/>
        <w:ind w:left="0" w:right="0" w:firstLine="0"/>
        <w:rPr>
          <w:del w:id="654" w:author="hp" w:date="2017-01-05T18:05:00Z"/>
          <w:rFonts w:asciiTheme="majorBidi" w:eastAsia="Arial" w:hAnsiTheme="majorBidi" w:cstheme="majorBidi"/>
          <w:bCs/>
          <w:iCs/>
          <w:sz w:val="22"/>
        </w:rPr>
      </w:pPr>
    </w:p>
    <w:p w14:paraId="7E6710CE" w14:textId="77777777" w:rsidR="00E42CAE" w:rsidRPr="0094686A" w:rsidRDefault="00E42CAE" w:rsidP="00A24E63">
      <w:pPr>
        <w:spacing w:after="120" w:line="22" w:lineRule="atLeast"/>
        <w:ind w:left="0" w:right="0" w:firstLine="0"/>
        <w:rPr>
          <w:del w:id="655" w:author="hp" w:date="2017-01-05T18:05:00Z"/>
          <w:rFonts w:asciiTheme="majorBidi" w:eastAsia="Arial" w:hAnsiTheme="majorBidi" w:cstheme="majorBidi"/>
          <w:bCs/>
          <w:iCs/>
          <w:sz w:val="22"/>
        </w:rPr>
      </w:pPr>
    </w:p>
    <w:tbl>
      <w:tblPr>
        <w:tblStyle w:val="TableGrid0"/>
        <w:tblW w:w="0" w:type="auto"/>
        <w:tblLook w:val="04A0" w:firstRow="1" w:lastRow="0" w:firstColumn="1" w:lastColumn="0" w:noHBand="0" w:noVBand="1"/>
      </w:tblPr>
      <w:tblGrid>
        <w:gridCol w:w="7157"/>
      </w:tblGrid>
      <w:tr w:rsidR="005C1380" w:rsidRPr="0094686A" w14:paraId="6E626DF8" w14:textId="77777777" w:rsidTr="00217258">
        <w:trPr>
          <w:del w:id="656" w:author="hp" w:date="2017-01-05T18:05:00Z"/>
        </w:trPr>
        <w:tc>
          <w:tcPr>
            <w:tcW w:w="6941" w:type="dxa"/>
          </w:tcPr>
          <w:p w14:paraId="33841D3D" w14:textId="77777777" w:rsidR="005C1380" w:rsidRPr="0094686A" w:rsidRDefault="005C1380" w:rsidP="00A24E63">
            <w:pPr>
              <w:spacing w:after="120" w:line="22" w:lineRule="atLeast"/>
              <w:ind w:left="0" w:right="0" w:firstLine="0"/>
              <w:rPr>
                <w:del w:id="657" w:author="hp" w:date="2017-01-05T18:05:00Z"/>
                <w:rFonts w:asciiTheme="majorBidi" w:eastAsia="Arial" w:hAnsiTheme="majorBidi" w:cstheme="majorBidi"/>
                <w:bCs/>
                <w:iCs/>
                <w:sz w:val="22"/>
              </w:rPr>
            </w:pPr>
            <w:del w:id="658" w:author="hp" w:date="2017-01-05T18:05:00Z">
              <w:r w:rsidRPr="0094686A">
                <w:rPr>
                  <w:rFonts w:asciiTheme="majorBidi" w:hAnsiTheme="majorBidi" w:cstheme="majorBidi"/>
                  <w:sz w:val="22"/>
                </w:rPr>
                <w:object w:dxaOrig="10965" w:dyaOrig="6345" w14:anchorId="461BCC94">
                  <v:shape id="_x0000_i1228" type="#_x0000_t75" style="width:347.45pt;height:227.7pt" o:ole="">
                    <v:imagedata r:id="rId17" o:title=""/>
                  </v:shape>
                  <o:OLEObject Type="Embed" ProgID="PBrush" ShapeID="_x0000_i1228" DrawAspect="Content" ObjectID="_1545287212" r:id="rId19"/>
                </w:object>
              </w:r>
            </w:del>
          </w:p>
        </w:tc>
      </w:tr>
      <w:tr w:rsidR="005C1380" w:rsidRPr="0094686A" w14:paraId="17FD6465" w14:textId="77777777" w:rsidTr="00217258">
        <w:trPr>
          <w:del w:id="659" w:author="hp" w:date="2017-01-05T18:05:00Z"/>
        </w:trPr>
        <w:tc>
          <w:tcPr>
            <w:tcW w:w="6941" w:type="dxa"/>
          </w:tcPr>
          <w:p w14:paraId="5121C7DE" w14:textId="77777777" w:rsidR="005C1380" w:rsidRPr="0094686A" w:rsidRDefault="005C1380" w:rsidP="00A24E63">
            <w:pPr>
              <w:spacing w:after="120" w:line="22" w:lineRule="atLeast"/>
              <w:ind w:left="0" w:right="0" w:firstLine="0"/>
              <w:jc w:val="center"/>
              <w:rPr>
                <w:del w:id="660" w:author="hp" w:date="2017-01-05T18:05:00Z"/>
                <w:rFonts w:asciiTheme="majorBidi" w:eastAsia="Arial" w:hAnsiTheme="majorBidi" w:cstheme="majorBidi"/>
                <w:bCs/>
                <w:iCs/>
                <w:sz w:val="22"/>
              </w:rPr>
            </w:pPr>
            <w:del w:id="661" w:author="hp" w:date="2017-01-05T18:05:00Z">
              <w:r w:rsidRPr="0094686A">
                <w:rPr>
                  <w:rFonts w:asciiTheme="majorBidi" w:eastAsia="Arial" w:hAnsiTheme="majorBidi" w:cstheme="majorBidi"/>
                  <w:bCs/>
                  <w:iCs/>
                  <w:sz w:val="22"/>
                </w:rPr>
                <w:delText>fig1.2</w:delText>
              </w:r>
            </w:del>
          </w:p>
        </w:tc>
      </w:tr>
    </w:tbl>
    <w:p w14:paraId="04CB7CBB" w14:textId="77777777" w:rsidR="00E42CAE" w:rsidRPr="0094686A" w:rsidRDefault="00E42CAE" w:rsidP="00A24E63">
      <w:pPr>
        <w:spacing w:after="120" w:line="22" w:lineRule="atLeast"/>
        <w:ind w:left="0" w:right="0" w:firstLine="0"/>
        <w:rPr>
          <w:del w:id="662" w:author="hp" w:date="2017-01-05T18:05:00Z"/>
          <w:rFonts w:asciiTheme="majorBidi" w:eastAsia="Arial" w:hAnsiTheme="majorBidi" w:cstheme="majorBidi"/>
          <w:bCs/>
          <w:iCs/>
          <w:sz w:val="22"/>
        </w:rPr>
      </w:pPr>
    </w:p>
    <w:p w14:paraId="67128B13" w14:textId="77777777" w:rsidR="00E42CAE" w:rsidRPr="0094686A" w:rsidRDefault="00616D95" w:rsidP="00A24E63">
      <w:pPr>
        <w:spacing w:after="120" w:line="22" w:lineRule="atLeast"/>
        <w:ind w:left="0" w:right="0" w:firstLine="0"/>
        <w:rPr>
          <w:del w:id="663" w:author="hp" w:date="2017-01-05T18:05:00Z"/>
          <w:rFonts w:asciiTheme="majorBidi" w:eastAsia="Arial" w:hAnsiTheme="majorBidi" w:cstheme="majorBidi"/>
          <w:bCs/>
          <w:iCs/>
          <w:sz w:val="22"/>
        </w:rPr>
      </w:pPr>
      <w:del w:id="664" w:author="hp" w:date="2017-01-05T18:05:00Z">
        <w:r w:rsidRPr="0094686A">
          <w:rPr>
            <w:rStyle w:val="CommentReference"/>
            <w:rFonts w:asciiTheme="majorBidi" w:hAnsiTheme="majorBidi" w:cstheme="majorBidi"/>
            <w:sz w:val="22"/>
            <w:szCs w:val="22"/>
          </w:rPr>
          <w:commentReference w:id="665"/>
        </w:r>
      </w:del>
    </w:p>
    <w:tbl>
      <w:tblPr>
        <w:tblStyle w:val="TableGrid0"/>
        <w:tblW w:w="0" w:type="auto"/>
        <w:tblInd w:w="115" w:type="dxa"/>
        <w:tblLayout w:type="fixed"/>
        <w:tblLook w:val="04A0" w:firstRow="1" w:lastRow="0" w:firstColumn="1" w:lastColumn="0" w:noHBand="0" w:noVBand="1"/>
      </w:tblPr>
      <w:tblGrid>
        <w:gridCol w:w="7110"/>
      </w:tblGrid>
      <w:tr w:rsidR="005C1380" w:rsidRPr="0094686A" w14:paraId="5780F012" w14:textId="77777777" w:rsidTr="00616D95">
        <w:trPr>
          <w:del w:id="666" w:author="hp" w:date="2017-01-05T18:05:00Z"/>
        </w:trPr>
        <w:tc>
          <w:tcPr>
            <w:tcW w:w="7110" w:type="dxa"/>
          </w:tcPr>
          <w:p w14:paraId="1E0C435C" w14:textId="65A3EAA3" w:rsidR="005C1380" w:rsidRPr="0094686A" w:rsidRDefault="005C1380" w:rsidP="00A24E63">
            <w:pPr>
              <w:spacing w:after="120" w:line="22" w:lineRule="atLeast"/>
              <w:ind w:left="0" w:right="0" w:firstLine="0"/>
              <w:rPr>
                <w:del w:id="667" w:author="hp" w:date="2017-01-05T18:05:00Z"/>
                <w:rFonts w:asciiTheme="majorBidi" w:eastAsia="Arial" w:hAnsiTheme="majorBidi" w:cstheme="majorBidi"/>
                <w:b/>
                <w:i/>
                <w:sz w:val="22"/>
              </w:rPr>
            </w:pPr>
            <w:del w:id="668" w:author="hp" w:date="2017-01-05T18:05:00Z">
              <w:r w:rsidRPr="0094686A">
                <w:rPr>
                  <w:rFonts w:asciiTheme="majorBidi" w:hAnsiTheme="majorBidi" w:cstheme="majorBidi"/>
                  <w:sz w:val="22"/>
                </w:rPr>
                <w:object w:dxaOrig="8295" w:dyaOrig="7215" w14:anchorId="6C7010F6">
                  <v:shape id="_x0000_i1229" type="#_x0000_t75" style="width:326.5pt;height:360.85pt" o:ole="">
                    <v:imagedata r:id="rId20" o:title=""/>
                  </v:shape>
                  <o:OLEObject Type="Embed" ProgID="PBrush" ShapeID="_x0000_i1229" DrawAspect="Content" ObjectID="_1545287213" r:id="rId21"/>
                </w:object>
              </w:r>
            </w:del>
          </w:p>
        </w:tc>
      </w:tr>
      <w:tr w:rsidR="005C1380" w:rsidRPr="0094686A" w14:paraId="3471415A" w14:textId="77777777" w:rsidTr="00616D95">
        <w:trPr>
          <w:del w:id="669" w:author="hp" w:date="2017-01-05T18:05:00Z"/>
        </w:trPr>
        <w:tc>
          <w:tcPr>
            <w:tcW w:w="7110" w:type="dxa"/>
          </w:tcPr>
          <w:p w14:paraId="0886BF9B" w14:textId="258595D4" w:rsidR="005C1380" w:rsidRPr="0094686A" w:rsidRDefault="005C1380" w:rsidP="00A24E63">
            <w:pPr>
              <w:spacing w:after="120" w:line="22" w:lineRule="atLeast"/>
              <w:ind w:left="0" w:right="0" w:firstLine="0"/>
              <w:jc w:val="center"/>
              <w:rPr>
                <w:del w:id="670" w:author="hp" w:date="2017-01-05T18:05:00Z"/>
                <w:rFonts w:asciiTheme="majorBidi" w:eastAsia="Arial" w:hAnsiTheme="majorBidi" w:cstheme="majorBidi"/>
                <w:b/>
                <w:i/>
                <w:sz w:val="22"/>
              </w:rPr>
            </w:pPr>
            <w:del w:id="671" w:author="hp" w:date="2017-01-05T18:05:00Z">
              <w:r w:rsidRPr="0094686A">
                <w:rPr>
                  <w:rFonts w:asciiTheme="majorBidi" w:eastAsia="Arial" w:hAnsiTheme="majorBidi" w:cstheme="majorBidi"/>
                  <w:bCs/>
                  <w:iCs/>
                  <w:sz w:val="22"/>
                </w:rPr>
                <w:delText>fig1.3</w:delText>
              </w:r>
            </w:del>
          </w:p>
        </w:tc>
      </w:tr>
    </w:tbl>
    <w:p w14:paraId="4AD7D441" w14:textId="4D7A5E4D" w:rsidR="00B40032" w:rsidRPr="0094686A" w:rsidRDefault="00B40032" w:rsidP="00A24E63">
      <w:pPr>
        <w:pStyle w:val="Heading3"/>
        <w:spacing w:after="120" w:line="22" w:lineRule="atLeast"/>
        <w:ind w:left="0" w:firstLine="115"/>
        <w:rPr>
          <w:del w:id="672" w:author="hp" w:date="2017-01-05T18:05:00Z"/>
          <w:rFonts w:asciiTheme="majorBidi" w:hAnsiTheme="majorBidi" w:cstheme="majorBidi"/>
          <w:sz w:val="22"/>
        </w:rPr>
      </w:pPr>
      <w:bookmarkStart w:id="673" w:name="_Toc470446049"/>
      <w:commentRangeStart w:id="674"/>
      <w:del w:id="675" w:author="hp" w:date="2017-01-05T18:05:00Z">
        <w:r w:rsidRPr="0094686A">
          <w:rPr>
            <w:rFonts w:asciiTheme="majorBidi" w:hAnsiTheme="majorBidi" w:cstheme="majorBidi"/>
            <w:sz w:val="22"/>
          </w:rPr>
          <w:delText>2.2</w:delText>
        </w:r>
        <w:commentRangeEnd w:id="674"/>
        <w:r w:rsidR="009C5DD2" w:rsidRPr="0094686A">
          <w:rPr>
            <w:rStyle w:val="CommentReference"/>
            <w:rFonts w:asciiTheme="majorBidi" w:eastAsia="Times New Roman" w:hAnsiTheme="majorBidi" w:cstheme="majorBidi"/>
            <w:b w:val="0"/>
            <w:i w:val="0"/>
            <w:sz w:val="22"/>
            <w:szCs w:val="22"/>
          </w:rPr>
          <w:commentReference w:id="674"/>
        </w:r>
        <w:r w:rsidRPr="0094686A">
          <w:rPr>
            <w:rFonts w:asciiTheme="majorBidi" w:hAnsiTheme="majorBidi" w:cstheme="majorBidi"/>
            <w:sz w:val="22"/>
          </w:rPr>
          <w:delText>. Detailed Description</w:delText>
        </w:r>
        <w:bookmarkEnd w:id="673"/>
      </w:del>
    </w:p>
    <w:p w14:paraId="6D2AC641" w14:textId="3AB36902" w:rsidR="0026509E" w:rsidRPr="0094686A" w:rsidRDefault="0026509E" w:rsidP="00A24E63">
      <w:pPr>
        <w:spacing w:after="120" w:line="240" w:lineRule="auto"/>
        <w:ind w:left="0" w:right="0" w:firstLine="0"/>
        <w:jc w:val="left"/>
        <w:rPr>
          <w:del w:id="676" w:author="hp" w:date="2017-01-05T18:05:00Z"/>
          <w:rFonts w:asciiTheme="majorBidi" w:hAnsiTheme="majorBidi" w:cstheme="majorBidi"/>
          <w:color w:val="auto"/>
          <w:sz w:val="22"/>
        </w:rPr>
      </w:pPr>
      <w:del w:id="677" w:author="hp" w:date="2017-01-05T18:05:00Z">
        <w:r w:rsidRPr="0094686A">
          <w:rPr>
            <w:rFonts w:asciiTheme="majorBidi" w:hAnsiTheme="majorBidi" w:cstheme="majorBidi"/>
            <w:color w:val="auto"/>
            <w:sz w:val="22"/>
          </w:rPr>
          <w:delText xml:space="preserve">As it was mentioned above, we will build a tool </w:delText>
        </w:r>
        <w:r w:rsidRPr="0094686A">
          <w:rPr>
            <w:rFonts w:asciiTheme="majorBidi" w:hAnsiTheme="majorBidi" w:cstheme="majorBidi"/>
            <w:color w:val="auto"/>
            <w:sz w:val="22"/>
            <w:shd w:val="clear" w:color="auto" w:fill="FFFFFF"/>
          </w:rPr>
          <w:delText>that all</w:delText>
        </w:r>
        <w:r w:rsidR="00CF7775" w:rsidRPr="0094686A">
          <w:rPr>
            <w:rFonts w:asciiTheme="majorBidi" w:hAnsiTheme="majorBidi" w:cstheme="majorBidi"/>
            <w:color w:val="auto"/>
            <w:sz w:val="22"/>
            <w:shd w:val="clear" w:color="auto" w:fill="FFFFFF"/>
          </w:rPr>
          <w:delText xml:space="preserve">ows the graphical definition of </w:delText>
        </w:r>
        <w:r w:rsidRPr="0094686A">
          <w:rPr>
            <w:rFonts w:asciiTheme="majorBidi" w:hAnsiTheme="majorBidi" w:cstheme="majorBidi"/>
            <w:color w:val="auto"/>
            <w:sz w:val="22"/>
            <w:shd w:val="clear" w:color="auto" w:fill="FFFFFF"/>
          </w:rPr>
          <w:delText>specifications of cellular applications</w:delText>
        </w:r>
        <w:r w:rsidR="00BF48BC" w:rsidRPr="0094686A">
          <w:rPr>
            <w:rFonts w:asciiTheme="majorBidi" w:hAnsiTheme="majorBidi" w:cstheme="majorBidi"/>
            <w:color w:val="auto"/>
            <w:sz w:val="22"/>
          </w:rPr>
          <w:delText xml:space="preserve">. To be more </w:delText>
        </w:r>
        <w:r w:rsidR="00AC1FEB" w:rsidRPr="0094686A">
          <w:rPr>
            <w:rFonts w:asciiTheme="majorBidi" w:hAnsiTheme="majorBidi" w:cstheme="majorBidi"/>
            <w:color w:val="auto"/>
            <w:sz w:val="22"/>
          </w:rPr>
          <w:delText>practical, we</w:delText>
        </w:r>
        <w:r w:rsidRPr="0094686A">
          <w:rPr>
            <w:rFonts w:asciiTheme="majorBidi" w:hAnsiTheme="majorBidi" w:cstheme="majorBidi"/>
            <w:color w:val="auto"/>
            <w:sz w:val="22"/>
          </w:rPr>
          <w:delText xml:space="preserve"> </w:delText>
        </w:r>
        <w:r w:rsidR="001F1D5B" w:rsidRPr="0094686A">
          <w:rPr>
            <w:rFonts w:asciiTheme="majorBidi" w:hAnsiTheme="majorBidi" w:cstheme="majorBidi"/>
            <w:color w:val="auto"/>
            <w:sz w:val="22"/>
          </w:rPr>
          <w:delText>implement</w:delText>
        </w:r>
        <w:r w:rsidRPr="0094686A">
          <w:rPr>
            <w:rFonts w:asciiTheme="majorBidi" w:hAnsiTheme="majorBidi" w:cstheme="majorBidi"/>
            <w:color w:val="auto"/>
            <w:sz w:val="22"/>
          </w:rPr>
          <w:delText xml:space="preserve"> </w:delText>
        </w:r>
        <w:r w:rsidR="00BF48BC" w:rsidRPr="0094686A">
          <w:rPr>
            <w:rFonts w:asciiTheme="majorBidi" w:hAnsiTheme="majorBidi" w:cstheme="majorBidi"/>
            <w:color w:val="auto"/>
            <w:sz w:val="22"/>
          </w:rPr>
          <w:delText xml:space="preserve">our </w:delText>
        </w:r>
        <w:r w:rsidRPr="0094686A">
          <w:rPr>
            <w:rFonts w:asciiTheme="majorBidi" w:hAnsiTheme="majorBidi" w:cstheme="majorBidi"/>
            <w:color w:val="auto"/>
            <w:sz w:val="22"/>
          </w:rPr>
          <w:delText xml:space="preserve">tool </w:delText>
        </w:r>
        <w:r w:rsidR="00BF48BC" w:rsidRPr="0094686A">
          <w:rPr>
            <w:rFonts w:asciiTheme="majorBidi" w:hAnsiTheme="majorBidi" w:cstheme="majorBidi"/>
            <w:color w:val="auto"/>
            <w:sz w:val="22"/>
          </w:rPr>
          <w:delText>using a</w:delText>
        </w:r>
        <w:r w:rsidRPr="0094686A">
          <w:rPr>
            <w:rFonts w:asciiTheme="majorBidi" w:hAnsiTheme="majorBidi" w:cstheme="majorBidi"/>
            <w:color w:val="auto"/>
            <w:sz w:val="22"/>
          </w:rPr>
          <w:delText xml:space="preserve"> real application for cellular phones</w:delText>
        </w:r>
        <w:r w:rsidR="00961BD3" w:rsidRPr="0094686A">
          <w:rPr>
            <w:rFonts w:asciiTheme="majorBidi" w:hAnsiTheme="majorBidi" w:cstheme="majorBidi"/>
            <w:color w:val="auto"/>
            <w:sz w:val="22"/>
          </w:rPr>
          <w:delText>,</w:delText>
        </w:r>
        <w:r w:rsidRPr="0094686A">
          <w:rPr>
            <w:rFonts w:asciiTheme="majorBidi" w:hAnsiTheme="majorBidi" w:cstheme="majorBidi"/>
            <w:color w:val="auto"/>
            <w:sz w:val="22"/>
          </w:rPr>
          <w:delText xml:space="preserve"> called “Bopo” </w:delText>
        </w:r>
        <w:r w:rsidR="00CF7775" w:rsidRPr="0094686A">
          <w:rPr>
            <w:rFonts w:asciiTheme="majorBidi" w:hAnsiTheme="majorBidi" w:cstheme="majorBidi"/>
            <w:color w:val="auto"/>
            <w:sz w:val="22"/>
          </w:rPr>
          <w:delText>Supervised by</w:delText>
        </w:r>
        <w:r w:rsidRPr="0094686A">
          <w:rPr>
            <w:rFonts w:asciiTheme="majorBidi" w:hAnsiTheme="majorBidi" w:cstheme="majorBidi"/>
            <w:color w:val="auto"/>
            <w:sz w:val="22"/>
          </w:rPr>
          <w:delText xml:space="preserve"> Dr. Elena Ravve</w:delText>
        </w:r>
        <w:r w:rsidR="00961BD3" w:rsidRPr="0094686A">
          <w:rPr>
            <w:rFonts w:asciiTheme="majorBidi" w:hAnsiTheme="majorBidi" w:cstheme="majorBidi"/>
            <w:color w:val="auto"/>
            <w:sz w:val="22"/>
          </w:rPr>
          <w:delText xml:space="preserve">. We take </w:delText>
        </w:r>
        <w:r w:rsidR="001F1D5B" w:rsidRPr="0094686A">
          <w:rPr>
            <w:rFonts w:asciiTheme="majorBidi" w:hAnsiTheme="majorBidi" w:cstheme="majorBidi"/>
            <w:color w:val="auto"/>
            <w:sz w:val="22"/>
          </w:rPr>
          <w:delText>its spec</w:delText>
        </w:r>
        <w:r w:rsidR="00961BD3" w:rsidRPr="0094686A">
          <w:rPr>
            <w:rFonts w:asciiTheme="majorBidi" w:hAnsiTheme="majorBidi" w:cstheme="majorBidi"/>
            <w:color w:val="auto"/>
            <w:sz w:val="22"/>
          </w:rPr>
          <w:delText xml:space="preserve"> in </w:delText>
        </w:r>
        <w:r w:rsidR="001F1D5B" w:rsidRPr="0094686A">
          <w:rPr>
            <w:rFonts w:asciiTheme="majorBidi" w:hAnsiTheme="majorBidi" w:cstheme="majorBidi"/>
            <w:color w:val="auto"/>
            <w:sz w:val="22"/>
          </w:rPr>
          <w:delText>order to</w:delText>
        </w:r>
        <w:r w:rsidRPr="0094686A">
          <w:rPr>
            <w:rFonts w:asciiTheme="majorBidi" w:hAnsiTheme="majorBidi" w:cstheme="majorBidi"/>
            <w:color w:val="auto"/>
            <w:sz w:val="22"/>
          </w:rPr>
          <w:delText xml:space="preserve"> </w:delText>
        </w:r>
        <w:r w:rsidR="001F1D5B" w:rsidRPr="0094686A">
          <w:rPr>
            <w:rFonts w:asciiTheme="majorBidi" w:hAnsiTheme="majorBidi" w:cstheme="majorBidi"/>
            <w:color w:val="auto"/>
            <w:sz w:val="22"/>
          </w:rPr>
          <w:delText xml:space="preserve">compose </w:delText>
        </w:r>
        <w:r w:rsidR="00961BD3" w:rsidRPr="0094686A">
          <w:rPr>
            <w:rFonts w:asciiTheme="majorBidi" w:hAnsiTheme="majorBidi" w:cstheme="majorBidi"/>
            <w:color w:val="auto"/>
            <w:sz w:val="22"/>
          </w:rPr>
          <w:delText xml:space="preserve">it in a </w:delText>
        </w:r>
        <w:r w:rsidRPr="0094686A">
          <w:rPr>
            <w:rFonts w:asciiTheme="majorBidi" w:hAnsiTheme="majorBidi" w:cstheme="majorBidi"/>
            <w:color w:val="auto"/>
            <w:sz w:val="22"/>
          </w:rPr>
          <w:delText xml:space="preserve">visual </w:delText>
        </w:r>
        <w:r w:rsidR="00CF7775" w:rsidRPr="0094686A">
          <w:rPr>
            <w:rFonts w:asciiTheme="majorBidi" w:hAnsiTheme="majorBidi" w:cstheme="majorBidi"/>
            <w:color w:val="auto"/>
            <w:sz w:val="22"/>
          </w:rPr>
          <w:delText>form.</w:delText>
        </w:r>
      </w:del>
    </w:p>
    <w:p w14:paraId="33696BB7" w14:textId="499BB00F" w:rsidR="00EC4FD1" w:rsidRPr="0094686A" w:rsidRDefault="00B40032" w:rsidP="00A24E63">
      <w:pPr>
        <w:spacing w:after="120" w:line="240" w:lineRule="auto"/>
        <w:ind w:left="0" w:right="0" w:firstLine="0"/>
        <w:jc w:val="left"/>
        <w:rPr>
          <w:del w:id="678" w:author="hp" w:date="2017-01-05T18:05:00Z"/>
          <w:rFonts w:asciiTheme="majorBidi" w:hAnsiTheme="majorBidi" w:cstheme="majorBidi"/>
          <w:color w:val="auto"/>
          <w:sz w:val="22"/>
        </w:rPr>
      </w:pPr>
      <w:del w:id="679" w:author="hp" w:date="2017-01-05T18:05:00Z">
        <w:r w:rsidRPr="0094686A">
          <w:rPr>
            <w:rFonts w:asciiTheme="majorBidi" w:hAnsiTheme="majorBidi" w:cstheme="majorBidi"/>
            <w:color w:val="auto"/>
            <w:sz w:val="22"/>
          </w:rPr>
          <w:delText xml:space="preserve">In order to add </w:delText>
        </w:r>
        <w:r w:rsidR="00EC4FD1" w:rsidRPr="0094686A">
          <w:rPr>
            <w:rFonts w:asciiTheme="majorBidi" w:hAnsiTheme="majorBidi" w:cstheme="majorBidi"/>
            <w:color w:val="auto"/>
            <w:sz w:val="22"/>
          </w:rPr>
          <w:delText>a new</w:delText>
        </w:r>
        <w:r w:rsidRPr="0094686A">
          <w:rPr>
            <w:rFonts w:asciiTheme="majorBidi" w:hAnsiTheme="majorBidi" w:cstheme="majorBidi"/>
            <w:color w:val="auto"/>
            <w:sz w:val="22"/>
          </w:rPr>
          <w:delText xml:space="preserve"> screen to the </w:delText>
        </w:r>
        <w:r w:rsidR="00791C18" w:rsidRPr="0094686A">
          <w:rPr>
            <w:rFonts w:asciiTheme="majorBidi" w:hAnsiTheme="majorBidi" w:cstheme="majorBidi"/>
            <w:color w:val="auto"/>
            <w:sz w:val="22"/>
          </w:rPr>
          <w:delText>spec of an application</w:delText>
        </w:r>
        <w:r w:rsidR="00EC4FD1" w:rsidRPr="0094686A">
          <w:rPr>
            <w:rFonts w:asciiTheme="majorBidi" w:hAnsiTheme="majorBidi" w:cstheme="majorBidi"/>
            <w:color w:val="auto"/>
            <w:sz w:val="22"/>
          </w:rPr>
          <w:delText>,</w:delText>
        </w:r>
        <w:r w:rsidRPr="0094686A">
          <w:rPr>
            <w:rFonts w:asciiTheme="majorBidi" w:hAnsiTheme="majorBidi" w:cstheme="majorBidi"/>
            <w:color w:val="auto"/>
            <w:sz w:val="22"/>
          </w:rPr>
          <w:delText xml:space="preserve"> the user </w:delText>
        </w:r>
        <w:r w:rsidR="00EC4FD1" w:rsidRPr="0094686A">
          <w:rPr>
            <w:rFonts w:asciiTheme="majorBidi" w:hAnsiTheme="majorBidi" w:cstheme="majorBidi"/>
            <w:color w:val="auto"/>
            <w:sz w:val="22"/>
          </w:rPr>
          <w:delText>should press</w:delText>
        </w:r>
        <w:r w:rsidRPr="0094686A">
          <w:rPr>
            <w:rFonts w:asciiTheme="majorBidi" w:hAnsiTheme="majorBidi" w:cstheme="majorBidi"/>
            <w:color w:val="auto"/>
            <w:sz w:val="22"/>
          </w:rPr>
          <w:delText xml:space="preserve"> “add screen</w:delText>
        </w:r>
        <w:r w:rsidR="00EC4FD1" w:rsidRPr="0094686A">
          <w:rPr>
            <w:rFonts w:asciiTheme="majorBidi" w:hAnsiTheme="majorBidi" w:cstheme="majorBidi"/>
            <w:color w:val="auto"/>
            <w:sz w:val="22"/>
          </w:rPr>
          <w:delText>”,</w:delText>
        </w:r>
        <w:r w:rsidRPr="0094686A">
          <w:rPr>
            <w:rFonts w:asciiTheme="majorBidi" w:hAnsiTheme="majorBidi" w:cstheme="majorBidi"/>
            <w:color w:val="auto"/>
            <w:sz w:val="22"/>
          </w:rPr>
          <w:delText xml:space="preserve"> then </w:delText>
        </w:r>
        <w:r w:rsidR="0092392C" w:rsidRPr="0094686A">
          <w:rPr>
            <w:rFonts w:asciiTheme="majorBidi" w:hAnsiTheme="majorBidi" w:cstheme="majorBidi"/>
            <w:color w:val="auto"/>
            <w:sz w:val="22"/>
          </w:rPr>
          <w:delText xml:space="preserve">she/he </w:delText>
        </w:r>
        <w:r w:rsidR="00EC4FD1" w:rsidRPr="0094686A">
          <w:rPr>
            <w:rFonts w:asciiTheme="majorBidi" w:hAnsiTheme="majorBidi" w:cstheme="majorBidi"/>
            <w:color w:val="auto"/>
            <w:sz w:val="22"/>
          </w:rPr>
          <w:delText>sets the</w:delText>
        </w:r>
        <w:r w:rsidRPr="0094686A">
          <w:rPr>
            <w:rFonts w:asciiTheme="majorBidi" w:hAnsiTheme="majorBidi" w:cstheme="majorBidi"/>
            <w:color w:val="auto"/>
            <w:sz w:val="22"/>
          </w:rPr>
          <w:delText xml:space="preserve"> screen </w:delText>
        </w:r>
        <w:r w:rsidR="00EC4FD1" w:rsidRPr="0094686A">
          <w:rPr>
            <w:rFonts w:asciiTheme="majorBidi" w:hAnsiTheme="majorBidi" w:cstheme="majorBidi"/>
            <w:color w:val="auto"/>
            <w:sz w:val="22"/>
          </w:rPr>
          <w:delText>location,</w:delText>
        </w:r>
        <w:r w:rsidRPr="0094686A">
          <w:rPr>
            <w:rFonts w:asciiTheme="majorBidi" w:hAnsiTheme="majorBidi" w:cstheme="majorBidi"/>
            <w:color w:val="auto"/>
            <w:sz w:val="22"/>
          </w:rPr>
          <w:delText xml:space="preserve"> defined </w:delText>
        </w:r>
        <w:r w:rsidR="00EC4FD1" w:rsidRPr="0094686A">
          <w:rPr>
            <w:rFonts w:asciiTheme="majorBidi" w:hAnsiTheme="majorBidi" w:cstheme="majorBidi"/>
            <w:color w:val="auto"/>
            <w:sz w:val="22"/>
          </w:rPr>
          <w:delText>the name</w:delText>
        </w:r>
        <w:r w:rsidRPr="0094686A">
          <w:rPr>
            <w:rFonts w:asciiTheme="majorBidi" w:hAnsiTheme="majorBidi" w:cstheme="majorBidi"/>
            <w:color w:val="auto"/>
            <w:sz w:val="22"/>
          </w:rPr>
          <w:delText xml:space="preserve"> and </w:delText>
        </w:r>
        <w:r w:rsidR="00EC4FD1" w:rsidRPr="0094686A">
          <w:rPr>
            <w:rFonts w:asciiTheme="majorBidi" w:hAnsiTheme="majorBidi" w:cstheme="majorBidi"/>
            <w:color w:val="auto"/>
            <w:sz w:val="22"/>
          </w:rPr>
          <w:delText>the description</w:delText>
        </w:r>
        <w:r w:rsidRPr="0094686A">
          <w:rPr>
            <w:rFonts w:asciiTheme="majorBidi" w:hAnsiTheme="majorBidi" w:cstheme="majorBidi"/>
            <w:color w:val="auto"/>
            <w:sz w:val="22"/>
          </w:rPr>
          <w:delText xml:space="preserve"> </w:delText>
        </w:r>
        <w:r w:rsidR="00D77776" w:rsidRPr="0094686A">
          <w:rPr>
            <w:rFonts w:asciiTheme="majorBidi" w:hAnsiTheme="majorBidi" w:cstheme="majorBidi"/>
            <w:color w:val="auto"/>
            <w:sz w:val="22"/>
          </w:rPr>
          <w:delText xml:space="preserve">and </w:delText>
        </w:r>
        <w:r w:rsidRPr="0094686A">
          <w:rPr>
            <w:rFonts w:asciiTheme="majorBidi" w:hAnsiTheme="majorBidi" w:cstheme="majorBidi"/>
            <w:color w:val="auto"/>
            <w:sz w:val="22"/>
          </w:rPr>
          <w:delText xml:space="preserve">then </w:delText>
        </w:r>
        <w:r w:rsidR="00EC4FD1" w:rsidRPr="0094686A">
          <w:rPr>
            <w:rFonts w:asciiTheme="majorBidi" w:hAnsiTheme="majorBidi" w:cstheme="majorBidi"/>
            <w:color w:val="auto"/>
            <w:sz w:val="22"/>
          </w:rPr>
          <w:delText>presses “save</w:delText>
        </w:r>
        <w:r w:rsidRPr="0094686A">
          <w:rPr>
            <w:rFonts w:asciiTheme="majorBidi" w:hAnsiTheme="majorBidi" w:cstheme="majorBidi"/>
            <w:color w:val="auto"/>
            <w:sz w:val="22"/>
          </w:rPr>
          <w:delText>”</w:delText>
        </w:r>
        <w:r w:rsidR="00EC4FD1" w:rsidRPr="0094686A">
          <w:rPr>
            <w:rFonts w:asciiTheme="majorBidi" w:hAnsiTheme="majorBidi" w:cstheme="majorBidi"/>
            <w:color w:val="auto"/>
            <w:sz w:val="22"/>
          </w:rPr>
          <w:delText>.</w:delText>
        </w:r>
      </w:del>
    </w:p>
    <w:p w14:paraId="2613B068" w14:textId="096B8073" w:rsidR="00EC4FD1" w:rsidRPr="0094686A" w:rsidRDefault="00CF7775" w:rsidP="00A24E63">
      <w:pPr>
        <w:spacing w:after="120" w:line="240" w:lineRule="auto"/>
        <w:ind w:left="0" w:right="0" w:firstLine="0"/>
        <w:jc w:val="left"/>
        <w:rPr>
          <w:del w:id="680" w:author="hp" w:date="2017-01-05T18:05:00Z"/>
          <w:rFonts w:asciiTheme="majorBidi" w:hAnsiTheme="majorBidi" w:cstheme="majorBidi"/>
          <w:sz w:val="22"/>
        </w:rPr>
      </w:pPr>
      <w:del w:id="681" w:author="hp" w:date="2017-01-05T18:05:00Z">
        <w:r w:rsidRPr="0094686A">
          <w:rPr>
            <w:rFonts w:asciiTheme="majorBidi" w:hAnsiTheme="majorBidi" w:cstheme="majorBidi"/>
            <w:sz w:val="22"/>
          </w:rPr>
          <w:delText>The user</w:delText>
        </w:r>
        <w:r w:rsidR="00B40032" w:rsidRPr="0094686A">
          <w:rPr>
            <w:rFonts w:asciiTheme="majorBidi" w:hAnsiTheme="majorBidi" w:cstheme="majorBidi"/>
            <w:sz w:val="22"/>
          </w:rPr>
          <w:delText xml:space="preserve"> should press on </w:delText>
        </w:r>
        <w:r w:rsidR="00EC4FD1" w:rsidRPr="0094686A">
          <w:rPr>
            <w:rFonts w:asciiTheme="majorBidi" w:hAnsiTheme="majorBidi" w:cstheme="majorBidi"/>
            <w:b/>
            <w:bCs/>
            <w:i/>
            <w:iCs/>
            <w:sz w:val="22"/>
          </w:rPr>
          <w:delText>"</w:delText>
        </w:r>
        <w:r w:rsidR="00B40032" w:rsidRPr="0094686A">
          <w:rPr>
            <w:rFonts w:asciiTheme="majorBidi" w:hAnsiTheme="majorBidi" w:cstheme="majorBidi"/>
            <w:b/>
            <w:bCs/>
            <w:i/>
            <w:iCs/>
            <w:sz w:val="22"/>
          </w:rPr>
          <w:delText>+</w:delText>
        </w:r>
        <w:r w:rsidR="00EC4FD1" w:rsidRPr="0094686A">
          <w:rPr>
            <w:rFonts w:asciiTheme="majorBidi" w:hAnsiTheme="majorBidi" w:cstheme="majorBidi"/>
            <w:b/>
            <w:bCs/>
            <w:i/>
            <w:iCs/>
            <w:sz w:val="22"/>
          </w:rPr>
          <w:delText>"</w:delText>
        </w:r>
        <w:r w:rsidR="00B40032" w:rsidRPr="0094686A">
          <w:rPr>
            <w:rFonts w:asciiTheme="majorBidi" w:hAnsiTheme="majorBidi" w:cstheme="majorBidi"/>
            <w:b/>
            <w:bCs/>
            <w:i/>
            <w:iCs/>
            <w:sz w:val="22"/>
          </w:rPr>
          <w:delText xml:space="preserve"> </w:delText>
        </w:r>
        <w:r w:rsidR="00B40032" w:rsidRPr="0094686A">
          <w:rPr>
            <w:rFonts w:asciiTheme="majorBidi" w:hAnsiTheme="majorBidi" w:cstheme="majorBidi"/>
            <w:sz w:val="22"/>
          </w:rPr>
          <w:delText>button to choose</w:delText>
        </w:r>
        <w:r w:rsidR="00556809" w:rsidRPr="0094686A">
          <w:rPr>
            <w:rFonts w:asciiTheme="majorBidi" w:hAnsiTheme="majorBidi" w:cstheme="majorBidi"/>
            <w:sz w:val="22"/>
          </w:rPr>
          <w:delText xml:space="preserve"> an</w:delText>
        </w:r>
        <w:r w:rsidR="00B40032" w:rsidRPr="0094686A">
          <w:rPr>
            <w:rFonts w:asciiTheme="majorBidi" w:hAnsiTheme="majorBidi" w:cstheme="majorBidi"/>
            <w:sz w:val="22"/>
          </w:rPr>
          <w:delText xml:space="preserve"> element type from</w:delText>
        </w:r>
        <w:r w:rsidR="00556809" w:rsidRPr="0094686A">
          <w:rPr>
            <w:rFonts w:asciiTheme="majorBidi" w:hAnsiTheme="majorBidi" w:cstheme="majorBidi"/>
            <w:sz w:val="22"/>
          </w:rPr>
          <w:delText xml:space="preserve"> the menu bar,</w:delText>
        </w:r>
        <w:r w:rsidR="00B40032" w:rsidRPr="0094686A">
          <w:rPr>
            <w:rFonts w:asciiTheme="majorBidi" w:hAnsiTheme="majorBidi" w:cstheme="majorBidi"/>
            <w:sz w:val="22"/>
          </w:rPr>
          <w:delText xml:space="preserve"> this way we can </w:delText>
        </w:r>
        <w:r w:rsidR="00EC4FD1" w:rsidRPr="0094686A">
          <w:rPr>
            <w:rFonts w:asciiTheme="majorBidi" w:hAnsiTheme="majorBidi" w:cstheme="majorBidi"/>
            <w:sz w:val="22"/>
          </w:rPr>
          <w:delText>represent the</w:delText>
        </w:r>
        <w:r w:rsidR="00B40032" w:rsidRPr="0094686A">
          <w:rPr>
            <w:rFonts w:asciiTheme="majorBidi" w:hAnsiTheme="majorBidi" w:cstheme="majorBidi"/>
            <w:sz w:val="22"/>
          </w:rPr>
          <w:delText xml:space="preserve"> specs </w:delText>
        </w:r>
        <w:r w:rsidR="00EC4FD1" w:rsidRPr="0094686A">
          <w:rPr>
            <w:rFonts w:asciiTheme="majorBidi" w:hAnsiTheme="majorBidi" w:cstheme="majorBidi"/>
            <w:sz w:val="22"/>
          </w:rPr>
          <w:delText>types of</w:delText>
        </w:r>
        <w:r w:rsidR="00B40032" w:rsidRPr="0094686A">
          <w:rPr>
            <w:rFonts w:asciiTheme="majorBidi" w:hAnsiTheme="majorBidi" w:cstheme="majorBidi"/>
            <w:sz w:val="22"/>
          </w:rPr>
          <w:delText xml:space="preserve"> screens</w:delText>
        </w:r>
      </w:del>
    </w:p>
    <w:tbl>
      <w:tblPr>
        <w:tblStyle w:val="TableGrid0"/>
        <w:tblW w:w="0" w:type="auto"/>
        <w:tblLook w:val="04A0" w:firstRow="1" w:lastRow="0" w:firstColumn="1" w:lastColumn="0" w:noHBand="0" w:noVBand="1"/>
      </w:tblPr>
      <w:tblGrid>
        <w:gridCol w:w="3310"/>
        <w:gridCol w:w="2567"/>
        <w:gridCol w:w="3177"/>
      </w:tblGrid>
      <w:tr w:rsidR="00BB6B38" w:rsidRPr="0094686A" w14:paraId="053DF398" w14:textId="77777777" w:rsidTr="00BB6B38">
        <w:trPr>
          <w:del w:id="682" w:author="hp" w:date="2017-01-05T18:05:00Z"/>
        </w:trPr>
        <w:tc>
          <w:tcPr>
            <w:tcW w:w="3365" w:type="dxa"/>
          </w:tcPr>
          <w:commentRangeStart w:id="683"/>
          <w:p w14:paraId="6211DAF5" w14:textId="5B216156" w:rsidR="00BB6B38" w:rsidRPr="0094686A" w:rsidRDefault="00CF7775" w:rsidP="00A24E63">
            <w:pPr>
              <w:spacing w:after="120" w:line="240" w:lineRule="auto"/>
              <w:ind w:left="0" w:right="0" w:firstLine="0"/>
              <w:jc w:val="left"/>
              <w:rPr>
                <w:del w:id="684" w:author="hp" w:date="2017-01-05T18:05:00Z"/>
                <w:rFonts w:asciiTheme="majorBidi" w:hAnsiTheme="majorBidi" w:cstheme="majorBidi"/>
                <w:sz w:val="22"/>
              </w:rPr>
            </w:pPr>
            <w:del w:id="685" w:author="hp" w:date="2017-01-05T18:05:00Z">
              <w:r w:rsidRPr="0094686A">
                <w:rPr>
                  <w:rFonts w:asciiTheme="majorBidi" w:hAnsiTheme="majorBidi" w:cstheme="majorBidi"/>
                  <w:sz w:val="22"/>
                </w:rPr>
                <w:object w:dxaOrig="3705" w:dyaOrig="3075" w14:anchorId="39C91D39">
                  <v:shape id="_x0000_i1230" type="#_x0000_t75" style="width:171.65pt;height:175.8pt" o:ole="">
                    <v:imagedata r:id="rId22" o:title=""/>
                  </v:shape>
                  <o:OLEObject Type="Embed" ProgID="PBrush" ShapeID="_x0000_i1230" DrawAspect="Content" ObjectID="_1545287214" r:id="rId23"/>
                </w:object>
              </w:r>
              <w:commentRangeEnd w:id="683"/>
              <w:r w:rsidR="004871BB" w:rsidRPr="0094686A">
                <w:rPr>
                  <w:rStyle w:val="CommentReference"/>
                  <w:rFonts w:asciiTheme="majorBidi" w:hAnsiTheme="majorBidi" w:cstheme="majorBidi"/>
                  <w:sz w:val="22"/>
                  <w:szCs w:val="22"/>
                </w:rPr>
                <w:commentReference w:id="683"/>
              </w:r>
            </w:del>
          </w:p>
        </w:tc>
        <w:tc>
          <w:tcPr>
            <w:tcW w:w="3366" w:type="dxa"/>
          </w:tcPr>
          <w:p w14:paraId="6209DABE" w14:textId="0434CB33" w:rsidR="00BB6B38" w:rsidRPr="0094686A" w:rsidRDefault="00CF7775" w:rsidP="00A24E63">
            <w:pPr>
              <w:spacing w:after="120" w:line="240" w:lineRule="auto"/>
              <w:ind w:left="0" w:right="0" w:firstLine="0"/>
              <w:jc w:val="left"/>
              <w:rPr>
                <w:del w:id="686" w:author="hp" w:date="2017-01-05T18:05:00Z"/>
                <w:rFonts w:asciiTheme="majorBidi" w:hAnsiTheme="majorBidi" w:cstheme="majorBidi"/>
                <w:sz w:val="22"/>
              </w:rPr>
            </w:pPr>
            <w:del w:id="687" w:author="hp" w:date="2017-01-05T18:05:00Z">
              <w:r w:rsidRPr="0094686A">
                <w:rPr>
                  <w:rFonts w:asciiTheme="majorBidi" w:hAnsiTheme="majorBidi" w:cstheme="majorBidi"/>
                  <w:sz w:val="22"/>
                </w:rPr>
                <w:object w:dxaOrig="2610" w:dyaOrig="3630" w14:anchorId="552C46C2">
                  <v:shape id="_x0000_i1231" type="#_x0000_t75" style="width:130.6pt;height:175.8pt" o:ole="">
                    <v:imagedata r:id="rId24" o:title=""/>
                  </v:shape>
                  <o:OLEObject Type="Embed" ProgID="PBrush" ShapeID="_x0000_i1231" DrawAspect="Content" ObjectID="_1545287215" r:id="rId25"/>
                </w:object>
              </w:r>
            </w:del>
          </w:p>
        </w:tc>
        <w:tc>
          <w:tcPr>
            <w:tcW w:w="3366" w:type="dxa"/>
          </w:tcPr>
          <w:p w14:paraId="2F19A0E3" w14:textId="1EADAA45" w:rsidR="00BB6B38" w:rsidRPr="0094686A" w:rsidRDefault="00BB6B38" w:rsidP="00A24E63">
            <w:pPr>
              <w:spacing w:after="120" w:line="240" w:lineRule="auto"/>
              <w:ind w:left="0" w:right="0" w:firstLine="0"/>
              <w:jc w:val="left"/>
              <w:rPr>
                <w:del w:id="688" w:author="hp" w:date="2017-01-05T18:05:00Z"/>
                <w:rFonts w:asciiTheme="majorBidi" w:hAnsiTheme="majorBidi" w:cstheme="majorBidi"/>
                <w:sz w:val="22"/>
              </w:rPr>
            </w:pPr>
            <w:del w:id="689" w:author="hp" w:date="2017-01-05T18:05:00Z">
              <w:r w:rsidRPr="0094686A">
                <w:rPr>
                  <w:rFonts w:asciiTheme="majorBidi" w:hAnsiTheme="majorBidi" w:cstheme="majorBidi"/>
                  <w:sz w:val="22"/>
                </w:rPr>
                <w:object w:dxaOrig="4155" w:dyaOrig="4065" w14:anchorId="7BB2E9A7">
                  <v:shape id="_x0000_i1232" type="#_x0000_t75" style="width:164.1pt;height:184.2pt" o:ole="">
                    <v:imagedata r:id="rId26" o:title=""/>
                  </v:shape>
                  <o:OLEObject Type="Embed" ProgID="PBrush" ShapeID="_x0000_i1232" DrawAspect="Content" ObjectID="_1545287216" r:id="rId27"/>
                </w:object>
              </w:r>
            </w:del>
          </w:p>
        </w:tc>
      </w:tr>
      <w:tr w:rsidR="00BB6B38" w:rsidRPr="0094686A" w14:paraId="662A009C" w14:textId="77777777" w:rsidTr="00BB6B38">
        <w:trPr>
          <w:del w:id="690" w:author="hp" w:date="2017-01-05T18:05:00Z"/>
        </w:trPr>
        <w:tc>
          <w:tcPr>
            <w:tcW w:w="3365" w:type="dxa"/>
          </w:tcPr>
          <w:p w14:paraId="34B6BA81" w14:textId="73ABED53" w:rsidR="00BB6B38" w:rsidRPr="0094686A" w:rsidRDefault="00BB6B38" w:rsidP="00A24E63">
            <w:pPr>
              <w:spacing w:after="120" w:line="240" w:lineRule="auto"/>
              <w:ind w:left="0" w:right="0" w:firstLine="0"/>
              <w:jc w:val="center"/>
              <w:rPr>
                <w:del w:id="691" w:author="hp" w:date="2017-01-05T18:05:00Z"/>
                <w:rFonts w:asciiTheme="majorBidi" w:hAnsiTheme="majorBidi" w:cstheme="majorBidi"/>
                <w:sz w:val="22"/>
              </w:rPr>
            </w:pPr>
            <w:del w:id="692" w:author="hp" w:date="2017-01-05T18:05:00Z">
              <w:r w:rsidRPr="0094686A">
                <w:rPr>
                  <w:rFonts w:asciiTheme="majorBidi" w:hAnsiTheme="majorBidi" w:cstheme="majorBidi"/>
                  <w:sz w:val="22"/>
                </w:rPr>
                <w:delText>Fig. 1:</w:delText>
              </w:r>
            </w:del>
          </w:p>
        </w:tc>
        <w:tc>
          <w:tcPr>
            <w:tcW w:w="3366" w:type="dxa"/>
          </w:tcPr>
          <w:p w14:paraId="611DA7C0" w14:textId="277E7D3E" w:rsidR="00BB6B38" w:rsidRPr="0094686A" w:rsidRDefault="00BB6B38" w:rsidP="00A24E63">
            <w:pPr>
              <w:spacing w:after="120" w:line="240" w:lineRule="auto"/>
              <w:ind w:left="0" w:right="0" w:firstLine="0"/>
              <w:jc w:val="center"/>
              <w:rPr>
                <w:del w:id="693" w:author="hp" w:date="2017-01-05T18:05:00Z"/>
                <w:rFonts w:asciiTheme="majorBidi" w:hAnsiTheme="majorBidi" w:cstheme="majorBidi"/>
                <w:sz w:val="22"/>
              </w:rPr>
            </w:pPr>
            <w:del w:id="694" w:author="hp" w:date="2017-01-05T18:05:00Z">
              <w:r w:rsidRPr="0094686A">
                <w:rPr>
                  <w:rFonts w:asciiTheme="majorBidi" w:hAnsiTheme="majorBidi" w:cstheme="majorBidi"/>
                  <w:sz w:val="22"/>
                </w:rPr>
                <w:delText>Fig. 1.1:</w:delText>
              </w:r>
            </w:del>
          </w:p>
        </w:tc>
        <w:tc>
          <w:tcPr>
            <w:tcW w:w="3366" w:type="dxa"/>
          </w:tcPr>
          <w:p w14:paraId="49B95621" w14:textId="68B3754A" w:rsidR="00BB6B38" w:rsidRPr="0094686A" w:rsidRDefault="00BB6B38" w:rsidP="00A24E63">
            <w:pPr>
              <w:spacing w:after="120" w:line="240" w:lineRule="auto"/>
              <w:ind w:left="0" w:right="0" w:firstLine="0"/>
              <w:jc w:val="center"/>
              <w:rPr>
                <w:del w:id="695" w:author="hp" w:date="2017-01-05T18:05:00Z"/>
                <w:rFonts w:asciiTheme="majorBidi" w:hAnsiTheme="majorBidi" w:cstheme="majorBidi"/>
                <w:sz w:val="22"/>
              </w:rPr>
            </w:pPr>
            <w:del w:id="696" w:author="hp" w:date="2017-01-05T18:05:00Z">
              <w:r w:rsidRPr="0094686A">
                <w:rPr>
                  <w:rFonts w:asciiTheme="majorBidi" w:hAnsiTheme="majorBidi" w:cstheme="majorBidi"/>
                  <w:sz w:val="22"/>
                </w:rPr>
                <w:delText>Fig. 1.2:</w:delText>
              </w:r>
            </w:del>
          </w:p>
        </w:tc>
      </w:tr>
    </w:tbl>
    <w:p w14:paraId="02AF7EFF" w14:textId="77777777" w:rsidR="00BB6B38" w:rsidRPr="0094686A" w:rsidRDefault="00BB6B38" w:rsidP="00A24E63">
      <w:pPr>
        <w:spacing w:after="120" w:line="240" w:lineRule="auto"/>
        <w:ind w:left="0" w:right="0" w:firstLine="0"/>
        <w:jc w:val="left"/>
        <w:rPr>
          <w:del w:id="697" w:author="hp" w:date="2017-01-05T18:05:00Z"/>
          <w:rFonts w:asciiTheme="majorBidi" w:hAnsiTheme="majorBidi" w:cstheme="majorBidi"/>
          <w:sz w:val="22"/>
        </w:rPr>
      </w:pPr>
    </w:p>
    <w:p w14:paraId="4CCF636A" w14:textId="2F9B53F4" w:rsidR="00CF7775" w:rsidRPr="0094686A" w:rsidRDefault="00CF7775" w:rsidP="00A24E63">
      <w:pPr>
        <w:spacing w:after="120" w:line="240" w:lineRule="auto"/>
        <w:ind w:left="0" w:right="0" w:firstLine="0"/>
        <w:jc w:val="left"/>
        <w:rPr>
          <w:del w:id="698" w:author="hp" w:date="2017-01-05T18:05:00Z"/>
          <w:rFonts w:asciiTheme="majorBidi" w:hAnsiTheme="majorBidi" w:cstheme="majorBidi"/>
          <w:color w:val="auto"/>
          <w:sz w:val="22"/>
        </w:rPr>
      </w:pPr>
    </w:p>
    <w:p w14:paraId="74F07DB2" w14:textId="367963CD" w:rsidR="00877972" w:rsidRPr="0094686A" w:rsidRDefault="00877972" w:rsidP="00A24E63">
      <w:pPr>
        <w:spacing w:after="120" w:line="240" w:lineRule="auto"/>
        <w:ind w:left="0" w:right="0" w:firstLine="0"/>
        <w:jc w:val="left"/>
        <w:rPr>
          <w:del w:id="699" w:author="hp" w:date="2017-01-05T18:05:00Z"/>
          <w:rFonts w:asciiTheme="majorBidi" w:hAnsiTheme="majorBidi" w:cstheme="majorBidi"/>
          <w:color w:val="auto"/>
          <w:sz w:val="22"/>
        </w:rPr>
      </w:pPr>
    </w:p>
    <w:p w14:paraId="69F678E6" w14:textId="2219B519" w:rsidR="00877972" w:rsidRPr="0094686A" w:rsidRDefault="00877972" w:rsidP="00A24E63">
      <w:pPr>
        <w:spacing w:after="120" w:line="240" w:lineRule="auto"/>
        <w:ind w:left="0" w:right="0" w:firstLine="0"/>
        <w:jc w:val="left"/>
        <w:rPr>
          <w:del w:id="700" w:author="hp" w:date="2017-01-05T18:05:00Z"/>
          <w:rFonts w:asciiTheme="majorBidi" w:hAnsiTheme="majorBidi" w:cstheme="majorBidi"/>
          <w:color w:val="auto"/>
          <w:sz w:val="22"/>
        </w:rPr>
      </w:pPr>
    </w:p>
    <w:p w14:paraId="4F45532D" w14:textId="727F4736" w:rsidR="00877972" w:rsidRPr="0094686A" w:rsidRDefault="00877972" w:rsidP="00A24E63">
      <w:pPr>
        <w:spacing w:after="120" w:line="240" w:lineRule="auto"/>
        <w:ind w:left="0" w:right="0" w:firstLine="0"/>
        <w:jc w:val="left"/>
        <w:rPr>
          <w:del w:id="701" w:author="hp" w:date="2017-01-05T18:05:00Z"/>
          <w:rFonts w:asciiTheme="majorBidi" w:hAnsiTheme="majorBidi" w:cstheme="majorBidi"/>
          <w:color w:val="auto"/>
          <w:sz w:val="22"/>
        </w:rPr>
      </w:pPr>
    </w:p>
    <w:p w14:paraId="17DBD2B6" w14:textId="7DA0B340" w:rsidR="00877972" w:rsidRPr="0094686A" w:rsidRDefault="00877972" w:rsidP="00A24E63">
      <w:pPr>
        <w:spacing w:after="120" w:line="240" w:lineRule="auto"/>
        <w:ind w:left="0" w:right="0" w:firstLine="0"/>
        <w:jc w:val="left"/>
        <w:rPr>
          <w:del w:id="702" w:author="hp" w:date="2017-01-05T18:05:00Z"/>
          <w:rFonts w:asciiTheme="majorBidi" w:hAnsiTheme="majorBidi" w:cstheme="majorBidi"/>
          <w:color w:val="auto"/>
          <w:sz w:val="22"/>
        </w:rPr>
      </w:pPr>
    </w:p>
    <w:p w14:paraId="19099FE2" w14:textId="0902523B" w:rsidR="00877972" w:rsidRPr="0094686A" w:rsidRDefault="00877972" w:rsidP="00A24E63">
      <w:pPr>
        <w:spacing w:after="120" w:line="240" w:lineRule="auto"/>
        <w:ind w:left="0" w:right="0" w:firstLine="0"/>
        <w:jc w:val="left"/>
        <w:rPr>
          <w:del w:id="703" w:author="hp" w:date="2017-01-05T18:05:00Z"/>
          <w:rFonts w:asciiTheme="majorBidi" w:hAnsiTheme="majorBidi" w:cstheme="majorBidi"/>
          <w:color w:val="auto"/>
          <w:sz w:val="22"/>
        </w:rPr>
      </w:pPr>
    </w:p>
    <w:p w14:paraId="39196193" w14:textId="0E982F0A" w:rsidR="00877972" w:rsidRPr="0094686A" w:rsidRDefault="00877972" w:rsidP="00A24E63">
      <w:pPr>
        <w:spacing w:after="120" w:line="240" w:lineRule="auto"/>
        <w:ind w:left="0" w:right="0" w:firstLine="0"/>
        <w:jc w:val="left"/>
        <w:rPr>
          <w:del w:id="704" w:author="hp" w:date="2017-01-05T18:05:00Z"/>
          <w:rFonts w:asciiTheme="majorBidi" w:hAnsiTheme="majorBidi" w:cstheme="majorBidi"/>
          <w:color w:val="auto"/>
          <w:sz w:val="22"/>
        </w:rPr>
      </w:pPr>
    </w:p>
    <w:p w14:paraId="7F5144D5" w14:textId="5132F5DA" w:rsidR="00877972" w:rsidRPr="0094686A" w:rsidRDefault="00877972" w:rsidP="00A24E63">
      <w:pPr>
        <w:spacing w:after="120" w:line="240" w:lineRule="auto"/>
        <w:ind w:left="0" w:right="0" w:firstLine="0"/>
        <w:jc w:val="left"/>
        <w:rPr>
          <w:del w:id="705" w:author="hp" w:date="2017-01-05T18:05:00Z"/>
          <w:rFonts w:asciiTheme="majorBidi" w:hAnsiTheme="majorBidi" w:cstheme="majorBidi"/>
          <w:color w:val="auto"/>
          <w:sz w:val="22"/>
        </w:rPr>
      </w:pPr>
    </w:p>
    <w:p w14:paraId="2B0E84D6" w14:textId="1820FCE3" w:rsidR="00877972" w:rsidRPr="0094686A" w:rsidRDefault="00877972" w:rsidP="00A24E63">
      <w:pPr>
        <w:spacing w:after="120" w:line="240" w:lineRule="auto"/>
        <w:ind w:left="0" w:right="0" w:firstLine="0"/>
        <w:jc w:val="left"/>
        <w:rPr>
          <w:del w:id="706" w:author="hp" w:date="2017-01-05T18:05:00Z"/>
          <w:rFonts w:asciiTheme="majorBidi" w:hAnsiTheme="majorBidi" w:cstheme="majorBidi"/>
          <w:color w:val="auto"/>
          <w:sz w:val="22"/>
        </w:rPr>
      </w:pPr>
    </w:p>
    <w:p w14:paraId="44924284" w14:textId="5C45D869" w:rsidR="00877972" w:rsidRPr="0094686A" w:rsidRDefault="00877972" w:rsidP="00A24E63">
      <w:pPr>
        <w:spacing w:after="120" w:line="240" w:lineRule="auto"/>
        <w:ind w:left="0" w:right="0" w:firstLine="0"/>
        <w:jc w:val="left"/>
        <w:rPr>
          <w:del w:id="707" w:author="hp" w:date="2017-01-05T18:05:00Z"/>
          <w:rFonts w:asciiTheme="majorBidi" w:hAnsiTheme="majorBidi" w:cstheme="majorBidi"/>
          <w:color w:val="auto"/>
          <w:sz w:val="22"/>
        </w:rPr>
      </w:pPr>
    </w:p>
    <w:p w14:paraId="7E8C1F83" w14:textId="1D28DC31" w:rsidR="00877972" w:rsidRPr="0094686A" w:rsidRDefault="00877972" w:rsidP="00A24E63">
      <w:pPr>
        <w:spacing w:after="120" w:line="240" w:lineRule="auto"/>
        <w:ind w:left="0" w:right="0" w:firstLine="0"/>
        <w:jc w:val="left"/>
        <w:rPr>
          <w:del w:id="708" w:author="hp" w:date="2017-01-05T18:05:00Z"/>
          <w:rFonts w:asciiTheme="majorBidi" w:hAnsiTheme="majorBidi" w:cstheme="majorBidi"/>
          <w:color w:val="auto"/>
          <w:sz w:val="22"/>
        </w:rPr>
      </w:pPr>
    </w:p>
    <w:p w14:paraId="43941818" w14:textId="36C98CE4" w:rsidR="00877972" w:rsidRPr="0094686A" w:rsidRDefault="00877972" w:rsidP="00A24E63">
      <w:pPr>
        <w:spacing w:after="120" w:line="240" w:lineRule="auto"/>
        <w:ind w:left="0" w:right="0" w:firstLine="0"/>
        <w:jc w:val="left"/>
        <w:rPr>
          <w:del w:id="709" w:author="hp" w:date="2017-01-05T18:05:00Z"/>
          <w:rFonts w:asciiTheme="majorBidi" w:hAnsiTheme="majorBidi" w:cstheme="majorBidi"/>
          <w:color w:val="auto"/>
          <w:sz w:val="22"/>
        </w:rPr>
      </w:pPr>
    </w:p>
    <w:p w14:paraId="6D2EDCB2" w14:textId="10676500" w:rsidR="00877972" w:rsidRPr="0094686A" w:rsidRDefault="00877972" w:rsidP="00A24E63">
      <w:pPr>
        <w:spacing w:after="120" w:line="240" w:lineRule="auto"/>
        <w:ind w:left="0" w:right="0" w:firstLine="0"/>
        <w:jc w:val="left"/>
        <w:rPr>
          <w:del w:id="710" w:author="hp" w:date="2017-01-05T18:05:00Z"/>
          <w:rFonts w:asciiTheme="majorBidi" w:hAnsiTheme="majorBidi" w:cstheme="majorBidi"/>
          <w:color w:val="auto"/>
          <w:sz w:val="22"/>
        </w:rPr>
      </w:pPr>
    </w:p>
    <w:p w14:paraId="699A7482" w14:textId="77777777" w:rsidR="00877972" w:rsidRPr="0094686A" w:rsidRDefault="00877972" w:rsidP="00A24E63">
      <w:pPr>
        <w:spacing w:after="120" w:line="240" w:lineRule="auto"/>
        <w:ind w:left="0" w:right="0" w:firstLine="0"/>
        <w:jc w:val="left"/>
        <w:rPr>
          <w:del w:id="711" w:author="hp" w:date="2017-01-05T18:05:00Z"/>
          <w:rFonts w:asciiTheme="majorBidi" w:hAnsiTheme="majorBidi" w:cstheme="majorBidi"/>
          <w:color w:val="auto"/>
          <w:sz w:val="22"/>
        </w:rPr>
      </w:pPr>
    </w:p>
    <w:p w14:paraId="3559FED4" w14:textId="6BAB4EA7" w:rsidR="00B40032" w:rsidRPr="0094686A" w:rsidRDefault="00C7711C" w:rsidP="00A24E63">
      <w:pPr>
        <w:spacing w:after="120" w:line="240" w:lineRule="auto"/>
        <w:ind w:left="0" w:right="0" w:firstLine="0"/>
        <w:jc w:val="left"/>
        <w:rPr>
          <w:del w:id="712" w:author="hp" w:date="2017-01-05T18:05:00Z"/>
          <w:rFonts w:asciiTheme="majorBidi" w:hAnsiTheme="majorBidi" w:cstheme="majorBidi"/>
          <w:color w:val="auto"/>
          <w:sz w:val="22"/>
        </w:rPr>
      </w:pPr>
      <w:del w:id="713" w:author="hp" w:date="2017-01-05T18:05:00Z">
        <w:r w:rsidRPr="0094686A">
          <w:rPr>
            <w:rFonts w:asciiTheme="majorBidi" w:hAnsiTheme="majorBidi" w:cstheme="majorBidi"/>
            <w:color w:val="auto"/>
            <w:sz w:val="22"/>
          </w:rPr>
          <w:delText>M</w:delText>
        </w:r>
        <w:r w:rsidR="00B623A8" w:rsidRPr="0094686A">
          <w:rPr>
            <w:rFonts w:asciiTheme="majorBidi" w:hAnsiTheme="majorBidi" w:cstheme="majorBidi"/>
            <w:color w:val="auto"/>
            <w:sz w:val="22"/>
          </w:rPr>
          <w:delText>enu bar include</w:delText>
        </w:r>
        <w:r w:rsidR="00184C94" w:rsidRPr="0094686A">
          <w:rPr>
            <w:rFonts w:asciiTheme="majorBidi" w:hAnsiTheme="majorBidi" w:cstheme="majorBidi"/>
            <w:color w:val="auto"/>
            <w:sz w:val="22"/>
          </w:rPr>
          <w:delText>s</w:delText>
        </w:r>
        <w:r w:rsidR="00B623A8" w:rsidRPr="0094686A">
          <w:rPr>
            <w:rFonts w:asciiTheme="majorBidi" w:hAnsiTheme="majorBidi" w:cstheme="majorBidi"/>
            <w:color w:val="auto"/>
            <w:sz w:val="22"/>
          </w:rPr>
          <w:delText xml:space="preserve"> </w:delText>
        </w:r>
        <w:r w:rsidR="00184C94" w:rsidRPr="0094686A">
          <w:rPr>
            <w:rFonts w:asciiTheme="majorBidi" w:hAnsiTheme="majorBidi" w:cstheme="majorBidi"/>
            <w:color w:val="auto"/>
            <w:sz w:val="22"/>
          </w:rPr>
          <w:delText xml:space="preserve">the following </w:delText>
        </w:r>
        <w:r w:rsidR="00B623A8" w:rsidRPr="0094686A">
          <w:rPr>
            <w:rFonts w:asciiTheme="majorBidi" w:hAnsiTheme="majorBidi" w:cstheme="majorBidi"/>
            <w:color w:val="auto"/>
            <w:sz w:val="22"/>
          </w:rPr>
          <w:delText>options:</w:delText>
        </w:r>
      </w:del>
    </w:p>
    <w:p w14:paraId="275D7F98" w14:textId="6AC02EAD" w:rsidR="002B2C36" w:rsidRPr="0094686A" w:rsidRDefault="00B40032" w:rsidP="00A24E63">
      <w:pPr>
        <w:numPr>
          <w:ilvl w:val="0"/>
          <w:numId w:val="30"/>
        </w:numPr>
        <w:spacing w:after="120" w:line="240" w:lineRule="auto"/>
        <w:ind w:left="0" w:right="0"/>
        <w:jc w:val="left"/>
        <w:textAlignment w:val="baseline"/>
        <w:rPr>
          <w:del w:id="714" w:author="hp" w:date="2017-01-05T18:05:00Z"/>
          <w:rFonts w:asciiTheme="majorBidi" w:hAnsiTheme="majorBidi" w:cstheme="majorBidi"/>
          <w:color w:val="auto"/>
          <w:sz w:val="22"/>
        </w:rPr>
      </w:pPr>
      <w:del w:id="715" w:author="hp" w:date="2017-01-05T18:05:00Z">
        <w:r w:rsidRPr="0094686A">
          <w:rPr>
            <w:rFonts w:asciiTheme="majorBidi" w:hAnsiTheme="majorBidi" w:cstheme="majorBidi"/>
            <w:b/>
            <w:bCs/>
            <w:color w:val="auto"/>
            <w:sz w:val="22"/>
          </w:rPr>
          <w:delText>On-Off</w:delText>
        </w:r>
        <w:r w:rsidRPr="0094686A">
          <w:rPr>
            <w:rFonts w:asciiTheme="majorBidi" w:hAnsiTheme="majorBidi" w:cstheme="majorBidi"/>
            <w:color w:val="auto"/>
            <w:sz w:val="22"/>
          </w:rPr>
          <w:delText xml:space="preserve"> : this type  allows to </w:delText>
        </w:r>
        <w:r w:rsidRPr="0094686A">
          <w:rPr>
            <w:rFonts w:asciiTheme="majorBidi" w:hAnsiTheme="majorBidi" w:cstheme="majorBidi"/>
            <w:color w:val="auto"/>
            <w:sz w:val="22"/>
            <w:shd w:val="clear" w:color="auto" w:fill="FFFFFF"/>
          </w:rPr>
          <w:delText xml:space="preserve">activate or deactivate some features, in this  element type  we specified a field for name(the element name) and </w:delText>
        </w:r>
        <w:commentRangeStart w:id="716"/>
        <w:r w:rsidRPr="0094686A">
          <w:rPr>
            <w:rFonts w:asciiTheme="majorBidi" w:hAnsiTheme="majorBidi" w:cstheme="majorBidi"/>
            <w:color w:val="auto"/>
            <w:sz w:val="22"/>
            <w:shd w:val="clear" w:color="auto" w:fill="FFFFFF"/>
          </w:rPr>
          <w:delText>a list for</w:delText>
        </w:r>
        <w:commentRangeEnd w:id="716"/>
        <w:r w:rsidR="00C7711C" w:rsidRPr="0094686A">
          <w:rPr>
            <w:rStyle w:val="CommentReference"/>
            <w:rFonts w:asciiTheme="majorBidi" w:hAnsiTheme="majorBidi" w:cstheme="majorBidi"/>
            <w:sz w:val="22"/>
            <w:szCs w:val="22"/>
          </w:rPr>
          <w:commentReference w:id="716"/>
        </w:r>
        <w:r w:rsidRPr="0094686A">
          <w:rPr>
            <w:rFonts w:asciiTheme="majorBidi" w:hAnsiTheme="majorBidi" w:cstheme="majorBidi"/>
            <w:color w:val="auto"/>
            <w:sz w:val="22"/>
            <w:shd w:val="clear" w:color="auto" w:fill="FFFFFF"/>
          </w:rPr>
          <w:delText xml:space="preserve"> default values.</w:delText>
        </w:r>
      </w:del>
    </w:p>
    <w:p w14:paraId="69CB97E2" w14:textId="791EEB12" w:rsidR="00AC1FEB" w:rsidRPr="0094686A" w:rsidRDefault="00AC1FEB" w:rsidP="00A24E63">
      <w:pPr>
        <w:spacing w:after="120" w:line="240" w:lineRule="auto"/>
        <w:ind w:left="0" w:right="0" w:firstLine="0"/>
        <w:jc w:val="left"/>
        <w:textAlignment w:val="baseline"/>
        <w:rPr>
          <w:del w:id="717" w:author="hp" w:date="2017-01-05T18:05:00Z"/>
          <w:rFonts w:asciiTheme="majorBidi" w:hAnsiTheme="majorBidi" w:cstheme="majorBidi"/>
          <w:b/>
          <w:bCs/>
          <w:color w:val="auto"/>
          <w:sz w:val="22"/>
        </w:rPr>
      </w:pPr>
      <w:del w:id="718" w:author="hp" w:date="2017-01-05T18:05:00Z">
        <w:r w:rsidRPr="0094686A">
          <w:rPr>
            <w:rFonts w:asciiTheme="majorBidi" w:hAnsiTheme="majorBidi" w:cstheme="majorBidi"/>
            <w:b/>
            <w:bCs/>
            <w:color w:val="auto"/>
            <w:sz w:val="22"/>
          </w:rPr>
          <w:delText xml:space="preserve">Front-end: </w:delText>
        </w:r>
      </w:del>
    </w:p>
    <w:p w14:paraId="6B8A7E15" w14:textId="4C3A632D" w:rsidR="00877972" w:rsidRPr="0094686A" w:rsidRDefault="00877972" w:rsidP="00A24E63">
      <w:pPr>
        <w:spacing w:after="120" w:line="240" w:lineRule="auto"/>
        <w:ind w:left="0" w:right="0" w:firstLine="0"/>
        <w:jc w:val="left"/>
        <w:textAlignment w:val="baseline"/>
        <w:rPr>
          <w:del w:id="719" w:author="hp" w:date="2017-01-05T18:05:00Z"/>
          <w:rFonts w:asciiTheme="majorBidi" w:hAnsiTheme="majorBidi" w:cstheme="majorBidi"/>
          <w:b/>
          <w:bCs/>
          <w:color w:val="auto"/>
          <w:sz w:val="22"/>
        </w:rPr>
      </w:pPr>
    </w:p>
    <w:tbl>
      <w:tblPr>
        <w:tblStyle w:val="TableGrid0"/>
        <w:tblpPr w:leftFromText="180" w:rightFromText="180" w:vertAnchor="text" w:horzAnchor="margin" w:tblpY="49"/>
        <w:tblW w:w="0" w:type="auto"/>
        <w:tblLook w:val="04A0" w:firstRow="1" w:lastRow="0" w:firstColumn="1" w:lastColumn="0" w:noHBand="0" w:noVBand="1"/>
      </w:tblPr>
      <w:tblGrid>
        <w:gridCol w:w="4572"/>
        <w:gridCol w:w="4348"/>
      </w:tblGrid>
      <w:tr w:rsidR="00877972" w:rsidRPr="0094686A" w14:paraId="19326817" w14:textId="77777777" w:rsidTr="00877972">
        <w:trPr>
          <w:del w:id="720" w:author="hp" w:date="2017-01-05T18:05:00Z"/>
        </w:trPr>
        <w:tc>
          <w:tcPr>
            <w:tcW w:w="4572" w:type="dxa"/>
          </w:tcPr>
          <w:p w14:paraId="12260120" w14:textId="20D7EC5F" w:rsidR="00877972" w:rsidRPr="0094686A" w:rsidRDefault="00662770" w:rsidP="00A24E63">
            <w:pPr>
              <w:spacing w:after="120" w:line="240" w:lineRule="auto"/>
              <w:ind w:left="0" w:right="0" w:firstLine="0"/>
              <w:jc w:val="left"/>
              <w:textAlignment w:val="baseline"/>
              <w:rPr>
                <w:del w:id="721" w:author="hp" w:date="2017-01-05T18:05:00Z"/>
                <w:rFonts w:asciiTheme="majorBidi" w:hAnsiTheme="majorBidi" w:cstheme="majorBidi"/>
                <w:b/>
                <w:bCs/>
                <w:color w:val="auto"/>
                <w:sz w:val="22"/>
              </w:rPr>
            </w:pPr>
            <w:del w:id="722" w:author="hp" w:date="2017-01-05T18:05:00Z">
              <w:r w:rsidRPr="0094686A">
                <w:rPr>
                  <w:rFonts w:asciiTheme="majorBidi" w:hAnsiTheme="majorBidi" w:cstheme="majorBidi"/>
                  <w:sz w:val="22"/>
                </w:rPr>
                <w:object w:dxaOrig="5610" w:dyaOrig="4785" w14:anchorId="677223E5">
                  <v:shape id="_x0000_i1233" type="#_x0000_t75" style="width:163.25pt;height:179.15pt" o:ole="">
                    <v:imagedata r:id="rId28" o:title=""/>
                  </v:shape>
                  <o:OLEObject Type="Embed" ProgID="PBrush" ShapeID="_x0000_i1233" DrawAspect="Content" ObjectID="_1545287217" r:id="rId29"/>
                </w:object>
              </w:r>
            </w:del>
          </w:p>
        </w:tc>
        <w:tc>
          <w:tcPr>
            <w:tcW w:w="4348" w:type="dxa"/>
          </w:tcPr>
          <w:p w14:paraId="5705EBC2" w14:textId="1BA36BFA" w:rsidR="00877972" w:rsidRPr="0094686A" w:rsidRDefault="00877972" w:rsidP="00A24E63">
            <w:pPr>
              <w:spacing w:after="120" w:line="240" w:lineRule="auto"/>
              <w:ind w:left="0" w:right="0" w:firstLine="0"/>
              <w:jc w:val="left"/>
              <w:textAlignment w:val="baseline"/>
              <w:rPr>
                <w:del w:id="723" w:author="hp" w:date="2017-01-05T18:05:00Z"/>
                <w:rFonts w:asciiTheme="majorBidi" w:hAnsiTheme="majorBidi" w:cstheme="majorBidi"/>
                <w:b/>
                <w:bCs/>
                <w:color w:val="auto"/>
                <w:sz w:val="22"/>
              </w:rPr>
            </w:pPr>
          </w:p>
        </w:tc>
      </w:tr>
      <w:tr w:rsidR="00877972" w:rsidRPr="0094686A" w14:paraId="713B4A0B" w14:textId="77777777" w:rsidTr="00877972">
        <w:trPr>
          <w:del w:id="724" w:author="hp" w:date="2017-01-05T18:05:00Z"/>
        </w:trPr>
        <w:tc>
          <w:tcPr>
            <w:tcW w:w="4572" w:type="dxa"/>
          </w:tcPr>
          <w:p w14:paraId="3DD00270" w14:textId="70E1EC5B" w:rsidR="00877972" w:rsidRPr="0094686A" w:rsidRDefault="00B41FDE" w:rsidP="00A24E63">
            <w:pPr>
              <w:spacing w:after="120" w:line="240" w:lineRule="auto"/>
              <w:ind w:left="0" w:right="0" w:firstLine="0"/>
              <w:jc w:val="left"/>
              <w:textAlignment w:val="baseline"/>
              <w:rPr>
                <w:del w:id="725" w:author="hp" w:date="2017-01-05T18:05:00Z"/>
                <w:rFonts w:asciiTheme="majorBidi" w:hAnsiTheme="majorBidi" w:cstheme="majorBidi"/>
                <w:b/>
                <w:bCs/>
                <w:color w:val="auto"/>
                <w:sz w:val="22"/>
              </w:rPr>
            </w:pPr>
            <w:commentRangeStart w:id="726"/>
            <w:del w:id="727" w:author="hp" w:date="2017-01-05T18:05:00Z">
              <w:r w:rsidRPr="0094686A">
                <w:rPr>
                  <w:rFonts w:asciiTheme="majorBidi" w:hAnsiTheme="majorBidi" w:cstheme="majorBidi"/>
                  <w:b/>
                  <w:bCs/>
                  <w:color w:val="auto"/>
                  <w:sz w:val="22"/>
                </w:rPr>
                <w:delText>New element design</w:delText>
              </w:r>
            </w:del>
          </w:p>
        </w:tc>
        <w:tc>
          <w:tcPr>
            <w:tcW w:w="4348" w:type="dxa"/>
          </w:tcPr>
          <w:p w14:paraId="6FFA527C" w14:textId="3EEA278E" w:rsidR="00877972" w:rsidRPr="0094686A" w:rsidRDefault="00B41FDE" w:rsidP="00A24E63">
            <w:pPr>
              <w:spacing w:after="120" w:line="240" w:lineRule="auto"/>
              <w:ind w:left="0" w:right="0" w:firstLine="0"/>
              <w:jc w:val="left"/>
              <w:textAlignment w:val="baseline"/>
              <w:rPr>
                <w:del w:id="728" w:author="hp" w:date="2017-01-05T18:05:00Z"/>
                <w:rFonts w:asciiTheme="majorBidi" w:hAnsiTheme="majorBidi" w:cstheme="majorBidi"/>
                <w:b/>
                <w:bCs/>
                <w:color w:val="auto"/>
                <w:sz w:val="22"/>
              </w:rPr>
            </w:pPr>
            <w:del w:id="729" w:author="hp" w:date="2017-01-05T18:05:00Z">
              <w:r w:rsidRPr="0094686A">
                <w:rPr>
                  <w:rFonts w:asciiTheme="majorBidi" w:hAnsiTheme="majorBidi" w:cstheme="majorBidi"/>
                  <w:b/>
                  <w:bCs/>
                  <w:color w:val="auto"/>
                  <w:sz w:val="22"/>
                </w:rPr>
                <w:delText>New GUI design</w:delText>
              </w:r>
              <w:commentRangeEnd w:id="726"/>
              <w:r w:rsidR="00C7711C" w:rsidRPr="0094686A">
                <w:rPr>
                  <w:rStyle w:val="CommentReference"/>
                  <w:rFonts w:asciiTheme="majorBidi" w:hAnsiTheme="majorBidi" w:cstheme="majorBidi"/>
                  <w:sz w:val="22"/>
                  <w:szCs w:val="22"/>
                </w:rPr>
                <w:commentReference w:id="726"/>
              </w:r>
            </w:del>
          </w:p>
        </w:tc>
      </w:tr>
    </w:tbl>
    <w:p w14:paraId="76FB9122" w14:textId="437A445C" w:rsidR="00877972" w:rsidRPr="0094686A" w:rsidRDefault="00877972" w:rsidP="00A24E63">
      <w:pPr>
        <w:spacing w:after="120" w:line="240" w:lineRule="auto"/>
        <w:ind w:left="0" w:right="0" w:firstLine="0"/>
        <w:jc w:val="left"/>
        <w:textAlignment w:val="baseline"/>
        <w:rPr>
          <w:del w:id="730" w:author="hp" w:date="2017-01-05T18:05:00Z"/>
          <w:rFonts w:asciiTheme="majorBidi" w:hAnsiTheme="majorBidi" w:cstheme="majorBidi"/>
          <w:b/>
          <w:bCs/>
          <w:color w:val="auto"/>
          <w:sz w:val="22"/>
        </w:rPr>
      </w:pPr>
    </w:p>
    <w:tbl>
      <w:tblPr>
        <w:tblStyle w:val="TableGrid0"/>
        <w:tblpPr w:leftFromText="180" w:rightFromText="180" w:vertAnchor="text" w:horzAnchor="margin" w:tblpY="49"/>
        <w:tblW w:w="0" w:type="auto"/>
        <w:tblLook w:val="04A0" w:firstRow="1" w:lastRow="0" w:firstColumn="1" w:lastColumn="0" w:noHBand="0" w:noVBand="1"/>
      </w:tblPr>
      <w:tblGrid>
        <w:gridCol w:w="3794"/>
        <w:gridCol w:w="5126"/>
      </w:tblGrid>
      <w:tr w:rsidR="00877972" w:rsidRPr="0094686A" w14:paraId="0B78B013" w14:textId="77777777" w:rsidTr="00095B1A">
        <w:trPr>
          <w:del w:id="731" w:author="hp" w:date="2017-01-05T18:05:00Z"/>
        </w:trPr>
        <w:tc>
          <w:tcPr>
            <w:tcW w:w="3794" w:type="dxa"/>
          </w:tcPr>
          <w:p w14:paraId="75E7B600" w14:textId="6E6442F9" w:rsidR="00877972" w:rsidRPr="0094686A" w:rsidRDefault="00877972" w:rsidP="00A24E63">
            <w:pPr>
              <w:spacing w:after="120" w:line="240" w:lineRule="auto"/>
              <w:ind w:left="0" w:right="0" w:firstLine="0"/>
              <w:jc w:val="left"/>
              <w:textAlignment w:val="baseline"/>
              <w:rPr>
                <w:del w:id="732" w:author="hp" w:date="2017-01-05T18:05:00Z"/>
                <w:rFonts w:asciiTheme="majorBidi" w:hAnsiTheme="majorBidi" w:cstheme="majorBidi"/>
                <w:sz w:val="22"/>
              </w:rPr>
            </w:pPr>
            <w:commentRangeStart w:id="733"/>
          </w:p>
          <w:p w14:paraId="4AF25316" w14:textId="176A4199" w:rsidR="00877972" w:rsidRPr="0094686A" w:rsidRDefault="00662770" w:rsidP="00A24E63">
            <w:pPr>
              <w:spacing w:after="120" w:line="240" w:lineRule="auto"/>
              <w:ind w:left="0" w:right="0" w:firstLine="0"/>
              <w:jc w:val="left"/>
              <w:textAlignment w:val="baseline"/>
              <w:rPr>
                <w:del w:id="734" w:author="hp" w:date="2017-01-05T18:05:00Z"/>
                <w:rFonts w:asciiTheme="majorBidi" w:hAnsiTheme="majorBidi" w:cstheme="majorBidi"/>
                <w:sz w:val="22"/>
              </w:rPr>
            </w:pPr>
            <w:del w:id="735"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651584" behindDoc="0" locked="0" layoutInCell="1" allowOverlap="1" wp14:anchorId="1F554893" wp14:editId="7A98B794">
                        <wp:simplePos x="0" y="0"/>
                        <wp:positionH relativeFrom="column">
                          <wp:posOffset>913130</wp:posOffset>
                        </wp:positionH>
                        <wp:positionV relativeFrom="paragraph">
                          <wp:posOffset>36195</wp:posOffset>
                        </wp:positionV>
                        <wp:extent cx="981075" cy="25717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981075" cy="257175"/>
                                </a:xfrm>
                                <a:prstGeom prst="rect">
                                  <a:avLst/>
                                </a:prstGeom>
                                <a:solidFill>
                                  <a:schemeClr val="lt1"/>
                                </a:solidFill>
                                <a:ln w="6350">
                                  <a:solidFill>
                                    <a:schemeClr val="bg1"/>
                                  </a:solidFill>
                                </a:ln>
                              </wps:spPr>
                              <wps:txbx>
                                <w:txbxContent>
                                  <w:p w14:paraId="4B7304A2" w14:textId="77777777" w:rsidR="00E81BBF" w:rsidRDefault="00E81BBF" w:rsidP="00662770">
                                    <w:pPr>
                                      <w:spacing w:line="360" w:lineRule="auto"/>
                                      <w:ind w:left="0" w:right="0" w:firstLine="0"/>
                                      <w:jc w:val="left"/>
                                      <w:rPr>
                                        <w:del w:id="736" w:author="hp" w:date="2017-01-05T18:05:00Z"/>
                                      </w:rPr>
                                    </w:pPr>
                                    <w:del w:id="737" w:author="hp" w:date="2017-01-05T18:05:00Z">
                                      <w:r>
                                        <w:delText>Go:(ack=off)</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54893" id="Text Box 16" o:spid="_x0000_s1027" type="#_x0000_t202" style="position:absolute;margin-left:71.9pt;margin-top:2.85pt;width:77.25pt;height:20.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" fillcolor="white [3201]" strokecolor="white [3212]" strokeweight=".5pt">
                        <v:textbox>
                          <w:txbxContent>
                            <w:p w14:paraId="4B7304A2" w14:textId="77777777" w:rsidR="00E81BBF" w:rsidRDefault="00E81BBF" w:rsidP="00662770">
                              <w:pPr>
                                <w:spacing w:line="360" w:lineRule="auto"/>
                                <w:ind w:left="0" w:right="0" w:firstLine="0"/>
                                <w:jc w:val="left"/>
                                <w:rPr>
                                  <w:del w:id="738" w:author="hp" w:date="2017-01-05T18:05:00Z"/>
                                </w:rPr>
                              </w:pPr>
                              <w:del w:id="739" w:author="hp" w:date="2017-01-05T18:05:00Z">
                                <w:r>
                                  <w:delText>Go:(ack=off)</w:delText>
                                </w:r>
                              </w:del>
                            </w:p>
                          </w:txbxContent>
                        </v:textbox>
                      </v:shape>
                    </w:pict>
                  </mc:Fallback>
                </mc:AlternateContent>
              </w:r>
            </w:del>
          </w:p>
          <w:p w14:paraId="198EEFFD" w14:textId="34CC74DE" w:rsidR="00877972" w:rsidRPr="0094686A" w:rsidRDefault="00662770" w:rsidP="00A24E63">
            <w:pPr>
              <w:spacing w:after="120" w:line="240" w:lineRule="auto"/>
              <w:ind w:left="0" w:right="0" w:firstLine="0"/>
              <w:jc w:val="left"/>
              <w:textAlignment w:val="baseline"/>
              <w:rPr>
                <w:del w:id="740" w:author="hp" w:date="2017-01-05T18:05:00Z"/>
                <w:rFonts w:asciiTheme="majorBidi" w:hAnsiTheme="majorBidi" w:cstheme="majorBidi"/>
                <w:sz w:val="22"/>
              </w:rPr>
            </w:pPr>
            <w:del w:id="741"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641344" behindDoc="0" locked="0" layoutInCell="1" allowOverlap="1" wp14:anchorId="40B0E7F9" wp14:editId="484A6130">
                        <wp:simplePos x="0" y="0"/>
                        <wp:positionH relativeFrom="column">
                          <wp:posOffset>899795</wp:posOffset>
                        </wp:positionH>
                        <wp:positionV relativeFrom="paragraph">
                          <wp:posOffset>129539</wp:posOffset>
                        </wp:positionV>
                        <wp:extent cx="152400" cy="180975"/>
                        <wp:effectExtent l="0" t="0" r="76200" b="47625"/>
                        <wp:wrapNone/>
                        <wp:docPr id="15" name="Straight Arrow Connector 15"/>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4C3559" id="_x0000_t32" coordsize="21600,21600" o:spt="32" o:oned="t" path="m,l21600,21600e" filled="f">
                        <v:path arrowok="t" fillok="f" o:connecttype="none"/>
                        <o:lock v:ext="edit" shapetype="t"/>
                      </v:shapetype>
                      <v:shape id="Straight Arrow Connector 15" o:spid="_x0000_s1026" type="#_x0000_t32" style="position:absolute;margin-left:70.85pt;margin-top:10.2pt;width:12pt;height:14.2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" strokecolor="black [3200]" strokeweight=".5pt">
                        <v:stroke endarrow="block" joinstyle="miter"/>
                      </v:shape>
                    </w:pict>
                  </mc:Fallback>
                </mc:AlternateContent>
              </w:r>
            </w:del>
          </w:p>
          <w:p w14:paraId="710B1203" w14:textId="3C7C8994" w:rsidR="00877972" w:rsidRPr="0094686A" w:rsidRDefault="00662770" w:rsidP="00A24E63">
            <w:pPr>
              <w:spacing w:after="120" w:line="240" w:lineRule="auto"/>
              <w:ind w:left="0" w:right="0" w:firstLine="0"/>
              <w:jc w:val="left"/>
              <w:textAlignment w:val="baseline"/>
              <w:rPr>
                <w:del w:id="742" w:author="hp" w:date="2017-01-05T18:05:00Z"/>
                <w:rFonts w:asciiTheme="majorBidi" w:hAnsiTheme="majorBidi" w:cstheme="majorBidi"/>
                <w:sz w:val="22"/>
              </w:rPr>
            </w:pPr>
            <w:del w:id="743"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637248" behindDoc="0" locked="0" layoutInCell="1" allowOverlap="1" wp14:anchorId="5CFD074E" wp14:editId="54E9875D">
                        <wp:simplePos x="0" y="0"/>
                        <wp:positionH relativeFrom="column">
                          <wp:posOffset>852170</wp:posOffset>
                        </wp:positionH>
                        <wp:positionV relativeFrom="paragraph">
                          <wp:posOffset>107315</wp:posOffset>
                        </wp:positionV>
                        <wp:extent cx="942975" cy="323850"/>
                        <wp:effectExtent l="0" t="0" r="28575" b="19050"/>
                        <wp:wrapNone/>
                        <wp:docPr id="14" name="Oval 14"/>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6E8EB845" w14:textId="25F58C92" w:rsidR="00E81BBF" w:rsidRDefault="00E81BBF" w:rsidP="00662770">
                                    <w:pPr>
                                      <w:spacing w:after="0" w:line="240" w:lineRule="auto"/>
                                      <w:ind w:left="0" w:right="0" w:firstLine="0"/>
                                      <w:jc w:val="left"/>
                                      <w:rPr>
                                        <w:del w:id="744" w:author="hp" w:date="2017-01-05T18:05:00Z"/>
                                      </w:rPr>
                                    </w:pPr>
                                    <w:del w:id="745" w:author="hp" w:date="2017-01-05T18:05:00Z">
                                      <w:r>
                                        <w:delText>Screen1</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FD074E" id="Oval 14" o:spid="_x0000_s1028" style="position:absolute;margin-left:67.1pt;margin-top:8.45pt;width:74.25pt;height:25.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" fillcolor="white [3201]" strokecolor="black [3200]" strokeweight="1pt">
                        <v:stroke joinstyle="miter"/>
                        <v:textbox>
                          <w:txbxContent>
                            <w:p w14:paraId="6E8EB845" w14:textId="25F58C92" w:rsidR="00E81BBF" w:rsidRDefault="00E81BBF" w:rsidP="00662770">
                              <w:pPr>
                                <w:spacing w:after="0" w:line="240" w:lineRule="auto"/>
                                <w:ind w:left="0" w:right="0" w:firstLine="0"/>
                                <w:jc w:val="left"/>
                                <w:rPr>
                                  <w:del w:id="746" w:author="hp" w:date="2017-01-05T18:05:00Z"/>
                                </w:rPr>
                              </w:pPr>
                              <w:del w:id="747" w:author="hp" w:date="2017-01-05T18:05:00Z">
                                <w:r>
                                  <w:delText>Screen1</w:delText>
                                </w:r>
                              </w:del>
                            </w:p>
                          </w:txbxContent>
                        </v:textbox>
                      </v:oval>
                    </w:pict>
                  </mc:Fallback>
                </mc:AlternateContent>
              </w:r>
            </w:del>
          </w:p>
          <w:p w14:paraId="031D12FE" w14:textId="7B0C5956" w:rsidR="00877972" w:rsidRPr="0094686A" w:rsidRDefault="0014592F" w:rsidP="00A24E63">
            <w:pPr>
              <w:spacing w:after="120" w:line="240" w:lineRule="auto"/>
              <w:ind w:left="0" w:right="0" w:firstLine="0"/>
              <w:jc w:val="left"/>
              <w:textAlignment w:val="baseline"/>
              <w:rPr>
                <w:del w:id="748" w:author="hp" w:date="2017-01-05T18:05:00Z"/>
                <w:rFonts w:asciiTheme="majorBidi" w:hAnsiTheme="majorBidi" w:cstheme="majorBidi"/>
                <w:sz w:val="22"/>
              </w:rPr>
            </w:pPr>
            <w:del w:id="749"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657728" behindDoc="0" locked="0" layoutInCell="1" allowOverlap="1" wp14:anchorId="610A19A9" wp14:editId="6DA6B343">
                        <wp:simplePos x="0" y="0"/>
                        <wp:positionH relativeFrom="column">
                          <wp:posOffset>890270</wp:posOffset>
                        </wp:positionH>
                        <wp:positionV relativeFrom="paragraph">
                          <wp:posOffset>142240</wp:posOffset>
                        </wp:positionV>
                        <wp:extent cx="314325" cy="133350"/>
                        <wp:effectExtent l="400050" t="0" r="0" b="95250"/>
                        <wp:wrapNone/>
                        <wp:docPr id="23" name="Curved Connector 23"/>
                        <wp:cNvGraphicFramePr/>
                        <a:graphic xmlns:a="http://schemas.openxmlformats.org/drawingml/2006/main">
                          <a:graphicData uri="http://schemas.microsoft.com/office/word/2010/wordprocessingShape">
                            <wps:wsp>
                              <wps:cNvCnPr/>
                              <wps:spPr>
                                <a:xfrm>
                                  <a:off x="0" y="0"/>
                                  <a:ext cx="314325" cy="133350"/>
                                </a:xfrm>
                                <a:prstGeom prst="curvedConnector3">
                                  <a:avLst>
                                    <a:gd name="adj1" fmla="val -1257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C88D8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3" o:spid="_x0000_s1026" type="#_x0000_t38" style="position:absolute;margin-left:70.1pt;margin-top:11.2pt;width:24.75pt;height:1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" adj="-27164" strokecolor="black [3200]" strokeweight=".5pt">
                        <v:stroke endarrow="block" joinstyle="miter"/>
                      </v:shape>
                    </w:pict>
                  </mc:Fallback>
                </mc:AlternateContent>
              </w:r>
              <w:r w:rsidR="00662770" w:rsidRPr="0094686A">
                <w:rPr>
                  <w:rFonts w:asciiTheme="majorBidi" w:hAnsiTheme="majorBidi" w:cstheme="majorBidi"/>
                  <w:noProof/>
                  <w:sz w:val="22"/>
                  <w:lang w:bidi="ar-SA"/>
                </w:rPr>
                <mc:AlternateContent>
                  <mc:Choice Requires="wps">
                    <w:drawing>
                      <wp:anchor distT="0" distB="0" distL="114300" distR="114300" simplePos="0" relativeHeight="251646464" behindDoc="0" locked="0" layoutInCell="1" allowOverlap="1" wp14:anchorId="34397086" wp14:editId="3151AE50">
                        <wp:simplePos x="0" y="0"/>
                        <wp:positionH relativeFrom="column">
                          <wp:posOffset>1537970</wp:posOffset>
                        </wp:positionH>
                        <wp:positionV relativeFrom="paragraph">
                          <wp:posOffset>123190</wp:posOffset>
                        </wp:positionV>
                        <wp:extent cx="266700" cy="142875"/>
                        <wp:effectExtent l="38100" t="0" r="381000" b="85725"/>
                        <wp:wrapNone/>
                        <wp:docPr id="17" name="Curved Connector 17"/>
                        <wp:cNvGraphicFramePr/>
                        <a:graphic xmlns:a="http://schemas.openxmlformats.org/drawingml/2006/main">
                          <a:graphicData uri="http://schemas.microsoft.com/office/word/2010/wordprocessingShape">
                            <wps:wsp>
                              <wps:cNvCnPr/>
                              <wps:spPr>
                                <a:xfrm flipH="1">
                                  <a:off x="0" y="0"/>
                                  <a:ext cx="266700" cy="142875"/>
                                </a:xfrm>
                                <a:prstGeom prst="curvedConnector3">
                                  <a:avLst>
                                    <a:gd name="adj1" fmla="val -1392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19E57" id="Curved Connector 17" o:spid="_x0000_s1026" type="#_x0000_t38" style="position:absolute;margin-left:121.1pt;margin-top:9.7pt;width:21pt;height:11.25pt;flip:x;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" adj="-30086" strokecolor="black [3200]" strokeweight=".5pt">
                        <v:stroke endarrow="block" joinstyle="miter"/>
                      </v:shape>
                    </w:pict>
                  </mc:Fallback>
                </mc:AlternateContent>
              </w:r>
            </w:del>
          </w:p>
          <w:p w14:paraId="0AB8C774" w14:textId="60EB9E29" w:rsidR="00877972" w:rsidRPr="0094686A" w:rsidRDefault="00877972" w:rsidP="00A24E63">
            <w:pPr>
              <w:spacing w:after="120" w:line="240" w:lineRule="auto"/>
              <w:ind w:left="0" w:right="0" w:firstLine="0"/>
              <w:jc w:val="left"/>
              <w:textAlignment w:val="baseline"/>
              <w:rPr>
                <w:del w:id="750" w:author="hp" w:date="2017-01-05T18:05:00Z"/>
                <w:rFonts w:asciiTheme="majorBidi" w:hAnsiTheme="majorBidi" w:cstheme="majorBidi"/>
                <w:sz w:val="22"/>
              </w:rPr>
            </w:pPr>
          </w:p>
          <w:p w14:paraId="5C245C1A" w14:textId="4A1F6568" w:rsidR="00877972" w:rsidRPr="0094686A" w:rsidRDefault="00095B1A" w:rsidP="00A24E63">
            <w:pPr>
              <w:spacing w:after="120" w:line="240" w:lineRule="auto"/>
              <w:ind w:left="0" w:right="0" w:firstLine="0"/>
              <w:jc w:val="left"/>
              <w:textAlignment w:val="baseline"/>
              <w:rPr>
                <w:del w:id="751" w:author="hp" w:date="2017-01-05T18:05:00Z"/>
                <w:rFonts w:asciiTheme="majorBidi" w:hAnsiTheme="majorBidi" w:cstheme="majorBidi"/>
                <w:sz w:val="22"/>
              </w:rPr>
            </w:pPr>
            <w:del w:id="752"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667968" behindDoc="0" locked="0" layoutInCell="1" allowOverlap="1" wp14:anchorId="775A816E" wp14:editId="25C2F827">
                        <wp:simplePos x="0" y="0"/>
                        <wp:positionH relativeFrom="column">
                          <wp:posOffset>1513205</wp:posOffset>
                        </wp:positionH>
                        <wp:positionV relativeFrom="paragraph">
                          <wp:posOffset>17145</wp:posOffset>
                        </wp:positionV>
                        <wp:extent cx="742950" cy="47625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742950" cy="476250"/>
                                </a:xfrm>
                                <a:prstGeom prst="rect">
                                  <a:avLst/>
                                </a:prstGeom>
                                <a:solidFill>
                                  <a:schemeClr val="lt1"/>
                                </a:solidFill>
                                <a:ln w="6350">
                                  <a:solidFill>
                                    <a:schemeClr val="bg1"/>
                                  </a:solidFill>
                                </a:ln>
                              </wps:spPr>
                              <wps:txbx>
                                <w:txbxContent>
                                  <w:p w14:paraId="009CDE1B" w14:textId="77777777" w:rsidR="00E81BBF" w:rsidRDefault="00E81BBF" w:rsidP="0014592F">
                                    <w:pPr>
                                      <w:spacing w:line="360" w:lineRule="auto"/>
                                      <w:ind w:left="0" w:right="0" w:firstLine="0"/>
                                      <w:jc w:val="left"/>
                                      <w:rPr>
                                        <w:del w:id="753" w:author="hp" w:date="2017-01-05T18:05:00Z"/>
                                      </w:rPr>
                                    </w:pPr>
                                    <w:del w:id="754" w:author="hp" w:date="2017-01-05T18:05:00Z">
                                      <w:r>
                                        <w:delText>(ack=off)</w:delText>
                                      </w:r>
                                    </w:del>
                                  </w:p>
                                  <w:p w14:paraId="1D0150E8" w14:textId="77777777" w:rsidR="00E81BBF" w:rsidRDefault="00E81BBF" w:rsidP="0014592F">
                                    <w:pPr>
                                      <w:spacing w:line="360" w:lineRule="auto"/>
                                      <w:ind w:left="0" w:right="0" w:firstLine="0"/>
                                      <w:jc w:val="left"/>
                                      <w:rPr>
                                        <w:del w:id="755" w:author="hp" w:date="2017-01-05T18:05:00Z"/>
                                      </w:rPr>
                                    </w:pPr>
                                    <w:del w:id="756" w:author="hp" w:date="2017-01-05T18:05:00Z">
                                      <w:r>
                                        <w:delText>{ack=on}</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A816E" id="Text Box 19" o:spid="_x0000_s1029" type="#_x0000_t202" style="position:absolute;margin-left:119.15pt;margin-top:1.35pt;width:58.5pt;height:3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" fillcolor="white [3201]" strokecolor="white [3212]" strokeweight=".5pt">
                        <v:textbox>
                          <w:txbxContent>
                            <w:p w14:paraId="009CDE1B" w14:textId="77777777" w:rsidR="00E81BBF" w:rsidRDefault="00E81BBF" w:rsidP="0014592F">
                              <w:pPr>
                                <w:spacing w:line="360" w:lineRule="auto"/>
                                <w:ind w:left="0" w:right="0" w:firstLine="0"/>
                                <w:jc w:val="left"/>
                                <w:rPr>
                                  <w:del w:id="757" w:author="hp" w:date="2017-01-05T18:05:00Z"/>
                                </w:rPr>
                              </w:pPr>
                              <w:del w:id="758" w:author="hp" w:date="2017-01-05T18:05:00Z">
                                <w:r>
                                  <w:delText>(ack=off)</w:delText>
                                </w:r>
                              </w:del>
                            </w:p>
                            <w:p w14:paraId="1D0150E8" w14:textId="77777777" w:rsidR="00E81BBF" w:rsidRDefault="00E81BBF" w:rsidP="0014592F">
                              <w:pPr>
                                <w:spacing w:line="360" w:lineRule="auto"/>
                                <w:ind w:left="0" w:right="0" w:firstLine="0"/>
                                <w:jc w:val="left"/>
                                <w:rPr>
                                  <w:del w:id="759" w:author="hp" w:date="2017-01-05T18:05:00Z"/>
                                </w:rPr>
                              </w:pPr>
                              <w:del w:id="760" w:author="hp" w:date="2017-01-05T18:05:00Z">
                                <w:r>
                                  <w:delText>{ack=on}</w:delText>
                                </w:r>
                              </w:del>
                            </w:p>
                          </w:txbxContent>
                        </v:textbox>
                      </v:shape>
                    </w:pict>
                  </mc:Fallback>
                </mc:AlternateContent>
              </w:r>
              <w:r w:rsidR="0014592F" w:rsidRPr="0094686A">
                <w:rPr>
                  <w:rFonts w:asciiTheme="majorBidi" w:hAnsiTheme="majorBidi" w:cstheme="majorBidi"/>
                  <w:noProof/>
                  <w:sz w:val="22"/>
                  <w:lang w:bidi="ar-SA"/>
                </w:rPr>
                <mc:AlternateContent>
                  <mc:Choice Requires="wps">
                    <w:drawing>
                      <wp:anchor distT="0" distB="0" distL="114300" distR="114300" simplePos="0" relativeHeight="251674112" behindDoc="0" locked="0" layoutInCell="1" allowOverlap="1" wp14:anchorId="4E2E6FB6" wp14:editId="0106B6E0">
                        <wp:simplePos x="0" y="0"/>
                        <wp:positionH relativeFrom="column">
                          <wp:posOffset>274955</wp:posOffset>
                        </wp:positionH>
                        <wp:positionV relativeFrom="paragraph">
                          <wp:posOffset>23495</wp:posOffset>
                        </wp:positionV>
                        <wp:extent cx="742950" cy="4762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742950" cy="476250"/>
                                </a:xfrm>
                                <a:prstGeom prst="rect">
                                  <a:avLst/>
                                </a:prstGeom>
                                <a:solidFill>
                                  <a:schemeClr val="lt1"/>
                                </a:solidFill>
                                <a:ln w="6350">
                                  <a:solidFill>
                                    <a:schemeClr val="bg1"/>
                                  </a:solidFill>
                                </a:ln>
                              </wps:spPr>
                              <wps:txbx>
                                <w:txbxContent>
                                  <w:p w14:paraId="1B01AB1E" w14:textId="21A0AFDE" w:rsidR="00E81BBF" w:rsidRDefault="00E81BBF" w:rsidP="0014592F">
                                    <w:pPr>
                                      <w:spacing w:line="360" w:lineRule="auto"/>
                                      <w:ind w:left="0" w:right="0" w:firstLine="0"/>
                                      <w:jc w:val="left"/>
                                      <w:rPr>
                                        <w:del w:id="761" w:author="hp" w:date="2017-01-05T18:05:00Z"/>
                                      </w:rPr>
                                    </w:pPr>
                                    <w:del w:id="762" w:author="hp" w:date="2017-01-05T18:05:00Z">
                                      <w:r>
                                        <w:delText>(ack=on)</w:delText>
                                      </w:r>
                                    </w:del>
                                  </w:p>
                                  <w:p w14:paraId="2A0E6801" w14:textId="04065D1A" w:rsidR="00E81BBF" w:rsidRDefault="00E81BBF" w:rsidP="0014592F">
                                    <w:pPr>
                                      <w:spacing w:line="360" w:lineRule="auto"/>
                                      <w:ind w:left="0" w:right="0" w:firstLine="0"/>
                                      <w:jc w:val="left"/>
                                      <w:rPr>
                                        <w:del w:id="763" w:author="hp" w:date="2017-01-05T18:05:00Z"/>
                                      </w:rPr>
                                    </w:pPr>
                                    <w:del w:id="764" w:author="hp" w:date="2017-01-05T18:05:00Z">
                                      <w:r>
                                        <w:delText>{ack=off}</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E6FB6" id="Text Box 25" o:spid="_x0000_s1030" type="#_x0000_t202" style="position:absolute;margin-left:21.65pt;margin-top:1.85pt;width:58.5pt;height:3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" fillcolor="white [3201]" strokecolor="white [3212]" strokeweight=".5pt">
                        <v:textbox>
                          <w:txbxContent>
                            <w:p w14:paraId="1B01AB1E" w14:textId="21A0AFDE" w:rsidR="00E81BBF" w:rsidRDefault="00E81BBF" w:rsidP="0014592F">
                              <w:pPr>
                                <w:spacing w:line="360" w:lineRule="auto"/>
                                <w:ind w:left="0" w:right="0" w:firstLine="0"/>
                                <w:jc w:val="left"/>
                                <w:rPr>
                                  <w:del w:id="765" w:author="hp" w:date="2017-01-05T18:05:00Z"/>
                                </w:rPr>
                              </w:pPr>
                              <w:del w:id="766" w:author="hp" w:date="2017-01-05T18:05:00Z">
                                <w:r>
                                  <w:delText>(ack=on)</w:delText>
                                </w:r>
                              </w:del>
                            </w:p>
                            <w:p w14:paraId="2A0E6801" w14:textId="04065D1A" w:rsidR="00E81BBF" w:rsidRDefault="00E81BBF" w:rsidP="0014592F">
                              <w:pPr>
                                <w:spacing w:line="360" w:lineRule="auto"/>
                                <w:ind w:left="0" w:right="0" w:firstLine="0"/>
                                <w:jc w:val="left"/>
                                <w:rPr>
                                  <w:del w:id="767" w:author="hp" w:date="2017-01-05T18:05:00Z"/>
                                </w:rPr>
                              </w:pPr>
                              <w:del w:id="768" w:author="hp" w:date="2017-01-05T18:05:00Z">
                                <w:r>
                                  <w:delText>{ack=off}</w:delText>
                                </w:r>
                              </w:del>
                            </w:p>
                          </w:txbxContent>
                        </v:textbox>
                      </v:shape>
                    </w:pict>
                  </mc:Fallback>
                </mc:AlternateContent>
              </w:r>
            </w:del>
          </w:p>
          <w:p w14:paraId="7A5EA078" w14:textId="27D06981" w:rsidR="00877972" w:rsidRPr="0094686A" w:rsidRDefault="00877972" w:rsidP="00A24E63">
            <w:pPr>
              <w:spacing w:after="120" w:line="240" w:lineRule="auto"/>
              <w:ind w:left="0" w:right="0" w:firstLine="0"/>
              <w:jc w:val="left"/>
              <w:textAlignment w:val="baseline"/>
              <w:rPr>
                <w:del w:id="769" w:author="hp" w:date="2017-01-05T18:05:00Z"/>
                <w:rFonts w:asciiTheme="majorBidi" w:hAnsiTheme="majorBidi" w:cstheme="majorBidi"/>
                <w:sz w:val="22"/>
              </w:rPr>
            </w:pPr>
          </w:p>
          <w:p w14:paraId="3DE67298" w14:textId="11803E5B" w:rsidR="00877972" w:rsidRPr="0094686A" w:rsidRDefault="00877972" w:rsidP="00A24E63">
            <w:pPr>
              <w:spacing w:after="120" w:line="240" w:lineRule="auto"/>
              <w:ind w:left="0" w:right="0" w:firstLine="0"/>
              <w:jc w:val="left"/>
              <w:textAlignment w:val="baseline"/>
              <w:rPr>
                <w:del w:id="770" w:author="hp" w:date="2017-01-05T18:05:00Z"/>
                <w:rFonts w:asciiTheme="majorBidi" w:hAnsiTheme="majorBidi" w:cstheme="majorBidi"/>
                <w:sz w:val="22"/>
              </w:rPr>
            </w:pPr>
          </w:p>
          <w:p w14:paraId="0FB15FA9" w14:textId="77777777" w:rsidR="00877972" w:rsidRPr="0094686A" w:rsidRDefault="00877972" w:rsidP="00A24E63">
            <w:pPr>
              <w:spacing w:after="120" w:line="240" w:lineRule="auto"/>
              <w:ind w:left="0" w:right="0" w:firstLine="0"/>
              <w:jc w:val="left"/>
              <w:textAlignment w:val="baseline"/>
              <w:rPr>
                <w:del w:id="771" w:author="hp" w:date="2017-01-05T18:05:00Z"/>
                <w:rFonts w:asciiTheme="majorBidi" w:hAnsiTheme="majorBidi" w:cstheme="majorBidi"/>
                <w:sz w:val="22"/>
              </w:rPr>
            </w:pPr>
          </w:p>
          <w:p w14:paraId="3D0B9545" w14:textId="1AD59B3E" w:rsidR="00877972" w:rsidRPr="0094686A" w:rsidRDefault="00877972" w:rsidP="00A24E63">
            <w:pPr>
              <w:spacing w:after="120" w:line="240" w:lineRule="auto"/>
              <w:ind w:left="0" w:right="0" w:firstLine="0"/>
              <w:jc w:val="left"/>
              <w:textAlignment w:val="baseline"/>
              <w:rPr>
                <w:del w:id="772" w:author="hp" w:date="2017-01-05T18:05:00Z"/>
                <w:rFonts w:asciiTheme="majorBidi" w:hAnsiTheme="majorBidi" w:cstheme="majorBidi"/>
                <w:b/>
                <w:bCs/>
                <w:color w:val="auto"/>
                <w:sz w:val="22"/>
              </w:rPr>
            </w:pPr>
          </w:p>
        </w:tc>
        <w:tc>
          <w:tcPr>
            <w:tcW w:w="5126" w:type="dxa"/>
          </w:tcPr>
          <w:p w14:paraId="2E0F93CB" w14:textId="77777777" w:rsidR="00095B1A" w:rsidRPr="0094686A" w:rsidRDefault="00095B1A" w:rsidP="00A24E63">
            <w:pPr>
              <w:spacing w:after="120" w:line="240" w:lineRule="auto"/>
              <w:ind w:left="0" w:right="0" w:firstLine="0"/>
              <w:jc w:val="left"/>
              <w:textAlignment w:val="baseline"/>
              <w:rPr>
                <w:del w:id="773" w:author="hp" w:date="2017-01-05T18:05:00Z"/>
                <w:rFonts w:asciiTheme="majorBidi" w:hAnsiTheme="majorBidi" w:cstheme="majorBidi"/>
                <w:b/>
                <w:bCs/>
                <w:color w:val="auto"/>
                <w:sz w:val="22"/>
              </w:rPr>
            </w:pPr>
            <w:del w:id="774" w:author="hp" w:date="2017-01-05T18:05:00Z">
              <w:r w:rsidRPr="0094686A">
                <w:rPr>
                  <w:rFonts w:asciiTheme="majorBidi" w:hAnsiTheme="majorBidi" w:cstheme="majorBidi"/>
                  <w:b/>
                  <w:bCs/>
                  <w:color w:val="auto"/>
                  <w:sz w:val="22"/>
                </w:rPr>
                <w:delText>#define max 5;</w:delText>
              </w:r>
            </w:del>
          </w:p>
          <w:p w14:paraId="26A5A8C4" w14:textId="58233A5B" w:rsidR="00095B1A" w:rsidRPr="0094686A" w:rsidRDefault="00095B1A" w:rsidP="00A24E63">
            <w:pPr>
              <w:spacing w:after="120" w:line="240" w:lineRule="auto"/>
              <w:ind w:left="0" w:right="0" w:firstLine="0"/>
              <w:jc w:val="left"/>
              <w:textAlignment w:val="baseline"/>
              <w:rPr>
                <w:del w:id="775" w:author="hp" w:date="2017-01-05T18:05:00Z"/>
                <w:rFonts w:asciiTheme="majorBidi" w:hAnsiTheme="majorBidi" w:cstheme="majorBidi"/>
                <w:b/>
                <w:bCs/>
                <w:color w:val="auto"/>
                <w:sz w:val="22"/>
              </w:rPr>
            </w:pPr>
            <w:del w:id="776" w:author="hp" w:date="2017-01-05T18:05:00Z">
              <w:r w:rsidRPr="0094686A">
                <w:rPr>
                  <w:rFonts w:asciiTheme="majorBidi" w:hAnsiTheme="majorBidi" w:cstheme="majorBidi"/>
                  <w:b/>
                  <w:bCs/>
                  <w:color w:val="auto"/>
                  <w:sz w:val="22"/>
                </w:rPr>
                <w:delText>mtype = {</w:delText>
              </w:r>
              <w:commentRangeStart w:id="777"/>
              <w:r w:rsidRPr="0094686A">
                <w:rPr>
                  <w:rFonts w:asciiTheme="majorBidi" w:hAnsiTheme="majorBidi" w:cstheme="majorBidi"/>
                  <w:b/>
                  <w:bCs/>
                  <w:color w:val="auto"/>
                  <w:sz w:val="22"/>
                </w:rPr>
                <w:delText>Screen1</w:delText>
              </w:r>
              <w:r w:rsidR="009A4EC2" w:rsidRPr="0094686A">
                <w:rPr>
                  <w:rFonts w:asciiTheme="majorBidi" w:hAnsiTheme="majorBidi" w:cstheme="majorBidi"/>
                  <w:b/>
                  <w:bCs/>
                  <w:color w:val="auto"/>
                  <w:sz w:val="22"/>
                </w:rPr>
                <w:delText>,OFF,ON</w:delText>
              </w:r>
              <w:commentRangeEnd w:id="777"/>
              <w:r w:rsidR="00644172" w:rsidRPr="0094686A">
                <w:rPr>
                  <w:rStyle w:val="CommentReference"/>
                  <w:rFonts w:asciiTheme="majorBidi" w:hAnsiTheme="majorBidi" w:cstheme="majorBidi"/>
                  <w:sz w:val="22"/>
                  <w:szCs w:val="22"/>
                </w:rPr>
                <w:commentReference w:id="777"/>
              </w:r>
              <w:r w:rsidRPr="0094686A">
                <w:rPr>
                  <w:rFonts w:asciiTheme="majorBidi" w:hAnsiTheme="majorBidi" w:cstheme="majorBidi"/>
                  <w:b/>
                  <w:bCs/>
                  <w:color w:val="auto"/>
                  <w:sz w:val="22"/>
                </w:rPr>
                <w:delText>};</w:delText>
              </w:r>
            </w:del>
          </w:p>
          <w:p w14:paraId="520A6AB7" w14:textId="5BBA1A64" w:rsidR="00095B1A" w:rsidRPr="0094686A" w:rsidRDefault="00294ED7" w:rsidP="00A24E63">
            <w:pPr>
              <w:spacing w:after="120" w:line="240" w:lineRule="auto"/>
              <w:ind w:left="0" w:right="0" w:firstLine="0"/>
              <w:jc w:val="left"/>
              <w:textAlignment w:val="baseline"/>
              <w:rPr>
                <w:del w:id="778" w:author="hp" w:date="2017-01-05T18:05:00Z"/>
                <w:rFonts w:asciiTheme="majorBidi" w:hAnsiTheme="majorBidi" w:cstheme="majorBidi"/>
                <w:b/>
                <w:bCs/>
                <w:color w:val="auto"/>
                <w:sz w:val="22"/>
              </w:rPr>
            </w:pPr>
            <w:del w:id="779" w:author="hp" w:date="2017-01-05T18:05:00Z">
              <w:r w:rsidRPr="0094686A">
                <w:rPr>
                  <w:rFonts w:asciiTheme="majorBidi" w:hAnsiTheme="majorBidi" w:cstheme="majorBidi"/>
                  <w:b/>
                  <w:bCs/>
                  <w:color w:val="auto"/>
                  <w:sz w:val="22"/>
                </w:rPr>
                <w:delText xml:space="preserve">mtype </w:delText>
              </w:r>
              <w:r w:rsidR="00095B1A" w:rsidRPr="0094686A">
                <w:rPr>
                  <w:rFonts w:asciiTheme="majorBidi" w:hAnsiTheme="majorBidi" w:cstheme="majorBidi"/>
                  <w:b/>
                  <w:bCs/>
                  <w:color w:val="auto"/>
                  <w:sz w:val="22"/>
                </w:rPr>
                <w:delText>ack=</w:delText>
              </w:r>
              <w:r w:rsidR="009A4EC2" w:rsidRPr="0094686A">
                <w:rPr>
                  <w:rFonts w:asciiTheme="majorBidi" w:hAnsiTheme="majorBidi" w:cstheme="majorBidi"/>
                  <w:b/>
                  <w:bCs/>
                  <w:color w:val="auto"/>
                  <w:sz w:val="22"/>
                </w:rPr>
                <w:delText>OFF</w:delText>
              </w:r>
              <w:r w:rsidR="00095B1A" w:rsidRPr="0094686A">
                <w:rPr>
                  <w:rFonts w:asciiTheme="majorBidi" w:hAnsiTheme="majorBidi" w:cstheme="majorBidi"/>
                  <w:b/>
                  <w:bCs/>
                  <w:color w:val="auto"/>
                  <w:sz w:val="22"/>
                </w:rPr>
                <w:delText>;</w:delText>
              </w:r>
            </w:del>
          </w:p>
          <w:p w14:paraId="1E2554AF" w14:textId="43D91BCE" w:rsidR="00095B1A" w:rsidRPr="0094686A" w:rsidRDefault="00095B1A" w:rsidP="00A24E63">
            <w:pPr>
              <w:spacing w:after="120" w:line="240" w:lineRule="auto"/>
              <w:ind w:left="0" w:right="0" w:firstLine="0"/>
              <w:jc w:val="left"/>
              <w:textAlignment w:val="baseline"/>
              <w:rPr>
                <w:del w:id="780" w:author="hp" w:date="2017-01-05T18:05:00Z"/>
                <w:rFonts w:asciiTheme="majorBidi" w:hAnsiTheme="majorBidi" w:cstheme="majorBidi"/>
                <w:b/>
                <w:bCs/>
                <w:color w:val="auto"/>
                <w:sz w:val="22"/>
              </w:rPr>
            </w:pPr>
            <w:del w:id="781" w:author="hp" w:date="2017-01-05T18:05:00Z">
              <w:r w:rsidRPr="0094686A">
                <w:rPr>
                  <w:rFonts w:asciiTheme="majorBidi" w:hAnsiTheme="majorBidi" w:cstheme="majorBidi"/>
                  <w:b/>
                  <w:bCs/>
                  <w:color w:val="auto"/>
                  <w:sz w:val="22"/>
                </w:rPr>
                <w:delText>mtype state=  Screen1;</w:delText>
              </w:r>
            </w:del>
          </w:p>
          <w:p w14:paraId="2D7BCA70" w14:textId="77777777" w:rsidR="00095B1A" w:rsidRPr="0094686A" w:rsidRDefault="00095B1A" w:rsidP="00A24E63">
            <w:pPr>
              <w:spacing w:after="120" w:line="240" w:lineRule="auto"/>
              <w:ind w:left="0" w:right="0" w:firstLine="0"/>
              <w:jc w:val="left"/>
              <w:textAlignment w:val="baseline"/>
              <w:rPr>
                <w:del w:id="782" w:author="hp" w:date="2017-01-05T18:05:00Z"/>
                <w:rFonts w:asciiTheme="majorBidi" w:hAnsiTheme="majorBidi" w:cstheme="majorBidi"/>
                <w:b/>
                <w:bCs/>
                <w:color w:val="auto"/>
                <w:sz w:val="22"/>
              </w:rPr>
            </w:pPr>
          </w:p>
          <w:p w14:paraId="5618B77C" w14:textId="2289DE64" w:rsidR="00095B1A" w:rsidRPr="0094686A" w:rsidRDefault="00095B1A" w:rsidP="00A24E63">
            <w:pPr>
              <w:spacing w:after="120" w:line="240" w:lineRule="auto"/>
              <w:ind w:left="0" w:right="0" w:firstLine="0"/>
              <w:jc w:val="left"/>
              <w:textAlignment w:val="baseline"/>
              <w:rPr>
                <w:del w:id="783" w:author="hp" w:date="2017-01-05T18:05:00Z"/>
                <w:rFonts w:asciiTheme="majorBidi" w:hAnsiTheme="majorBidi" w:cstheme="majorBidi"/>
                <w:b/>
                <w:bCs/>
                <w:color w:val="auto"/>
                <w:sz w:val="22"/>
              </w:rPr>
            </w:pPr>
            <w:del w:id="784" w:author="hp" w:date="2017-01-05T18:05:00Z">
              <w:r w:rsidRPr="0094686A">
                <w:rPr>
                  <w:rFonts w:asciiTheme="majorBidi" w:hAnsiTheme="majorBidi" w:cstheme="majorBidi"/>
                  <w:b/>
                  <w:bCs/>
                  <w:color w:val="auto"/>
                  <w:sz w:val="22"/>
                </w:rPr>
                <w:delText>active proctype vm()</w:delText>
              </w:r>
              <w:r w:rsidRPr="0094686A">
                <w:rPr>
                  <w:rFonts w:asciiTheme="majorBidi" w:hAnsiTheme="majorBidi" w:cstheme="majorBidi"/>
                  <w:b/>
                  <w:bCs/>
                  <w:color w:val="auto"/>
                  <w:sz w:val="22"/>
                </w:rPr>
                <w:tab/>
              </w:r>
            </w:del>
          </w:p>
          <w:p w14:paraId="0D43E219" w14:textId="77777777" w:rsidR="00095B1A" w:rsidRPr="0094686A" w:rsidRDefault="00095B1A" w:rsidP="00A24E63">
            <w:pPr>
              <w:spacing w:after="120" w:line="240" w:lineRule="auto"/>
              <w:ind w:left="0" w:right="0" w:firstLine="0"/>
              <w:jc w:val="left"/>
              <w:textAlignment w:val="baseline"/>
              <w:rPr>
                <w:del w:id="785" w:author="hp" w:date="2017-01-05T18:05:00Z"/>
                <w:rFonts w:asciiTheme="majorBidi" w:hAnsiTheme="majorBidi" w:cstheme="majorBidi"/>
                <w:b/>
                <w:bCs/>
                <w:color w:val="auto"/>
                <w:sz w:val="22"/>
              </w:rPr>
            </w:pPr>
            <w:del w:id="786" w:author="hp" w:date="2017-01-05T18:05:00Z">
              <w:r w:rsidRPr="0094686A">
                <w:rPr>
                  <w:rFonts w:asciiTheme="majorBidi" w:hAnsiTheme="majorBidi" w:cstheme="majorBidi"/>
                  <w:b/>
                  <w:bCs/>
                  <w:color w:val="auto"/>
                  <w:sz w:val="22"/>
                </w:rPr>
                <w:delText>{</w:delText>
              </w:r>
            </w:del>
          </w:p>
          <w:p w14:paraId="0C692606" w14:textId="77777777" w:rsidR="00095B1A" w:rsidRPr="0094686A" w:rsidRDefault="00095B1A" w:rsidP="00A24E63">
            <w:pPr>
              <w:spacing w:after="120" w:line="240" w:lineRule="auto"/>
              <w:ind w:left="0" w:right="0" w:firstLine="0"/>
              <w:jc w:val="left"/>
              <w:textAlignment w:val="baseline"/>
              <w:rPr>
                <w:del w:id="787" w:author="hp" w:date="2017-01-05T18:05:00Z"/>
                <w:rFonts w:asciiTheme="majorBidi" w:hAnsiTheme="majorBidi" w:cstheme="majorBidi"/>
                <w:b/>
                <w:bCs/>
                <w:color w:val="auto"/>
                <w:sz w:val="22"/>
              </w:rPr>
            </w:pPr>
            <w:del w:id="788" w:author="hp" w:date="2017-01-05T18:05:00Z">
              <w:r w:rsidRPr="0094686A">
                <w:rPr>
                  <w:rFonts w:asciiTheme="majorBidi" w:hAnsiTheme="majorBidi" w:cstheme="majorBidi"/>
                  <w:b/>
                  <w:bCs/>
                  <w:color w:val="auto"/>
                  <w:sz w:val="22"/>
                </w:rPr>
                <w:delText>do</w:delText>
              </w:r>
            </w:del>
          </w:p>
          <w:p w14:paraId="38E45F1D" w14:textId="63F49854" w:rsidR="00095B1A" w:rsidRPr="0094686A" w:rsidRDefault="00095B1A" w:rsidP="00A24E63">
            <w:pPr>
              <w:spacing w:after="120" w:line="240" w:lineRule="auto"/>
              <w:ind w:left="0" w:right="0" w:firstLine="0"/>
              <w:jc w:val="left"/>
              <w:textAlignment w:val="baseline"/>
              <w:rPr>
                <w:del w:id="789" w:author="hp" w:date="2017-01-05T18:05:00Z"/>
                <w:rFonts w:asciiTheme="majorBidi" w:hAnsiTheme="majorBidi" w:cstheme="majorBidi"/>
                <w:b/>
                <w:bCs/>
                <w:color w:val="auto"/>
                <w:sz w:val="22"/>
              </w:rPr>
            </w:pPr>
            <w:del w:id="790" w:author="hp" w:date="2017-01-05T18:05:00Z">
              <w:r w:rsidRPr="0094686A">
                <w:rPr>
                  <w:rFonts w:asciiTheme="majorBidi" w:hAnsiTheme="majorBidi" w:cstheme="majorBidi"/>
                  <w:b/>
                  <w:bCs/>
                  <w:color w:val="auto"/>
                  <w:sz w:val="22"/>
                </w:rPr>
                <w:delText xml:space="preserve">:: state== Screen1-&gt; </w:delText>
              </w:r>
            </w:del>
          </w:p>
          <w:p w14:paraId="2C21B873" w14:textId="3A6168C7" w:rsidR="00095B1A" w:rsidRPr="0094686A" w:rsidRDefault="00294ED7" w:rsidP="00A24E63">
            <w:pPr>
              <w:spacing w:after="120" w:line="240" w:lineRule="auto"/>
              <w:ind w:left="0" w:right="0" w:firstLine="0"/>
              <w:jc w:val="left"/>
              <w:textAlignment w:val="baseline"/>
              <w:rPr>
                <w:del w:id="791" w:author="hp" w:date="2017-01-05T18:05:00Z"/>
                <w:rFonts w:asciiTheme="majorBidi" w:hAnsiTheme="majorBidi" w:cstheme="majorBidi"/>
                <w:b/>
                <w:bCs/>
                <w:color w:val="auto"/>
                <w:sz w:val="22"/>
              </w:rPr>
            </w:pPr>
            <w:del w:id="792" w:author="hp" w:date="2017-01-05T18:05:00Z">
              <w:r w:rsidRPr="0094686A">
                <w:rPr>
                  <w:rFonts w:asciiTheme="majorBidi" w:hAnsiTheme="majorBidi" w:cstheme="majorBidi"/>
                  <w:b/>
                  <w:bCs/>
                  <w:color w:val="auto"/>
                  <w:sz w:val="22"/>
                </w:rPr>
                <w:delText xml:space="preserve">          </w:delText>
              </w:r>
              <w:r w:rsidR="00095B1A" w:rsidRPr="0094686A">
                <w:rPr>
                  <w:rFonts w:asciiTheme="majorBidi" w:hAnsiTheme="majorBidi" w:cstheme="majorBidi"/>
                  <w:b/>
                  <w:bCs/>
                  <w:color w:val="auto"/>
                  <w:sz w:val="22"/>
                </w:rPr>
                <w:delText xml:space="preserve"> :: atomic{</w:delText>
              </w:r>
              <w:r w:rsidRPr="0094686A">
                <w:rPr>
                  <w:rFonts w:asciiTheme="majorBidi" w:hAnsiTheme="majorBidi" w:cstheme="majorBidi"/>
                  <w:b/>
                  <w:bCs/>
                  <w:color w:val="auto"/>
                  <w:sz w:val="22"/>
                </w:rPr>
                <w:delText xml:space="preserve"> ack =ON</w:delText>
              </w:r>
              <w:r w:rsidR="00095B1A" w:rsidRPr="0094686A">
                <w:rPr>
                  <w:rFonts w:asciiTheme="majorBidi" w:hAnsiTheme="majorBidi" w:cstheme="majorBidi"/>
                  <w:b/>
                  <w:bCs/>
                  <w:color w:val="auto"/>
                  <w:sz w:val="22"/>
                </w:rPr>
                <w:delText>}</w:delText>
              </w:r>
            </w:del>
          </w:p>
          <w:p w14:paraId="507A84A1" w14:textId="77777777" w:rsidR="00B41FDE" w:rsidRPr="0094686A" w:rsidRDefault="00B41FDE" w:rsidP="00A24E63">
            <w:pPr>
              <w:spacing w:after="120" w:line="240" w:lineRule="auto"/>
              <w:ind w:left="0" w:right="0" w:firstLine="0"/>
              <w:jc w:val="left"/>
              <w:textAlignment w:val="baseline"/>
              <w:rPr>
                <w:del w:id="793" w:author="hp" w:date="2017-01-05T18:05:00Z"/>
                <w:rFonts w:asciiTheme="majorBidi" w:hAnsiTheme="majorBidi" w:cstheme="majorBidi"/>
                <w:b/>
                <w:bCs/>
                <w:color w:val="auto"/>
                <w:sz w:val="22"/>
              </w:rPr>
            </w:pPr>
            <w:del w:id="794" w:author="hp" w:date="2017-01-05T18:05:00Z">
              <w:r w:rsidRPr="0094686A">
                <w:rPr>
                  <w:rFonts w:asciiTheme="majorBidi" w:hAnsiTheme="majorBidi" w:cstheme="majorBidi"/>
                  <w:b/>
                  <w:bCs/>
                  <w:color w:val="auto"/>
                  <w:sz w:val="22"/>
                </w:rPr>
                <w:delText xml:space="preserve">          </w:delText>
              </w:r>
              <w:r w:rsidR="00294ED7" w:rsidRPr="0094686A">
                <w:rPr>
                  <w:rFonts w:asciiTheme="majorBidi" w:hAnsiTheme="majorBidi" w:cstheme="majorBidi"/>
                  <w:b/>
                  <w:bCs/>
                  <w:color w:val="auto"/>
                  <w:sz w:val="22"/>
                </w:rPr>
                <w:delText xml:space="preserve"> :: atomic{ ack =OFF}</w:delText>
              </w:r>
            </w:del>
          </w:p>
          <w:p w14:paraId="3587A383" w14:textId="44AD8956" w:rsidR="00095B1A" w:rsidRPr="0094686A" w:rsidRDefault="00095B1A" w:rsidP="00A24E63">
            <w:pPr>
              <w:spacing w:after="120" w:line="240" w:lineRule="auto"/>
              <w:ind w:left="0" w:right="0" w:firstLine="0"/>
              <w:jc w:val="left"/>
              <w:textAlignment w:val="baseline"/>
              <w:rPr>
                <w:del w:id="795" w:author="hp" w:date="2017-01-05T18:05:00Z"/>
                <w:rFonts w:asciiTheme="majorBidi" w:hAnsiTheme="majorBidi" w:cstheme="majorBidi"/>
                <w:b/>
                <w:bCs/>
                <w:color w:val="auto"/>
                <w:sz w:val="22"/>
              </w:rPr>
            </w:pPr>
            <w:del w:id="796" w:author="hp" w:date="2017-01-05T18:05:00Z">
              <w:r w:rsidRPr="0094686A">
                <w:rPr>
                  <w:rFonts w:asciiTheme="majorBidi" w:hAnsiTheme="majorBidi" w:cstheme="majorBidi"/>
                  <w:b/>
                  <w:bCs/>
                  <w:color w:val="auto"/>
                  <w:sz w:val="22"/>
                </w:rPr>
                <w:delText>od</w:delText>
              </w:r>
            </w:del>
          </w:p>
          <w:p w14:paraId="006A5CD9" w14:textId="2F98A40B" w:rsidR="00877972" w:rsidRPr="0094686A" w:rsidRDefault="00095B1A" w:rsidP="00A24E63">
            <w:pPr>
              <w:spacing w:after="120" w:line="240" w:lineRule="auto"/>
              <w:ind w:left="0" w:right="0" w:firstLine="0"/>
              <w:jc w:val="left"/>
              <w:textAlignment w:val="baseline"/>
              <w:rPr>
                <w:del w:id="797" w:author="hp" w:date="2017-01-05T18:05:00Z"/>
                <w:rFonts w:asciiTheme="majorBidi" w:hAnsiTheme="majorBidi" w:cstheme="majorBidi"/>
                <w:b/>
                <w:bCs/>
                <w:color w:val="auto"/>
                <w:sz w:val="22"/>
              </w:rPr>
            </w:pPr>
            <w:del w:id="798" w:author="hp" w:date="2017-01-05T18:05:00Z">
              <w:r w:rsidRPr="0094686A">
                <w:rPr>
                  <w:rFonts w:asciiTheme="majorBidi" w:hAnsiTheme="majorBidi" w:cstheme="majorBidi"/>
                  <w:b/>
                  <w:bCs/>
                  <w:color w:val="auto"/>
                  <w:sz w:val="22"/>
                </w:rPr>
                <w:delText>}</w:delText>
              </w:r>
            </w:del>
          </w:p>
        </w:tc>
      </w:tr>
      <w:commentRangeEnd w:id="733"/>
      <w:tr w:rsidR="00877972" w:rsidRPr="0094686A" w14:paraId="7889951F" w14:textId="77777777" w:rsidTr="00095B1A">
        <w:trPr>
          <w:del w:id="799" w:author="hp" w:date="2017-01-05T18:05:00Z"/>
        </w:trPr>
        <w:tc>
          <w:tcPr>
            <w:tcW w:w="3794" w:type="dxa"/>
          </w:tcPr>
          <w:p w14:paraId="30078812" w14:textId="77777777" w:rsidR="00877972" w:rsidRPr="0094686A" w:rsidRDefault="00C7711C" w:rsidP="00A24E63">
            <w:pPr>
              <w:spacing w:after="120" w:line="240" w:lineRule="auto"/>
              <w:ind w:left="0" w:right="0" w:firstLine="0"/>
              <w:jc w:val="left"/>
              <w:textAlignment w:val="baseline"/>
              <w:rPr>
                <w:del w:id="800" w:author="hp" w:date="2017-01-05T18:05:00Z"/>
                <w:rFonts w:asciiTheme="majorBidi" w:hAnsiTheme="majorBidi" w:cstheme="majorBidi"/>
                <w:b/>
                <w:bCs/>
                <w:color w:val="auto"/>
                <w:sz w:val="22"/>
              </w:rPr>
            </w:pPr>
            <w:del w:id="801" w:author="hp" w:date="2017-01-05T18:05:00Z">
              <w:r w:rsidRPr="0094686A">
                <w:rPr>
                  <w:rStyle w:val="CommentReference"/>
                  <w:rFonts w:asciiTheme="majorBidi" w:hAnsiTheme="majorBidi" w:cstheme="majorBidi"/>
                  <w:sz w:val="22"/>
                  <w:szCs w:val="22"/>
                </w:rPr>
                <w:commentReference w:id="733"/>
              </w:r>
            </w:del>
          </w:p>
        </w:tc>
        <w:tc>
          <w:tcPr>
            <w:tcW w:w="5126" w:type="dxa"/>
          </w:tcPr>
          <w:p w14:paraId="2BFBDE3D" w14:textId="77777777" w:rsidR="00877972" w:rsidRPr="0094686A" w:rsidRDefault="00877972" w:rsidP="00A24E63">
            <w:pPr>
              <w:spacing w:after="120" w:line="240" w:lineRule="auto"/>
              <w:ind w:left="0" w:right="0" w:firstLine="0"/>
              <w:jc w:val="left"/>
              <w:textAlignment w:val="baseline"/>
              <w:rPr>
                <w:del w:id="802" w:author="hp" w:date="2017-01-05T18:05:00Z"/>
                <w:rFonts w:asciiTheme="majorBidi" w:hAnsiTheme="majorBidi" w:cstheme="majorBidi"/>
                <w:b/>
                <w:bCs/>
                <w:color w:val="auto"/>
                <w:sz w:val="22"/>
              </w:rPr>
            </w:pPr>
          </w:p>
        </w:tc>
      </w:tr>
    </w:tbl>
    <w:p w14:paraId="4AC9C075" w14:textId="4CE6B6F2" w:rsidR="00877972" w:rsidRPr="0094686A" w:rsidRDefault="00877972" w:rsidP="00A24E63">
      <w:pPr>
        <w:spacing w:after="120" w:line="240" w:lineRule="auto"/>
        <w:ind w:left="0" w:right="0" w:firstLine="0"/>
        <w:jc w:val="left"/>
        <w:textAlignment w:val="baseline"/>
        <w:rPr>
          <w:del w:id="803" w:author="hp" w:date="2017-01-05T18:05:00Z"/>
          <w:rFonts w:asciiTheme="majorBidi" w:hAnsiTheme="majorBidi" w:cstheme="majorBidi"/>
          <w:b/>
          <w:bCs/>
          <w:color w:val="auto"/>
          <w:sz w:val="22"/>
        </w:rPr>
      </w:pPr>
    </w:p>
    <w:p w14:paraId="4A054246" w14:textId="304DCB0E" w:rsidR="00294ED7" w:rsidRPr="0094686A" w:rsidRDefault="00294ED7" w:rsidP="00A24E63">
      <w:pPr>
        <w:spacing w:after="120" w:line="240" w:lineRule="auto"/>
        <w:ind w:left="0" w:right="0" w:firstLine="0"/>
        <w:jc w:val="left"/>
        <w:textAlignment w:val="baseline"/>
        <w:rPr>
          <w:del w:id="804" w:author="hp" w:date="2017-01-05T18:05:00Z"/>
          <w:rFonts w:asciiTheme="majorBidi" w:hAnsiTheme="majorBidi" w:cstheme="majorBidi"/>
          <w:b/>
          <w:bCs/>
          <w:color w:val="auto"/>
          <w:sz w:val="22"/>
        </w:rPr>
      </w:pPr>
    </w:p>
    <w:p w14:paraId="3373AF74" w14:textId="775BA247" w:rsidR="00294ED7" w:rsidRPr="0094686A" w:rsidRDefault="00294ED7" w:rsidP="00A24E63">
      <w:pPr>
        <w:spacing w:after="120" w:line="240" w:lineRule="auto"/>
        <w:ind w:left="0" w:right="0" w:firstLine="0"/>
        <w:jc w:val="left"/>
        <w:textAlignment w:val="baseline"/>
        <w:rPr>
          <w:del w:id="805" w:author="hp" w:date="2017-01-05T18:05:00Z"/>
          <w:rFonts w:asciiTheme="majorBidi" w:hAnsiTheme="majorBidi" w:cstheme="majorBidi"/>
          <w:b/>
          <w:bCs/>
          <w:color w:val="auto"/>
          <w:sz w:val="22"/>
        </w:rPr>
      </w:pPr>
    </w:p>
    <w:p w14:paraId="116D81AC" w14:textId="34365514" w:rsidR="00294ED7" w:rsidRPr="0094686A" w:rsidRDefault="00294ED7" w:rsidP="00A24E63">
      <w:pPr>
        <w:spacing w:after="120" w:line="240" w:lineRule="auto"/>
        <w:ind w:left="0" w:right="0" w:firstLine="0"/>
        <w:jc w:val="left"/>
        <w:textAlignment w:val="baseline"/>
        <w:rPr>
          <w:del w:id="806" w:author="hp" w:date="2017-01-05T18:05:00Z"/>
          <w:rFonts w:asciiTheme="majorBidi" w:hAnsiTheme="majorBidi" w:cstheme="majorBidi"/>
          <w:b/>
          <w:bCs/>
          <w:color w:val="auto"/>
          <w:sz w:val="22"/>
        </w:rPr>
      </w:pPr>
    </w:p>
    <w:p w14:paraId="236AA5BA" w14:textId="1C159249" w:rsidR="00294ED7" w:rsidRPr="0094686A" w:rsidRDefault="00294ED7" w:rsidP="00A24E63">
      <w:pPr>
        <w:spacing w:after="120" w:line="240" w:lineRule="auto"/>
        <w:ind w:left="0" w:right="0" w:firstLine="0"/>
        <w:jc w:val="left"/>
        <w:textAlignment w:val="baseline"/>
        <w:rPr>
          <w:del w:id="807" w:author="hp" w:date="2017-01-05T18:05:00Z"/>
          <w:rFonts w:asciiTheme="majorBidi" w:hAnsiTheme="majorBidi" w:cstheme="majorBidi"/>
          <w:b/>
          <w:bCs/>
          <w:color w:val="auto"/>
          <w:sz w:val="22"/>
        </w:rPr>
      </w:pPr>
    </w:p>
    <w:p w14:paraId="0299BDBC" w14:textId="77777777" w:rsidR="00294ED7" w:rsidRPr="0094686A" w:rsidRDefault="00294ED7" w:rsidP="00A24E63">
      <w:pPr>
        <w:spacing w:after="120" w:line="240" w:lineRule="auto"/>
        <w:ind w:left="0" w:right="0" w:firstLine="0"/>
        <w:jc w:val="left"/>
        <w:textAlignment w:val="baseline"/>
        <w:rPr>
          <w:del w:id="808" w:author="hp" w:date="2017-01-05T18:05:00Z"/>
          <w:rFonts w:asciiTheme="majorBidi" w:hAnsiTheme="majorBidi" w:cstheme="majorBidi"/>
          <w:b/>
          <w:bCs/>
          <w:color w:val="auto"/>
          <w:sz w:val="22"/>
        </w:rPr>
      </w:pPr>
    </w:p>
    <w:p w14:paraId="120EE292" w14:textId="22480974" w:rsidR="00877972" w:rsidRPr="0094686A" w:rsidRDefault="00877972" w:rsidP="00A24E63">
      <w:pPr>
        <w:spacing w:after="120" w:line="240" w:lineRule="auto"/>
        <w:ind w:left="0" w:right="0" w:firstLine="0"/>
        <w:jc w:val="left"/>
        <w:textAlignment w:val="baseline"/>
        <w:rPr>
          <w:del w:id="809" w:author="hp" w:date="2017-01-05T18:05:00Z"/>
          <w:rFonts w:asciiTheme="majorBidi" w:hAnsiTheme="majorBidi" w:cstheme="majorBidi"/>
          <w:b/>
          <w:bCs/>
          <w:color w:val="auto"/>
          <w:sz w:val="22"/>
        </w:rPr>
      </w:pPr>
    </w:p>
    <w:p w14:paraId="409F621C" w14:textId="28EA5866" w:rsidR="00877972" w:rsidRPr="0094686A" w:rsidRDefault="00877972" w:rsidP="00A24E63">
      <w:pPr>
        <w:spacing w:after="120" w:line="240" w:lineRule="auto"/>
        <w:ind w:left="0" w:right="0" w:firstLine="0"/>
        <w:jc w:val="left"/>
        <w:textAlignment w:val="baseline"/>
        <w:rPr>
          <w:del w:id="810" w:author="hp" w:date="2017-01-05T18:05:00Z"/>
          <w:rFonts w:asciiTheme="majorBidi" w:hAnsiTheme="majorBidi" w:cstheme="majorBidi"/>
          <w:b/>
          <w:bCs/>
          <w:color w:val="auto"/>
          <w:sz w:val="22"/>
        </w:rPr>
      </w:pPr>
    </w:p>
    <w:p w14:paraId="414E1C0E" w14:textId="171E93AE" w:rsidR="00877972" w:rsidRPr="0094686A" w:rsidRDefault="00877972" w:rsidP="00A24E63">
      <w:pPr>
        <w:spacing w:after="120" w:line="240" w:lineRule="auto"/>
        <w:ind w:left="0" w:right="0" w:firstLine="0"/>
        <w:jc w:val="left"/>
        <w:textAlignment w:val="baseline"/>
        <w:rPr>
          <w:del w:id="811" w:author="hp" w:date="2017-01-05T18:05:00Z"/>
          <w:rFonts w:asciiTheme="majorBidi" w:hAnsiTheme="majorBidi" w:cstheme="majorBidi"/>
          <w:b/>
          <w:bCs/>
          <w:color w:val="auto"/>
          <w:sz w:val="22"/>
        </w:rPr>
      </w:pPr>
    </w:p>
    <w:p w14:paraId="0B142586" w14:textId="2E33CB54" w:rsidR="00877972" w:rsidRPr="0094686A" w:rsidRDefault="00877972" w:rsidP="00A24E63">
      <w:pPr>
        <w:spacing w:after="120" w:line="240" w:lineRule="auto"/>
        <w:ind w:left="0" w:right="0" w:firstLine="0"/>
        <w:jc w:val="left"/>
        <w:textAlignment w:val="baseline"/>
        <w:rPr>
          <w:del w:id="812" w:author="hp" w:date="2017-01-05T18:05:00Z"/>
          <w:rFonts w:asciiTheme="majorBidi" w:hAnsiTheme="majorBidi" w:cstheme="majorBidi"/>
          <w:b/>
          <w:bCs/>
          <w:color w:val="auto"/>
          <w:sz w:val="22"/>
        </w:rPr>
      </w:pPr>
    </w:p>
    <w:p w14:paraId="140C0EEA" w14:textId="77777777" w:rsidR="00877972" w:rsidRPr="0094686A" w:rsidRDefault="00877972" w:rsidP="00A24E63">
      <w:pPr>
        <w:spacing w:after="120" w:line="240" w:lineRule="auto"/>
        <w:ind w:left="0" w:right="0" w:firstLine="0"/>
        <w:jc w:val="left"/>
        <w:textAlignment w:val="baseline"/>
        <w:rPr>
          <w:del w:id="813" w:author="hp" w:date="2017-01-05T18:05:00Z"/>
          <w:rFonts w:asciiTheme="majorBidi" w:hAnsiTheme="majorBidi" w:cstheme="majorBidi"/>
          <w:color w:val="auto"/>
          <w:sz w:val="22"/>
        </w:rPr>
      </w:pPr>
    </w:p>
    <w:tbl>
      <w:tblPr>
        <w:tblStyle w:val="TableGrid0"/>
        <w:tblW w:w="0" w:type="auto"/>
        <w:tblInd w:w="720" w:type="dxa"/>
        <w:tblLook w:val="04A0" w:firstRow="1" w:lastRow="0" w:firstColumn="1" w:lastColumn="0" w:noHBand="0" w:noVBand="1"/>
      </w:tblPr>
      <w:tblGrid>
        <w:gridCol w:w="3216"/>
      </w:tblGrid>
      <w:tr w:rsidR="000E194D" w:rsidRPr="0094686A" w14:paraId="0B390848" w14:textId="77777777" w:rsidTr="00CC21F3">
        <w:trPr>
          <w:del w:id="814" w:author="hp" w:date="2017-01-05T18:05:00Z"/>
        </w:trPr>
        <w:tc>
          <w:tcPr>
            <w:tcW w:w="3216" w:type="dxa"/>
          </w:tcPr>
          <w:p w14:paraId="706FC72D" w14:textId="27261782" w:rsidR="000E194D" w:rsidRPr="0094686A" w:rsidRDefault="000E194D" w:rsidP="00A24E63">
            <w:pPr>
              <w:spacing w:after="120" w:line="240" w:lineRule="auto"/>
              <w:ind w:left="0" w:right="0" w:firstLine="0"/>
              <w:jc w:val="left"/>
              <w:textAlignment w:val="baseline"/>
              <w:rPr>
                <w:del w:id="815" w:author="hp" w:date="2017-01-05T18:05:00Z"/>
                <w:rFonts w:asciiTheme="majorBidi" w:hAnsiTheme="majorBidi" w:cstheme="majorBidi"/>
                <w:color w:val="0000FF"/>
                <w:sz w:val="22"/>
              </w:rPr>
            </w:pPr>
          </w:p>
        </w:tc>
      </w:tr>
      <w:tr w:rsidR="000E194D" w:rsidRPr="0094686A" w14:paraId="5035DD2E" w14:textId="77777777" w:rsidTr="00CC21F3">
        <w:trPr>
          <w:trHeight w:val="70"/>
          <w:del w:id="816" w:author="hp" w:date="2017-01-05T18:05:00Z"/>
        </w:trPr>
        <w:tc>
          <w:tcPr>
            <w:tcW w:w="3216" w:type="dxa"/>
          </w:tcPr>
          <w:p w14:paraId="25FF5A3F" w14:textId="6F37CD6B" w:rsidR="000E194D" w:rsidRPr="0094686A" w:rsidRDefault="000E194D" w:rsidP="00A24E63">
            <w:pPr>
              <w:spacing w:after="120" w:line="240" w:lineRule="auto"/>
              <w:ind w:left="0" w:right="0" w:firstLine="0"/>
              <w:jc w:val="center"/>
              <w:textAlignment w:val="baseline"/>
              <w:rPr>
                <w:del w:id="817" w:author="hp" w:date="2017-01-05T18:05:00Z"/>
                <w:rFonts w:asciiTheme="majorBidi" w:hAnsiTheme="majorBidi" w:cstheme="majorBidi"/>
                <w:color w:val="0000FF"/>
                <w:sz w:val="22"/>
              </w:rPr>
            </w:pPr>
            <w:del w:id="818" w:author="hp" w:date="2017-01-05T18:05:00Z">
              <w:r w:rsidRPr="0094686A">
                <w:rPr>
                  <w:rFonts w:asciiTheme="majorBidi" w:hAnsiTheme="majorBidi" w:cstheme="majorBidi"/>
                  <w:color w:val="auto"/>
                  <w:sz w:val="22"/>
                </w:rPr>
                <w:delText>Fig. 1:</w:delText>
              </w:r>
            </w:del>
          </w:p>
        </w:tc>
      </w:tr>
    </w:tbl>
    <w:p w14:paraId="2A5A9AD9" w14:textId="186175E4" w:rsidR="00AC1FEB" w:rsidRPr="0094686A" w:rsidRDefault="00AC1FEB" w:rsidP="00A24E63">
      <w:pPr>
        <w:spacing w:after="120" w:line="240" w:lineRule="auto"/>
        <w:ind w:left="0" w:right="0" w:firstLine="0"/>
        <w:jc w:val="left"/>
        <w:textAlignment w:val="baseline"/>
        <w:rPr>
          <w:del w:id="819" w:author="hp" w:date="2017-01-05T18:05:00Z"/>
          <w:rFonts w:asciiTheme="majorBidi" w:hAnsiTheme="majorBidi" w:cstheme="majorBidi"/>
          <w:b/>
          <w:bCs/>
          <w:color w:val="auto"/>
          <w:sz w:val="22"/>
        </w:rPr>
      </w:pPr>
      <w:commentRangeStart w:id="820"/>
      <w:del w:id="821" w:author="hp" w:date="2017-01-05T18:05:00Z">
        <w:r w:rsidRPr="0094686A">
          <w:rPr>
            <w:rFonts w:asciiTheme="majorBidi" w:hAnsiTheme="majorBidi" w:cstheme="majorBidi"/>
            <w:b/>
            <w:bCs/>
            <w:color w:val="auto"/>
            <w:sz w:val="22"/>
          </w:rPr>
          <w:delText>B</w:delText>
        </w:r>
        <w:r w:rsidR="001B35DE" w:rsidRPr="0094686A">
          <w:rPr>
            <w:rFonts w:asciiTheme="majorBidi" w:hAnsiTheme="majorBidi" w:cstheme="majorBidi"/>
            <w:b/>
            <w:bCs/>
            <w:color w:val="auto"/>
            <w:sz w:val="22"/>
          </w:rPr>
          <w:delText>ack-end</w:delText>
        </w:r>
        <w:r w:rsidRPr="0094686A">
          <w:rPr>
            <w:rFonts w:asciiTheme="majorBidi" w:hAnsiTheme="majorBidi" w:cstheme="majorBidi"/>
            <w:b/>
            <w:bCs/>
            <w:color w:val="auto"/>
            <w:sz w:val="22"/>
          </w:rPr>
          <w:delText xml:space="preserve">: </w:delText>
        </w:r>
      </w:del>
    </w:p>
    <w:p w14:paraId="6DF46047" w14:textId="4FFE8675" w:rsidR="001B35DE" w:rsidRPr="0094686A" w:rsidRDefault="001B35DE" w:rsidP="00A24E63">
      <w:pPr>
        <w:spacing w:after="120" w:line="240" w:lineRule="auto"/>
        <w:ind w:left="0" w:right="0" w:firstLine="0"/>
        <w:jc w:val="left"/>
        <w:textAlignment w:val="baseline"/>
        <w:rPr>
          <w:del w:id="822" w:author="hp" w:date="2017-01-05T18:05:00Z"/>
          <w:rFonts w:asciiTheme="majorBidi" w:hAnsiTheme="majorBidi" w:cstheme="majorBidi"/>
          <w:b/>
          <w:bCs/>
          <w:color w:val="auto"/>
          <w:sz w:val="22"/>
        </w:rPr>
      </w:pPr>
      <w:del w:id="823" w:author="hp" w:date="2017-01-05T18:05:00Z">
        <w:r w:rsidRPr="0094686A">
          <w:rPr>
            <w:rFonts w:asciiTheme="majorBidi" w:hAnsiTheme="majorBidi" w:cstheme="majorBidi"/>
            <w:b/>
            <w:bCs/>
            <w:color w:val="auto"/>
            <w:sz w:val="22"/>
          </w:rPr>
          <w:delText xml:space="preserve"> If &lt; Screen, defaultval=OFF &gt; </w:delText>
        </w:r>
      </w:del>
    </w:p>
    <w:p w14:paraId="38608133" w14:textId="0E6FD026" w:rsidR="001B35DE" w:rsidRPr="0094686A" w:rsidRDefault="001B35DE" w:rsidP="00A24E63">
      <w:pPr>
        <w:spacing w:after="120" w:line="240" w:lineRule="auto"/>
        <w:ind w:left="0" w:right="0" w:firstLine="0"/>
        <w:jc w:val="left"/>
        <w:textAlignment w:val="baseline"/>
        <w:rPr>
          <w:del w:id="824" w:author="hp" w:date="2017-01-05T18:05:00Z"/>
          <w:rFonts w:asciiTheme="majorBidi" w:hAnsiTheme="majorBidi" w:cstheme="majorBidi"/>
          <w:b/>
          <w:bCs/>
          <w:color w:val="auto"/>
          <w:sz w:val="22"/>
        </w:rPr>
      </w:pPr>
      <w:del w:id="825" w:author="hp" w:date="2017-01-05T18:05:00Z">
        <w:r w:rsidRPr="0094686A">
          <w:rPr>
            <w:rFonts w:asciiTheme="majorBidi" w:hAnsiTheme="majorBidi" w:cstheme="majorBidi"/>
            <w:b/>
            <w:bCs/>
            <w:color w:val="auto"/>
            <w:sz w:val="22"/>
          </w:rPr>
          <w:delText xml:space="preserve">   &lt; Screen, ON&gt;</w:delText>
        </w:r>
      </w:del>
    </w:p>
    <w:p w14:paraId="7684C599" w14:textId="4A714D2D" w:rsidR="001B35DE" w:rsidRPr="0094686A" w:rsidRDefault="001B35DE" w:rsidP="00A24E63">
      <w:pPr>
        <w:spacing w:after="120" w:line="240" w:lineRule="auto"/>
        <w:ind w:left="0" w:right="0" w:firstLine="0"/>
        <w:jc w:val="left"/>
        <w:textAlignment w:val="baseline"/>
        <w:rPr>
          <w:del w:id="826" w:author="hp" w:date="2017-01-05T18:05:00Z"/>
          <w:rFonts w:asciiTheme="majorBidi" w:hAnsiTheme="majorBidi" w:cstheme="majorBidi"/>
          <w:b/>
          <w:bCs/>
          <w:color w:val="auto"/>
          <w:sz w:val="22"/>
        </w:rPr>
      </w:pPr>
      <w:del w:id="827" w:author="hp" w:date="2017-01-05T18:05:00Z">
        <w:r w:rsidRPr="0094686A">
          <w:rPr>
            <w:rFonts w:asciiTheme="majorBidi" w:hAnsiTheme="majorBidi" w:cstheme="majorBidi"/>
            <w:b/>
            <w:bCs/>
            <w:color w:val="auto"/>
            <w:sz w:val="22"/>
          </w:rPr>
          <w:delText>Else if &lt; screen, ON&gt;</w:delText>
        </w:r>
      </w:del>
    </w:p>
    <w:p w14:paraId="1A418F54" w14:textId="6118AC79" w:rsidR="001B35DE" w:rsidRPr="0094686A" w:rsidRDefault="001B35DE" w:rsidP="00A24E63">
      <w:pPr>
        <w:spacing w:after="120" w:line="240" w:lineRule="auto"/>
        <w:ind w:left="0" w:right="0" w:firstLine="0"/>
        <w:jc w:val="left"/>
        <w:textAlignment w:val="baseline"/>
        <w:rPr>
          <w:del w:id="828" w:author="hp" w:date="2017-01-05T18:05:00Z"/>
          <w:rFonts w:asciiTheme="majorBidi" w:hAnsiTheme="majorBidi" w:cstheme="majorBidi"/>
          <w:b/>
          <w:bCs/>
          <w:color w:val="auto"/>
          <w:sz w:val="22"/>
        </w:rPr>
      </w:pPr>
      <w:del w:id="829" w:author="hp" w:date="2017-01-05T18:05:00Z">
        <w:r w:rsidRPr="0094686A">
          <w:rPr>
            <w:rFonts w:asciiTheme="majorBidi" w:hAnsiTheme="majorBidi" w:cstheme="majorBidi"/>
            <w:b/>
            <w:bCs/>
            <w:color w:val="auto"/>
            <w:sz w:val="22"/>
          </w:rPr>
          <w:delText xml:space="preserve">    &lt;Screen, OFF&gt;</w:delText>
        </w:r>
      </w:del>
    </w:p>
    <w:p w14:paraId="0054A42A" w14:textId="447B48D7" w:rsidR="001B35DE" w:rsidRPr="0094686A" w:rsidRDefault="001B35DE" w:rsidP="00A24E63">
      <w:pPr>
        <w:spacing w:after="120" w:line="240" w:lineRule="auto"/>
        <w:ind w:left="0" w:right="0" w:firstLine="0"/>
        <w:jc w:val="left"/>
        <w:textAlignment w:val="baseline"/>
        <w:rPr>
          <w:del w:id="830" w:author="hp" w:date="2017-01-05T18:05:00Z"/>
          <w:rFonts w:asciiTheme="majorBidi" w:hAnsiTheme="majorBidi" w:cstheme="majorBidi"/>
          <w:b/>
          <w:bCs/>
          <w:color w:val="auto"/>
          <w:sz w:val="22"/>
        </w:rPr>
      </w:pPr>
      <w:del w:id="831" w:author="hp" w:date="2017-01-05T18:05:00Z">
        <w:r w:rsidRPr="0094686A">
          <w:rPr>
            <w:rFonts w:asciiTheme="majorBidi" w:hAnsiTheme="majorBidi" w:cstheme="majorBidi"/>
            <w:b/>
            <w:bCs/>
            <w:color w:val="auto"/>
            <w:sz w:val="22"/>
          </w:rPr>
          <w:delText>Else if &lt; screen, OFF&gt;</w:delText>
        </w:r>
      </w:del>
    </w:p>
    <w:p w14:paraId="4A2A99DA" w14:textId="40F4D55C" w:rsidR="001B35DE" w:rsidRPr="0094686A" w:rsidRDefault="001B35DE" w:rsidP="00A24E63">
      <w:pPr>
        <w:spacing w:after="120" w:line="240" w:lineRule="auto"/>
        <w:ind w:left="0" w:right="0" w:firstLine="0"/>
        <w:jc w:val="left"/>
        <w:textAlignment w:val="baseline"/>
        <w:rPr>
          <w:del w:id="832" w:author="hp" w:date="2017-01-05T18:05:00Z"/>
          <w:rFonts w:asciiTheme="majorBidi" w:hAnsiTheme="majorBidi" w:cstheme="majorBidi"/>
          <w:b/>
          <w:bCs/>
          <w:color w:val="auto"/>
          <w:sz w:val="22"/>
        </w:rPr>
      </w:pPr>
      <w:del w:id="833" w:author="hp" w:date="2017-01-05T18:05:00Z">
        <w:r w:rsidRPr="0094686A">
          <w:rPr>
            <w:rFonts w:asciiTheme="majorBidi" w:hAnsiTheme="majorBidi" w:cstheme="majorBidi"/>
            <w:b/>
            <w:bCs/>
            <w:color w:val="auto"/>
            <w:sz w:val="22"/>
          </w:rPr>
          <w:delText xml:space="preserve">    &lt;Screen, ON &gt;</w:delText>
        </w:r>
        <w:commentRangeEnd w:id="820"/>
        <w:r w:rsidR="00644172" w:rsidRPr="0094686A">
          <w:rPr>
            <w:rStyle w:val="CommentReference"/>
            <w:rFonts w:asciiTheme="majorBidi" w:hAnsiTheme="majorBidi" w:cstheme="majorBidi"/>
            <w:sz w:val="22"/>
            <w:szCs w:val="22"/>
          </w:rPr>
          <w:commentReference w:id="820"/>
        </w:r>
      </w:del>
    </w:p>
    <w:p w14:paraId="3BDCF9DF" w14:textId="77777777" w:rsidR="001B35DE" w:rsidRPr="0094686A" w:rsidRDefault="001B35DE" w:rsidP="00A24E63">
      <w:pPr>
        <w:spacing w:after="120" w:line="240" w:lineRule="auto"/>
        <w:ind w:left="0" w:right="0" w:firstLine="0"/>
        <w:jc w:val="left"/>
        <w:textAlignment w:val="baseline"/>
        <w:rPr>
          <w:del w:id="834" w:author="hp" w:date="2017-01-05T18:05:00Z"/>
          <w:rFonts w:asciiTheme="majorBidi" w:hAnsiTheme="majorBidi" w:cstheme="majorBidi"/>
          <w:b/>
          <w:bCs/>
          <w:color w:val="auto"/>
          <w:sz w:val="22"/>
        </w:rPr>
      </w:pPr>
    </w:p>
    <w:p w14:paraId="20D4CE86" w14:textId="77777777" w:rsidR="001B35DE" w:rsidRPr="0094686A" w:rsidRDefault="001B35DE" w:rsidP="00A24E63">
      <w:pPr>
        <w:spacing w:after="120" w:line="240" w:lineRule="auto"/>
        <w:ind w:left="0" w:right="0" w:firstLine="0"/>
        <w:jc w:val="left"/>
        <w:textAlignment w:val="baseline"/>
        <w:rPr>
          <w:del w:id="835" w:author="hp" w:date="2017-01-05T18:05:00Z"/>
          <w:rFonts w:asciiTheme="majorBidi" w:hAnsiTheme="majorBidi" w:cstheme="majorBidi"/>
          <w:b/>
          <w:bCs/>
          <w:color w:val="auto"/>
          <w:sz w:val="22"/>
        </w:rPr>
      </w:pPr>
    </w:p>
    <w:p w14:paraId="6BC950C6" w14:textId="585CADCF" w:rsidR="00AC1FEB" w:rsidRPr="0094686A" w:rsidRDefault="00AC1FEB" w:rsidP="00A24E63">
      <w:pPr>
        <w:spacing w:after="120" w:line="240" w:lineRule="auto"/>
        <w:ind w:left="0" w:right="0" w:firstLine="0"/>
        <w:jc w:val="left"/>
        <w:textAlignment w:val="baseline"/>
        <w:rPr>
          <w:del w:id="836" w:author="hp" w:date="2017-01-05T18:05:00Z"/>
          <w:rFonts w:asciiTheme="majorBidi" w:hAnsiTheme="majorBidi" w:cstheme="majorBidi"/>
          <w:color w:val="0000FF"/>
          <w:sz w:val="22"/>
        </w:rPr>
      </w:pPr>
    </w:p>
    <w:p w14:paraId="0206A69A" w14:textId="77777777" w:rsidR="002B2C36" w:rsidRPr="0094686A" w:rsidRDefault="002B2C36" w:rsidP="00A24E63">
      <w:pPr>
        <w:spacing w:after="120" w:line="240" w:lineRule="auto"/>
        <w:ind w:left="0" w:right="0" w:firstLine="0"/>
        <w:jc w:val="left"/>
        <w:textAlignment w:val="baseline"/>
        <w:rPr>
          <w:del w:id="837" w:author="hp" w:date="2017-01-05T18:05:00Z"/>
          <w:rFonts w:asciiTheme="majorBidi" w:hAnsiTheme="majorBidi" w:cstheme="majorBidi"/>
          <w:color w:val="auto"/>
          <w:sz w:val="22"/>
        </w:rPr>
      </w:pPr>
    </w:p>
    <w:p w14:paraId="6EDD648C" w14:textId="74A08ADB" w:rsidR="00B40032" w:rsidRPr="0094686A" w:rsidRDefault="00CF7775" w:rsidP="00A24E63">
      <w:pPr>
        <w:numPr>
          <w:ilvl w:val="0"/>
          <w:numId w:val="30"/>
        </w:numPr>
        <w:spacing w:after="120" w:line="240" w:lineRule="auto"/>
        <w:ind w:left="0" w:right="0"/>
        <w:jc w:val="left"/>
        <w:textAlignment w:val="baseline"/>
        <w:rPr>
          <w:del w:id="838" w:author="hp" w:date="2017-01-05T18:05:00Z"/>
          <w:rFonts w:asciiTheme="majorBidi" w:hAnsiTheme="majorBidi" w:cstheme="majorBidi"/>
          <w:color w:val="auto"/>
          <w:sz w:val="22"/>
        </w:rPr>
      </w:pPr>
      <w:del w:id="839" w:author="hp" w:date="2017-01-05T18:05:00Z">
        <w:r w:rsidRPr="0094686A">
          <w:rPr>
            <w:rFonts w:asciiTheme="majorBidi" w:hAnsiTheme="majorBidi" w:cstheme="majorBidi"/>
            <w:b/>
            <w:bCs/>
            <w:color w:val="auto"/>
            <w:sz w:val="22"/>
          </w:rPr>
          <w:delText>List</w:delText>
        </w:r>
        <w:r w:rsidRPr="0094686A">
          <w:rPr>
            <w:rFonts w:asciiTheme="majorBidi" w:hAnsiTheme="majorBidi" w:cstheme="majorBidi"/>
            <w:color w:val="auto"/>
            <w:sz w:val="22"/>
          </w:rPr>
          <w:delText>:</w:delText>
        </w:r>
        <w:r w:rsidR="00B40032" w:rsidRPr="0094686A">
          <w:rPr>
            <w:rFonts w:asciiTheme="majorBidi" w:hAnsiTheme="majorBidi" w:cstheme="majorBidi"/>
            <w:color w:val="auto"/>
            <w:sz w:val="22"/>
          </w:rPr>
          <w:delText xml:space="preserve"> if the user knows the parameters </w:delText>
        </w:r>
        <w:r w:rsidR="005E7477" w:rsidRPr="0094686A">
          <w:rPr>
            <w:rFonts w:asciiTheme="majorBidi" w:hAnsiTheme="majorBidi" w:cstheme="majorBidi"/>
            <w:color w:val="auto"/>
            <w:sz w:val="22"/>
          </w:rPr>
          <w:delText xml:space="preserve">she/he </w:delText>
        </w:r>
        <w:r w:rsidR="00B40032" w:rsidRPr="0094686A">
          <w:rPr>
            <w:rFonts w:asciiTheme="majorBidi" w:hAnsiTheme="majorBidi" w:cstheme="majorBidi"/>
            <w:color w:val="auto"/>
            <w:sz w:val="22"/>
          </w:rPr>
          <w:delText xml:space="preserve">can add them as a </w:delText>
        </w:r>
        <w:r w:rsidRPr="0094686A">
          <w:rPr>
            <w:rFonts w:asciiTheme="majorBidi" w:hAnsiTheme="majorBidi" w:cstheme="majorBidi"/>
            <w:color w:val="auto"/>
            <w:sz w:val="22"/>
          </w:rPr>
          <w:delText>list, so</w:delText>
        </w:r>
        <w:r w:rsidR="00B40032" w:rsidRPr="0094686A">
          <w:rPr>
            <w:rFonts w:asciiTheme="majorBidi" w:hAnsiTheme="majorBidi" w:cstheme="majorBidi"/>
            <w:color w:val="auto"/>
            <w:sz w:val="22"/>
          </w:rPr>
          <w:delText xml:space="preserve"> we specified a</w:delText>
        </w:r>
        <w:r w:rsidR="00B40032" w:rsidRPr="0094686A">
          <w:rPr>
            <w:rFonts w:asciiTheme="majorBidi" w:hAnsiTheme="majorBidi" w:cstheme="majorBidi"/>
            <w:color w:val="auto"/>
            <w:sz w:val="22"/>
            <w:shd w:val="clear" w:color="auto" w:fill="FFFFFF"/>
          </w:rPr>
          <w:delText xml:space="preserve"> field for </w:delText>
        </w:r>
        <w:r w:rsidRPr="0094686A">
          <w:rPr>
            <w:rFonts w:asciiTheme="majorBidi" w:hAnsiTheme="majorBidi" w:cstheme="majorBidi"/>
            <w:color w:val="auto"/>
            <w:sz w:val="22"/>
            <w:shd w:val="clear" w:color="auto" w:fill="FFFFFF"/>
          </w:rPr>
          <w:delText>name,</w:delText>
        </w:r>
        <w:r w:rsidR="00B40032" w:rsidRPr="0094686A">
          <w:rPr>
            <w:rFonts w:asciiTheme="majorBidi" w:hAnsiTheme="majorBidi" w:cstheme="majorBidi"/>
            <w:color w:val="auto"/>
            <w:sz w:val="22"/>
            <w:shd w:val="clear" w:color="auto" w:fill="FFFFFF"/>
          </w:rPr>
          <w:delText xml:space="preserve"> values and a list for default values.</w:delText>
        </w:r>
      </w:del>
    </w:p>
    <w:p w14:paraId="4DFBE8AC" w14:textId="0B835D68" w:rsidR="00294ED7" w:rsidRPr="0094686A" w:rsidRDefault="00294ED7" w:rsidP="00A24E63">
      <w:pPr>
        <w:spacing w:after="120" w:line="240" w:lineRule="auto"/>
        <w:ind w:left="0" w:right="0"/>
        <w:jc w:val="left"/>
        <w:textAlignment w:val="baseline"/>
        <w:rPr>
          <w:del w:id="840" w:author="hp" w:date="2017-01-05T18:05:00Z"/>
          <w:rFonts w:asciiTheme="majorBidi" w:hAnsiTheme="majorBidi" w:cstheme="majorBidi"/>
          <w:color w:val="auto"/>
          <w:sz w:val="22"/>
        </w:rPr>
      </w:pPr>
    </w:p>
    <w:p w14:paraId="49A3055E" w14:textId="7D53AAC9" w:rsidR="00294ED7" w:rsidRPr="0094686A" w:rsidRDefault="00644172" w:rsidP="00A24E63">
      <w:pPr>
        <w:spacing w:after="120" w:line="240" w:lineRule="auto"/>
        <w:ind w:left="0" w:right="0"/>
        <w:jc w:val="left"/>
        <w:textAlignment w:val="baseline"/>
        <w:rPr>
          <w:del w:id="841" w:author="hp" w:date="2017-01-05T18:05:00Z"/>
          <w:rFonts w:asciiTheme="majorBidi" w:hAnsiTheme="majorBidi" w:cstheme="majorBidi"/>
          <w:color w:val="auto"/>
          <w:sz w:val="22"/>
        </w:rPr>
      </w:pPr>
      <w:commentRangeStart w:id="842"/>
      <w:del w:id="843" w:author="hp" w:date="2017-01-05T18:05:00Z">
        <w:r w:rsidRPr="0094686A">
          <w:rPr>
            <w:rFonts w:asciiTheme="majorBidi" w:hAnsiTheme="majorBidi" w:cstheme="majorBidi"/>
            <w:color w:val="auto"/>
            <w:sz w:val="22"/>
          </w:rPr>
          <w:delText xml:space="preserve"> </w:delText>
        </w:r>
        <w:commentRangeEnd w:id="842"/>
        <w:r w:rsidRPr="0094686A">
          <w:rPr>
            <w:rStyle w:val="CommentReference"/>
            <w:rFonts w:asciiTheme="majorBidi" w:hAnsiTheme="majorBidi" w:cstheme="majorBidi"/>
            <w:sz w:val="22"/>
            <w:szCs w:val="22"/>
          </w:rPr>
          <w:commentReference w:id="842"/>
        </w:r>
      </w:del>
    </w:p>
    <w:tbl>
      <w:tblPr>
        <w:tblStyle w:val="TableGrid0"/>
        <w:tblW w:w="0" w:type="auto"/>
        <w:tblInd w:w="720" w:type="dxa"/>
        <w:tblLook w:val="04A0" w:firstRow="1" w:lastRow="0" w:firstColumn="1" w:lastColumn="0" w:noHBand="0" w:noVBand="1"/>
      </w:tblPr>
      <w:tblGrid>
        <w:gridCol w:w="4510"/>
        <w:gridCol w:w="3824"/>
      </w:tblGrid>
      <w:tr w:rsidR="00294ED7" w:rsidRPr="0094686A" w14:paraId="6FD13E5C" w14:textId="0D3A077A" w:rsidTr="00294ED7">
        <w:trPr>
          <w:del w:id="844" w:author="hp" w:date="2017-01-05T18:05:00Z"/>
        </w:trPr>
        <w:tc>
          <w:tcPr>
            <w:tcW w:w="4522" w:type="dxa"/>
          </w:tcPr>
          <w:p w14:paraId="5AAB11A8" w14:textId="29F4B594" w:rsidR="00294ED7" w:rsidRPr="0094686A" w:rsidRDefault="00294ED7" w:rsidP="00A24E63">
            <w:pPr>
              <w:spacing w:after="120" w:line="240" w:lineRule="auto"/>
              <w:ind w:left="0" w:right="0" w:firstLine="0"/>
              <w:jc w:val="left"/>
              <w:textAlignment w:val="baseline"/>
              <w:rPr>
                <w:del w:id="845" w:author="hp" w:date="2017-01-05T18:05:00Z"/>
                <w:rFonts w:asciiTheme="majorBidi" w:hAnsiTheme="majorBidi" w:cstheme="majorBidi"/>
                <w:color w:val="0000FF"/>
                <w:sz w:val="22"/>
              </w:rPr>
            </w:pPr>
            <w:del w:id="846" w:author="hp" w:date="2017-01-05T18:05:00Z">
              <w:r w:rsidRPr="0094686A">
                <w:rPr>
                  <w:rFonts w:asciiTheme="majorBidi" w:hAnsiTheme="majorBidi" w:cstheme="majorBidi"/>
                  <w:sz w:val="22"/>
                </w:rPr>
                <w:object w:dxaOrig="5025" w:dyaOrig="4110" w14:anchorId="14FB482D">
                  <v:shape id="_x0000_i1234" type="#_x0000_t75" style="width:209.3pt;height:204.3pt" o:ole="">
                    <v:imagedata r:id="rId30" o:title=""/>
                  </v:shape>
                  <o:OLEObject Type="Embed" ProgID="PBrush" ShapeID="_x0000_i1234" DrawAspect="Content" ObjectID="_1545287218" r:id="rId31"/>
                </w:object>
              </w:r>
            </w:del>
          </w:p>
        </w:tc>
        <w:tc>
          <w:tcPr>
            <w:tcW w:w="4038" w:type="dxa"/>
          </w:tcPr>
          <w:p w14:paraId="063D9197" w14:textId="77777777" w:rsidR="00294ED7" w:rsidRPr="0094686A" w:rsidRDefault="00294ED7" w:rsidP="00A24E63">
            <w:pPr>
              <w:spacing w:after="120" w:line="240" w:lineRule="auto"/>
              <w:ind w:left="0" w:right="0" w:firstLine="0"/>
              <w:jc w:val="left"/>
              <w:textAlignment w:val="baseline"/>
              <w:rPr>
                <w:del w:id="847" w:author="hp" w:date="2017-01-05T18:05:00Z"/>
                <w:rFonts w:asciiTheme="majorBidi" w:hAnsiTheme="majorBidi" w:cstheme="majorBidi"/>
                <w:sz w:val="22"/>
              </w:rPr>
            </w:pPr>
          </w:p>
        </w:tc>
      </w:tr>
      <w:tr w:rsidR="00B41FDE" w:rsidRPr="0094686A" w14:paraId="7144D2CE" w14:textId="0306FF2A" w:rsidTr="00B41FDE">
        <w:trPr>
          <w:trHeight w:val="273"/>
          <w:del w:id="848" w:author="hp" w:date="2017-01-05T18:05:00Z"/>
        </w:trPr>
        <w:tc>
          <w:tcPr>
            <w:tcW w:w="4522" w:type="dxa"/>
          </w:tcPr>
          <w:p w14:paraId="49523194" w14:textId="30E90A44" w:rsidR="00B41FDE" w:rsidRPr="0094686A" w:rsidRDefault="00B41FDE" w:rsidP="00A24E63">
            <w:pPr>
              <w:spacing w:after="120" w:line="240" w:lineRule="auto"/>
              <w:ind w:left="0" w:right="0" w:firstLine="0"/>
              <w:jc w:val="center"/>
              <w:textAlignment w:val="baseline"/>
              <w:rPr>
                <w:del w:id="849" w:author="hp" w:date="2017-01-05T18:05:00Z"/>
                <w:rFonts w:asciiTheme="majorBidi" w:hAnsiTheme="majorBidi" w:cstheme="majorBidi"/>
                <w:color w:val="0000FF"/>
                <w:sz w:val="22"/>
              </w:rPr>
            </w:pPr>
            <w:commentRangeStart w:id="850"/>
            <w:del w:id="851" w:author="hp" w:date="2017-01-05T18:05:00Z">
              <w:r w:rsidRPr="0094686A">
                <w:rPr>
                  <w:rFonts w:asciiTheme="majorBidi" w:hAnsiTheme="majorBidi" w:cstheme="majorBidi"/>
                  <w:b/>
                  <w:bCs/>
                  <w:color w:val="auto"/>
                  <w:sz w:val="22"/>
                </w:rPr>
                <w:delText>New element design</w:delText>
              </w:r>
            </w:del>
          </w:p>
        </w:tc>
        <w:tc>
          <w:tcPr>
            <w:tcW w:w="4038" w:type="dxa"/>
          </w:tcPr>
          <w:p w14:paraId="3E778F4D" w14:textId="329A1B40" w:rsidR="00B41FDE" w:rsidRPr="0094686A" w:rsidRDefault="00B41FDE" w:rsidP="00A24E63">
            <w:pPr>
              <w:spacing w:after="120" w:line="240" w:lineRule="auto"/>
              <w:ind w:left="0" w:right="0" w:firstLine="0"/>
              <w:jc w:val="center"/>
              <w:textAlignment w:val="baseline"/>
              <w:rPr>
                <w:del w:id="852" w:author="hp" w:date="2017-01-05T18:05:00Z"/>
                <w:rFonts w:asciiTheme="majorBidi" w:hAnsiTheme="majorBidi" w:cstheme="majorBidi"/>
                <w:color w:val="auto"/>
                <w:sz w:val="22"/>
              </w:rPr>
            </w:pPr>
            <w:del w:id="853" w:author="hp" w:date="2017-01-05T18:05:00Z">
              <w:r w:rsidRPr="0094686A">
                <w:rPr>
                  <w:rFonts w:asciiTheme="majorBidi" w:hAnsiTheme="majorBidi" w:cstheme="majorBidi"/>
                  <w:b/>
                  <w:bCs/>
                  <w:color w:val="auto"/>
                  <w:sz w:val="22"/>
                </w:rPr>
                <w:delText>New GUI design</w:delText>
              </w:r>
              <w:commentRangeEnd w:id="850"/>
              <w:r w:rsidR="00644172" w:rsidRPr="0094686A">
                <w:rPr>
                  <w:rStyle w:val="CommentReference"/>
                  <w:rFonts w:asciiTheme="majorBidi" w:hAnsiTheme="majorBidi" w:cstheme="majorBidi"/>
                  <w:sz w:val="22"/>
                  <w:szCs w:val="22"/>
                </w:rPr>
                <w:commentReference w:id="850"/>
              </w:r>
            </w:del>
          </w:p>
        </w:tc>
      </w:tr>
    </w:tbl>
    <w:p w14:paraId="1C4444B4" w14:textId="77777777" w:rsidR="000E194D" w:rsidRPr="0094686A" w:rsidRDefault="000E194D" w:rsidP="00A24E63">
      <w:pPr>
        <w:spacing w:after="120" w:line="240" w:lineRule="auto"/>
        <w:ind w:left="0" w:right="0" w:firstLine="0"/>
        <w:jc w:val="left"/>
        <w:textAlignment w:val="baseline"/>
        <w:rPr>
          <w:del w:id="854" w:author="hp" w:date="2017-01-05T18:05:00Z"/>
          <w:rFonts w:asciiTheme="majorBidi" w:hAnsiTheme="majorBidi" w:cstheme="majorBidi"/>
          <w:color w:val="0000FF"/>
          <w:sz w:val="22"/>
        </w:rPr>
      </w:pPr>
    </w:p>
    <w:p w14:paraId="13B0C259" w14:textId="0F891169" w:rsidR="00CF7775" w:rsidRPr="0094686A" w:rsidRDefault="00644172" w:rsidP="00A24E63">
      <w:pPr>
        <w:spacing w:after="120" w:line="240" w:lineRule="auto"/>
        <w:ind w:left="0" w:right="0" w:firstLine="0"/>
        <w:jc w:val="left"/>
        <w:textAlignment w:val="baseline"/>
        <w:rPr>
          <w:del w:id="855" w:author="hp" w:date="2017-01-05T18:05:00Z"/>
          <w:rFonts w:asciiTheme="majorBidi" w:hAnsiTheme="majorBidi" w:cstheme="majorBidi"/>
          <w:color w:val="0000FF"/>
          <w:sz w:val="22"/>
        </w:rPr>
      </w:pPr>
      <w:del w:id="856" w:author="hp" w:date="2017-01-05T18:05:00Z">
        <w:r w:rsidRPr="0094686A">
          <w:rPr>
            <w:rStyle w:val="CommentReference"/>
            <w:rFonts w:asciiTheme="majorBidi" w:hAnsiTheme="majorBidi" w:cstheme="majorBidi"/>
            <w:sz w:val="22"/>
            <w:szCs w:val="22"/>
          </w:rPr>
          <w:commentReference w:id="857"/>
        </w:r>
        <w:r w:rsidRPr="0094686A">
          <w:rPr>
            <w:rStyle w:val="CommentReference"/>
            <w:rFonts w:asciiTheme="majorBidi" w:hAnsiTheme="majorBidi" w:cstheme="majorBidi"/>
            <w:sz w:val="22"/>
            <w:szCs w:val="22"/>
          </w:rPr>
          <w:commentReference w:id="858"/>
        </w:r>
      </w:del>
    </w:p>
    <w:tbl>
      <w:tblPr>
        <w:tblStyle w:val="TableGrid0"/>
        <w:tblW w:w="0" w:type="auto"/>
        <w:tblInd w:w="108" w:type="dxa"/>
        <w:tblLook w:val="04A0" w:firstRow="1" w:lastRow="0" w:firstColumn="1" w:lastColumn="0" w:noHBand="0" w:noVBand="1"/>
      </w:tblPr>
      <w:tblGrid>
        <w:gridCol w:w="4678"/>
        <w:gridCol w:w="4268"/>
      </w:tblGrid>
      <w:tr w:rsidR="00294ED7" w:rsidRPr="0094686A" w14:paraId="7467A70D" w14:textId="77777777" w:rsidTr="00E13EDF">
        <w:trPr>
          <w:del w:id="859" w:author="hp" w:date="2017-01-05T18:05:00Z"/>
        </w:trPr>
        <w:tc>
          <w:tcPr>
            <w:tcW w:w="4820" w:type="dxa"/>
          </w:tcPr>
          <w:p w14:paraId="4BA09B15" w14:textId="77777777" w:rsidR="00294ED7" w:rsidRPr="0094686A" w:rsidRDefault="00294ED7" w:rsidP="00A24E63">
            <w:pPr>
              <w:spacing w:after="120" w:line="240" w:lineRule="auto"/>
              <w:ind w:left="0" w:right="0" w:firstLine="0"/>
              <w:jc w:val="left"/>
              <w:textAlignment w:val="baseline"/>
              <w:rPr>
                <w:del w:id="860" w:author="hp" w:date="2017-01-05T18:05:00Z"/>
                <w:rFonts w:asciiTheme="majorBidi" w:hAnsiTheme="majorBidi" w:cstheme="majorBidi"/>
                <w:sz w:val="22"/>
              </w:rPr>
            </w:pPr>
          </w:p>
          <w:p w14:paraId="6B6A4D3B" w14:textId="77777777" w:rsidR="00294ED7" w:rsidRPr="0094686A" w:rsidRDefault="00294ED7" w:rsidP="00A24E63">
            <w:pPr>
              <w:spacing w:after="120" w:line="240" w:lineRule="auto"/>
              <w:ind w:left="0" w:right="0" w:firstLine="0"/>
              <w:jc w:val="left"/>
              <w:textAlignment w:val="baseline"/>
              <w:rPr>
                <w:del w:id="861" w:author="hp" w:date="2017-01-05T18:05:00Z"/>
                <w:rFonts w:asciiTheme="majorBidi" w:hAnsiTheme="majorBidi" w:cstheme="majorBidi"/>
                <w:sz w:val="22"/>
              </w:rPr>
            </w:pPr>
            <w:del w:id="862"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686400" behindDoc="0" locked="0" layoutInCell="1" allowOverlap="1" wp14:anchorId="3E163023" wp14:editId="5F34B5E7">
                        <wp:simplePos x="0" y="0"/>
                        <wp:positionH relativeFrom="column">
                          <wp:posOffset>909320</wp:posOffset>
                        </wp:positionH>
                        <wp:positionV relativeFrom="paragraph">
                          <wp:posOffset>31750</wp:posOffset>
                        </wp:positionV>
                        <wp:extent cx="1266825" cy="257175"/>
                        <wp:effectExtent l="0" t="0" r="28575" b="28575"/>
                        <wp:wrapNone/>
                        <wp:docPr id="28" name="Text Box 28"/>
                        <wp:cNvGraphicFramePr/>
                        <a:graphic xmlns:a="http://schemas.openxmlformats.org/drawingml/2006/main">
                          <a:graphicData uri="http://schemas.microsoft.com/office/word/2010/wordprocessingShape">
                            <wps:wsp>
                              <wps:cNvSpPr txBox="1"/>
                              <wps:spPr>
                                <a:xfrm>
                                  <a:off x="0" y="0"/>
                                  <a:ext cx="1266825" cy="257175"/>
                                </a:xfrm>
                                <a:prstGeom prst="rect">
                                  <a:avLst/>
                                </a:prstGeom>
                                <a:solidFill>
                                  <a:schemeClr val="lt1"/>
                                </a:solidFill>
                                <a:ln w="6350">
                                  <a:solidFill>
                                    <a:schemeClr val="bg1"/>
                                  </a:solidFill>
                                </a:ln>
                              </wps:spPr>
                              <wps:txbx>
                                <w:txbxContent>
                                  <w:p w14:paraId="3BD18509" w14:textId="3B673CFE" w:rsidR="00E81BBF" w:rsidRDefault="00E81BBF" w:rsidP="00294ED7">
                                    <w:pPr>
                                      <w:spacing w:line="360" w:lineRule="auto"/>
                                      <w:ind w:left="0" w:right="0" w:firstLine="0"/>
                                      <w:jc w:val="left"/>
                                      <w:rPr>
                                        <w:del w:id="863" w:author="hp" w:date="2017-01-05T18:05:00Z"/>
                                      </w:rPr>
                                    </w:pPr>
                                    <w:del w:id="864" w:author="hp" w:date="2017-01-05T18:05:00Z">
                                      <w:r>
                                        <w:delText>Go:(category=study)</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63023" id="Text Box 28" o:spid="_x0000_s1031" type="#_x0000_t202" style="position:absolute;margin-left:71.6pt;margin-top:2.5pt;width:99.75pt;height:20.2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" fillcolor="white [3201]" strokecolor="white [3212]" strokeweight=".5pt">
                        <v:textbox>
                          <w:txbxContent>
                            <w:p w14:paraId="3BD18509" w14:textId="3B673CFE" w:rsidR="00E81BBF" w:rsidRDefault="00E81BBF" w:rsidP="00294ED7">
                              <w:pPr>
                                <w:spacing w:line="360" w:lineRule="auto"/>
                                <w:ind w:left="0" w:right="0" w:firstLine="0"/>
                                <w:jc w:val="left"/>
                                <w:rPr>
                                  <w:del w:id="865" w:author="hp" w:date="2017-01-05T18:05:00Z"/>
                                </w:rPr>
                              </w:pPr>
                              <w:del w:id="866" w:author="hp" w:date="2017-01-05T18:05:00Z">
                                <w:r>
                                  <w:delText>Go:(category=study)</w:delText>
                                </w:r>
                              </w:del>
                            </w:p>
                          </w:txbxContent>
                        </v:textbox>
                      </v:shape>
                    </w:pict>
                  </mc:Fallback>
                </mc:AlternateContent>
              </w:r>
            </w:del>
          </w:p>
          <w:p w14:paraId="6821B56F" w14:textId="77777777" w:rsidR="00294ED7" w:rsidRPr="0094686A" w:rsidRDefault="00294ED7" w:rsidP="00A24E63">
            <w:pPr>
              <w:spacing w:after="120" w:line="240" w:lineRule="auto"/>
              <w:ind w:left="0" w:right="0" w:firstLine="0"/>
              <w:jc w:val="left"/>
              <w:textAlignment w:val="baseline"/>
              <w:rPr>
                <w:del w:id="867" w:author="hp" w:date="2017-01-05T18:05:00Z"/>
                <w:rFonts w:asciiTheme="majorBidi" w:hAnsiTheme="majorBidi" w:cstheme="majorBidi"/>
                <w:sz w:val="22"/>
              </w:rPr>
            </w:pPr>
            <w:del w:id="868"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680256" behindDoc="0" locked="0" layoutInCell="1" allowOverlap="1" wp14:anchorId="11A4BB50" wp14:editId="77B2A155">
                        <wp:simplePos x="0" y="0"/>
                        <wp:positionH relativeFrom="column">
                          <wp:posOffset>899795</wp:posOffset>
                        </wp:positionH>
                        <wp:positionV relativeFrom="paragraph">
                          <wp:posOffset>129539</wp:posOffset>
                        </wp:positionV>
                        <wp:extent cx="152400" cy="180975"/>
                        <wp:effectExtent l="0" t="0" r="76200" b="47625"/>
                        <wp:wrapNone/>
                        <wp:docPr id="29" name="Straight Arrow Connector 29"/>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264119" id="Straight Arrow Connector 29" o:spid="_x0000_s1026" type="#_x0000_t32" style="position:absolute;margin-left:70.85pt;margin-top:10.2pt;width:12pt;height:14.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" strokecolor="black [3200]" strokeweight=".5pt">
                        <v:stroke endarrow="block" joinstyle="miter"/>
                      </v:shape>
                    </w:pict>
                  </mc:Fallback>
                </mc:AlternateContent>
              </w:r>
            </w:del>
          </w:p>
          <w:p w14:paraId="703A5DD4" w14:textId="77777777" w:rsidR="00294ED7" w:rsidRPr="0094686A" w:rsidRDefault="00294ED7" w:rsidP="00A24E63">
            <w:pPr>
              <w:spacing w:after="120" w:line="240" w:lineRule="auto"/>
              <w:ind w:left="0" w:right="0" w:firstLine="0"/>
              <w:jc w:val="left"/>
              <w:textAlignment w:val="baseline"/>
              <w:rPr>
                <w:del w:id="869" w:author="hp" w:date="2017-01-05T18:05:00Z"/>
                <w:rFonts w:asciiTheme="majorBidi" w:hAnsiTheme="majorBidi" w:cstheme="majorBidi"/>
                <w:sz w:val="22"/>
              </w:rPr>
            </w:pPr>
            <w:del w:id="870"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677184" behindDoc="0" locked="0" layoutInCell="1" allowOverlap="1" wp14:anchorId="1AE43FB4" wp14:editId="416C9FC0">
                        <wp:simplePos x="0" y="0"/>
                        <wp:positionH relativeFrom="column">
                          <wp:posOffset>852170</wp:posOffset>
                        </wp:positionH>
                        <wp:positionV relativeFrom="paragraph">
                          <wp:posOffset>107315</wp:posOffset>
                        </wp:positionV>
                        <wp:extent cx="942975" cy="323850"/>
                        <wp:effectExtent l="0" t="0" r="28575" b="19050"/>
                        <wp:wrapNone/>
                        <wp:docPr id="30" name="Oval 30"/>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6D1930DC" w14:textId="77777777" w:rsidR="00E81BBF" w:rsidRDefault="00E81BBF" w:rsidP="00294ED7">
                                    <w:pPr>
                                      <w:spacing w:after="0" w:line="240" w:lineRule="auto"/>
                                      <w:ind w:left="0" w:right="0" w:firstLine="0"/>
                                      <w:jc w:val="left"/>
                                      <w:rPr>
                                        <w:del w:id="871" w:author="hp" w:date="2017-01-05T18:05:00Z"/>
                                      </w:rPr>
                                    </w:pPr>
                                    <w:del w:id="872" w:author="hp" w:date="2017-01-05T18:05:00Z">
                                      <w:r>
                                        <w:delText>Screen1</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E43FB4" id="Oval 30" o:spid="_x0000_s1032" style="position:absolute;margin-left:67.1pt;margin-top:8.45pt;width:74.25pt;height:25.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" fillcolor="white [3201]" strokecolor="black [3200]" strokeweight="1pt">
                        <v:stroke joinstyle="miter"/>
                        <v:textbox>
                          <w:txbxContent>
                            <w:p w14:paraId="6D1930DC" w14:textId="77777777" w:rsidR="00E81BBF" w:rsidRDefault="00E81BBF" w:rsidP="00294ED7">
                              <w:pPr>
                                <w:spacing w:after="0" w:line="240" w:lineRule="auto"/>
                                <w:ind w:left="0" w:right="0" w:firstLine="0"/>
                                <w:jc w:val="left"/>
                                <w:rPr>
                                  <w:del w:id="873" w:author="hp" w:date="2017-01-05T18:05:00Z"/>
                                </w:rPr>
                              </w:pPr>
                              <w:del w:id="874" w:author="hp" w:date="2017-01-05T18:05:00Z">
                                <w:r>
                                  <w:delText>Screen1</w:delText>
                                </w:r>
                              </w:del>
                            </w:p>
                          </w:txbxContent>
                        </v:textbox>
                      </v:oval>
                    </w:pict>
                  </mc:Fallback>
                </mc:AlternateContent>
              </w:r>
            </w:del>
          </w:p>
          <w:p w14:paraId="0A2E8D8C" w14:textId="77777777" w:rsidR="00294ED7" w:rsidRPr="0094686A" w:rsidRDefault="00294ED7" w:rsidP="00A24E63">
            <w:pPr>
              <w:spacing w:after="120" w:line="240" w:lineRule="auto"/>
              <w:ind w:left="0" w:right="0" w:firstLine="0"/>
              <w:jc w:val="left"/>
              <w:textAlignment w:val="baseline"/>
              <w:rPr>
                <w:del w:id="875" w:author="hp" w:date="2017-01-05T18:05:00Z"/>
                <w:rFonts w:asciiTheme="majorBidi" w:hAnsiTheme="majorBidi" w:cstheme="majorBidi"/>
                <w:sz w:val="22"/>
              </w:rPr>
            </w:pPr>
            <w:del w:id="876"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689472" behindDoc="0" locked="0" layoutInCell="1" allowOverlap="1" wp14:anchorId="7F396DE6" wp14:editId="593A18FF">
                        <wp:simplePos x="0" y="0"/>
                        <wp:positionH relativeFrom="column">
                          <wp:posOffset>890270</wp:posOffset>
                        </wp:positionH>
                        <wp:positionV relativeFrom="paragraph">
                          <wp:posOffset>142240</wp:posOffset>
                        </wp:positionV>
                        <wp:extent cx="314325" cy="133350"/>
                        <wp:effectExtent l="400050" t="0" r="0" b="95250"/>
                        <wp:wrapNone/>
                        <wp:docPr id="31" name="Curved Connector 31"/>
                        <wp:cNvGraphicFramePr/>
                        <a:graphic xmlns:a="http://schemas.openxmlformats.org/drawingml/2006/main">
                          <a:graphicData uri="http://schemas.microsoft.com/office/word/2010/wordprocessingShape">
                            <wps:wsp>
                              <wps:cNvCnPr/>
                              <wps:spPr>
                                <a:xfrm>
                                  <a:off x="0" y="0"/>
                                  <a:ext cx="314325" cy="133350"/>
                                </a:xfrm>
                                <a:prstGeom prst="curvedConnector3">
                                  <a:avLst>
                                    <a:gd name="adj1" fmla="val -1257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0D470D" id="Curved Connector 31" o:spid="_x0000_s1026" type="#_x0000_t38" style="position:absolute;margin-left:70.1pt;margin-top:11.2pt;width:24.75pt;height:10.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" adj="-27164" strokecolor="black [3200]" strokeweight=".5pt">
                        <v:stroke endarrow="block" joinstyle="miter"/>
                      </v:shape>
                    </w:pict>
                  </mc:Fallback>
                </mc:AlternateContent>
              </w:r>
              <w:r w:rsidRPr="0094686A">
                <w:rPr>
                  <w:rFonts w:asciiTheme="majorBidi" w:hAnsiTheme="majorBidi" w:cstheme="majorBidi"/>
                  <w:noProof/>
                  <w:sz w:val="22"/>
                  <w:lang w:bidi="ar-SA"/>
                </w:rPr>
                <mc:AlternateContent>
                  <mc:Choice Requires="wps">
                    <w:drawing>
                      <wp:anchor distT="0" distB="0" distL="114300" distR="114300" simplePos="0" relativeHeight="251683328" behindDoc="0" locked="0" layoutInCell="1" allowOverlap="1" wp14:anchorId="24DDE600" wp14:editId="6FCD4F09">
                        <wp:simplePos x="0" y="0"/>
                        <wp:positionH relativeFrom="column">
                          <wp:posOffset>1537970</wp:posOffset>
                        </wp:positionH>
                        <wp:positionV relativeFrom="paragraph">
                          <wp:posOffset>123190</wp:posOffset>
                        </wp:positionV>
                        <wp:extent cx="266700" cy="142875"/>
                        <wp:effectExtent l="38100" t="0" r="381000" b="85725"/>
                        <wp:wrapNone/>
                        <wp:docPr id="32" name="Curved Connector 32"/>
                        <wp:cNvGraphicFramePr/>
                        <a:graphic xmlns:a="http://schemas.openxmlformats.org/drawingml/2006/main">
                          <a:graphicData uri="http://schemas.microsoft.com/office/word/2010/wordprocessingShape">
                            <wps:wsp>
                              <wps:cNvCnPr/>
                              <wps:spPr>
                                <a:xfrm flipH="1">
                                  <a:off x="0" y="0"/>
                                  <a:ext cx="266700" cy="142875"/>
                                </a:xfrm>
                                <a:prstGeom prst="curvedConnector3">
                                  <a:avLst>
                                    <a:gd name="adj1" fmla="val -1392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F84E12" id="Curved Connector 32" o:spid="_x0000_s1026" type="#_x0000_t38" style="position:absolute;margin-left:121.1pt;margin-top:9.7pt;width:21pt;height:11.25pt;flip:x;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" adj="-30086" strokecolor="black [3200]" strokeweight=".5pt">
                        <v:stroke endarrow="block" joinstyle="miter"/>
                      </v:shape>
                    </w:pict>
                  </mc:Fallback>
                </mc:AlternateContent>
              </w:r>
            </w:del>
          </w:p>
          <w:p w14:paraId="36F8ED55" w14:textId="0FD0A1E0" w:rsidR="00294ED7" w:rsidRPr="0094686A" w:rsidRDefault="00E13EDF" w:rsidP="00A24E63">
            <w:pPr>
              <w:spacing w:after="120" w:line="240" w:lineRule="auto"/>
              <w:ind w:left="0" w:right="0" w:firstLine="0"/>
              <w:jc w:val="left"/>
              <w:textAlignment w:val="baseline"/>
              <w:rPr>
                <w:del w:id="877" w:author="hp" w:date="2017-01-05T18:05:00Z"/>
                <w:rFonts w:asciiTheme="majorBidi" w:hAnsiTheme="majorBidi" w:cstheme="majorBidi"/>
                <w:sz w:val="22"/>
              </w:rPr>
            </w:pPr>
            <w:del w:id="878"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698688" behindDoc="0" locked="0" layoutInCell="1" allowOverlap="1" wp14:anchorId="64DC678D" wp14:editId="24AE0DB9">
                        <wp:simplePos x="0" y="0"/>
                        <wp:positionH relativeFrom="column">
                          <wp:posOffset>-62230</wp:posOffset>
                        </wp:positionH>
                        <wp:positionV relativeFrom="paragraph">
                          <wp:posOffset>171450</wp:posOffset>
                        </wp:positionV>
                        <wp:extent cx="1581150" cy="695325"/>
                        <wp:effectExtent l="0" t="0" r="19050" b="28575"/>
                        <wp:wrapNone/>
                        <wp:docPr id="34" name="Text Box 34"/>
                        <wp:cNvGraphicFramePr/>
                        <a:graphic xmlns:a="http://schemas.openxmlformats.org/drawingml/2006/main">
                          <a:graphicData uri="http://schemas.microsoft.com/office/word/2010/wordprocessingShape">
                            <wps:wsp>
                              <wps:cNvSpPr txBox="1"/>
                              <wps:spPr>
                                <a:xfrm>
                                  <a:off x="0" y="0"/>
                                  <a:ext cx="1581150" cy="695325"/>
                                </a:xfrm>
                                <a:prstGeom prst="rect">
                                  <a:avLst/>
                                </a:prstGeom>
                                <a:solidFill>
                                  <a:schemeClr val="lt1"/>
                                </a:solidFill>
                                <a:ln w="6350">
                                  <a:solidFill>
                                    <a:schemeClr val="bg1"/>
                                  </a:solidFill>
                                </a:ln>
                              </wps:spPr>
                              <wps:txbx>
                                <w:txbxContent>
                                  <w:p w14:paraId="01184920" w14:textId="71C95835" w:rsidR="00E81BBF" w:rsidRDefault="00E81BBF" w:rsidP="00294ED7">
                                    <w:pPr>
                                      <w:spacing w:line="360" w:lineRule="auto"/>
                                      <w:ind w:left="0" w:right="0" w:firstLine="0"/>
                                      <w:jc w:val="left"/>
                                      <w:rPr>
                                        <w:del w:id="879" w:author="hp" w:date="2017-01-05T18:05:00Z"/>
                                      </w:rPr>
                                    </w:pPr>
                                    <w:del w:id="880" w:author="hp" w:date="2017-01-05T18:05:00Z">
                                      <w:r>
                                        <w:delText>{category =study}</w:delText>
                                      </w:r>
                                    </w:del>
                                  </w:p>
                                  <w:p w14:paraId="3F06868D" w14:textId="5467FB9B" w:rsidR="00E81BBF" w:rsidRDefault="00E81BBF" w:rsidP="00294ED7">
                                    <w:pPr>
                                      <w:spacing w:line="360" w:lineRule="auto"/>
                                      <w:ind w:left="0" w:right="0" w:firstLine="0"/>
                                      <w:jc w:val="left"/>
                                      <w:rPr>
                                        <w:del w:id="881" w:author="hp" w:date="2017-01-05T18:05:00Z"/>
                                      </w:rPr>
                                    </w:pPr>
                                    <w:del w:id="882" w:author="hp" w:date="2017-01-05T18:05:00Z">
                                      <w:r>
                                        <w:delText>{category =eat and drink}</w:delText>
                                      </w:r>
                                    </w:del>
                                  </w:p>
                                  <w:p w14:paraId="009FAA72" w14:textId="66C1A2B6" w:rsidR="00E81BBF" w:rsidRDefault="00E81BBF" w:rsidP="00294ED7">
                                    <w:pPr>
                                      <w:spacing w:line="360" w:lineRule="auto"/>
                                      <w:ind w:left="0" w:right="0" w:firstLine="0"/>
                                      <w:jc w:val="left"/>
                                      <w:rPr>
                                        <w:del w:id="883" w:author="hp" w:date="2017-01-05T18:05:00Z"/>
                                      </w:rPr>
                                    </w:pPr>
                                    <w:del w:id="884" w:author="hp" w:date="2017-01-05T18:05:00Z">
                                      <w:r>
                                        <w:delText>{category =concerts}</w:delText>
                                      </w:r>
                                    </w:del>
                                  </w:p>
                                  <w:p w14:paraId="2D8C1468" w14:textId="77777777" w:rsidR="00E81BBF" w:rsidRDefault="00E81BBF" w:rsidP="00294ED7">
                                    <w:pPr>
                                      <w:spacing w:line="360" w:lineRule="auto"/>
                                      <w:ind w:left="0" w:right="0" w:firstLine="0"/>
                                      <w:jc w:val="left"/>
                                      <w:rPr>
                                        <w:del w:id="885" w:author="hp" w:date="2017-01-05T18:05:00Z"/>
                                      </w:rPr>
                                    </w:pPr>
                                  </w:p>
                                  <w:p w14:paraId="7F262727" w14:textId="77777777" w:rsidR="00E81BBF" w:rsidRDefault="00E81BBF" w:rsidP="00294ED7">
                                    <w:pPr>
                                      <w:spacing w:line="360" w:lineRule="auto"/>
                                      <w:ind w:left="0" w:right="0" w:firstLine="0"/>
                                      <w:jc w:val="left"/>
                                      <w:rPr>
                                        <w:del w:id="886" w:author="hp" w:date="2017-01-05T18:05:00Z"/>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78D" id="Text Box 34" o:spid="_x0000_s1033" type="#_x0000_t202" style="position:absolute;margin-left:-4.9pt;margin-top:13.5pt;width:124.5pt;height:54.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" fillcolor="white [3201]" strokecolor="white [3212]" strokeweight=".5pt">
                        <v:textbox>
                          <w:txbxContent>
                            <w:p w14:paraId="01184920" w14:textId="71C95835" w:rsidR="00E81BBF" w:rsidRDefault="00E81BBF" w:rsidP="00294ED7">
                              <w:pPr>
                                <w:spacing w:line="360" w:lineRule="auto"/>
                                <w:ind w:left="0" w:right="0" w:firstLine="0"/>
                                <w:jc w:val="left"/>
                                <w:rPr>
                                  <w:del w:id="887" w:author="hp" w:date="2017-01-05T18:05:00Z"/>
                                </w:rPr>
                              </w:pPr>
                              <w:del w:id="888" w:author="hp" w:date="2017-01-05T18:05:00Z">
                                <w:r>
                                  <w:delText>{category =study}</w:delText>
                                </w:r>
                              </w:del>
                            </w:p>
                            <w:p w14:paraId="3F06868D" w14:textId="5467FB9B" w:rsidR="00E81BBF" w:rsidRDefault="00E81BBF" w:rsidP="00294ED7">
                              <w:pPr>
                                <w:spacing w:line="360" w:lineRule="auto"/>
                                <w:ind w:left="0" w:right="0" w:firstLine="0"/>
                                <w:jc w:val="left"/>
                                <w:rPr>
                                  <w:del w:id="889" w:author="hp" w:date="2017-01-05T18:05:00Z"/>
                                </w:rPr>
                              </w:pPr>
                              <w:del w:id="890" w:author="hp" w:date="2017-01-05T18:05:00Z">
                                <w:r>
                                  <w:delText>{category =eat and drink}</w:delText>
                                </w:r>
                              </w:del>
                            </w:p>
                            <w:p w14:paraId="009FAA72" w14:textId="66C1A2B6" w:rsidR="00E81BBF" w:rsidRDefault="00E81BBF" w:rsidP="00294ED7">
                              <w:pPr>
                                <w:spacing w:line="360" w:lineRule="auto"/>
                                <w:ind w:left="0" w:right="0" w:firstLine="0"/>
                                <w:jc w:val="left"/>
                                <w:rPr>
                                  <w:del w:id="891" w:author="hp" w:date="2017-01-05T18:05:00Z"/>
                                </w:rPr>
                              </w:pPr>
                              <w:del w:id="892" w:author="hp" w:date="2017-01-05T18:05:00Z">
                                <w:r>
                                  <w:delText>{category =concerts}</w:delText>
                                </w:r>
                              </w:del>
                            </w:p>
                            <w:p w14:paraId="2D8C1468" w14:textId="77777777" w:rsidR="00E81BBF" w:rsidRDefault="00E81BBF" w:rsidP="00294ED7">
                              <w:pPr>
                                <w:spacing w:line="360" w:lineRule="auto"/>
                                <w:ind w:left="0" w:right="0" w:firstLine="0"/>
                                <w:jc w:val="left"/>
                                <w:rPr>
                                  <w:del w:id="893" w:author="hp" w:date="2017-01-05T18:05:00Z"/>
                                </w:rPr>
                              </w:pPr>
                            </w:p>
                            <w:p w14:paraId="7F262727" w14:textId="77777777" w:rsidR="00E81BBF" w:rsidRDefault="00E81BBF" w:rsidP="00294ED7">
                              <w:pPr>
                                <w:spacing w:line="360" w:lineRule="auto"/>
                                <w:ind w:left="0" w:right="0" w:firstLine="0"/>
                                <w:jc w:val="left"/>
                                <w:rPr>
                                  <w:del w:id="894" w:author="hp" w:date="2017-01-05T18:05:00Z"/>
                                </w:rPr>
                              </w:pPr>
                            </w:p>
                          </w:txbxContent>
                        </v:textbox>
                      </v:shape>
                    </w:pict>
                  </mc:Fallback>
                </mc:AlternateContent>
              </w:r>
            </w:del>
          </w:p>
          <w:p w14:paraId="06B59592" w14:textId="70693985" w:rsidR="00294ED7" w:rsidRPr="0094686A" w:rsidRDefault="00294ED7" w:rsidP="00A24E63">
            <w:pPr>
              <w:spacing w:after="120" w:line="240" w:lineRule="auto"/>
              <w:ind w:left="0" w:right="0" w:firstLine="0"/>
              <w:jc w:val="left"/>
              <w:textAlignment w:val="baseline"/>
              <w:rPr>
                <w:del w:id="895" w:author="hp" w:date="2017-01-05T18:05:00Z"/>
                <w:rFonts w:asciiTheme="majorBidi" w:hAnsiTheme="majorBidi" w:cstheme="majorBidi"/>
                <w:sz w:val="22"/>
              </w:rPr>
            </w:pPr>
            <w:del w:id="896"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693568" behindDoc="0" locked="0" layoutInCell="1" allowOverlap="1" wp14:anchorId="325DFF96" wp14:editId="33AE68E9">
                        <wp:simplePos x="0" y="0"/>
                        <wp:positionH relativeFrom="column">
                          <wp:posOffset>1383665</wp:posOffset>
                        </wp:positionH>
                        <wp:positionV relativeFrom="paragraph">
                          <wp:posOffset>15875</wp:posOffset>
                        </wp:positionV>
                        <wp:extent cx="1552575" cy="514350"/>
                        <wp:effectExtent l="0" t="0" r="28575" b="19050"/>
                        <wp:wrapNone/>
                        <wp:docPr id="33" name="Text Box 33"/>
                        <wp:cNvGraphicFramePr/>
                        <a:graphic xmlns:a="http://schemas.openxmlformats.org/drawingml/2006/main">
                          <a:graphicData uri="http://schemas.microsoft.com/office/word/2010/wordprocessingShape">
                            <wps:wsp>
                              <wps:cNvSpPr txBox="1"/>
                              <wps:spPr>
                                <a:xfrm>
                                  <a:off x="0" y="0"/>
                                  <a:ext cx="1552575" cy="514350"/>
                                </a:xfrm>
                                <a:prstGeom prst="rect">
                                  <a:avLst/>
                                </a:prstGeom>
                                <a:solidFill>
                                  <a:schemeClr val="lt1"/>
                                </a:solidFill>
                                <a:ln w="6350">
                                  <a:solidFill>
                                    <a:schemeClr val="bg1"/>
                                  </a:solidFill>
                                </a:ln>
                              </wps:spPr>
                              <wps:txbx>
                                <w:txbxContent>
                                  <w:p w14:paraId="6C0D569E" w14:textId="77777777" w:rsidR="00E81BBF" w:rsidRDefault="00E81BBF" w:rsidP="00E13EDF">
                                    <w:pPr>
                                      <w:spacing w:line="360" w:lineRule="auto"/>
                                      <w:ind w:left="0" w:right="0" w:firstLine="0"/>
                                      <w:jc w:val="left"/>
                                      <w:rPr>
                                        <w:del w:id="897" w:author="hp" w:date="2017-01-05T18:05:00Z"/>
                                      </w:rPr>
                                    </w:pPr>
                                    <w:del w:id="898" w:author="hp" w:date="2017-01-05T18:05:00Z">
                                      <w:r>
                                        <w:delText>{category =sports}</w:delText>
                                      </w:r>
                                    </w:del>
                                  </w:p>
                                  <w:p w14:paraId="56C0C9E2" w14:textId="0D51F907" w:rsidR="00E81BBF" w:rsidRDefault="00E81BBF" w:rsidP="00E13EDF">
                                    <w:pPr>
                                      <w:spacing w:line="360" w:lineRule="auto"/>
                                      <w:ind w:left="0" w:right="0" w:firstLine="0"/>
                                      <w:jc w:val="left"/>
                                      <w:rPr>
                                        <w:del w:id="899" w:author="hp" w:date="2017-01-05T18:05:00Z"/>
                                      </w:rPr>
                                    </w:pPr>
                                    <w:del w:id="900" w:author="hp" w:date="2017-01-05T18:05:00Z">
                                      <w:r>
                                        <w:delText>{{</w:delText>
                                      </w:r>
                                      <w:r w:rsidRPr="00294ED7">
                                        <w:delText>category</w:delText>
                                      </w:r>
                                      <w:r>
                                        <w:delText xml:space="preserve"> =conventions}</w:delText>
                                      </w:r>
                                    </w:del>
                                  </w:p>
                                  <w:p w14:paraId="0990BB6F" w14:textId="1E1A2515" w:rsidR="00E81BBF" w:rsidRDefault="00E81BBF" w:rsidP="00294ED7">
                                    <w:pPr>
                                      <w:spacing w:line="360" w:lineRule="auto"/>
                                      <w:ind w:left="0" w:right="0" w:firstLine="0"/>
                                      <w:jc w:val="left"/>
                                      <w:rPr>
                                        <w:del w:id="901" w:author="hp" w:date="2017-01-05T18:05:00Z"/>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DFF96" id="Text Box 33" o:spid="_x0000_s1034" type="#_x0000_t202" style="position:absolute;margin-left:108.95pt;margin-top:1.25pt;width:122.25pt;height:40.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" fillcolor="white [3201]" strokecolor="white [3212]" strokeweight=".5pt">
                        <v:textbox>
                          <w:txbxContent>
                            <w:p w14:paraId="6C0D569E" w14:textId="77777777" w:rsidR="00E81BBF" w:rsidRDefault="00E81BBF" w:rsidP="00E13EDF">
                              <w:pPr>
                                <w:spacing w:line="360" w:lineRule="auto"/>
                                <w:ind w:left="0" w:right="0" w:firstLine="0"/>
                                <w:jc w:val="left"/>
                                <w:rPr>
                                  <w:del w:id="902" w:author="hp" w:date="2017-01-05T18:05:00Z"/>
                                </w:rPr>
                              </w:pPr>
                              <w:del w:id="903" w:author="hp" w:date="2017-01-05T18:05:00Z">
                                <w:r>
                                  <w:delText>{category =sports}</w:delText>
                                </w:r>
                              </w:del>
                            </w:p>
                            <w:p w14:paraId="56C0C9E2" w14:textId="0D51F907" w:rsidR="00E81BBF" w:rsidRDefault="00E81BBF" w:rsidP="00E13EDF">
                              <w:pPr>
                                <w:spacing w:line="360" w:lineRule="auto"/>
                                <w:ind w:left="0" w:right="0" w:firstLine="0"/>
                                <w:jc w:val="left"/>
                                <w:rPr>
                                  <w:del w:id="904" w:author="hp" w:date="2017-01-05T18:05:00Z"/>
                                </w:rPr>
                              </w:pPr>
                              <w:del w:id="905" w:author="hp" w:date="2017-01-05T18:05:00Z">
                                <w:r>
                                  <w:delText>{{</w:delText>
                                </w:r>
                                <w:r w:rsidRPr="00294ED7">
                                  <w:delText>category</w:delText>
                                </w:r>
                                <w:r>
                                  <w:delText xml:space="preserve"> =conventions}</w:delText>
                                </w:r>
                              </w:del>
                            </w:p>
                            <w:p w14:paraId="0990BB6F" w14:textId="1E1A2515" w:rsidR="00E81BBF" w:rsidRDefault="00E81BBF" w:rsidP="00294ED7">
                              <w:pPr>
                                <w:spacing w:line="360" w:lineRule="auto"/>
                                <w:ind w:left="0" w:right="0" w:firstLine="0"/>
                                <w:jc w:val="left"/>
                                <w:rPr>
                                  <w:del w:id="906" w:author="hp" w:date="2017-01-05T18:05:00Z"/>
                                </w:rPr>
                              </w:pPr>
                            </w:p>
                          </w:txbxContent>
                        </v:textbox>
                      </v:shape>
                    </w:pict>
                  </mc:Fallback>
                </mc:AlternateContent>
              </w:r>
            </w:del>
          </w:p>
          <w:p w14:paraId="7F37C4A6" w14:textId="77777777" w:rsidR="00294ED7" w:rsidRPr="0094686A" w:rsidRDefault="00294ED7" w:rsidP="00A24E63">
            <w:pPr>
              <w:spacing w:after="120" w:line="240" w:lineRule="auto"/>
              <w:ind w:left="0" w:right="0" w:firstLine="0"/>
              <w:jc w:val="left"/>
              <w:textAlignment w:val="baseline"/>
              <w:rPr>
                <w:del w:id="907" w:author="hp" w:date="2017-01-05T18:05:00Z"/>
                <w:rFonts w:asciiTheme="majorBidi" w:hAnsiTheme="majorBidi" w:cstheme="majorBidi"/>
                <w:sz w:val="22"/>
              </w:rPr>
            </w:pPr>
          </w:p>
          <w:p w14:paraId="19800081" w14:textId="77777777" w:rsidR="00294ED7" w:rsidRPr="0094686A" w:rsidRDefault="00294ED7" w:rsidP="00A24E63">
            <w:pPr>
              <w:spacing w:after="120" w:line="240" w:lineRule="auto"/>
              <w:ind w:left="0" w:right="0" w:firstLine="0"/>
              <w:jc w:val="left"/>
              <w:textAlignment w:val="baseline"/>
              <w:rPr>
                <w:del w:id="908" w:author="hp" w:date="2017-01-05T18:05:00Z"/>
                <w:rFonts w:asciiTheme="majorBidi" w:hAnsiTheme="majorBidi" w:cstheme="majorBidi"/>
                <w:sz w:val="22"/>
              </w:rPr>
            </w:pPr>
          </w:p>
          <w:p w14:paraId="5EA0136D" w14:textId="77777777" w:rsidR="00294ED7" w:rsidRPr="0094686A" w:rsidRDefault="00294ED7" w:rsidP="00A24E63">
            <w:pPr>
              <w:spacing w:after="120" w:line="240" w:lineRule="auto"/>
              <w:ind w:left="0" w:right="0" w:firstLine="0"/>
              <w:jc w:val="left"/>
              <w:textAlignment w:val="baseline"/>
              <w:rPr>
                <w:del w:id="909" w:author="hp" w:date="2017-01-05T18:05:00Z"/>
                <w:rFonts w:asciiTheme="majorBidi" w:hAnsiTheme="majorBidi" w:cstheme="majorBidi"/>
                <w:sz w:val="22"/>
              </w:rPr>
            </w:pPr>
          </w:p>
          <w:p w14:paraId="7AAAFD23" w14:textId="32DA0512" w:rsidR="00294ED7" w:rsidRPr="0094686A" w:rsidRDefault="00294ED7" w:rsidP="00A24E63">
            <w:pPr>
              <w:spacing w:after="120" w:line="240" w:lineRule="auto"/>
              <w:ind w:left="0" w:right="0" w:firstLine="0"/>
              <w:jc w:val="left"/>
              <w:textAlignment w:val="baseline"/>
              <w:rPr>
                <w:del w:id="910" w:author="hp" w:date="2017-01-05T18:05:00Z"/>
                <w:rFonts w:asciiTheme="majorBidi" w:hAnsiTheme="majorBidi" w:cstheme="majorBidi"/>
                <w:color w:val="0000FF"/>
                <w:sz w:val="22"/>
              </w:rPr>
            </w:pPr>
          </w:p>
        </w:tc>
        <w:tc>
          <w:tcPr>
            <w:tcW w:w="4352" w:type="dxa"/>
          </w:tcPr>
          <w:p w14:paraId="04DE124F" w14:textId="025B12CB" w:rsidR="00E13EDF" w:rsidRPr="0094686A" w:rsidRDefault="00E13EDF" w:rsidP="00A24E63">
            <w:pPr>
              <w:spacing w:after="120" w:line="240" w:lineRule="auto"/>
              <w:ind w:left="0" w:right="0" w:firstLine="0"/>
              <w:jc w:val="left"/>
              <w:textAlignment w:val="baseline"/>
              <w:rPr>
                <w:del w:id="911" w:author="hp" w:date="2017-01-05T18:05:00Z"/>
                <w:rFonts w:asciiTheme="majorBidi" w:hAnsiTheme="majorBidi" w:cstheme="majorBidi"/>
                <w:sz w:val="22"/>
              </w:rPr>
            </w:pPr>
          </w:p>
          <w:p w14:paraId="56710809" w14:textId="20DD38BB" w:rsidR="00E13EDF" w:rsidRPr="0094686A" w:rsidRDefault="00E13EDF" w:rsidP="00A24E63">
            <w:pPr>
              <w:spacing w:after="120" w:line="240" w:lineRule="auto"/>
              <w:ind w:left="0" w:right="0" w:firstLine="0"/>
              <w:jc w:val="left"/>
              <w:textAlignment w:val="baseline"/>
              <w:rPr>
                <w:del w:id="912" w:author="hp" w:date="2017-01-05T18:05:00Z"/>
                <w:rFonts w:asciiTheme="majorBidi" w:hAnsiTheme="majorBidi" w:cstheme="majorBidi"/>
                <w:sz w:val="22"/>
              </w:rPr>
            </w:pPr>
            <w:del w:id="913" w:author="hp" w:date="2017-01-05T18:05:00Z">
              <w:r w:rsidRPr="0094686A">
                <w:rPr>
                  <w:rFonts w:asciiTheme="majorBidi" w:hAnsiTheme="majorBidi" w:cstheme="majorBidi"/>
                  <w:sz w:val="22"/>
                </w:rPr>
                <w:delText>mtype = {</w:delText>
              </w:r>
              <w:r w:rsidR="00773D19" w:rsidRPr="0094686A">
                <w:rPr>
                  <w:rFonts w:asciiTheme="majorBidi" w:hAnsiTheme="majorBidi" w:cstheme="majorBidi"/>
                  <w:sz w:val="22"/>
                </w:rPr>
                <w:delText xml:space="preserve">undefined, </w:delText>
              </w:r>
              <w:r w:rsidRPr="0094686A">
                <w:rPr>
                  <w:rFonts w:asciiTheme="majorBidi" w:hAnsiTheme="majorBidi" w:cstheme="majorBidi"/>
                  <w:sz w:val="22"/>
                </w:rPr>
                <w:delText xml:space="preserve">study, eat and drink, concerts, sports conventions, </w:delText>
              </w:r>
              <w:commentRangeStart w:id="914"/>
              <w:r w:rsidRPr="0094686A">
                <w:rPr>
                  <w:rFonts w:asciiTheme="majorBidi" w:hAnsiTheme="majorBidi" w:cstheme="majorBidi"/>
                  <w:sz w:val="22"/>
                </w:rPr>
                <w:delText>screen1</w:delText>
              </w:r>
              <w:commentRangeEnd w:id="914"/>
              <w:r w:rsidR="00773D19" w:rsidRPr="0094686A">
                <w:rPr>
                  <w:rStyle w:val="CommentReference"/>
                  <w:rFonts w:asciiTheme="majorBidi" w:hAnsiTheme="majorBidi" w:cstheme="majorBidi"/>
                  <w:sz w:val="22"/>
                  <w:szCs w:val="22"/>
                </w:rPr>
                <w:commentReference w:id="914"/>
              </w:r>
              <w:r w:rsidRPr="0094686A">
                <w:rPr>
                  <w:rFonts w:asciiTheme="majorBidi" w:hAnsiTheme="majorBidi" w:cstheme="majorBidi"/>
                  <w:sz w:val="22"/>
                </w:rPr>
                <w:delText>};</w:delText>
              </w:r>
            </w:del>
          </w:p>
          <w:p w14:paraId="5A0E6A5A" w14:textId="59BD4BCD" w:rsidR="00E13EDF" w:rsidRPr="0094686A" w:rsidRDefault="00E13EDF" w:rsidP="00A24E63">
            <w:pPr>
              <w:spacing w:after="120" w:line="240" w:lineRule="auto"/>
              <w:ind w:left="0" w:right="0" w:firstLine="0"/>
              <w:jc w:val="left"/>
              <w:textAlignment w:val="baseline"/>
              <w:rPr>
                <w:del w:id="915" w:author="hp" w:date="2017-01-05T18:05:00Z"/>
                <w:rFonts w:asciiTheme="majorBidi" w:hAnsiTheme="majorBidi" w:cstheme="majorBidi"/>
                <w:sz w:val="22"/>
              </w:rPr>
            </w:pPr>
            <w:del w:id="916" w:author="hp" w:date="2017-01-05T18:05:00Z">
              <w:r w:rsidRPr="0094686A">
                <w:rPr>
                  <w:rFonts w:asciiTheme="majorBidi" w:hAnsiTheme="majorBidi" w:cstheme="majorBidi"/>
                  <w:sz w:val="22"/>
                </w:rPr>
                <w:delText>mtype state=start;</w:delText>
              </w:r>
            </w:del>
          </w:p>
          <w:p w14:paraId="41BC57D2" w14:textId="02C90391" w:rsidR="00E13EDF" w:rsidRPr="0094686A" w:rsidRDefault="00E13EDF" w:rsidP="00A24E63">
            <w:pPr>
              <w:spacing w:after="120" w:line="240" w:lineRule="auto"/>
              <w:ind w:left="0" w:right="0" w:firstLine="0"/>
              <w:jc w:val="left"/>
              <w:textAlignment w:val="baseline"/>
              <w:rPr>
                <w:del w:id="917" w:author="hp" w:date="2017-01-05T18:05:00Z"/>
                <w:rFonts w:asciiTheme="majorBidi" w:hAnsiTheme="majorBidi" w:cstheme="majorBidi"/>
                <w:sz w:val="22"/>
              </w:rPr>
            </w:pPr>
            <w:del w:id="918" w:author="hp" w:date="2017-01-05T18:05:00Z">
              <w:r w:rsidRPr="0094686A">
                <w:rPr>
                  <w:rFonts w:asciiTheme="majorBidi" w:hAnsiTheme="majorBidi" w:cstheme="majorBidi"/>
                  <w:sz w:val="22"/>
                </w:rPr>
                <w:delText>mtype category=study;</w:delText>
              </w:r>
            </w:del>
          </w:p>
          <w:p w14:paraId="7181F79E" w14:textId="77777777" w:rsidR="00E13EDF" w:rsidRPr="0094686A" w:rsidRDefault="00E13EDF" w:rsidP="00A24E63">
            <w:pPr>
              <w:spacing w:after="120" w:line="240" w:lineRule="auto"/>
              <w:ind w:left="0" w:right="0" w:firstLine="0"/>
              <w:jc w:val="left"/>
              <w:textAlignment w:val="baseline"/>
              <w:rPr>
                <w:del w:id="919" w:author="hp" w:date="2017-01-05T18:05:00Z"/>
                <w:rFonts w:asciiTheme="majorBidi" w:hAnsiTheme="majorBidi" w:cstheme="majorBidi"/>
                <w:sz w:val="22"/>
              </w:rPr>
            </w:pPr>
            <w:del w:id="920" w:author="hp" w:date="2017-01-05T18:05:00Z">
              <w:r w:rsidRPr="0094686A">
                <w:rPr>
                  <w:rFonts w:asciiTheme="majorBidi" w:hAnsiTheme="majorBidi" w:cstheme="majorBidi"/>
                  <w:sz w:val="22"/>
                </w:rPr>
                <w:delText>active proctype vm()</w:delText>
              </w:r>
              <w:r w:rsidRPr="0094686A">
                <w:rPr>
                  <w:rFonts w:asciiTheme="majorBidi" w:hAnsiTheme="majorBidi" w:cstheme="majorBidi"/>
                  <w:sz w:val="22"/>
                </w:rPr>
                <w:tab/>
              </w:r>
            </w:del>
          </w:p>
          <w:p w14:paraId="5AF1C914" w14:textId="7BA37C26" w:rsidR="00E13EDF" w:rsidRPr="0094686A" w:rsidRDefault="00E13EDF" w:rsidP="00A24E63">
            <w:pPr>
              <w:spacing w:after="120" w:line="240" w:lineRule="auto"/>
              <w:ind w:left="0" w:right="0" w:firstLine="0"/>
              <w:jc w:val="left"/>
              <w:textAlignment w:val="baseline"/>
              <w:rPr>
                <w:del w:id="921" w:author="hp" w:date="2017-01-05T18:05:00Z"/>
                <w:rFonts w:asciiTheme="majorBidi" w:hAnsiTheme="majorBidi" w:cstheme="majorBidi"/>
                <w:sz w:val="22"/>
              </w:rPr>
            </w:pPr>
            <w:del w:id="922" w:author="hp" w:date="2017-01-05T18:05:00Z">
              <w:r w:rsidRPr="0094686A">
                <w:rPr>
                  <w:rFonts w:asciiTheme="majorBidi" w:hAnsiTheme="majorBidi" w:cstheme="majorBidi"/>
                  <w:sz w:val="22"/>
                </w:rPr>
                <w:delText>{</w:delText>
              </w:r>
            </w:del>
          </w:p>
          <w:p w14:paraId="08BBEFDE" w14:textId="77777777" w:rsidR="00E13EDF" w:rsidRPr="0094686A" w:rsidRDefault="00E13EDF" w:rsidP="00A24E63">
            <w:pPr>
              <w:spacing w:after="120" w:line="240" w:lineRule="auto"/>
              <w:ind w:left="0" w:right="0" w:firstLine="0"/>
              <w:jc w:val="left"/>
              <w:textAlignment w:val="baseline"/>
              <w:rPr>
                <w:del w:id="923" w:author="hp" w:date="2017-01-05T18:05:00Z"/>
                <w:rFonts w:asciiTheme="majorBidi" w:hAnsiTheme="majorBidi" w:cstheme="majorBidi"/>
                <w:sz w:val="22"/>
              </w:rPr>
            </w:pPr>
            <w:del w:id="924" w:author="hp" w:date="2017-01-05T18:05:00Z">
              <w:r w:rsidRPr="0094686A">
                <w:rPr>
                  <w:rFonts w:asciiTheme="majorBidi" w:hAnsiTheme="majorBidi" w:cstheme="majorBidi"/>
                  <w:sz w:val="22"/>
                </w:rPr>
                <w:delText>do</w:delText>
              </w:r>
            </w:del>
          </w:p>
          <w:p w14:paraId="2CEDC4D5" w14:textId="50F5C8F6" w:rsidR="00E13EDF" w:rsidRPr="0094686A" w:rsidRDefault="00E13EDF" w:rsidP="00A24E63">
            <w:pPr>
              <w:spacing w:after="120" w:line="240" w:lineRule="auto"/>
              <w:ind w:left="0" w:right="0" w:firstLine="0"/>
              <w:jc w:val="left"/>
              <w:textAlignment w:val="baseline"/>
              <w:rPr>
                <w:del w:id="925" w:author="hp" w:date="2017-01-05T18:05:00Z"/>
                <w:rFonts w:asciiTheme="majorBidi" w:hAnsiTheme="majorBidi" w:cstheme="majorBidi"/>
                <w:sz w:val="22"/>
              </w:rPr>
            </w:pPr>
            <w:del w:id="926" w:author="hp" w:date="2017-01-05T18:05:00Z">
              <w:r w:rsidRPr="0094686A">
                <w:rPr>
                  <w:rFonts w:asciiTheme="majorBidi" w:hAnsiTheme="majorBidi" w:cstheme="majorBidi"/>
                  <w:sz w:val="22"/>
                </w:rPr>
                <w:delText xml:space="preserve">: :state== </w:delText>
              </w:r>
              <w:r w:rsidR="00773D19" w:rsidRPr="0094686A">
                <w:rPr>
                  <w:rFonts w:asciiTheme="majorBidi" w:hAnsiTheme="majorBidi" w:cstheme="majorBidi"/>
                  <w:sz w:val="22"/>
                </w:rPr>
                <w:delText xml:space="preserve">screen1 </w:delText>
              </w:r>
              <w:r w:rsidRPr="0094686A">
                <w:rPr>
                  <w:rFonts w:asciiTheme="majorBidi" w:hAnsiTheme="majorBidi" w:cstheme="majorBidi"/>
                  <w:sz w:val="22"/>
                </w:rPr>
                <w:delText xml:space="preserve">-&gt; </w:delText>
              </w:r>
            </w:del>
          </w:p>
          <w:p w14:paraId="38A4E729" w14:textId="76566DC3" w:rsidR="00E13EDF" w:rsidRPr="0094686A" w:rsidRDefault="00E13EDF" w:rsidP="00A24E63">
            <w:pPr>
              <w:spacing w:after="120" w:line="240" w:lineRule="auto"/>
              <w:ind w:left="0" w:right="0" w:firstLine="0"/>
              <w:jc w:val="left"/>
              <w:textAlignment w:val="baseline"/>
              <w:rPr>
                <w:del w:id="927" w:author="hp" w:date="2017-01-05T18:05:00Z"/>
                <w:rFonts w:asciiTheme="majorBidi" w:hAnsiTheme="majorBidi" w:cstheme="majorBidi"/>
                <w:sz w:val="22"/>
              </w:rPr>
            </w:pPr>
            <w:del w:id="928" w:author="hp" w:date="2017-01-05T18:05:00Z">
              <w:r w:rsidRPr="0094686A">
                <w:rPr>
                  <w:rFonts w:asciiTheme="majorBidi" w:hAnsiTheme="majorBidi" w:cstheme="majorBidi"/>
                  <w:sz w:val="22"/>
                </w:rPr>
                <w:delText>::atomic{ category =eat and drink}</w:delText>
              </w:r>
            </w:del>
          </w:p>
          <w:p w14:paraId="1C838197" w14:textId="62914F64" w:rsidR="00E13EDF" w:rsidRPr="0094686A" w:rsidRDefault="00E13EDF" w:rsidP="00A24E63">
            <w:pPr>
              <w:spacing w:after="120" w:line="240" w:lineRule="auto"/>
              <w:ind w:left="0" w:right="0"/>
              <w:jc w:val="left"/>
              <w:textAlignment w:val="baseline"/>
              <w:rPr>
                <w:del w:id="929" w:author="hp" w:date="2017-01-05T18:05:00Z"/>
                <w:rFonts w:asciiTheme="majorBidi" w:hAnsiTheme="majorBidi" w:cstheme="majorBidi"/>
                <w:sz w:val="22"/>
              </w:rPr>
            </w:pPr>
            <w:del w:id="930" w:author="hp" w:date="2017-01-05T18:05:00Z">
              <w:r w:rsidRPr="0094686A">
                <w:rPr>
                  <w:rFonts w:asciiTheme="majorBidi" w:hAnsiTheme="majorBidi" w:cstheme="majorBidi"/>
                  <w:sz w:val="22"/>
                </w:rPr>
                <w:delText xml:space="preserve">       ::atomic{ category =study}</w:delText>
              </w:r>
            </w:del>
          </w:p>
          <w:p w14:paraId="7464AC77" w14:textId="1ECF70DA" w:rsidR="00E13EDF" w:rsidRPr="0094686A" w:rsidRDefault="00E13EDF" w:rsidP="00A24E63">
            <w:pPr>
              <w:spacing w:after="120" w:line="240" w:lineRule="auto"/>
              <w:ind w:left="0" w:right="0" w:firstLine="0"/>
              <w:jc w:val="left"/>
              <w:textAlignment w:val="baseline"/>
              <w:rPr>
                <w:del w:id="931" w:author="hp" w:date="2017-01-05T18:05:00Z"/>
                <w:rFonts w:asciiTheme="majorBidi" w:hAnsiTheme="majorBidi" w:cstheme="majorBidi"/>
                <w:sz w:val="22"/>
              </w:rPr>
            </w:pPr>
            <w:del w:id="932" w:author="hp" w:date="2017-01-05T18:05:00Z">
              <w:r w:rsidRPr="0094686A">
                <w:rPr>
                  <w:rFonts w:asciiTheme="majorBidi" w:hAnsiTheme="majorBidi" w:cstheme="majorBidi"/>
                  <w:sz w:val="22"/>
                </w:rPr>
                <w:delText>::atomic{ category = concerts }</w:delText>
              </w:r>
            </w:del>
          </w:p>
          <w:p w14:paraId="7927FA27" w14:textId="647DA91D" w:rsidR="00E13EDF" w:rsidRPr="0094686A" w:rsidRDefault="00E13EDF" w:rsidP="00A24E63">
            <w:pPr>
              <w:spacing w:after="120" w:line="240" w:lineRule="auto"/>
              <w:ind w:left="0" w:right="0" w:firstLine="0"/>
              <w:jc w:val="left"/>
              <w:textAlignment w:val="baseline"/>
              <w:rPr>
                <w:del w:id="933" w:author="hp" w:date="2017-01-05T18:05:00Z"/>
                <w:rFonts w:asciiTheme="majorBidi" w:hAnsiTheme="majorBidi" w:cstheme="majorBidi"/>
                <w:sz w:val="22"/>
              </w:rPr>
            </w:pPr>
            <w:del w:id="934" w:author="hp" w:date="2017-01-05T18:05:00Z">
              <w:r w:rsidRPr="0094686A">
                <w:rPr>
                  <w:rFonts w:asciiTheme="majorBidi" w:hAnsiTheme="majorBidi" w:cstheme="majorBidi"/>
                  <w:sz w:val="22"/>
                </w:rPr>
                <w:delText>::atomic{ category = sports }</w:delText>
              </w:r>
            </w:del>
          </w:p>
          <w:p w14:paraId="529F1C88" w14:textId="445B8E71" w:rsidR="00E13EDF" w:rsidRPr="0094686A" w:rsidRDefault="00E13EDF" w:rsidP="00A24E63">
            <w:pPr>
              <w:spacing w:after="120" w:line="240" w:lineRule="auto"/>
              <w:ind w:left="0" w:right="0" w:firstLine="0"/>
              <w:jc w:val="left"/>
              <w:textAlignment w:val="baseline"/>
              <w:rPr>
                <w:del w:id="935" w:author="hp" w:date="2017-01-05T18:05:00Z"/>
                <w:rFonts w:asciiTheme="majorBidi" w:hAnsiTheme="majorBidi" w:cstheme="majorBidi"/>
                <w:sz w:val="22"/>
              </w:rPr>
            </w:pPr>
            <w:del w:id="936" w:author="hp" w:date="2017-01-05T18:05:00Z">
              <w:r w:rsidRPr="0094686A">
                <w:rPr>
                  <w:rFonts w:asciiTheme="majorBidi" w:hAnsiTheme="majorBidi" w:cstheme="majorBidi"/>
                  <w:sz w:val="22"/>
                </w:rPr>
                <w:delText>::atomic{ category = conventions }</w:delText>
              </w:r>
            </w:del>
          </w:p>
          <w:p w14:paraId="2F1C6571" w14:textId="19A922D3" w:rsidR="00E13EDF" w:rsidRPr="0094686A" w:rsidRDefault="00E13EDF" w:rsidP="00A24E63">
            <w:pPr>
              <w:spacing w:after="120" w:line="240" w:lineRule="auto"/>
              <w:ind w:left="0" w:right="0" w:firstLine="0"/>
              <w:jc w:val="left"/>
              <w:textAlignment w:val="baseline"/>
              <w:rPr>
                <w:del w:id="937" w:author="hp" w:date="2017-01-05T18:05:00Z"/>
                <w:rFonts w:asciiTheme="majorBidi" w:hAnsiTheme="majorBidi" w:cstheme="majorBidi"/>
                <w:sz w:val="22"/>
              </w:rPr>
            </w:pPr>
            <w:del w:id="938" w:author="hp" w:date="2017-01-05T18:05:00Z">
              <w:r w:rsidRPr="0094686A">
                <w:rPr>
                  <w:rFonts w:asciiTheme="majorBidi" w:hAnsiTheme="majorBidi" w:cstheme="majorBidi"/>
                  <w:sz w:val="22"/>
                </w:rPr>
                <w:delText>::atomic{ category = study }</w:delText>
              </w:r>
            </w:del>
          </w:p>
          <w:p w14:paraId="07745FDE" w14:textId="77777777" w:rsidR="00E13EDF" w:rsidRPr="0094686A" w:rsidRDefault="00E13EDF" w:rsidP="00A24E63">
            <w:pPr>
              <w:spacing w:after="120" w:line="240" w:lineRule="auto"/>
              <w:ind w:left="0" w:right="0" w:firstLine="0"/>
              <w:jc w:val="left"/>
              <w:textAlignment w:val="baseline"/>
              <w:rPr>
                <w:del w:id="939" w:author="hp" w:date="2017-01-05T18:05:00Z"/>
                <w:rFonts w:asciiTheme="majorBidi" w:hAnsiTheme="majorBidi" w:cstheme="majorBidi"/>
                <w:sz w:val="22"/>
              </w:rPr>
            </w:pPr>
          </w:p>
          <w:p w14:paraId="3D166B71" w14:textId="77777777" w:rsidR="00E13EDF" w:rsidRPr="0094686A" w:rsidRDefault="00E13EDF" w:rsidP="00A24E63">
            <w:pPr>
              <w:spacing w:after="120" w:line="240" w:lineRule="auto"/>
              <w:ind w:left="0" w:right="0" w:firstLine="0"/>
              <w:jc w:val="left"/>
              <w:textAlignment w:val="baseline"/>
              <w:rPr>
                <w:del w:id="940" w:author="hp" w:date="2017-01-05T18:05:00Z"/>
                <w:rFonts w:asciiTheme="majorBidi" w:hAnsiTheme="majorBidi" w:cstheme="majorBidi"/>
                <w:sz w:val="22"/>
              </w:rPr>
            </w:pPr>
            <w:del w:id="941" w:author="hp" w:date="2017-01-05T18:05:00Z">
              <w:r w:rsidRPr="0094686A">
                <w:rPr>
                  <w:rFonts w:asciiTheme="majorBidi" w:hAnsiTheme="majorBidi" w:cstheme="majorBidi"/>
                  <w:sz w:val="22"/>
                </w:rPr>
                <w:delText>od</w:delText>
              </w:r>
            </w:del>
          </w:p>
          <w:p w14:paraId="2024A652" w14:textId="77777777" w:rsidR="00E13EDF" w:rsidRPr="0094686A" w:rsidRDefault="00E13EDF" w:rsidP="00A24E63">
            <w:pPr>
              <w:spacing w:after="120" w:line="240" w:lineRule="auto"/>
              <w:ind w:left="0" w:right="0" w:firstLine="0"/>
              <w:jc w:val="left"/>
              <w:textAlignment w:val="baseline"/>
              <w:rPr>
                <w:del w:id="942" w:author="hp" w:date="2017-01-05T18:05:00Z"/>
                <w:rFonts w:asciiTheme="majorBidi" w:hAnsiTheme="majorBidi" w:cstheme="majorBidi"/>
                <w:sz w:val="22"/>
              </w:rPr>
            </w:pPr>
            <w:del w:id="943" w:author="hp" w:date="2017-01-05T18:05:00Z">
              <w:r w:rsidRPr="0094686A">
                <w:rPr>
                  <w:rFonts w:asciiTheme="majorBidi" w:hAnsiTheme="majorBidi" w:cstheme="majorBidi"/>
                  <w:sz w:val="22"/>
                </w:rPr>
                <w:delText>}</w:delText>
              </w:r>
            </w:del>
          </w:p>
          <w:p w14:paraId="0CBE1CE8" w14:textId="77777777" w:rsidR="00294ED7" w:rsidRPr="0094686A" w:rsidRDefault="00294ED7" w:rsidP="00A24E63">
            <w:pPr>
              <w:spacing w:after="120" w:line="240" w:lineRule="auto"/>
              <w:ind w:left="0" w:right="0" w:firstLine="0"/>
              <w:jc w:val="left"/>
              <w:textAlignment w:val="baseline"/>
              <w:rPr>
                <w:del w:id="944" w:author="hp" w:date="2017-01-05T18:05:00Z"/>
                <w:rFonts w:asciiTheme="majorBidi" w:hAnsiTheme="majorBidi" w:cstheme="majorBidi"/>
                <w:sz w:val="22"/>
              </w:rPr>
            </w:pPr>
          </w:p>
        </w:tc>
      </w:tr>
      <w:tr w:rsidR="00294ED7" w:rsidRPr="0094686A" w14:paraId="362C870E" w14:textId="77777777" w:rsidTr="00E13EDF">
        <w:trPr>
          <w:del w:id="945" w:author="hp" w:date="2017-01-05T18:05:00Z"/>
        </w:trPr>
        <w:tc>
          <w:tcPr>
            <w:tcW w:w="4820" w:type="dxa"/>
          </w:tcPr>
          <w:p w14:paraId="47809575" w14:textId="77777777" w:rsidR="00294ED7" w:rsidRPr="0094686A" w:rsidRDefault="00294ED7" w:rsidP="00A24E63">
            <w:pPr>
              <w:spacing w:after="120" w:line="240" w:lineRule="auto"/>
              <w:ind w:left="0" w:right="0" w:firstLine="0"/>
              <w:jc w:val="center"/>
              <w:textAlignment w:val="baseline"/>
              <w:rPr>
                <w:del w:id="946" w:author="hp" w:date="2017-01-05T18:05:00Z"/>
                <w:rFonts w:asciiTheme="majorBidi" w:hAnsiTheme="majorBidi" w:cstheme="majorBidi"/>
                <w:color w:val="0000FF"/>
                <w:sz w:val="22"/>
              </w:rPr>
            </w:pPr>
            <w:commentRangeStart w:id="947"/>
            <w:del w:id="948" w:author="hp" w:date="2017-01-05T18:05:00Z">
              <w:r w:rsidRPr="0094686A">
                <w:rPr>
                  <w:rFonts w:asciiTheme="majorBidi" w:hAnsiTheme="majorBidi" w:cstheme="majorBidi"/>
                  <w:color w:val="auto"/>
                  <w:sz w:val="22"/>
                </w:rPr>
                <w:delText>Fig 2:</w:delText>
              </w:r>
              <w:commentRangeEnd w:id="947"/>
              <w:r w:rsidRPr="0094686A">
                <w:rPr>
                  <w:rStyle w:val="CommentReference"/>
                  <w:rFonts w:asciiTheme="majorBidi" w:hAnsiTheme="majorBidi" w:cstheme="majorBidi"/>
                  <w:sz w:val="22"/>
                  <w:szCs w:val="22"/>
                </w:rPr>
                <w:commentReference w:id="947"/>
              </w:r>
            </w:del>
          </w:p>
        </w:tc>
        <w:tc>
          <w:tcPr>
            <w:tcW w:w="4352" w:type="dxa"/>
          </w:tcPr>
          <w:p w14:paraId="2AF28D89" w14:textId="77777777" w:rsidR="00294ED7" w:rsidRPr="0094686A" w:rsidRDefault="00294ED7" w:rsidP="00A24E63">
            <w:pPr>
              <w:spacing w:after="120" w:line="240" w:lineRule="auto"/>
              <w:ind w:left="0" w:right="0" w:firstLine="0"/>
              <w:jc w:val="center"/>
              <w:textAlignment w:val="baseline"/>
              <w:rPr>
                <w:del w:id="949" w:author="hp" w:date="2017-01-05T18:05:00Z"/>
                <w:rFonts w:asciiTheme="majorBidi" w:hAnsiTheme="majorBidi" w:cstheme="majorBidi"/>
                <w:color w:val="auto"/>
                <w:sz w:val="22"/>
              </w:rPr>
            </w:pPr>
          </w:p>
        </w:tc>
      </w:tr>
    </w:tbl>
    <w:p w14:paraId="186D9F3F" w14:textId="77777777" w:rsidR="00294ED7" w:rsidRPr="0094686A" w:rsidRDefault="00294ED7" w:rsidP="00A24E63">
      <w:pPr>
        <w:spacing w:after="120" w:line="240" w:lineRule="auto"/>
        <w:ind w:left="0" w:right="0" w:firstLine="0"/>
        <w:jc w:val="left"/>
        <w:textAlignment w:val="baseline"/>
        <w:rPr>
          <w:del w:id="950" w:author="hp" w:date="2017-01-05T18:05:00Z"/>
          <w:rFonts w:asciiTheme="majorBidi" w:hAnsiTheme="majorBidi" w:cstheme="majorBidi"/>
          <w:color w:val="0000FF"/>
          <w:sz w:val="22"/>
        </w:rPr>
      </w:pPr>
    </w:p>
    <w:p w14:paraId="1C59E195" w14:textId="77777777" w:rsidR="00CF7775" w:rsidRPr="0094686A" w:rsidRDefault="00CF7775" w:rsidP="00A24E63">
      <w:pPr>
        <w:spacing w:after="120" w:line="240" w:lineRule="auto"/>
        <w:ind w:left="0" w:right="0" w:firstLine="0"/>
        <w:jc w:val="left"/>
        <w:textAlignment w:val="baseline"/>
        <w:rPr>
          <w:del w:id="951" w:author="hp" w:date="2017-01-05T18:05:00Z"/>
          <w:rFonts w:asciiTheme="majorBidi" w:hAnsiTheme="majorBidi" w:cstheme="majorBidi"/>
          <w:color w:val="0000FF"/>
          <w:sz w:val="22"/>
        </w:rPr>
      </w:pPr>
    </w:p>
    <w:p w14:paraId="03016D76" w14:textId="77777777" w:rsidR="00CF7775" w:rsidRPr="0094686A" w:rsidRDefault="00CF7775" w:rsidP="00A24E63">
      <w:pPr>
        <w:spacing w:after="120" w:line="240" w:lineRule="auto"/>
        <w:ind w:left="0" w:right="0"/>
        <w:jc w:val="left"/>
        <w:textAlignment w:val="baseline"/>
        <w:rPr>
          <w:del w:id="952" w:author="hp" w:date="2017-01-05T18:05:00Z"/>
          <w:rFonts w:asciiTheme="majorBidi" w:hAnsiTheme="majorBidi" w:cstheme="majorBidi"/>
          <w:color w:val="0000FF"/>
          <w:sz w:val="22"/>
        </w:rPr>
      </w:pPr>
    </w:p>
    <w:p w14:paraId="0D9337F0" w14:textId="77777777" w:rsidR="001B35DE" w:rsidRPr="0094686A" w:rsidRDefault="001B35DE" w:rsidP="00A24E63">
      <w:pPr>
        <w:spacing w:after="120" w:line="240" w:lineRule="auto"/>
        <w:ind w:left="0" w:right="0" w:firstLine="0"/>
        <w:jc w:val="left"/>
        <w:textAlignment w:val="baseline"/>
        <w:rPr>
          <w:del w:id="953" w:author="hp" w:date="2017-01-05T18:05:00Z"/>
          <w:rFonts w:asciiTheme="majorBidi" w:hAnsiTheme="majorBidi" w:cstheme="majorBidi"/>
          <w:b/>
          <w:bCs/>
          <w:color w:val="auto"/>
          <w:sz w:val="22"/>
        </w:rPr>
      </w:pPr>
      <w:del w:id="954" w:author="hp" w:date="2017-01-05T18:05:00Z">
        <w:r w:rsidRPr="0094686A">
          <w:rPr>
            <w:rFonts w:asciiTheme="majorBidi" w:hAnsiTheme="majorBidi" w:cstheme="majorBidi"/>
            <w:b/>
            <w:bCs/>
            <w:color w:val="auto"/>
            <w:sz w:val="22"/>
          </w:rPr>
          <w:delText xml:space="preserve">Back-end: </w:delText>
        </w:r>
      </w:del>
    </w:p>
    <w:p w14:paraId="03577349" w14:textId="1349B436" w:rsidR="001B35DE" w:rsidRPr="0094686A" w:rsidRDefault="001B35DE" w:rsidP="00A24E63">
      <w:pPr>
        <w:spacing w:after="120" w:line="240" w:lineRule="auto"/>
        <w:ind w:left="0" w:right="0" w:firstLine="0"/>
        <w:jc w:val="left"/>
        <w:textAlignment w:val="baseline"/>
        <w:rPr>
          <w:del w:id="955" w:author="hp" w:date="2017-01-05T18:05:00Z"/>
          <w:rFonts w:asciiTheme="majorBidi" w:hAnsiTheme="majorBidi" w:cstheme="majorBidi"/>
          <w:b/>
          <w:bCs/>
          <w:color w:val="auto"/>
          <w:sz w:val="22"/>
        </w:rPr>
      </w:pPr>
      <w:del w:id="956" w:author="hp" w:date="2017-01-05T18:05:00Z">
        <w:r w:rsidRPr="0094686A">
          <w:rPr>
            <w:rFonts w:asciiTheme="majorBidi" w:hAnsiTheme="majorBidi" w:cstheme="majorBidi"/>
            <w:b/>
            <w:bCs/>
            <w:color w:val="auto"/>
            <w:sz w:val="22"/>
          </w:rPr>
          <w:delText xml:space="preserve"> &lt; </w:delText>
        </w:r>
        <w:commentRangeStart w:id="957"/>
        <w:r w:rsidRPr="0094686A">
          <w:rPr>
            <w:rFonts w:asciiTheme="majorBidi" w:hAnsiTheme="majorBidi" w:cstheme="majorBidi"/>
            <w:b/>
            <w:bCs/>
            <w:color w:val="auto"/>
            <w:sz w:val="22"/>
          </w:rPr>
          <w:delText>Screen, defaultval=val &gt;</w:delText>
        </w:r>
        <w:commentRangeEnd w:id="957"/>
        <w:r w:rsidR="00773D19" w:rsidRPr="0094686A">
          <w:rPr>
            <w:rStyle w:val="CommentReference"/>
            <w:rFonts w:asciiTheme="majorBidi" w:hAnsiTheme="majorBidi" w:cstheme="majorBidi"/>
            <w:sz w:val="22"/>
            <w:szCs w:val="22"/>
          </w:rPr>
          <w:commentReference w:id="957"/>
        </w:r>
        <w:r w:rsidRPr="0094686A">
          <w:rPr>
            <w:rFonts w:asciiTheme="majorBidi" w:hAnsiTheme="majorBidi" w:cstheme="majorBidi"/>
            <w:b/>
            <w:bCs/>
            <w:color w:val="auto"/>
            <w:sz w:val="22"/>
          </w:rPr>
          <w:delText xml:space="preserve"> </w:delText>
        </w:r>
      </w:del>
    </w:p>
    <w:p w14:paraId="52E2F48A" w14:textId="1242D354" w:rsidR="001B35DE" w:rsidRPr="0094686A" w:rsidRDefault="001B35DE" w:rsidP="00A24E63">
      <w:pPr>
        <w:spacing w:after="120" w:line="240" w:lineRule="auto"/>
        <w:ind w:left="0" w:right="0" w:firstLine="0"/>
        <w:jc w:val="left"/>
        <w:textAlignment w:val="baseline"/>
        <w:rPr>
          <w:del w:id="958" w:author="hp" w:date="2017-01-05T18:05:00Z"/>
          <w:rFonts w:asciiTheme="majorBidi" w:hAnsiTheme="majorBidi" w:cstheme="majorBidi"/>
          <w:b/>
          <w:bCs/>
          <w:color w:val="auto"/>
          <w:sz w:val="22"/>
        </w:rPr>
      </w:pPr>
      <w:del w:id="959" w:author="hp" w:date="2017-01-05T18:05:00Z">
        <w:r w:rsidRPr="0094686A">
          <w:rPr>
            <w:rFonts w:asciiTheme="majorBidi" w:hAnsiTheme="majorBidi" w:cstheme="majorBidi"/>
            <w:b/>
            <w:bCs/>
            <w:color w:val="auto"/>
            <w:sz w:val="22"/>
          </w:rPr>
          <w:delText>N=sizeOfLIst</w:delText>
        </w:r>
      </w:del>
    </w:p>
    <w:p w14:paraId="57333080" w14:textId="77777777" w:rsidR="001B35DE" w:rsidRPr="0094686A" w:rsidRDefault="001B35DE" w:rsidP="00A24E63">
      <w:pPr>
        <w:spacing w:after="120" w:line="240" w:lineRule="auto"/>
        <w:ind w:left="0" w:right="0" w:firstLine="0"/>
        <w:jc w:val="left"/>
        <w:textAlignment w:val="baseline"/>
        <w:rPr>
          <w:del w:id="960" w:author="hp" w:date="2017-01-05T18:05:00Z"/>
          <w:rFonts w:asciiTheme="majorBidi" w:hAnsiTheme="majorBidi" w:cstheme="majorBidi"/>
          <w:b/>
          <w:bCs/>
          <w:color w:val="auto"/>
          <w:sz w:val="22"/>
        </w:rPr>
      </w:pPr>
      <w:commentRangeStart w:id="961"/>
      <w:del w:id="962" w:author="hp" w:date="2017-01-05T18:05:00Z">
        <w:r w:rsidRPr="0094686A">
          <w:rPr>
            <w:rFonts w:asciiTheme="majorBidi" w:hAnsiTheme="majorBidi" w:cstheme="majorBidi"/>
            <w:b/>
            <w:bCs/>
            <w:color w:val="auto"/>
            <w:sz w:val="22"/>
          </w:rPr>
          <w:delText>If SelectedVal = 0</w:delText>
        </w:r>
      </w:del>
    </w:p>
    <w:p w14:paraId="61D870B2" w14:textId="77777777" w:rsidR="001B35DE" w:rsidRPr="0094686A" w:rsidRDefault="001B35DE" w:rsidP="00A24E63">
      <w:pPr>
        <w:spacing w:after="120" w:line="240" w:lineRule="auto"/>
        <w:ind w:left="0" w:right="0" w:firstLine="0"/>
        <w:jc w:val="left"/>
        <w:textAlignment w:val="baseline"/>
        <w:rPr>
          <w:del w:id="963" w:author="hp" w:date="2017-01-05T18:05:00Z"/>
          <w:rFonts w:asciiTheme="majorBidi" w:hAnsiTheme="majorBidi" w:cstheme="majorBidi"/>
          <w:b/>
          <w:bCs/>
          <w:color w:val="auto"/>
          <w:sz w:val="22"/>
        </w:rPr>
      </w:pPr>
      <w:del w:id="964" w:author="hp" w:date="2017-01-05T18:05:00Z">
        <w:r w:rsidRPr="0094686A">
          <w:rPr>
            <w:rFonts w:asciiTheme="majorBidi" w:hAnsiTheme="majorBidi" w:cstheme="majorBidi"/>
            <w:b/>
            <w:bCs/>
            <w:color w:val="auto"/>
            <w:sz w:val="22"/>
          </w:rPr>
          <w:delText xml:space="preserve">     &lt; Screen, 0&gt;</w:delText>
        </w:r>
      </w:del>
    </w:p>
    <w:p w14:paraId="442B4529" w14:textId="035244B9" w:rsidR="001B35DE" w:rsidRPr="0094686A" w:rsidRDefault="001B35DE" w:rsidP="00A24E63">
      <w:pPr>
        <w:spacing w:after="120" w:line="240" w:lineRule="auto"/>
        <w:ind w:left="0" w:right="0" w:firstLine="0"/>
        <w:jc w:val="left"/>
        <w:textAlignment w:val="baseline"/>
        <w:rPr>
          <w:del w:id="965" w:author="hp" w:date="2017-01-05T18:05:00Z"/>
          <w:rFonts w:asciiTheme="majorBidi" w:hAnsiTheme="majorBidi" w:cstheme="majorBidi"/>
          <w:b/>
          <w:bCs/>
          <w:color w:val="auto"/>
          <w:sz w:val="22"/>
        </w:rPr>
      </w:pPr>
      <w:del w:id="966" w:author="hp" w:date="2017-01-05T18:05:00Z">
        <w:r w:rsidRPr="0094686A">
          <w:rPr>
            <w:rFonts w:asciiTheme="majorBidi" w:hAnsiTheme="majorBidi" w:cstheme="majorBidi"/>
            <w:b/>
            <w:bCs/>
            <w:color w:val="auto"/>
            <w:sz w:val="22"/>
          </w:rPr>
          <w:delText>If SelectedVal = 1</w:delText>
        </w:r>
      </w:del>
    </w:p>
    <w:p w14:paraId="4B09173A" w14:textId="0F343DF3" w:rsidR="001B35DE" w:rsidRPr="0094686A" w:rsidRDefault="001B35DE" w:rsidP="00A24E63">
      <w:pPr>
        <w:spacing w:after="120" w:line="240" w:lineRule="auto"/>
        <w:ind w:left="0" w:right="0" w:firstLine="0"/>
        <w:jc w:val="left"/>
        <w:textAlignment w:val="baseline"/>
        <w:rPr>
          <w:del w:id="967" w:author="hp" w:date="2017-01-05T18:05:00Z"/>
          <w:rFonts w:asciiTheme="majorBidi" w:hAnsiTheme="majorBidi" w:cstheme="majorBidi"/>
          <w:b/>
          <w:bCs/>
          <w:color w:val="auto"/>
          <w:sz w:val="22"/>
        </w:rPr>
      </w:pPr>
      <w:del w:id="968" w:author="hp" w:date="2017-01-05T18:05:00Z">
        <w:r w:rsidRPr="0094686A">
          <w:rPr>
            <w:rFonts w:asciiTheme="majorBidi" w:hAnsiTheme="majorBidi" w:cstheme="majorBidi"/>
            <w:b/>
            <w:bCs/>
            <w:color w:val="auto"/>
            <w:sz w:val="22"/>
          </w:rPr>
          <w:delText xml:space="preserve">     &lt; Screen, 1&gt;</w:delText>
        </w:r>
      </w:del>
    </w:p>
    <w:p w14:paraId="41A673C4" w14:textId="67683B60" w:rsidR="001B35DE" w:rsidRPr="0094686A" w:rsidRDefault="001B35DE" w:rsidP="00A24E63">
      <w:pPr>
        <w:spacing w:after="120" w:line="240" w:lineRule="auto"/>
        <w:ind w:left="0" w:right="0" w:firstLine="0"/>
        <w:jc w:val="left"/>
        <w:textAlignment w:val="baseline"/>
        <w:rPr>
          <w:del w:id="969" w:author="hp" w:date="2017-01-05T18:05:00Z"/>
          <w:rFonts w:asciiTheme="majorBidi" w:hAnsiTheme="majorBidi" w:cstheme="majorBidi"/>
          <w:b/>
          <w:bCs/>
          <w:color w:val="auto"/>
          <w:sz w:val="22"/>
        </w:rPr>
      </w:pPr>
      <w:del w:id="970" w:author="hp" w:date="2017-01-05T18:05:00Z">
        <w:r w:rsidRPr="0094686A">
          <w:rPr>
            <w:rFonts w:asciiTheme="majorBidi" w:hAnsiTheme="majorBidi" w:cstheme="majorBidi"/>
            <w:b/>
            <w:bCs/>
            <w:color w:val="auto"/>
            <w:sz w:val="22"/>
          </w:rPr>
          <w:delText>If SelectedVal = 2</w:delText>
        </w:r>
      </w:del>
    </w:p>
    <w:p w14:paraId="29B3FAE0" w14:textId="77834CE0" w:rsidR="001B35DE" w:rsidRPr="0094686A" w:rsidRDefault="001B35DE" w:rsidP="00A24E63">
      <w:pPr>
        <w:spacing w:after="120" w:line="240" w:lineRule="auto"/>
        <w:ind w:left="0" w:right="0" w:firstLine="0"/>
        <w:jc w:val="left"/>
        <w:textAlignment w:val="baseline"/>
        <w:rPr>
          <w:del w:id="971" w:author="hp" w:date="2017-01-05T18:05:00Z"/>
          <w:rFonts w:asciiTheme="majorBidi" w:hAnsiTheme="majorBidi" w:cstheme="majorBidi"/>
          <w:b/>
          <w:bCs/>
          <w:color w:val="auto"/>
          <w:sz w:val="22"/>
        </w:rPr>
      </w:pPr>
      <w:del w:id="972" w:author="hp" w:date="2017-01-05T18:05:00Z">
        <w:r w:rsidRPr="0094686A">
          <w:rPr>
            <w:rFonts w:asciiTheme="majorBidi" w:hAnsiTheme="majorBidi" w:cstheme="majorBidi"/>
            <w:b/>
            <w:bCs/>
            <w:color w:val="auto"/>
            <w:sz w:val="22"/>
          </w:rPr>
          <w:delText xml:space="preserve">     &lt; Screen, 2&gt;</w:delText>
        </w:r>
      </w:del>
    </w:p>
    <w:p w14:paraId="6580F386" w14:textId="45682F5D" w:rsidR="001B35DE" w:rsidRPr="0094686A" w:rsidRDefault="001B35DE" w:rsidP="00A24E63">
      <w:pPr>
        <w:spacing w:after="120" w:line="240" w:lineRule="auto"/>
        <w:ind w:left="0" w:right="0" w:firstLine="0"/>
        <w:jc w:val="left"/>
        <w:textAlignment w:val="baseline"/>
        <w:rPr>
          <w:del w:id="973" w:author="hp" w:date="2017-01-05T18:05:00Z"/>
          <w:rFonts w:asciiTheme="majorBidi" w:hAnsiTheme="majorBidi" w:cstheme="majorBidi"/>
          <w:b/>
          <w:bCs/>
          <w:color w:val="auto"/>
          <w:sz w:val="22"/>
        </w:rPr>
      </w:pPr>
      <w:del w:id="974" w:author="hp" w:date="2017-01-05T18:05:00Z">
        <w:r w:rsidRPr="0094686A">
          <w:rPr>
            <w:rFonts w:asciiTheme="majorBidi" w:hAnsiTheme="majorBidi" w:cstheme="majorBidi"/>
            <w:b/>
            <w:bCs/>
            <w:color w:val="auto"/>
            <w:sz w:val="22"/>
          </w:rPr>
          <w:delText>If SelectedVal = 3</w:delText>
        </w:r>
      </w:del>
    </w:p>
    <w:p w14:paraId="1F0B37EB" w14:textId="01C5EEED" w:rsidR="001B35DE" w:rsidRPr="0094686A" w:rsidRDefault="001B35DE" w:rsidP="00A24E63">
      <w:pPr>
        <w:spacing w:after="120" w:line="240" w:lineRule="auto"/>
        <w:ind w:left="0" w:right="0" w:firstLine="0"/>
        <w:jc w:val="left"/>
        <w:textAlignment w:val="baseline"/>
        <w:rPr>
          <w:del w:id="975" w:author="hp" w:date="2017-01-05T18:05:00Z"/>
          <w:rFonts w:asciiTheme="majorBidi" w:hAnsiTheme="majorBidi" w:cstheme="majorBidi"/>
          <w:b/>
          <w:bCs/>
          <w:color w:val="auto"/>
          <w:sz w:val="22"/>
        </w:rPr>
      </w:pPr>
      <w:del w:id="976" w:author="hp" w:date="2017-01-05T18:05:00Z">
        <w:r w:rsidRPr="0094686A">
          <w:rPr>
            <w:rFonts w:asciiTheme="majorBidi" w:hAnsiTheme="majorBidi" w:cstheme="majorBidi"/>
            <w:b/>
            <w:bCs/>
            <w:color w:val="auto"/>
            <w:sz w:val="22"/>
          </w:rPr>
          <w:delText xml:space="preserve">     &lt; Screen, 3&gt;</w:delText>
        </w:r>
      </w:del>
    </w:p>
    <w:p w14:paraId="1A2BAEB3" w14:textId="3334B438" w:rsidR="001B35DE" w:rsidRPr="0094686A" w:rsidRDefault="001B35DE" w:rsidP="00A24E63">
      <w:pPr>
        <w:spacing w:after="120" w:line="240" w:lineRule="auto"/>
        <w:ind w:left="0" w:right="0" w:firstLine="0"/>
        <w:jc w:val="left"/>
        <w:textAlignment w:val="baseline"/>
        <w:rPr>
          <w:del w:id="977" w:author="hp" w:date="2017-01-05T18:05:00Z"/>
          <w:rFonts w:asciiTheme="majorBidi" w:hAnsiTheme="majorBidi" w:cstheme="majorBidi"/>
          <w:b/>
          <w:bCs/>
          <w:color w:val="auto"/>
          <w:sz w:val="22"/>
        </w:rPr>
      </w:pPr>
      <w:del w:id="978" w:author="hp" w:date="2017-01-05T18:05:00Z">
        <w:r w:rsidRPr="0094686A">
          <w:rPr>
            <w:rFonts w:asciiTheme="majorBidi" w:hAnsiTheme="majorBidi" w:cstheme="majorBidi"/>
            <w:b/>
            <w:bCs/>
            <w:color w:val="auto"/>
            <w:sz w:val="22"/>
          </w:rPr>
          <w:delText>..</w:delText>
        </w:r>
      </w:del>
    </w:p>
    <w:p w14:paraId="07F28A6F" w14:textId="3895DF54" w:rsidR="001B35DE" w:rsidRPr="0094686A" w:rsidRDefault="001B35DE" w:rsidP="00A24E63">
      <w:pPr>
        <w:spacing w:after="120" w:line="240" w:lineRule="auto"/>
        <w:ind w:left="0" w:right="0" w:firstLine="0"/>
        <w:jc w:val="left"/>
        <w:textAlignment w:val="baseline"/>
        <w:rPr>
          <w:del w:id="979" w:author="hp" w:date="2017-01-05T18:05:00Z"/>
          <w:rFonts w:asciiTheme="majorBidi" w:hAnsiTheme="majorBidi" w:cstheme="majorBidi"/>
          <w:b/>
          <w:bCs/>
          <w:color w:val="auto"/>
          <w:sz w:val="22"/>
        </w:rPr>
      </w:pPr>
      <w:del w:id="980" w:author="hp" w:date="2017-01-05T18:05:00Z">
        <w:r w:rsidRPr="0094686A">
          <w:rPr>
            <w:rFonts w:asciiTheme="majorBidi" w:hAnsiTheme="majorBidi" w:cstheme="majorBidi"/>
            <w:b/>
            <w:bCs/>
            <w:color w:val="auto"/>
            <w:sz w:val="22"/>
          </w:rPr>
          <w:delText>..</w:delText>
        </w:r>
      </w:del>
    </w:p>
    <w:p w14:paraId="64B9ED31" w14:textId="77777777" w:rsidR="001B35DE" w:rsidRPr="0094686A" w:rsidRDefault="001B35DE" w:rsidP="00A24E63">
      <w:pPr>
        <w:spacing w:after="120" w:line="240" w:lineRule="auto"/>
        <w:ind w:left="0" w:right="0" w:firstLine="0"/>
        <w:jc w:val="left"/>
        <w:textAlignment w:val="baseline"/>
        <w:rPr>
          <w:del w:id="981" w:author="hp" w:date="2017-01-05T18:05:00Z"/>
          <w:rFonts w:asciiTheme="majorBidi" w:hAnsiTheme="majorBidi" w:cstheme="majorBidi"/>
          <w:b/>
          <w:bCs/>
          <w:color w:val="auto"/>
          <w:sz w:val="22"/>
        </w:rPr>
      </w:pPr>
    </w:p>
    <w:p w14:paraId="25C0F263" w14:textId="19AEEE39" w:rsidR="001B35DE" w:rsidRPr="0094686A" w:rsidRDefault="001B35DE" w:rsidP="00A24E63">
      <w:pPr>
        <w:spacing w:after="120" w:line="240" w:lineRule="auto"/>
        <w:ind w:left="0" w:right="0" w:firstLine="0"/>
        <w:jc w:val="left"/>
        <w:textAlignment w:val="baseline"/>
        <w:rPr>
          <w:del w:id="982" w:author="hp" w:date="2017-01-05T18:05:00Z"/>
          <w:rFonts w:asciiTheme="majorBidi" w:hAnsiTheme="majorBidi" w:cstheme="majorBidi"/>
          <w:b/>
          <w:bCs/>
          <w:color w:val="auto"/>
          <w:sz w:val="22"/>
        </w:rPr>
      </w:pPr>
      <w:del w:id="983" w:author="hp" w:date="2017-01-05T18:05:00Z">
        <w:r w:rsidRPr="0094686A">
          <w:rPr>
            <w:rFonts w:asciiTheme="majorBidi" w:hAnsiTheme="majorBidi" w:cstheme="majorBidi"/>
            <w:b/>
            <w:bCs/>
            <w:color w:val="auto"/>
            <w:sz w:val="22"/>
          </w:rPr>
          <w:delText xml:space="preserve"> If SelectedVal = N-1</w:delText>
        </w:r>
      </w:del>
    </w:p>
    <w:p w14:paraId="761F88DE" w14:textId="569AB362" w:rsidR="001B35DE" w:rsidRPr="0094686A" w:rsidRDefault="001B35DE" w:rsidP="00A24E63">
      <w:pPr>
        <w:spacing w:after="120" w:line="240" w:lineRule="auto"/>
        <w:ind w:left="0" w:right="0" w:firstLine="0"/>
        <w:jc w:val="left"/>
        <w:textAlignment w:val="baseline"/>
        <w:rPr>
          <w:del w:id="984" w:author="hp" w:date="2017-01-05T18:05:00Z"/>
          <w:rFonts w:asciiTheme="majorBidi" w:hAnsiTheme="majorBidi" w:cstheme="majorBidi"/>
          <w:b/>
          <w:bCs/>
          <w:color w:val="auto"/>
          <w:sz w:val="22"/>
        </w:rPr>
      </w:pPr>
      <w:del w:id="985" w:author="hp" w:date="2017-01-05T18:05:00Z">
        <w:r w:rsidRPr="0094686A">
          <w:rPr>
            <w:rFonts w:asciiTheme="majorBidi" w:hAnsiTheme="majorBidi" w:cstheme="majorBidi"/>
            <w:b/>
            <w:bCs/>
            <w:color w:val="auto"/>
            <w:sz w:val="22"/>
          </w:rPr>
          <w:delText xml:space="preserve">     &lt; Screen, N-1&gt;</w:delText>
        </w:r>
        <w:commentRangeEnd w:id="961"/>
        <w:r w:rsidR="00773D19" w:rsidRPr="0094686A">
          <w:rPr>
            <w:rStyle w:val="CommentReference"/>
            <w:rFonts w:asciiTheme="majorBidi" w:hAnsiTheme="majorBidi" w:cstheme="majorBidi"/>
            <w:sz w:val="22"/>
            <w:szCs w:val="22"/>
          </w:rPr>
          <w:commentReference w:id="961"/>
        </w:r>
      </w:del>
    </w:p>
    <w:p w14:paraId="7A44BDB3" w14:textId="49BB6924" w:rsidR="00CF7775" w:rsidRPr="0094686A" w:rsidRDefault="00CF7775" w:rsidP="00A24E63">
      <w:pPr>
        <w:spacing w:after="120" w:line="240" w:lineRule="auto"/>
        <w:ind w:left="0" w:right="0" w:firstLine="0"/>
        <w:jc w:val="left"/>
        <w:textAlignment w:val="baseline"/>
        <w:rPr>
          <w:del w:id="986" w:author="hp" w:date="2017-01-05T18:05:00Z"/>
          <w:rFonts w:asciiTheme="majorBidi" w:hAnsiTheme="majorBidi" w:cstheme="majorBidi"/>
          <w:color w:val="0000FF"/>
          <w:sz w:val="22"/>
        </w:rPr>
      </w:pPr>
    </w:p>
    <w:p w14:paraId="35BD6C29" w14:textId="77777777" w:rsidR="001B35DE" w:rsidRPr="0094686A" w:rsidRDefault="001B35DE" w:rsidP="00A24E63">
      <w:pPr>
        <w:spacing w:after="120" w:line="240" w:lineRule="auto"/>
        <w:ind w:left="0" w:right="0" w:firstLine="0"/>
        <w:jc w:val="left"/>
        <w:textAlignment w:val="baseline"/>
        <w:rPr>
          <w:del w:id="987" w:author="hp" w:date="2017-01-05T18:05:00Z"/>
          <w:rFonts w:asciiTheme="majorBidi" w:hAnsiTheme="majorBidi" w:cstheme="majorBidi"/>
          <w:color w:val="0000FF"/>
          <w:sz w:val="22"/>
        </w:rPr>
      </w:pPr>
    </w:p>
    <w:p w14:paraId="3E675116" w14:textId="65D6BE05" w:rsidR="00B40032" w:rsidRPr="0094686A" w:rsidRDefault="00B40032" w:rsidP="00A24E63">
      <w:pPr>
        <w:numPr>
          <w:ilvl w:val="0"/>
          <w:numId w:val="30"/>
        </w:numPr>
        <w:spacing w:after="120" w:line="240" w:lineRule="auto"/>
        <w:ind w:left="0" w:right="0"/>
        <w:jc w:val="left"/>
        <w:textAlignment w:val="baseline"/>
        <w:rPr>
          <w:del w:id="988" w:author="hp" w:date="2017-01-05T18:05:00Z"/>
          <w:rFonts w:asciiTheme="majorBidi" w:hAnsiTheme="majorBidi" w:cstheme="majorBidi"/>
          <w:color w:val="auto"/>
          <w:sz w:val="22"/>
        </w:rPr>
      </w:pPr>
      <w:del w:id="989" w:author="hp" w:date="2017-01-05T18:05:00Z">
        <w:r w:rsidRPr="0094686A">
          <w:rPr>
            <w:rFonts w:asciiTheme="majorBidi" w:hAnsiTheme="majorBidi" w:cstheme="majorBidi"/>
            <w:b/>
            <w:bCs/>
            <w:color w:val="auto"/>
            <w:sz w:val="22"/>
          </w:rPr>
          <w:delText xml:space="preserve">standard button </w:delText>
        </w:r>
        <w:r w:rsidRPr="0094686A">
          <w:rPr>
            <w:rFonts w:asciiTheme="majorBidi" w:hAnsiTheme="majorBidi" w:cstheme="majorBidi"/>
            <w:color w:val="auto"/>
            <w:sz w:val="22"/>
          </w:rPr>
          <w:delText>: this type is  used  to enable moving  from screen to another screen  ,in this type we  </w:delText>
        </w:r>
        <w:r w:rsidRPr="0094686A">
          <w:rPr>
            <w:rFonts w:asciiTheme="majorBidi" w:hAnsiTheme="majorBidi" w:cstheme="majorBidi"/>
            <w:color w:val="auto"/>
            <w:sz w:val="22"/>
            <w:shd w:val="clear" w:color="auto" w:fill="FFFFFF"/>
          </w:rPr>
          <w:delText xml:space="preserve">specified a field for </w:delText>
        </w:r>
        <w:r w:rsidRPr="0094686A">
          <w:rPr>
            <w:rFonts w:asciiTheme="majorBidi" w:hAnsiTheme="majorBidi" w:cstheme="majorBidi"/>
            <w:color w:val="auto"/>
            <w:sz w:val="22"/>
          </w:rPr>
          <w:delText> name ,default value, conditions ,and the next  screen.</w:delText>
        </w:r>
      </w:del>
    </w:p>
    <w:p w14:paraId="6D0C77F7" w14:textId="77777777" w:rsidR="000E194D" w:rsidRPr="0094686A" w:rsidRDefault="000E194D" w:rsidP="00A24E63">
      <w:pPr>
        <w:spacing w:after="120" w:line="240" w:lineRule="auto"/>
        <w:ind w:left="0" w:right="0" w:firstLine="0"/>
        <w:jc w:val="left"/>
        <w:textAlignment w:val="baseline"/>
        <w:rPr>
          <w:del w:id="990" w:author="hp" w:date="2017-01-05T18:05:00Z"/>
          <w:rFonts w:asciiTheme="majorBidi" w:hAnsiTheme="majorBidi" w:cstheme="majorBidi"/>
          <w:color w:val="0000FF"/>
          <w:sz w:val="22"/>
        </w:rPr>
      </w:pPr>
    </w:p>
    <w:tbl>
      <w:tblPr>
        <w:tblStyle w:val="TableGrid0"/>
        <w:tblW w:w="0" w:type="auto"/>
        <w:tblInd w:w="-5" w:type="dxa"/>
        <w:tblLook w:val="04A0" w:firstRow="1" w:lastRow="0" w:firstColumn="1" w:lastColumn="0" w:noHBand="0" w:noVBand="1"/>
      </w:tblPr>
      <w:tblGrid>
        <w:gridCol w:w="4887"/>
        <w:gridCol w:w="4172"/>
      </w:tblGrid>
      <w:tr w:rsidR="007144D0" w:rsidRPr="0094686A" w14:paraId="7EA6642F" w14:textId="6B04AD58" w:rsidTr="00E30B91">
        <w:trPr>
          <w:trHeight w:val="4166"/>
          <w:del w:id="991" w:author="hp" w:date="2017-01-05T18:05:00Z"/>
        </w:trPr>
        <w:tc>
          <w:tcPr>
            <w:tcW w:w="4911" w:type="dxa"/>
          </w:tcPr>
          <w:p w14:paraId="3593B57E" w14:textId="6A246050" w:rsidR="007144D0" w:rsidRPr="0094686A" w:rsidRDefault="007144D0" w:rsidP="00A24E63">
            <w:pPr>
              <w:spacing w:after="120" w:line="240" w:lineRule="auto"/>
              <w:ind w:left="0" w:right="0" w:firstLine="0"/>
              <w:jc w:val="left"/>
              <w:textAlignment w:val="baseline"/>
              <w:rPr>
                <w:del w:id="992" w:author="hp" w:date="2017-01-05T18:05:00Z"/>
                <w:rFonts w:asciiTheme="majorBidi" w:hAnsiTheme="majorBidi" w:cstheme="majorBidi"/>
                <w:color w:val="0000FF"/>
                <w:sz w:val="22"/>
              </w:rPr>
            </w:pPr>
            <w:del w:id="993" w:author="hp" w:date="2017-01-05T18:05:00Z">
              <w:r w:rsidRPr="0094686A">
                <w:rPr>
                  <w:rFonts w:asciiTheme="majorBidi" w:hAnsiTheme="majorBidi" w:cstheme="majorBidi"/>
                  <w:sz w:val="22"/>
                </w:rPr>
                <w:object w:dxaOrig="6525" w:dyaOrig="3570" w14:anchorId="158961FC">
                  <v:shape id="_x0000_i1235" type="#_x0000_t75" style="width:227.7pt;height:178.35pt" o:ole="">
                    <v:imagedata r:id="rId32" o:title=""/>
                  </v:shape>
                  <o:OLEObject Type="Embed" ProgID="PBrush" ShapeID="_x0000_i1235" DrawAspect="Content" ObjectID="_1545287219" r:id="rId33"/>
                </w:object>
              </w:r>
            </w:del>
          </w:p>
        </w:tc>
        <w:tc>
          <w:tcPr>
            <w:tcW w:w="4331" w:type="dxa"/>
          </w:tcPr>
          <w:p w14:paraId="374D9BD8" w14:textId="77777777" w:rsidR="007144D0" w:rsidRPr="0094686A" w:rsidRDefault="007144D0" w:rsidP="00A24E63">
            <w:pPr>
              <w:spacing w:after="120" w:line="240" w:lineRule="auto"/>
              <w:ind w:left="0" w:right="0" w:firstLine="0"/>
              <w:jc w:val="left"/>
              <w:textAlignment w:val="baseline"/>
              <w:rPr>
                <w:del w:id="994" w:author="hp" w:date="2017-01-05T18:05:00Z"/>
                <w:rFonts w:asciiTheme="majorBidi" w:hAnsiTheme="majorBidi" w:cstheme="majorBidi"/>
                <w:noProof/>
                <w:sz w:val="22"/>
              </w:rPr>
            </w:pPr>
          </w:p>
          <w:p w14:paraId="2D7B07D3" w14:textId="6D35781B" w:rsidR="007144D0" w:rsidRPr="0094686A" w:rsidRDefault="007144D0" w:rsidP="00A24E63">
            <w:pPr>
              <w:spacing w:after="120" w:line="240" w:lineRule="auto"/>
              <w:ind w:left="0" w:right="0" w:firstLine="0"/>
              <w:jc w:val="left"/>
              <w:textAlignment w:val="baseline"/>
              <w:rPr>
                <w:del w:id="995" w:author="hp" w:date="2017-01-05T18:05:00Z"/>
                <w:rFonts w:asciiTheme="majorBidi" w:hAnsiTheme="majorBidi" w:cstheme="majorBidi"/>
                <w:sz w:val="22"/>
              </w:rPr>
            </w:pPr>
            <w:del w:id="996" w:author="hp" w:date="2017-01-05T18:05:00Z">
              <w:r w:rsidRPr="0094686A">
                <w:rPr>
                  <w:rFonts w:asciiTheme="majorBidi" w:hAnsiTheme="majorBidi" w:cstheme="majorBidi"/>
                  <w:noProof/>
                  <w:sz w:val="22"/>
                  <w:lang w:bidi="ar-SA"/>
                </w:rPr>
                <w:drawing>
                  <wp:inline distT="0" distB="0" distL="0" distR="0" wp14:anchorId="77B9C5A4" wp14:editId="745DB7DD">
                    <wp:extent cx="2047828" cy="2788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7344" t="28337" r="51574" b="45754"/>
                            <a:stretch/>
                          </pic:blipFill>
                          <pic:spPr bwMode="auto">
                            <a:xfrm>
                              <a:off x="0" y="0"/>
                              <a:ext cx="2063062" cy="2809028"/>
                            </a:xfrm>
                            <a:prstGeom prst="rect">
                              <a:avLst/>
                            </a:prstGeom>
                            <a:ln>
                              <a:noFill/>
                            </a:ln>
                            <a:extLst>
                              <a:ext uri="{53640926-AAD7-44D8-BBD7-CCE9431645EC}">
                                <a14:shadowObscured xmlns:a14="http://schemas.microsoft.com/office/drawing/2010/main"/>
                              </a:ext>
                            </a:extLst>
                          </pic:spPr>
                        </pic:pic>
                      </a:graphicData>
                    </a:graphic>
                  </wp:inline>
                </w:drawing>
              </w:r>
            </w:del>
          </w:p>
        </w:tc>
      </w:tr>
      <w:tr w:rsidR="007144D0" w:rsidRPr="0094686A" w14:paraId="4D0474C9" w14:textId="63E7F10F" w:rsidTr="00C010D2">
        <w:trPr>
          <w:trHeight w:val="70"/>
          <w:del w:id="997" w:author="hp" w:date="2017-01-05T18:05:00Z"/>
        </w:trPr>
        <w:tc>
          <w:tcPr>
            <w:tcW w:w="4911" w:type="dxa"/>
          </w:tcPr>
          <w:p w14:paraId="505E4EDE" w14:textId="75EE3AD9" w:rsidR="007144D0" w:rsidRPr="0094686A" w:rsidRDefault="007144D0" w:rsidP="00A24E63">
            <w:pPr>
              <w:spacing w:after="120" w:line="240" w:lineRule="auto"/>
              <w:ind w:left="0" w:right="0" w:firstLine="0"/>
              <w:jc w:val="center"/>
              <w:textAlignment w:val="baseline"/>
              <w:rPr>
                <w:del w:id="998" w:author="hp" w:date="2017-01-05T18:05:00Z"/>
                <w:rFonts w:asciiTheme="majorBidi" w:hAnsiTheme="majorBidi" w:cstheme="majorBidi"/>
                <w:color w:val="0000FF"/>
                <w:sz w:val="22"/>
              </w:rPr>
            </w:pPr>
            <w:del w:id="999" w:author="hp" w:date="2017-01-05T18:05:00Z">
              <w:r w:rsidRPr="0094686A">
                <w:rPr>
                  <w:rFonts w:asciiTheme="majorBidi" w:hAnsiTheme="majorBidi" w:cstheme="majorBidi"/>
                  <w:color w:val="auto"/>
                  <w:sz w:val="22"/>
                </w:rPr>
                <w:delText>Fig 3:</w:delText>
              </w:r>
            </w:del>
          </w:p>
        </w:tc>
        <w:tc>
          <w:tcPr>
            <w:tcW w:w="4331" w:type="dxa"/>
          </w:tcPr>
          <w:p w14:paraId="5417AA42" w14:textId="3FBED420" w:rsidR="007144D0" w:rsidRPr="0094686A" w:rsidRDefault="007144D0" w:rsidP="00A24E63">
            <w:pPr>
              <w:spacing w:after="120" w:line="240" w:lineRule="auto"/>
              <w:ind w:left="0" w:right="0" w:firstLine="0"/>
              <w:jc w:val="center"/>
              <w:textAlignment w:val="baseline"/>
              <w:rPr>
                <w:del w:id="1000" w:author="hp" w:date="2017-01-05T18:05:00Z"/>
                <w:rFonts w:asciiTheme="majorBidi" w:hAnsiTheme="majorBidi" w:cstheme="majorBidi"/>
                <w:color w:val="auto"/>
                <w:sz w:val="22"/>
              </w:rPr>
            </w:pPr>
            <w:del w:id="1001" w:author="hp" w:date="2017-01-05T18:05:00Z">
              <w:r w:rsidRPr="0094686A">
                <w:rPr>
                  <w:rFonts w:asciiTheme="majorBidi" w:hAnsiTheme="majorBidi" w:cstheme="majorBidi"/>
                  <w:color w:val="auto"/>
                  <w:sz w:val="22"/>
                </w:rPr>
                <w:delText>Fig 3.1:</w:delText>
              </w:r>
            </w:del>
          </w:p>
        </w:tc>
      </w:tr>
    </w:tbl>
    <w:p w14:paraId="4D5EEF00" w14:textId="77777777" w:rsidR="00C010D2" w:rsidRPr="0094686A" w:rsidRDefault="00C010D2" w:rsidP="00A24E63">
      <w:pPr>
        <w:spacing w:after="120" w:line="240" w:lineRule="auto"/>
        <w:ind w:left="0" w:right="0" w:firstLine="0"/>
        <w:jc w:val="left"/>
        <w:textAlignment w:val="baseline"/>
        <w:rPr>
          <w:del w:id="1002" w:author="hp" w:date="2017-01-05T18:05:00Z"/>
          <w:rFonts w:asciiTheme="majorBidi" w:hAnsiTheme="majorBidi" w:cstheme="majorBidi"/>
          <w:noProof/>
          <w:color w:val="0000FF"/>
          <w:sz w:val="22"/>
        </w:rPr>
      </w:pPr>
    </w:p>
    <w:p w14:paraId="44B9C602" w14:textId="77777777" w:rsidR="005E7477" w:rsidRPr="0094686A" w:rsidRDefault="00E72534" w:rsidP="00A24E63">
      <w:pPr>
        <w:spacing w:after="120" w:line="240" w:lineRule="auto"/>
        <w:ind w:left="0" w:right="0" w:firstLine="0"/>
        <w:jc w:val="right"/>
        <w:textAlignment w:val="baseline"/>
        <w:rPr>
          <w:del w:id="1003" w:author="hp" w:date="2017-01-05T18:05:00Z"/>
          <w:rFonts w:asciiTheme="majorBidi" w:hAnsiTheme="majorBidi" w:cstheme="majorBidi"/>
          <w:color w:val="0000FF"/>
          <w:sz w:val="22"/>
        </w:rPr>
      </w:pPr>
      <w:del w:id="1004" w:author="hp" w:date="2017-01-05T18:05:00Z">
        <w:r w:rsidRPr="0094686A">
          <w:rPr>
            <w:rStyle w:val="CommentReference"/>
            <w:rFonts w:asciiTheme="majorBidi" w:hAnsiTheme="majorBidi" w:cstheme="majorBidi"/>
            <w:sz w:val="22"/>
            <w:szCs w:val="22"/>
          </w:rPr>
          <w:commentReference w:id="1005"/>
        </w:r>
      </w:del>
    </w:p>
    <w:tbl>
      <w:tblPr>
        <w:tblStyle w:val="TableGrid0"/>
        <w:tblpPr w:leftFromText="180" w:rightFromText="180" w:vertAnchor="text" w:horzAnchor="margin" w:tblpY="99"/>
        <w:tblW w:w="9303" w:type="dxa"/>
        <w:tblLook w:val="04A0" w:firstRow="1" w:lastRow="0" w:firstColumn="1" w:lastColumn="0" w:noHBand="0" w:noVBand="1"/>
      </w:tblPr>
      <w:tblGrid>
        <w:gridCol w:w="5023"/>
        <w:gridCol w:w="4280"/>
      </w:tblGrid>
      <w:tr w:rsidR="00E30B91" w:rsidRPr="0094686A" w14:paraId="56E6E84A" w14:textId="77777777" w:rsidTr="00E30B91">
        <w:trPr>
          <w:trHeight w:val="3251"/>
          <w:del w:id="1006" w:author="hp" w:date="2017-01-05T18:05:00Z"/>
        </w:trPr>
        <w:tc>
          <w:tcPr>
            <w:tcW w:w="5023" w:type="dxa"/>
          </w:tcPr>
          <w:p w14:paraId="220E442B" w14:textId="77777777" w:rsidR="00E30B91" w:rsidRPr="0094686A" w:rsidRDefault="00E30B91" w:rsidP="00A24E63">
            <w:pPr>
              <w:spacing w:after="120" w:line="240" w:lineRule="auto"/>
              <w:ind w:left="0" w:right="0" w:firstLine="0"/>
              <w:jc w:val="left"/>
              <w:textAlignment w:val="baseline"/>
              <w:rPr>
                <w:del w:id="1007" w:author="hp" w:date="2017-01-05T18:05:00Z"/>
                <w:rFonts w:asciiTheme="majorBidi" w:hAnsiTheme="majorBidi" w:cstheme="majorBidi"/>
                <w:sz w:val="22"/>
              </w:rPr>
            </w:pPr>
          </w:p>
          <w:p w14:paraId="1859F892" w14:textId="3AB28D97" w:rsidR="00E30B91" w:rsidRPr="0094686A" w:rsidRDefault="00E30B91" w:rsidP="00A24E63">
            <w:pPr>
              <w:spacing w:after="120" w:line="240" w:lineRule="auto"/>
              <w:ind w:left="0" w:right="0" w:firstLine="0"/>
              <w:jc w:val="left"/>
              <w:textAlignment w:val="baseline"/>
              <w:rPr>
                <w:del w:id="1008" w:author="hp" w:date="2017-01-05T18:05:00Z"/>
                <w:rFonts w:asciiTheme="majorBidi" w:hAnsiTheme="majorBidi" w:cstheme="majorBidi"/>
                <w:sz w:val="22"/>
              </w:rPr>
            </w:pPr>
          </w:p>
          <w:p w14:paraId="4EA1AF70" w14:textId="19B8461C" w:rsidR="00E30B91" w:rsidRPr="0094686A" w:rsidRDefault="00E30B91" w:rsidP="00A24E63">
            <w:pPr>
              <w:spacing w:after="120" w:line="240" w:lineRule="auto"/>
              <w:ind w:left="0" w:right="0" w:firstLine="0"/>
              <w:jc w:val="left"/>
              <w:textAlignment w:val="baseline"/>
              <w:rPr>
                <w:del w:id="1009" w:author="hp" w:date="2017-01-05T18:05:00Z"/>
                <w:rFonts w:asciiTheme="majorBidi" w:hAnsiTheme="majorBidi" w:cstheme="majorBidi"/>
                <w:sz w:val="22"/>
              </w:rPr>
            </w:pPr>
            <w:del w:id="1010"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701760" behindDoc="0" locked="0" layoutInCell="1" allowOverlap="1" wp14:anchorId="02721DF6" wp14:editId="6BBD60CA">
                        <wp:simplePos x="0" y="0"/>
                        <wp:positionH relativeFrom="column">
                          <wp:posOffset>899795</wp:posOffset>
                        </wp:positionH>
                        <wp:positionV relativeFrom="paragraph">
                          <wp:posOffset>129539</wp:posOffset>
                        </wp:positionV>
                        <wp:extent cx="152400" cy="180975"/>
                        <wp:effectExtent l="0" t="0" r="76200" b="47625"/>
                        <wp:wrapNone/>
                        <wp:docPr id="36" name="Straight Arrow Connector 36"/>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C6BDBA" id="Straight Arrow Connector 36" o:spid="_x0000_s1026" type="#_x0000_t32" style="position:absolute;margin-left:70.85pt;margin-top:10.2pt;width:12pt;height:14.2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" strokecolor="black [3200]" strokeweight=".5pt">
                        <v:stroke endarrow="block" joinstyle="miter"/>
                      </v:shape>
                    </w:pict>
                  </mc:Fallback>
                </mc:AlternateContent>
              </w:r>
            </w:del>
          </w:p>
          <w:p w14:paraId="2BD43095" w14:textId="77676D45" w:rsidR="00E30B91" w:rsidRPr="0094686A" w:rsidRDefault="00E30B91" w:rsidP="00A24E63">
            <w:pPr>
              <w:spacing w:after="120" w:line="240" w:lineRule="auto"/>
              <w:ind w:left="0" w:right="0" w:firstLine="0"/>
              <w:jc w:val="left"/>
              <w:textAlignment w:val="baseline"/>
              <w:rPr>
                <w:del w:id="1011" w:author="hp" w:date="2017-01-05T18:05:00Z"/>
                <w:rFonts w:asciiTheme="majorBidi" w:hAnsiTheme="majorBidi" w:cstheme="majorBidi"/>
                <w:sz w:val="22"/>
              </w:rPr>
            </w:pPr>
            <w:del w:id="1012"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706880" behindDoc="0" locked="0" layoutInCell="1" allowOverlap="1" wp14:anchorId="1EB41B29" wp14:editId="55469A20">
                        <wp:simplePos x="0" y="0"/>
                        <wp:positionH relativeFrom="column">
                          <wp:posOffset>908050</wp:posOffset>
                        </wp:positionH>
                        <wp:positionV relativeFrom="paragraph">
                          <wp:posOffset>112395</wp:posOffset>
                        </wp:positionV>
                        <wp:extent cx="942975" cy="323850"/>
                        <wp:effectExtent l="0" t="0" r="28575" b="19050"/>
                        <wp:wrapNone/>
                        <wp:docPr id="37" name="Oval 37"/>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3ECEB8B5" w14:textId="77777777" w:rsidR="00E81BBF" w:rsidRDefault="00E81BBF" w:rsidP="00E30B91">
                                    <w:pPr>
                                      <w:spacing w:after="0" w:line="240" w:lineRule="auto"/>
                                      <w:ind w:left="0" w:right="0" w:firstLine="0"/>
                                      <w:jc w:val="left"/>
                                      <w:rPr>
                                        <w:del w:id="1013" w:author="hp" w:date="2017-01-05T18:05:00Z"/>
                                      </w:rPr>
                                    </w:pPr>
                                    <w:del w:id="1014" w:author="hp" w:date="2017-01-05T18:05:00Z">
                                      <w:r>
                                        <w:delText>Screen1</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B41B29" id="Oval 37" o:spid="_x0000_s1035" style="position:absolute;margin-left:71.5pt;margin-top:8.85pt;width:74.25pt;height:25.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" fillcolor="white [3201]" strokecolor="black [3200]" strokeweight="1pt">
                        <v:stroke joinstyle="miter"/>
                        <v:textbox>
                          <w:txbxContent>
                            <w:p w14:paraId="3ECEB8B5" w14:textId="77777777" w:rsidR="00E81BBF" w:rsidRDefault="00E81BBF" w:rsidP="00E30B91">
                              <w:pPr>
                                <w:spacing w:after="0" w:line="240" w:lineRule="auto"/>
                                <w:ind w:left="0" w:right="0" w:firstLine="0"/>
                                <w:jc w:val="left"/>
                                <w:rPr>
                                  <w:del w:id="1015" w:author="hp" w:date="2017-01-05T18:05:00Z"/>
                                </w:rPr>
                              </w:pPr>
                              <w:del w:id="1016" w:author="hp" w:date="2017-01-05T18:05:00Z">
                                <w:r>
                                  <w:delText>Screen1</w:delText>
                                </w:r>
                              </w:del>
                            </w:p>
                          </w:txbxContent>
                        </v:textbox>
                      </v:oval>
                    </w:pict>
                  </mc:Fallback>
                </mc:AlternateContent>
              </w:r>
            </w:del>
          </w:p>
          <w:p w14:paraId="06589641" w14:textId="52809115" w:rsidR="00E30B91" w:rsidRPr="0094686A" w:rsidRDefault="00E30B91" w:rsidP="00A24E63">
            <w:pPr>
              <w:spacing w:after="120" w:line="240" w:lineRule="auto"/>
              <w:ind w:left="0" w:right="0" w:firstLine="0"/>
              <w:jc w:val="left"/>
              <w:textAlignment w:val="baseline"/>
              <w:rPr>
                <w:del w:id="1017" w:author="hp" w:date="2017-01-05T18:05:00Z"/>
                <w:rFonts w:asciiTheme="majorBidi" w:hAnsiTheme="majorBidi" w:cstheme="majorBidi"/>
                <w:sz w:val="22"/>
              </w:rPr>
            </w:pPr>
            <w:del w:id="1018"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709952" behindDoc="0" locked="0" layoutInCell="1" allowOverlap="1" wp14:anchorId="44E85BBC" wp14:editId="343CA16F">
                        <wp:simplePos x="0" y="0"/>
                        <wp:positionH relativeFrom="column">
                          <wp:posOffset>904240</wp:posOffset>
                        </wp:positionH>
                        <wp:positionV relativeFrom="paragraph">
                          <wp:posOffset>113030</wp:posOffset>
                        </wp:positionV>
                        <wp:extent cx="38100" cy="752475"/>
                        <wp:effectExtent l="266700" t="0" r="19050" b="85725"/>
                        <wp:wrapNone/>
                        <wp:docPr id="43" name="Curved Connector 43"/>
                        <wp:cNvGraphicFramePr/>
                        <a:graphic xmlns:a="http://schemas.openxmlformats.org/drawingml/2006/main">
                          <a:graphicData uri="http://schemas.microsoft.com/office/word/2010/wordprocessingShape">
                            <wps:wsp>
                              <wps:cNvCnPr/>
                              <wps:spPr>
                                <a:xfrm>
                                  <a:off x="0" y="0"/>
                                  <a:ext cx="38100" cy="752475"/>
                                </a:xfrm>
                                <a:prstGeom prst="curvedConnector3">
                                  <a:avLst>
                                    <a:gd name="adj1" fmla="val -7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20354F" id="Curved Connector 43" o:spid="_x0000_s1026" type="#_x0000_t38" style="position:absolute;margin-left:71.2pt;margin-top:8.9pt;width:3pt;height:59.25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" adj="-151200" strokecolor="#5b9bd5 [3204]" strokeweight=".5pt">
                        <v:stroke endarrow="block" joinstyle="miter"/>
                      </v:shape>
                    </w:pict>
                  </mc:Fallback>
                </mc:AlternateContent>
              </w:r>
            </w:del>
          </w:p>
          <w:p w14:paraId="0F88F217" w14:textId="2E07C654" w:rsidR="00E30B91" w:rsidRPr="0094686A" w:rsidRDefault="00E30B91" w:rsidP="00A24E63">
            <w:pPr>
              <w:spacing w:after="120" w:line="240" w:lineRule="auto"/>
              <w:ind w:left="0" w:right="0" w:firstLine="0"/>
              <w:jc w:val="left"/>
              <w:textAlignment w:val="baseline"/>
              <w:rPr>
                <w:del w:id="1019" w:author="hp" w:date="2017-01-05T18:05:00Z"/>
                <w:rFonts w:asciiTheme="majorBidi" w:hAnsiTheme="majorBidi" w:cstheme="majorBidi"/>
                <w:sz w:val="22"/>
              </w:rPr>
            </w:pPr>
          </w:p>
          <w:p w14:paraId="13BC11DB" w14:textId="487CB263" w:rsidR="00E30B91" w:rsidRPr="0094686A" w:rsidRDefault="00E30B91" w:rsidP="00A24E63">
            <w:pPr>
              <w:spacing w:after="120" w:line="240" w:lineRule="auto"/>
              <w:ind w:left="0" w:right="0" w:firstLine="0"/>
              <w:jc w:val="left"/>
              <w:textAlignment w:val="baseline"/>
              <w:rPr>
                <w:del w:id="1020" w:author="hp" w:date="2017-01-05T18:05:00Z"/>
                <w:rFonts w:asciiTheme="majorBidi" w:hAnsiTheme="majorBidi" w:cstheme="majorBidi"/>
                <w:sz w:val="22"/>
              </w:rPr>
            </w:pPr>
          </w:p>
          <w:p w14:paraId="3105CC8F" w14:textId="7122E017" w:rsidR="00E30B91" w:rsidRPr="0094686A" w:rsidRDefault="00E30B91" w:rsidP="00A24E63">
            <w:pPr>
              <w:spacing w:after="120" w:line="240" w:lineRule="auto"/>
              <w:ind w:left="0" w:right="0" w:firstLine="0"/>
              <w:jc w:val="left"/>
              <w:textAlignment w:val="baseline"/>
              <w:rPr>
                <w:del w:id="1021" w:author="hp" w:date="2017-01-05T18:05:00Z"/>
                <w:rFonts w:asciiTheme="majorBidi" w:hAnsiTheme="majorBidi" w:cstheme="majorBidi"/>
                <w:sz w:val="22"/>
              </w:rPr>
            </w:pPr>
          </w:p>
          <w:p w14:paraId="46856729" w14:textId="14E574DE" w:rsidR="00E30B91" w:rsidRPr="0094686A" w:rsidRDefault="00E30B91" w:rsidP="00A24E63">
            <w:pPr>
              <w:spacing w:after="120" w:line="240" w:lineRule="auto"/>
              <w:ind w:left="0" w:right="0" w:firstLine="0"/>
              <w:jc w:val="left"/>
              <w:textAlignment w:val="baseline"/>
              <w:rPr>
                <w:del w:id="1022" w:author="hp" w:date="2017-01-05T18:05:00Z"/>
                <w:rFonts w:asciiTheme="majorBidi" w:hAnsiTheme="majorBidi" w:cstheme="majorBidi"/>
                <w:sz w:val="22"/>
              </w:rPr>
            </w:pPr>
            <w:del w:id="1023"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708928" behindDoc="0" locked="0" layoutInCell="1" allowOverlap="1" wp14:anchorId="51ED5184" wp14:editId="3375C42E">
                        <wp:simplePos x="0" y="0"/>
                        <wp:positionH relativeFrom="column">
                          <wp:posOffset>946150</wp:posOffset>
                        </wp:positionH>
                        <wp:positionV relativeFrom="paragraph">
                          <wp:posOffset>104140</wp:posOffset>
                        </wp:positionV>
                        <wp:extent cx="942975" cy="323850"/>
                        <wp:effectExtent l="0" t="0" r="28575" b="19050"/>
                        <wp:wrapNone/>
                        <wp:docPr id="42" name="Oval 42"/>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315BFBB5" w14:textId="4FB102CB" w:rsidR="00E81BBF" w:rsidRDefault="00E81BBF" w:rsidP="00E30B91">
                                    <w:pPr>
                                      <w:spacing w:after="0" w:line="240" w:lineRule="auto"/>
                                      <w:ind w:left="0" w:right="0" w:firstLine="0"/>
                                      <w:jc w:val="left"/>
                                      <w:rPr>
                                        <w:del w:id="1024" w:author="hp" w:date="2017-01-05T18:05:00Z"/>
                                      </w:rPr>
                                    </w:pPr>
                                    <w:del w:id="1025" w:author="hp" w:date="2017-01-05T18:05:00Z">
                                      <w:r>
                                        <w:delText>Screen2</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ED5184" id="Oval 42" o:spid="_x0000_s1036" style="position:absolute;margin-left:74.5pt;margin-top:8.2pt;width:74.25pt;height:25.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" fillcolor="white [3201]" strokecolor="black [3200]" strokeweight="1pt">
                        <v:stroke joinstyle="miter"/>
                        <v:textbox>
                          <w:txbxContent>
                            <w:p w14:paraId="315BFBB5" w14:textId="4FB102CB" w:rsidR="00E81BBF" w:rsidRDefault="00E81BBF" w:rsidP="00E30B91">
                              <w:pPr>
                                <w:spacing w:after="0" w:line="240" w:lineRule="auto"/>
                                <w:ind w:left="0" w:right="0" w:firstLine="0"/>
                                <w:jc w:val="left"/>
                                <w:rPr>
                                  <w:del w:id="1026" w:author="hp" w:date="2017-01-05T18:05:00Z"/>
                                </w:rPr>
                              </w:pPr>
                              <w:del w:id="1027" w:author="hp" w:date="2017-01-05T18:05:00Z">
                                <w:r>
                                  <w:delText>Screen2</w:delText>
                                </w:r>
                              </w:del>
                            </w:p>
                          </w:txbxContent>
                        </v:textbox>
                      </v:oval>
                    </w:pict>
                  </mc:Fallback>
                </mc:AlternateContent>
              </w:r>
            </w:del>
          </w:p>
          <w:p w14:paraId="06D3683D" w14:textId="77777777" w:rsidR="00E30B91" w:rsidRPr="0094686A" w:rsidRDefault="00E30B91" w:rsidP="00A24E63">
            <w:pPr>
              <w:spacing w:after="120" w:line="240" w:lineRule="auto"/>
              <w:ind w:left="0" w:right="0" w:firstLine="0"/>
              <w:jc w:val="left"/>
              <w:textAlignment w:val="baseline"/>
              <w:rPr>
                <w:del w:id="1028" w:author="hp" w:date="2017-01-05T18:05:00Z"/>
                <w:rFonts w:asciiTheme="majorBidi" w:hAnsiTheme="majorBidi" w:cstheme="majorBidi"/>
                <w:sz w:val="22"/>
              </w:rPr>
            </w:pPr>
          </w:p>
          <w:p w14:paraId="7752A58D" w14:textId="77777777" w:rsidR="00E30B91" w:rsidRPr="0094686A" w:rsidRDefault="00E30B91" w:rsidP="00A24E63">
            <w:pPr>
              <w:spacing w:after="120" w:line="240" w:lineRule="auto"/>
              <w:ind w:left="0" w:right="0" w:firstLine="0"/>
              <w:jc w:val="right"/>
              <w:textAlignment w:val="baseline"/>
              <w:rPr>
                <w:del w:id="1029" w:author="hp" w:date="2017-01-05T18:05:00Z"/>
                <w:rFonts w:asciiTheme="majorBidi" w:hAnsiTheme="majorBidi" w:cstheme="majorBidi"/>
                <w:color w:val="0000FF"/>
                <w:sz w:val="22"/>
              </w:rPr>
            </w:pPr>
          </w:p>
        </w:tc>
        <w:tc>
          <w:tcPr>
            <w:tcW w:w="4280" w:type="dxa"/>
          </w:tcPr>
          <w:p w14:paraId="7C6830DB" w14:textId="387F3212" w:rsidR="00156065" w:rsidRPr="0094686A" w:rsidRDefault="00156065" w:rsidP="00A24E63">
            <w:pPr>
              <w:spacing w:after="120" w:line="240" w:lineRule="auto"/>
              <w:ind w:left="0" w:right="0" w:firstLine="0"/>
              <w:jc w:val="left"/>
              <w:textAlignment w:val="baseline"/>
              <w:rPr>
                <w:del w:id="1030" w:author="hp" w:date="2017-01-05T18:05:00Z"/>
                <w:rFonts w:asciiTheme="majorBidi" w:hAnsiTheme="majorBidi" w:cstheme="majorBidi"/>
                <w:color w:val="0000FF"/>
                <w:sz w:val="22"/>
              </w:rPr>
            </w:pPr>
            <w:del w:id="1031" w:author="hp" w:date="2017-01-05T18:05:00Z">
              <w:r w:rsidRPr="0094686A">
                <w:rPr>
                  <w:rFonts w:asciiTheme="majorBidi" w:hAnsiTheme="majorBidi" w:cstheme="majorBidi"/>
                  <w:color w:val="0000FF"/>
                  <w:sz w:val="22"/>
                </w:rPr>
                <w:delText xml:space="preserve">mtype = {screen1, screen2, </w:delText>
              </w:r>
              <w:commentRangeStart w:id="1032"/>
              <w:r w:rsidRPr="0094686A">
                <w:rPr>
                  <w:rFonts w:asciiTheme="majorBidi" w:hAnsiTheme="majorBidi" w:cstheme="majorBidi"/>
                  <w:color w:val="0000FF"/>
                  <w:sz w:val="22"/>
                </w:rPr>
                <w:delText>cond1}</w:delText>
              </w:r>
              <w:commentRangeEnd w:id="1032"/>
              <w:r w:rsidR="00E72534" w:rsidRPr="0094686A">
                <w:rPr>
                  <w:rStyle w:val="CommentReference"/>
                  <w:rFonts w:asciiTheme="majorBidi" w:hAnsiTheme="majorBidi" w:cstheme="majorBidi"/>
                  <w:sz w:val="22"/>
                  <w:szCs w:val="22"/>
                </w:rPr>
                <w:commentReference w:id="1032"/>
              </w:r>
              <w:r w:rsidRPr="0094686A">
                <w:rPr>
                  <w:rFonts w:asciiTheme="majorBidi" w:hAnsiTheme="majorBidi" w:cstheme="majorBidi"/>
                  <w:color w:val="0000FF"/>
                  <w:sz w:val="22"/>
                </w:rPr>
                <w:delText>;</w:delText>
              </w:r>
            </w:del>
          </w:p>
          <w:p w14:paraId="7DD703E6" w14:textId="783B6B9A" w:rsidR="00156065" w:rsidRPr="0094686A" w:rsidRDefault="00156065" w:rsidP="00A24E63">
            <w:pPr>
              <w:spacing w:after="120" w:line="240" w:lineRule="auto"/>
              <w:ind w:left="0" w:right="0" w:firstLine="0"/>
              <w:jc w:val="left"/>
              <w:textAlignment w:val="baseline"/>
              <w:rPr>
                <w:del w:id="1033" w:author="hp" w:date="2017-01-05T18:05:00Z"/>
                <w:rFonts w:asciiTheme="majorBidi" w:hAnsiTheme="majorBidi" w:cstheme="majorBidi"/>
                <w:color w:val="0000FF"/>
                <w:sz w:val="22"/>
              </w:rPr>
            </w:pPr>
            <w:del w:id="1034" w:author="hp" w:date="2017-01-05T18:05:00Z">
              <w:r w:rsidRPr="0094686A">
                <w:rPr>
                  <w:rFonts w:asciiTheme="majorBidi" w:hAnsiTheme="majorBidi" w:cstheme="majorBidi"/>
                  <w:color w:val="0000FF"/>
                  <w:sz w:val="22"/>
                </w:rPr>
                <w:delText>mtype state= screen1;</w:delText>
              </w:r>
            </w:del>
          </w:p>
          <w:p w14:paraId="1A9BE956" w14:textId="597D6C52" w:rsidR="00156065" w:rsidRPr="0094686A" w:rsidRDefault="00156065" w:rsidP="00A24E63">
            <w:pPr>
              <w:spacing w:after="120" w:line="240" w:lineRule="auto"/>
              <w:ind w:left="0" w:right="0" w:firstLine="0"/>
              <w:jc w:val="left"/>
              <w:textAlignment w:val="baseline"/>
              <w:rPr>
                <w:del w:id="1035" w:author="hp" w:date="2017-01-05T18:05:00Z"/>
                <w:rFonts w:asciiTheme="majorBidi" w:hAnsiTheme="majorBidi" w:cstheme="majorBidi"/>
                <w:color w:val="0000FF"/>
                <w:sz w:val="22"/>
              </w:rPr>
            </w:pPr>
            <w:commentRangeStart w:id="1036"/>
            <w:del w:id="1037" w:author="hp" w:date="2017-01-05T18:05:00Z">
              <w:r w:rsidRPr="0094686A">
                <w:rPr>
                  <w:rFonts w:asciiTheme="majorBidi" w:hAnsiTheme="majorBidi" w:cstheme="majorBidi"/>
                  <w:color w:val="0000FF"/>
                  <w:sz w:val="22"/>
                </w:rPr>
                <w:delText>mtype cond=cond1;</w:delText>
              </w:r>
              <w:commentRangeEnd w:id="1036"/>
              <w:r w:rsidR="00E72534" w:rsidRPr="0094686A">
                <w:rPr>
                  <w:rStyle w:val="CommentReference"/>
                  <w:rFonts w:asciiTheme="majorBidi" w:hAnsiTheme="majorBidi" w:cstheme="majorBidi"/>
                  <w:sz w:val="22"/>
                  <w:szCs w:val="22"/>
                </w:rPr>
                <w:commentReference w:id="1036"/>
              </w:r>
            </w:del>
          </w:p>
          <w:p w14:paraId="14E27201" w14:textId="28D4ACAA" w:rsidR="00156065" w:rsidRPr="0094686A" w:rsidRDefault="00156065" w:rsidP="00A24E63">
            <w:pPr>
              <w:spacing w:after="120" w:line="240" w:lineRule="auto"/>
              <w:ind w:left="0" w:right="0" w:firstLine="0"/>
              <w:jc w:val="left"/>
              <w:textAlignment w:val="baseline"/>
              <w:rPr>
                <w:del w:id="1038" w:author="hp" w:date="2017-01-05T18:05:00Z"/>
                <w:rFonts w:asciiTheme="majorBidi" w:hAnsiTheme="majorBidi" w:cstheme="majorBidi"/>
                <w:color w:val="0000FF"/>
                <w:sz w:val="22"/>
              </w:rPr>
            </w:pPr>
          </w:p>
          <w:p w14:paraId="4E3C5752" w14:textId="77777777" w:rsidR="00156065" w:rsidRPr="0094686A" w:rsidRDefault="00156065" w:rsidP="00A24E63">
            <w:pPr>
              <w:spacing w:after="120" w:line="240" w:lineRule="auto"/>
              <w:ind w:left="0" w:right="0" w:firstLine="0"/>
              <w:jc w:val="left"/>
              <w:textAlignment w:val="baseline"/>
              <w:rPr>
                <w:del w:id="1039" w:author="hp" w:date="2017-01-05T18:05:00Z"/>
                <w:rFonts w:asciiTheme="majorBidi" w:hAnsiTheme="majorBidi" w:cstheme="majorBidi"/>
                <w:color w:val="0000FF"/>
                <w:sz w:val="22"/>
              </w:rPr>
            </w:pPr>
            <w:del w:id="1040" w:author="hp" w:date="2017-01-05T18:05:00Z">
              <w:r w:rsidRPr="0094686A">
                <w:rPr>
                  <w:rFonts w:asciiTheme="majorBidi" w:hAnsiTheme="majorBidi" w:cstheme="majorBidi"/>
                  <w:color w:val="0000FF"/>
                  <w:sz w:val="22"/>
                </w:rPr>
                <w:delText>active proctype vm()</w:delText>
              </w:r>
              <w:r w:rsidRPr="0094686A">
                <w:rPr>
                  <w:rFonts w:asciiTheme="majorBidi" w:hAnsiTheme="majorBidi" w:cstheme="majorBidi"/>
                  <w:color w:val="0000FF"/>
                  <w:sz w:val="22"/>
                </w:rPr>
                <w:tab/>
              </w:r>
            </w:del>
          </w:p>
          <w:p w14:paraId="0890CE0A" w14:textId="2779A414" w:rsidR="00156065" w:rsidRPr="0094686A" w:rsidRDefault="00156065" w:rsidP="00A24E63">
            <w:pPr>
              <w:spacing w:after="120" w:line="240" w:lineRule="auto"/>
              <w:ind w:left="0" w:right="0" w:firstLine="0"/>
              <w:jc w:val="left"/>
              <w:textAlignment w:val="baseline"/>
              <w:rPr>
                <w:del w:id="1041" w:author="hp" w:date="2017-01-05T18:05:00Z"/>
                <w:rFonts w:asciiTheme="majorBidi" w:hAnsiTheme="majorBidi" w:cstheme="majorBidi"/>
                <w:color w:val="0000FF"/>
                <w:sz w:val="22"/>
              </w:rPr>
            </w:pPr>
            <w:del w:id="1042" w:author="hp" w:date="2017-01-05T18:05:00Z">
              <w:r w:rsidRPr="0094686A">
                <w:rPr>
                  <w:rFonts w:asciiTheme="majorBidi" w:hAnsiTheme="majorBidi" w:cstheme="majorBidi"/>
                  <w:color w:val="0000FF"/>
                  <w:sz w:val="22"/>
                </w:rPr>
                <w:delText>{</w:delText>
              </w:r>
            </w:del>
          </w:p>
          <w:p w14:paraId="363D049D" w14:textId="77777777" w:rsidR="00156065" w:rsidRPr="0094686A" w:rsidRDefault="00156065" w:rsidP="00A24E63">
            <w:pPr>
              <w:spacing w:after="120" w:line="240" w:lineRule="auto"/>
              <w:ind w:left="0" w:right="0" w:firstLine="0"/>
              <w:jc w:val="left"/>
              <w:textAlignment w:val="baseline"/>
              <w:rPr>
                <w:del w:id="1043" w:author="hp" w:date="2017-01-05T18:05:00Z"/>
                <w:rFonts w:asciiTheme="majorBidi" w:hAnsiTheme="majorBidi" w:cstheme="majorBidi"/>
                <w:color w:val="0000FF"/>
                <w:sz w:val="22"/>
              </w:rPr>
            </w:pPr>
            <w:del w:id="1044" w:author="hp" w:date="2017-01-05T18:05:00Z">
              <w:r w:rsidRPr="0094686A">
                <w:rPr>
                  <w:rFonts w:asciiTheme="majorBidi" w:hAnsiTheme="majorBidi" w:cstheme="majorBidi"/>
                  <w:color w:val="0000FF"/>
                  <w:sz w:val="22"/>
                </w:rPr>
                <w:delText>do</w:delText>
              </w:r>
            </w:del>
          </w:p>
          <w:p w14:paraId="4C3C4328" w14:textId="77777777" w:rsidR="00882C32" w:rsidRPr="0094686A" w:rsidRDefault="00156065" w:rsidP="00A24E63">
            <w:pPr>
              <w:spacing w:after="120" w:line="240" w:lineRule="auto"/>
              <w:ind w:left="0" w:right="0" w:firstLine="0"/>
              <w:jc w:val="left"/>
              <w:textAlignment w:val="baseline"/>
              <w:rPr>
                <w:del w:id="1045" w:author="hp" w:date="2017-01-05T18:05:00Z"/>
                <w:rFonts w:asciiTheme="majorBidi" w:hAnsiTheme="majorBidi" w:cstheme="majorBidi"/>
                <w:color w:val="0000FF"/>
                <w:sz w:val="22"/>
              </w:rPr>
            </w:pPr>
            <w:del w:id="1046" w:author="hp" w:date="2017-01-05T18:05:00Z">
              <w:r w:rsidRPr="0094686A">
                <w:rPr>
                  <w:rFonts w:asciiTheme="majorBidi" w:hAnsiTheme="majorBidi" w:cstheme="majorBidi"/>
                  <w:color w:val="0000FF"/>
                  <w:sz w:val="22"/>
                </w:rPr>
                <w:delText>:: state==</w:delText>
              </w:r>
              <w:r w:rsidR="00F074BA" w:rsidRPr="0094686A">
                <w:rPr>
                  <w:rFonts w:asciiTheme="majorBidi" w:hAnsiTheme="majorBidi" w:cstheme="majorBidi"/>
                  <w:color w:val="0000FF"/>
                  <w:sz w:val="22"/>
                </w:rPr>
                <w:delText xml:space="preserve"> screen1</w:delText>
              </w:r>
              <w:r w:rsidRPr="0094686A">
                <w:rPr>
                  <w:rFonts w:asciiTheme="majorBidi" w:hAnsiTheme="majorBidi" w:cstheme="majorBidi"/>
                  <w:color w:val="0000FF"/>
                  <w:sz w:val="22"/>
                </w:rPr>
                <w:delText xml:space="preserve">-&gt; </w:delText>
              </w:r>
            </w:del>
          </w:p>
          <w:p w14:paraId="309B69B5" w14:textId="77777777" w:rsidR="00882C32" w:rsidRPr="0094686A" w:rsidRDefault="00156065" w:rsidP="00A24E63">
            <w:pPr>
              <w:spacing w:after="120" w:line="240" w:lineRule="auto"/>
              <w:ind w:left="0" w:right="0" w:firstLine="0"/>
              <w:jc w:val="left"/>
              <w:textAlignment w:val="baseline"/>
              <w:rPr>
                <w:del w:id="1047" w:author="hp" w:date="2017-01-05T18:05:00Z"/>
                <w:rFonts w:asciiTheme="majorBidi" w:hAnsiTheme="majorBidi" w:cstheme="majorBidi"/>
                <w:color w:val="0000FF"/>
                <w:sz w:val="22"/>
              </w:rPr>
            </w:pPr>
            <w:del w:id="1048" w:author="hp" w:date="2017-01-05T18:05:00Z">
              <w:r w:rsidRPr="0094686A">
                <w:rPr>
                  <w:rFonts w:asciiTheme="majorBidi" w:hAnsiTheme="majorBidi" w:cstheme="majorBidi"/>
                  <w:color w:val="0000FF"/>
                  <w:sz w:val="22"/>
                </w:rPr>
                <w:delText xml:space="preserve">if :: </w:delText>
              </w:r>
              <w:r w:rsidR="00F074BA" w:rsidRPr="0094686A">
                <w:rPr>
                  <w:rFonts w:asciiTheme="majorBidi" w:hAnsiTheme="majorBidi" w:cstheme="majorBidi"/>
                  <w:color w:val="0000FF"/>
                  <w:sz w:val="22"/>
                </w:rPr>
                <w:delText>cond==cond1</w:delText>
              </w:r>
              <w:r w:rsidRPr="0094686A">
                <w:rPr>
                  <w:rFonts w:asciiTheme="majorBidi" w:hAnsiTheme="majorBidi" w:cstheme="majorBidi"/>
                  <w:color w:val="0000FF"/>
                  <w:sz w:val="22"/>
                </w:rPr>
                <w:delText xml:space="preserve"> -&gt; </w:delText>
              </w:r>
            </w:del>
          </w:p>
          <w:p w14:paraId="7ADD8E6A" w14:textId="3510BCFF" w:rsidR="00156065" w:rsidRPr="0094686A" w:rsidRDefault="00882C32" w:rsidP="00A24E63">
            <w:pPr>
              <w:spacing w:after="120" w:line="240" w:lineRule="auto"/>
              <w:ind w:left="0" w:right="0" w:firstLine="0"/>
              <w:jc w:val="left"/>
              <w:textAlignment w:val="baseline"/>
              <w:rPr>
                <w:del w:id="1049" w:author="hp" w:date="2017-01-05T18:05:00Z"/>
                <w:rFonts w:asciiTheme="majorBidi" w:hAnsiTheme="majorBidi" w:cstheme="majorBidi"/>
                <w:color w:val="0000FF"/>
                <w:sz w:val="22"/>
              </w:rPr>
            </w:pPr>
            <w:del w:id="1050" w:author="hp" w:date="2017-01-05T18:05:00Z">
              <w:r w:rsidRPr="0094686A">
                <w:rPr>
                  <w:rFonts w:asciiTheme="majorBidi" w:hAnsiTheme="majorBidi" w:cstheme="majorBidi"/>
                  <w:color w:val="0000FF"/>
                  <w:sz w:val="22"/>
                </w:rPr>
                <w:delText xml:space="preserve">                        </w:delText>
              </w:r>
              <w:r w:rsidR="00156065" w:rsidRPr="0094686A">
                <w:rPr>
                  <w:rFonts w:asciiTheme="majorBidi" w:hAnsiTheme="majorBidi" w:cstheme="majorBidi"/>
                  <w:color w:val="0000FF"/>
                  <w:sz w:val="22"/>
                </w:rPr>
                <w:delText>atomic{</w:delText>
              </w:r>
              <w:r w:rsidRPr="0094686A">
                <w:rPr>
                  <w:rFonts w:asciiTheme="majorBidi" w:hAnsiTheme="majorBidi" w:cstheme="majorBidi"/>
                  <w:color w:val="0000FF"/>
                  <w:sz w:val="22"/>
                </w:rPr>
                <w:delText xml:space="preserve"> state== screen2</w:delText>
              </w:r>
              <w:r w:rsidR="00156065" w:rsidRPr="0094686A">
                <w:rPr>
                  <w:rFonts w:asciiTheme="majorBidi" w:hAnsiTheme="majorBidi" w:cstheme="majorBidi"/>
                  <w:color w:val="0000FF"/>
                  <w:sz w:val="22"/>
                </w:rPr>
                <w:delText>}</w:delText>
              </w:r>
            </w:del>
          </w:p>
          <w:p w14:paraId="5E2F5967" w14:textId="73A553B6" w:rsidR="00882C32" w:rsidRPr="0094686A" w:rsidRDefault="00882C32" w:rsidP="00A24E63">
            <w:pPr>
              <w:spacing w:after="120" w:line="240" w:lineRule="auto"/>
              <w:ind w:left="0" w:right="0" w:firstLine="0"/>
              <w:jc w:val="left"/>
              <w:textAlignment w:val="baseline"/>
              <w:rPr>
                <w:del w:id="1051" w:author="hp" w:date="2017-01-05T18:05:00Z"/>
                <w:rFonts w:asciiTheme="majorBidi" w:hAnsiTheme="majorBidi" w:cstheme="majorBidi"/>
                <w:color w:val="0000FF"/>
                <w:sz w:val="22"/>
              </w:rPr>
            </w:pPr>
            <w:del w:id="1052" w:author="hp" w:date="2017-01-05T18:05:00Z">
              <w:r w:rsidRPr="0094686A">
                <w:rPr>
                  <w:rFonts w:asciiTheme="majorBidi" w:hAnsiTheme="majorBidi" w:cstheme="majorBidi"/>
                  <w:color w:val="0000FF"/>
                  <w:sz w:val="22"/>
                </w:rPr>
                <w:delText>fi</w:delText>
              </w:r>
            </w:del>
          </w:p>
          <w:p w14:paraId="47E8BEF4" w14:textId="77777777" w:rsidR="00156065" w:rsidRPr="0094686A" w:rsidRDefault="00156065" w:rsidP="00A24E63">
            <w:pPr>
              <w:spacing w:after="120" w:line="240" w:lineRule="auto"/>
              <w:ind w:left="0" w:right="0" w:firstLine="0"/>
              <w:jc w:val="left"/>
              <w:textAlignment w:val="baseline"/>
              <w:rPr>
                <w:del w:id="1053" w:author="hp" w:date="2017-01-05T18:05:00Z"/>
                <w:rFonts w:asciiTheme="majorBidi" w:hAnsiTheme="majorBidi" w:cstheme="majorBidi"/>
                <w:color w:val="0000FF"/>
                <w:sz w:val="22"/>
              </w:rPr>
            </w:pPr>
            <w:del w:id="1054" w:author="hp" w:date="2017-01-05T18:05:00Z">
              <w:r w:rsidRPr="0094686A">
                <w:rPr>
                  <w:rFonts w:asciiTheme="majorBidi" w:hAnsiTheme="majorBidi" w:cstheme="majorBidi"/>
                  <w:color w:val="0000FF"/>
                  <w:sz w:val="22"/>
                </w:rPr>
                <w:delText>od</w:delText>
              </w:r>
            </w:del>
          </w:p>
          <w:p w14:paraId="38A617AC" w14:textId="46F26970" w:rsidR="00E30B91" w:rsidRPr="0094686A" w:rsidRDefault="00156065" w:rsidP="00A24E63">
            <w:pPr>
              <w:spacing w:after="120" w:line="240" w:lineRule="auto"/>
              <w:ind w:left="0" w:right="0" w:firstLine="0"/>
              <w:jc w:val="left"/>
              <w:textAlignment w:val="baseline"/>
              <w:rPr>
                <w:del w:id="1055" w:author="hp" w:date="2017-01-05T18:05:00Z"/>
                <w:rFonts w:asciiTheme="majorBidi" w:hAnsiTheme="majorBidi" w:cstheme="majorBidi"/>
                <w:color w:val="0000FF"/>
                <w:sz w:val="22"/>
              </w:rPr>
            </w:pPr>
            <w:del w:id="1056" w:author="hp" w:date="2017-01-05T18:05:00Z">
              <w:r w:rsidRPr="0094686A">
                <w:rPr>
                  <w:rFonts w:asciiTheme="majorBidi" w:hAnsiTheme="majorBidi" w:cstheme="majorBidi"/>
                  <w:color w:val="0000FF"/>
                  <w:sz w:val="22"/>
                </w:rPr>
                <w:delText>}</w:delText>
              </w:r>
            </w:del>
          </w:p>
        </w:tc>
      </w:tr>
      <w:tr w:rsidR="00E30B91" w:rsidRPr="0094686A" w14:paraId="40BA68CB" w14:textId="77777777" w:rsidTr="00E30B91">
        <w:trPr>
          <w:trHeight w:val="132"/>
          <w:del w:id="1057" w:author="hp" w:date="2017-01-05T18:05:00Z"/>
        </w:trPr>
        <w:tc>
          <w:tcPr>
            <w:tcW w:w="5023" w:type="dxa"/>
          </w:tcPr>
          <w:p w14:paraId="736A51AC" w14:textId="3EFF1093" w:rsidR="00E30B91" w:rsidRPr="0094686A" w:rsidRDefault="00882C32" w:rsidP="00A24E63">
            <w:pPr>
              <w:spacing w:after="120" w:line="240" w:lineRule="auto"/>
              <w:ind w:left="0" w:right="0" w:firstLine="0"/>
              <w:jc w:val="right"/>
              <w:textAlignment w:val="baseline"/>
              <w:rPr>
                <w:del w:id="1058" w:author="hp" w:date="2017-01-05T18:05:00Z"/>
                <w:rFonts w:asciiTheme="majorBidi" w:hAnsiTheme="majorBidi" w:cstheme="majorBidi"/>
                <w:color w:val="0000FF"/>
                <w:sz w:val="22"/>
              </w:rPr>
            </w:pPr>
            <w:del w:id="1059" w:author="hp" w:date="2017-01-05T18:05:00Z">
              <w:r w:rsidRPr="0094686A">
                <w:rPr>
                  <w:rFonts w:asciiTheme="majorBidi" w:hAnsiTheme="majorBidi" w:cstheme="majorBidi"/>
                  <w:color w:val="0000FF"/>
                  <w:sz w:val="22"/>
                </w:rPr>
                <w:delText xml:space="preserve">  </w:delText>
              </w:r>
            </w:del>
          </w:p>
        </w:tc>
        <w:tc>
          <w:tcPr>
            <w:tcW w:w="4280" w:type="dxa"/>
          </w:tcPr>
          <w:p w14:paraId="50CC17D0" w14:textId="77777777" w:rsidR="00E30B91" w:rsidRPr="0094686A" w:rsidRDefault="00E30B91" w:rsidP="00A24E63">
            <w:pPr>
              <w:spacing w:after="120" w:line="240" w:lineRule="auto"/>
              <w:ind w:left="0" w:right="0" w:firstLine="0"/>
              <w:jc w:val="right"/>
              <w:textAlignment w:val="baseline"/>
              <w:rPr>
                <w:del w:id="1060" w:author="hp" w:date="2017-01-05T18:05:00Z"/>
                <w:rFonts w:asciiTheme="majorBidi" w:hAnsiTheme="majorBidi" w:cstheme="majorBidi"/>
                <w:color w:val="0000FF"/>
                <w:sz w:val="22"/>
              </w:rPr>
            </w:pPr>
          </w:p>
        </w:tc>
      </w:tr>
    </w:tbl>
    <w:p w14:paraId="145A5211" w14:textId="77777777" w:rsidR="005E7477" w:rsidRPr="0094686A" w:rsidRDefault="005E7477" w:rsidP="00A24E63">
      <w:pPr>
        <w:spacing w:after="120" w:line="240" w:lineRule="auto"/>
        <w:ind w:left="0" w:right="0" w:firstLine="0"/>
        <w:jc w:val="right"/>
        <w:textAlignment w:val="baseline"/>
        <w:rPr>
          <w:del w:id="1061" w:author="hp" w:date="2017-01-05T18:05:00Z"/>
          <w:rFonts w:asciiTheme="majorBidi" w:hAnsiTheme="majorBidi" w:cstheme="majorBidi"/>
          <w:color w:val="0000FF"/>
          <w:sz w:val="22"/>
        </w:rPr>
      </w:pPr>
    </w:p>
    <w:p w14:paraId="18F0E79C" w14:textId="5ADEFA4B" w:rsidR="00B41FDE" w:rsidRPr="0094686A" w:rsidRDefault="00E72534" w:rsidP="00A24E63">
      <w:pPr>
        <w:spacing w:after="120" w:line="240" w:lineRule="auto"/>
        <w:ind w:left="0" w:right="0" w:firstLine="0"/>
        <w:jc w:val="left"/>
        <w:textAlignment w:val="baseline"/>
        <w:rPr>
          <w:del w:id="1062" w:author="hp" w:date="2017-01-05T18:05:00Z"/>
          <w:rFonts w:asciiTheme="majorBidi" w:hAnsiTheme="majorBidi" w:cstheme="majorBidi"/>
          <w:color w:val="0000FF"/>
          <w:sz w:val="22"/>
        </w:rPr>
      </w:pPr>
      <w:del w:id="1063" w:author="hp" w:date="2017-01-05T18:05:00Z">
        <w:r w:rsidRPr="0094686A">
          <w:rPr>
            <w:rStyle w:val="CommentReference"/>
            <w:rFonts w:asciiTheme="majorBidi" w:hAnsiTheme="majorBidi" w:cstheme="majorBidi"/>
            <w:sz w:val="22"/>
            <w:szCs w:val="22"/>
          </w:rPr>
          <w:commentReference w:id="1064"/>
        </w:r>
      </w:del>
    </w:p>
    <w:p w14:paraId="7069621E" w14:textId="77777777" w:rsidR="00B41FDE" w:rsidRPr="0094686A" w:rsidRDefault="00B41FDE" w:rsidP="00A24E63">
      <w:pPr>
        <w:spacing w:after="120" w:line="240" w:lineRule="auto"/>
        <w:ind w:left="0" w:right="0" w:firstLine="0"/>
        <w:jc w:val="left"/>
        <w:textAlignment w:val="baseline"/>
        <w:rPr>
          <w:del w:id="1065" w:author="hp" w:date="2017-01-05T18:05:00Z"/>
          <w:rFonts w:asciiTheme="majorBidi" w:hAnsiTheme="majorBidi" w:cstheme="majorBidi"/>
          <w:color w:val="0000FF"/>
          <w:sz w:val="22"/>
        </w:rPr>
      </w:pPr>
    </w:p>
    <w:p w14:paraId="2ADD0072" w14:textId="45DCCF45" w:rsidR="001D71E4" w:rsidRPr="0094686A" w:rsidRDefault="00B40032" w:rsidP="00A24E63">
      <w:pPr>
        <w:numPr>
          <w:ilvl w:val="0"/>
          <w:numId w:val="30"/>
        </w:numPr>
        <w:spacing w:after="120" w:line="240" w:lineRule="auto"/>
        <w:ind w:left="0" w:right="0"/>
        <w:jc w:val="left"/>
        <w:textAlignment w:val="baseline"/>
        <w:rPr>
          <w:del w:id="1066" w:author="hp" w:date="2017-01-05T18:05:00Z"/>
          <w:rFonts w:asciiTheme="majorBidi" w:hAnsiTheme="majorBidi" w:cstheme="majorBidi"/>
          <w:color w:val="auto"/>
          <w:sz w:val="22"/>
        </w:rPr>
      </w:pPr>
      <w:commentRangeStart w:id="1067"/>
      <w:del w:id="1068" w:author="hp" w:date="2017-01-05T18:05:00Z">
        <w:r w:rsidRPr="0094686A">
          <w:rPr>
            <w:rFonts w:asciiTheme="majorBidi" w:hAnsiTheme="majorBidi" w:cstheme="majorBidi"/>
            <w:b/>
            <w:bCs/>
            <w:color w:val="auto"/>
            <w:sz w:val="22"/>
          </w:rPr>
          <w:delText>defined/</w:delText>
        </w:r>
        <w:r w:rsidR="00CF7775" w:rsidRPr="0094686A">
          <w:rPr>
            <w:rFonts w:asciiTheme="majorBidi" w:hAnsiTheme="majorBidi" w:cstheme="majorBidi"/>
            <w:b/>
            <w:bCs/>
            <w:color w:val="auto"/>
            <w:sz w:val="22"/>
          </w:rPr>
          <w:delText>undefined:</w:delText>
        </w:r>
        <w:r w:rsidR="00CF7775" w:rsidRPr="0094686A">
          <w:rPr>
            <w:rFonts w:asciiTheme="majorBidi" w:hAnsiTheme="majorBidi" w:cstheme="majorBidi"/>
            <w:color w:val="auto"/>
            <w:sz w:val="22"/>
          </w:rPr>
          <w:delText xml:space="preserve"> </w:delText>
        </w:r>
        <w:commentRangeEnd w:id="1067"/>
        <w:r w:rsidR="00E72534" w:rsidRPr="0094686A">
          <w:rPr>
            <w:rStyle w:val="CommentReference"/>
            <w:rFonts w:asciiTheme="majorBidi" w:hAnsiTheme="majorBidi" w:cstheme="majorBidi"/>
            <w:sz w:val="22"/>
            <w:szCs w:val="22"/>
          </w:rPr>
          <w:commentReference w:id="1067"/>
        </w:r>
        <w:r w:rsidR="00CF7775" w:rsidRPr="0094686A">
          <w:rPr>
            <w:rFonts w:asciiTheme="majorBidi" w:hAnsiTheme="majorBidi" w:cstheme="majorBidi"/>
            <w:color w:val="auto"/>
            <w:sz w:val="22"/>
          </w:rPr>
          <w:delText>some</w:delText>
        </w:r>
        <w:r w:rsidRPr="0094686A">
          <w:rPr>
            <w:rFonts w:asciiTheme="majorBidi" w:hAnsiTheme="majorBidi" w:cstheme="majorBidi"/>
            <w:color w:val="auto"/>
            <w:sz w:val="22"/>
          </w:rPr>
          <w:delText xml:space="preserve"> elements </w:delText>
        </w:r>
        <w:r w:rsidR="00B623A8" w:rsidRPr="0094686A">
          <w:rPr>
            <w:rFonts w:asciiTheme="majorBidi" w:hAnsiTheme="majorBidi" w:cstheme="majorBidi"/>
            <w:color w:val="auto"/>
            <w:sz w:val="22"/>
          </w:rPr>
          <w:delText xml:space="preserve">such as a </w:delText>
        </w:r>
        <w:r w:rsidR="00CF7775" w:rsidRPr="0094686A">
          <w:rPr>
            <w:rFonts w:asciiTheme="majorBidi" w:hAnsiTheme="majorBidi" w:cstheme="majorBidi"/>
            <w:color w:val="auto"/>
            <w:sz w:val="22"/>
          </w:rPr>
          <w:delText>Name, Location,</w:delText>
        </w:r>
        <w:r w:rsidR="00B623A8" w:rsidRPr="0094686A">
          <w:rPr>
            <w:rFonts w:asciiTheme="majorBidi" w:hAnsiTheme="majorBidi" w:cstheme="majorBidi"/>
            <w:color w:val="auto"/>
            <w:sz w:val="22"/>
          </w:rPr>
          <w:delText xml:space="preserve"> can get</w:delText>
        </w:r>
        <w:r w:rsidRPr="0094686A">
          <w:rPr>
            <w:rFonts w:asciiTheme="majorBidi" w:hAnsiTheme="majorBidi" w:cstheme="majorBidi"/>
            <w:color w:val="auto"/>
            <w:sz w:val="22"/>
          </w:rPr>
          <w:delText xml:space="preserve"> </w:delText>
        </w:r>
        <w:r w:rsidRPr="0094686A">
          <w:rPr>
            <w:rFonts w:asciiTheme="majorBidi" w:hAnsiTheme="majorBidi" w:cstheme="majorBidi"/>
            <w:color w:val="auto"/>
            <w:sz w:val="22"/>
            <w:shd w:val="clear" w:color="auto" w:fill="FFFFFF"/>
          </w:rPr>
          <w:delText xml:space="preserve">a lot </w:delText>
        </w:r>
        <w:r w:rsidR="00272AC3" w:rsidRPr="0094686A">
          <w:rPr>
            <w:rFonts w:asciiTheme="majorBidi" w:hAnsiTheme="majorBidi" w:cstheme="majorBidi"/>
            <w:color w:val="auto"/>
            <w:sz w:val="22"/>
            <w:shd w:val="clear" w:color="auto" w:fill="FFFFFF"/>
          </w:rPr>
          <w:delText>of varied</w:delText>
        </w:r>
        <w:r w:rsidR="000D7821" w:rsidRPr="0094686A">
          <w:rPr>
            <w:rFonts w:asciiTheme="majorBidi" w:hAnsiTheme="majorBidi" w:cstheme="majorBidi"/>
            <w:color w:val="auto"/>
            <w:sz w:val="22"/>
            <w:shd w:val="clear" w:color="auto" w:fill="FFFFFF"/>
          </w:rPr>
          <w:delText xml:space="preserve"> </w:delText>
        </w:r>
        <w:r w:rsidRPr="0094686A">
          <w:rPr>
            <w:rFonts w:asciiTheme="majorBidi" w:hAnsiTheme="majorBidi" w:cstheme="majorBidi"/>
            <w:color w:val="auto"/>
            <w:sz w:val="22"/>
            <w:shd w:val="clear" w:color="auto" w:fill="FFFFFF"/>
          </w:rPr>
          <w:delText xml:space="preserve">values so we defined   this </w:delText>
        </w:r>
        <w:r w:rsidR="00272AC3" w:rsidRPr="0094686A">
          <w:rPr>
            <w:rFonts w:asciiTheme="majorBidi" w:hAnsiTheme="majorBidi" w:cstheme="majorBidi"/>
            <w:color w:val="auto"/>
            <w:sz w:val="22"/>
            <w:shd w:val="clear" w:color="auto" w:fill="FFFFFF"/>
          </w:rPr>
          <w:delText>type.</w:delText>
        </w:r>
      </w:del>
    </w:p>
    <w:p w14:paraId="42094125" w14:textId="3D0E25F2" w:rsidR="00B40032" w:rsidRPr="0094686A" w:rsidRDefault="00A50806" w:rsidP="00A24E63">
      <w:pPr>
        <w:spacing w:after="120" w:line="240" w:lineRule="auto"/>
        <w:ind w:left="0" w:right="0" w:firstLine="0"/>
        <w:jc w:val="left"/>
        <w:textAlignment w:val="baseline"/>
        <w:rPr>
          <w:del w:id="1069" w:author="hp" w:date="2017-01-05T18:05:00Z"/>
          <w:rFonts w:asciiTheme="majorBidi" w:hAnsiTheme="majorBidi" w:cstheme="majorBidi"/>
          <w:color w:val="auto"/>
          <w:sz w:val="22"/>
        </w:rPr>
      </w:pPr>
      <w:del w:id="1070" w:author="hp" w:date="2017-01-05T18:05:00Z">
        <w:r w:rsidRPr="0094686A">
          <w:rPr>
            <w:rFonts w:asciiTheme="majorBidi" w:hAnsiTheme="majorBidi" w:cstheme="majorBidi"/>
            <w:color w:val="auto"/>
            <w:sz w:val="22"/>
            <w:shd w:val="clear" w:color="auto" w:fill="FFFFFF"/>
          </w:rPr>
          <w:delText>W</w:delText>
        </w:r>
        <w:commentRangeStart w:id="1071"/>
        <w:r w:rsidR="00272AC3" w:rsidRPr="0094686A">
          <w:rPr>
            <w:rFonts w:asciiTheme="majorBidi" w:hAnsiTheme="majorBidi" w:cstheme="majorBidi"/>
            <w:color w:val="auto"/>
            <w:sz w:val="22"/>
            <w:shd w:val="clear" w:color="auto" w:fill="FFFFFF"/>
          </w:rPr>
          <w:delText>e</w:delText>
        </w:r>
        <w:commentRangeEnd w:id="1071"/>
        <w:r w:rsidR="0091611E" w:rsidRPr="0094686A">
          <w:rPr>
            <w:rStyle w:val="CommentReference"/>
            <w:rFonts w:asciiTheme="majorBidi" w:hAnsiTheme="majorBidi" w:cstheme="majorBidi"/>
            <w:sz w:val="22"/>
            <w:szCs w:val="22"/>
          </w:rPr>
          <w:commentReference w:id="1071"/>
        </w:r>
        <w:r w:rsidR="00272AC3" w:rsidRPr="0094686A">
          <w:rPr>
            <w:rFonts w:asciiTheme="majorBidi" w:hAnsiTheme="majorBidi" w:cstheme="majorBidi"/>
            <w:color w:val="auto"/>
            <w:sz w:val="22"/>
            <w:shd w:val="clear" w:color="auto" w:fill="FFFFFF"/>
          </w:rPr>
          <w:delText xml:space="preserve"> </w:delText>
        </w:r>
        <w:r w:rsidR="00272AC3" w:rsidRPr="0094686A">
          <w:rPr>
            <w:rFonts w:asciiTheme="majorBidi" w:hAnsiTheme="majorBidi" w:cstheme="majorBidi"/>
            <w:color w:val="auto"/>
            <w:sz w:val="22"/>
          </w:rPr>
          <w:delText>specified</w:delText>
        </w:r>
        <w:r w:rsidR="00B40032" w:rsidRPr="0094686A">
          <w:rPr>
            <w:rFonts w:asciiTheme="majorBidi" w:hAnsiTheme="majorBidi" w:cstheme="majorBidi"/>
            <w:color w:val="auto"/>
            <w:sz w:val="22"/>
            <w:shd w:val="clear" w:color="auto" w:fill="FFFFFF"/>
          </w:rPr>
          <w:delText xml:space="preserve"> a field </w:delText>
        </w:r>
        <w:r w:rsidR="00272AC3" w:rsidRPr="0094686A">
          <w:rPr>
            <w:rFonts w:asciiTheme="majorBidi" w:hAnsiTheme="majorBidi" w:cstheme="majorBidi"/>
            <w:color w:val="auto"/>
            <w:sz w:val="22"/>
            <w:shd w:val="clear" w:color="auto" w:fill="FFFFFF"/>
          </w:rPr>
          <w:delText xml:space="preserve">for </w:delText>
        </w:r>
        <w:r w:rsidR="00272AC3" w:rsidRPr="0094686A">
          <w:rPr>
            <w:rFonts w:asciiTheme="majorBidi" w:hAnsiTheme="majorBidi" w:cstheme="majorBidi"/>
            <w:color w:val="auto"/>
            <w:sz w:val="22"/>
          </w:rPr>
          <w:delText>name</w:delText>
        </w:r>
        <w:r w:rsidR="00B40032" w:rsidRPr="0094686A">
          <w:rPr>
            <w:rFonts w:asciiTheme="majorBidi" w:hAnsiTheme="majorBidi" w:cstheme="majorBidi"/>
            <w:color w:val="auto"/>
            <w:sz w:val="22"/>
          </w:rPr>
          <w:delText xml:space="preserve"> and a list for default values.</w:delText>
        </w:r>
      </w:del>
    </w:p>
    <w:tbl>
      <w:tblPr>
        <w:tblStyle w:val="TableGrid0"/>
        <w:tblW w:w="0" w:type="auto"/>
        <w:tblInd w:w="-5" w:type="dxa"/>
        <w:tblLook w:val="04A0" w:firstRow="1" w:lastRow="0" w:firstColumn="1" w:lastColumn="0" w:noHBand="0" w:noVBand="1"/>
      </w:tblPr>
      <w:tblGrid>
        <w:gridCol w:w="5153"/>
        <w:gridCol w:w="3906"/>
      </w:tblGrid>
      <w:tr w:rsidR="00460B77" w:rsidRPr="0094686A" w14:paraId="7DD34F6C" w14:textId="4D4DDAC8" w:rsidTr="00460B77">
        <w:trPr>
          <w:del w:id="1072" w:author="hp" w:date="2017-01-05T18:05:00Z"/>
        </w:trPr>
        <w:tc>
          <w:tcPr>
            <w:tcW w:w="4962" w:type="dxa"/>
          </w:tcPr>
          <w:p w14:paraId="64787FFF" w14:textId="66B2BC9B" w:rsidR="00460B77" w:rsidRPr="0094686A" w:rsidRDefault="00460B77" w:rsidP="00A24E63">
            <w:pPr>
              <w:spacing w:after="120" w:line="240" w:lineRule="auto"/>
              <w:ind w:left="0" w:right="0" w:firstLine="0"/>
              <w:jc w:val="left"/>
              <w:textAlignment w:val="baseline"/>
              <w:rPr>
                <w:del w:id="1073" w:author="hp" w:date="2017-01-05T18:05:00Z"/>
                <w:rFonts w:asciiTheme="majorBidi" w:hAnsiTheme="majorBidi" w:cstheme="majorBidi"/>
                <w:color w:val="0000FF"/>
                <w:sz w:val="22"/>
              </w:rPr>
            </w:pPr>
            <w:del w:id="1074" w:author="hp" w:date="2017-01-05T18:05:00Z">
              <w:r w:rsidRPr="0094686A">
                <w:rPr>
                  <w:rFonts w:asciiTheme="majorBidi" w:hAnsiTheme="majorBidi" w:cstheme="majorBidi"/>
                  <w:sz w:val="22"/>
                </w:rPr>
                <w:object w:dxaOrig="5280" w:dyaOrig="4635" w14:anchorId="784D7E05">
                  <v:shape id="_x0000_i1236" type="#_x0000_t75" style="width:247pt;height:231.9pt" o:ole="">
                    <v:imagedata r:id="rId35" o:title=""/>
                  </v:shape>
                  <o:OLEObject Type="Embed" ProgID="PBrush" ShapeID="_x0000_i1236" DrawAspect="Content" ObjectID="_1545287220" r:id="rId36"/>
                </w:object>
              </w:r>
            </w:del>
          </w:p>
        </w:tc>
        <w:tc>
          <w:tcPr>
            <w:tcW w:w="4252" w:type="dxa"/>
          </w:tcPr>
          <w:p w14:paraId="3ECF0FF6" w14:textId="3402FD9E" w:rsidR="00460B77" w:rsidRPr="0094686A" w:rsidRDefault="00460B77" w:rsidP="00A24E63">
            <w:pPr>
              <w:spacing w:after="120" w:line="240" w:lineRule="auto"/>
              <w:ind w:left="0" w:right="0" w:firstLine="0"/>
              <w:jc w:val="left"/>
              <w:textAlignment w:val="baseline"/>
              <w:rPr>
                <w:del w:id="1075" w:author="hp" w:date="2017-01-05T18:05:00Z"/>
                <w:rFonts w:asciiTheme="majorBidi" w:hAnsiTheme="majorBidi" w:cstheme="majorBidi"/>
                <w:sz w:val="22"/>
              </w:rPr>
            </w:pPr>
            <w:del w:id="1076" w:author="hp" w:date="2017-01-05T18:05:00Z">
              <w:r w:rsidRPr="0094686A">
                <w:rPr>
                  <w:rFonts w:asciiTheme="majorBidi" w:hAnsiTheme="majorBidi" w:cstheme="majorBidi"/>
                  <w:sz w:val="22"/>
                </w:rPr>
                <w:object w:dxaOrig="3015" w:dyaOrig="3765" w14:anchorId="62A6CC93">
                  <v:shape id="_x0000_i1237" type="#_x0000_t75" style="width:169.1pt;height:226.9pt" o:ole="">
                    <v:imagedata r:id="rId37" o:title=""/>
                  </v:shape>
                  <o:OLEObject Type="Embed" ProgID="PBrush" ShapeID="_x0000_i1237" DrawAspect="Content" ObjectID="_1545287221" r:id="rId38"/>
                </w:object>
              </w:r>
            </w:del>
          </w:p>
        </w:tc>
      </w:tr>
      <w:tr w:rsidR="00460B77" w:rsidRPr="0094686A" w14:paraId="044752F6" w14:textId="28A41A06" w:rsidTr="00460B77">
        <w:trPr>
          <w:del w:id="1077" w:author="hp" w:date="2017-01-05T18:05:00Z"/>
        </w:trPr>
        <w:tc>
          <w:tcPr>
            <w:tcW w:w="4962" w:type="dxa"/>
          </w:tcPr>
          <w:p w14:paraId="2E9AD0C1" w14:textId="6A18575F" w:rsidR="00460B77" w:rsidRPr="0094686A" w:rsidRDefault="00460B77" w:rsidP="00A24E63">
            <w:pPr>
              <w:spacing w:after="120" w:line="240" w:lineRule="auto"/>
              <w:ind w:left="0" w:right="0" w:firstLine="0"/>
              <w:jc w:val="center"/>
              <w:textAlignment w:val="baseline"/>
              <w:rPr>
                <w:del w:id="1078" w:author="hp" w:date="2017-01-05T18:05:00Z"/>
                <w:rFonts w:asciiTheme="majorBidi" w:hAnsiTheme="majorBidi" w:cstheme="majorBidi"/>
                <w:color w:val="0000FF"/>
                <w:sz w:val="22"/>
              </w:rPr>
            </w:pPr>
            <w:del w:id="1079" w:author="hp" w:date="2017-01-05T18:05:00Z">
              <w:r w:rsidRPr="0094686A">
                <w:rPr>
                  <w:rFonts w:asciiTheme="majorBidi" w:hAnsiTheme="majorBidi" w:cstheme="majorBidi"/>
                  <w:color w:val="auto"/>
                  <w:sz w:val="22"/>
                </w:rPr>
                <w:delText>Fig 4:</w:delText>
              </w:r>
            </w:del>
          </w:p>
        </w:tc>
        <w:tc>
          <w:tcPr>
            <w:tcW w:w="4252" w:type="dxa"/>
          </w:tcPr>
          <w:p w14:paraId="3A8720DC" w14:textId="77777777" w:rsidR="00460B77" w:rsidRPr="0094686A" w:rsidRDefault="00460B77" w:rsidP="00A24E63">
            <w:pPr>
              <w:spacing w:after="120" w:line="240" w:lineRule="auto"/>
              <w:ind w:left="0" w:right="0" w:firstLine="0"/>
              <w:jc w:val="center"/>
              <w:textAlignment w:val="baseline"/>
              <w:rPr>
                <w:del w:id="1080" w:author="hp" w:date="2017-01-05T18:05:00Z"/>
                <w:rFonts w:asciiTheme="majorBidi" w:hAnsiTheme="majorBidi" w:cstheme="majorBidi"/>
                <w:color w:val="auto"/>
                <w:sz w:val="22"/>
              </w:rPr>
            </w:pPr>
          </w:p>
        </w:tc>
      </w:tr>
    </w:tbl>
    <w:p w14:paraId="6657B02B" w14:textId="77777777" w:rsidR="00460B77" w:rsidRPr="0094686A" w:rsidRDefault="00460B77" w:rsidP="00A24E63">
      <w:pPr>
        <w:spacing w:after="120" w:line="240" w:lineRule="auto"/>
        <w:ind w:left="0" w:right="0" w:firstLine="0"/>
        <w:jc w:val="left"/>
        <w:textAlignment w:val="baseline"/>
        <w:rPr>
          <w:del w:id="1081" w:author="hp" w:date="2017-01-05T18:05:00Z"/>
          <w:rFonts w:asciiTheme="majorBidi" w:hAnsiTheme="majorBidi" w:cstheme="majorBidi"/>
          <w:b/>
          <w:bCs/>
          <w:color w:val="auto"/>
          <w:sz w:val="22"/>
        </w:rPr>
      </w:pPr>
      <w:del w:id="1082" w:author="hp" w:date="2017-01-05T18:05:00Z">
        <w:r w:rsidRPr="0094686A">
          <w:rPr>
            <w:rFonts w:asciiTheme="majorBidi" w:hAnsiTheme="majorBidi" w:cstheme="majorBidi"/>
            <w:color w:val="0000FF"/>
            <w:sz w:val="22"/>
          </w:rPr>
          <w:tab/>
        </w:r>
      </w:del>
    </w:p>
    <w:p w14:paraId="0AF91CC8" w14:textId="6FC7101D" w:rsidR="00272AC3" w:rsidRPr="0094686A" w:rsidRDefault="00460B77" w:rsidP="00A24E63">
      <w:pPr>
        <w:spacing w:after="120"/>
        <w:ind w:left="0" w:right="0"/>
        <w:rPr>
          <w:del w:id="1083" w:author="hp" w:date="2017-01-05T18:05:00Z"/>
          <w:rFonts w:asciiTheme="majorBidi" w:hAnsiTheme="majorBidi" w:cstheme="majorBidi"/>
          <w:sz w:val="22"/>
        </w:rPr>
      </w:pPr>
      <w:del w:id="1084" w:author="hp" w:date="2017-01-05T18:05:00Z">
        <w:r w:rsidRPr="0094686A">
          <w:rPr>
            <w:rFonts w:asciiTheme="majorBidi" w:hAnsiTheme="majorBidi" w:cstheme="majorBidi"/>
            <w:sz w:val="22"/>
          </w:rPr>
          <w:tab/>
        </w:r>
        <w:r w:rsidRPr="0094686A">
          <w:rPr>
            <w:rFonts w:asciiTheme="majorBidi" w:hAnsiTheme="majorBidi" w:cstheme="majorBidi"/>
            <w:sz w:val="22"/>
          </w:rPr>
          <w:tab/>
        </w:r>
        <w:r w:rsidRPr="0094686A">
          <w:rPr>
            <w:rFonts w:asciiTheme="majorBidi" w:hAnsiTheme="majorBidi" w:cstheme="majorBidi"/>
            <w:sz w:val="22"/>
          </w:rPr>
          <w:tab/>
        </w:r>
        <w:r w:rsidRPr="0094686A">
          <w:rPr>
            <w:rFonts w:asciiTheme="majorBidi" w:hAnsiTheme="majorBidi" w:cstheme="majorBidi"/>
            <w:sz w:val="22"/>
          </w:rPr>
          <w:tab/>
        </w:r>
        <w:r w:rsidRPr="0094686A">
          <w:rPr>
            <w:rFonts w:asciiTheme="majorBidi" w:hAnsiTheme="majorBidi" w:cstheme="majorBidi"/>
            <w:sz w:val="22"/>
          </w:rPr>
          <w:tab/>
        </w:r>
        <w:r w:rsidRPr="0094686A">
          <w:rPr>
            <w:rFonts w:asciiTheme="majorBidi" w:hAnsiTheme="majorBidi" w:cstheme="majorBidi"/>
            <w:sz w:val="22"/>
          </w:rPr>
          <w:tab/>
        </w:r>
        <w:r w:rsidRPr="0094686A">
          <w:rPr>
            <w:rFonts w:asciiTheme="majorBidi" w:hAnsiTheme="majorBidi" w:cstheme="majorBidi"/>
            <w:sz w:val="22"/>
          </w:rPr>
          <w:tab/>
        </w:r>
        <w:r w:rsidRPr="0094686A">
          <w:rPr>
            <w:rFonts w:asciiTheme="majorBidi" w:hAnsiTheme="majorBidi" w:cstheme="majorBidi"/>
            <w:sz w:val="22"/>
          </w:rPr>
          <w:tab/>
        </w:r>
        <w:r w:rsidRPr="0094686A">
          <w:rPr>
            <w:rFonts w:asciiTheme="majorBidi" w:hAnsiTheme="majorBidi" w:cstheme="majorBidi"/>
            <w:sz w:val="22"/>
          </w:rPr>
          <w:tab/>
        </w:r>
        <w:r w:rsidRPr="0094686A">
          <w:rPr>
            <w:rFonts w:asciiTheme="majorBidi" w:hAnsiTheme="majorBidi" w:cstheme="majorBidi"/>
            <w:sz w:val="22"/>
          </w:rPr>
          <w:tab/>
        </w:r>
      </w:del>
    </w:p>
    <w:p w14:paraId="0C93D65C" w14:textId="0DFFDA0D" w:rsidR="00272AC3" w:rsidRPr="0094686A" w:rsidRDefault="00272AC3" w:rsidP="00A24E63">
      <w:pPr>
        <w:spacing w:after="120"/>
        <w:ind w:left="0" w:right="0"/>
        <w:rPr>
          <w:del w:id="1085" w:author="hp" w:date="2017-01-05T18:05:00Z"/>
          <w:rFonts w:asciiTheme="majorBidi" w:hAnsiTheme="majorBidi" w:cstheme="majorBidi"/>
          <w:sz w:val="22"/>
        </w:rPr>
      </w:pPr>
    </w:p>
    <w:p w14:paraId="6FC2A2DF" w14:textId="5A5FF306" w:rsidR="00272AC3" w:rsidRPr="0094686A" w:rsidRDefault="00272AC3" w:rsidP="00A24E63">
      <w:pPr>
        <w:spacing w:after="120"/>
        <w:ind w:left="0" w:right="0"/>
        <w:rPr>
          <w:del w:id="1086" w:author="hp" w:date="2017-01-05T18:05:00Z"/>
          <w:rFonts w:asciiTheme="majorBidi" w:hAnsiTheme="majorBidi" w:cstheme="majorBidi"/>
          <w:sz w:val="22"/>
        </w:rPr>
      </w:pPr>
    </w:p>
    <w:p w14:paraId="2DFB213F" w14:textId="303F666A" w:rsidR="007144D0" w:rsidRPr="0094686A" w:rsidRDefault="007144D0" w:rsidP="00A24E63">
      <w:pPr>
        <w:spacing w:after="120"/>
        <w:ind w:left="0" w:right="0"/>
        <w:rPr>
          <w:del w:id="1087" w:author="hp" w:date="2017-01-05T18:05:00Z"/>
          <w:rFonts w:asciiTheme="majorBidi" w:hAnsiTheme="majorBidi" w:cstheme="majorBidi"/>
          <w:sz w:val="22"/>
        </w:rPr>
      </w:pPr>
    </w:p>
    <w:p w14:paraId="0B48B24C" w14:textId="039429DC" w:rsidR="007144D0" w:rsidRPr="0094686A" w:rsidRDefault="007144D0" w:rsidP="00A24E63">
      <w:pPr>
        <w:spacing w:after="120"/>
        <w:ind w:left="0" w:right="0"/>
        <w:rPr>
          <w:del w:id="1088" w:author="hp" w:date="2017-01-05T18:05:00Z"/>
          <w:rFonts w:asciiTheme="majorBidi" w:hAnsiTheme="majorBidi" w:cstheme="majorBidi"/>
          <w:sz w:val="22"/>
        </w:rPr>
      </w:pPr>
    </w:p>
    <w:p w14:paraId="66169185" w14:textId="0B6C519B" w:rsidR="007144D0" w:rsidRPr="0094686A" w:rsidRDefault="007144D0" w:rsidP="00A24E63">
      <w:pPr>
        <w:spacing w:after="120"/>
        <w:ind w:left="0" w:right="0"/>
        <w:rPr>
          <w:del w:id="1089" w:author="hp" w:date="2017-01-05T18:05:00Z"/>
          <w:rFonts w:asciiTheme="majorBidi" w:hAnsiTheme="majorBidi" w:cstheme="majorBidi"/>
          <w:sz w:val="22"/>
        </w:rPr>
      </w:pPr>
    </w:p>
    <w:p w14:paraId="55836BDE" w14:textId="1FFC26A8" w:rsidR="007144D0" w:rsidRPr="0094686A" w:rsidRDefault="007144D0" w:rsidP="00A24E63">
      <w:pPr>
        <w:spacing w:after="120"/>
        <w:ind w:left="0" w:right="0"/>
        <w:rPr>
          <w:del w:id="1090" w:author="hp" w:date="2017-01-05T18:05:00Z"/>
          <w:rFonts w:asciiTheme="majorBidi" w:hAnsiTheme="majorBidi" w:cstheme="majorBidi"/>
          <w:sz w:val="22"/>
        </w:rPr>
      </w:pPr>
    </w:p>
    <w:p w14:paraId="2763C48A" w14:textId="010C669C" w:rsidR="007144D0" w:rsidRPr="0094686A" w:rsidRDefault="007144D0" w:rsidP="00A24E63">
      <w:pPr>
        <w:spacing w:after="120"/>
        <w:ind w:left="0" w:right="0"/>
        <w:rPr>
          <w:del w:id="1091" w:author="hp" w:date="2017-01-05T18:05:00Z"/>
          <w:rFonts w:asciiTheme="majorBidi" w:hAnsiTheme="majorBidi" w:cstheme="majorBidi"/>
          <w:sz w:val="22"/>
        </w:rPr>
      </w:pPr>
    </w:p>
    <w:p w14:paraId="53C92944" w14:textId="34101B3A" w:rsidR="007144D0" w:rsidRPr="0094686A" w:rsidRDefault="007144D0" w:rsidP="00A24E63">
      <w:pPr>
        <w:spacing w:after="120"/>
        <w:ind w:left="0" w:right="0"/>
        <w:rPr>
          <w:del w:id="1092" w:author="hp" w:date="2017-01-05T18:05:00Z"/>
          <w:rFonts w:asciiTheme="majorBidi" w:hAnsiTheme="majorBidi" w:cstheme="majorBidi"/>
          <w:sz w:val="22"/>
        </w:rPr>
      </w:pPr>
    </w:p>
    <w:p w14:paraId="68F161B3" w14:textId="099C7AAA" w:rsidR="007144D0" w:rsidRPr="0094686A" w:rsidRDefault="007144D0" w:rsidP="00A24E63">
      <w:pPr>
        <w:spacing w:after="120"/>
        <w:ind w:left="0" w:right="0"/>
        <w:rPr>
          <w:del w:id="1093" w:author="hp" w:date="2017-01-05T18:05:00Z"/>
          <w:rFonts w:asciiTheme="majorBidi" w:hAnsiTheme="majorBidi" w:cstheme="majorBidi"/>
          <w:sz w:val="22"/>
        </w:rPr>
      </w:pPr>
    </w:p>
    <w:p w14:paraId="531A8839" w14:textId="668F1FEF" w:rsidR="007144D0" w:rsidRPr="0094686A" w:rsidRDefault="007144D0" w:rsidP="00A24E63">
      <w:pPr>
        <w:spacing w:after="120"/>
        <w:ind w:left="0" w:right="0"/>
        <w:rPr>
          <w:del w:id="1094" w:author="hp" w:date="2017-01-05T18:05:00Z"/>
          <w:rFonts w:asciiTheme="majorBidi" w:hAnsiTheme="majorBidi" w:cstheme="majorBidi"/>
          <w:sz w:val="22"/>
        </w:rPr>
      </w:pPr>
    </w:p>
    <w:p w14:paraId="2D7A7FEC" w14:textId="332DBED5" w:rsidR="007144D0" w:rsidRPr="0094686A" w:rsidRDefault="007144D0" w:rsidP="00A24E63">
      <w:pPr>
        <w:spacing w:after="120"/>
        <w:ind w:left="0" w:right="0"/>
        <w:rPr>
          <w:del w:id="1095" w:author="hp" w:date="2017-01-05T18:05:00Z"/>
          <w:rFonts w:asciiTheme="majorBidi" w:hAnsiTheme="majorBidi" w:cstheme="majorBidi"/>
          <w:sz w:val="22"/>
        </w:rPr>
      </w:pPr>
    </w:p>
    <w:p w14:paraId="7CFEC884" w14:textId="2FF8BFDE" w:rsidR="0042507A" w:rsidRPr="0094686A" w:rsidRDefault="0042507A" w:rsidP="00A24E63">
      <w:pPr>
        <w:spacing w:after="120"/>
        <w:ind w:left="0" w:right="0"/>
        <w:rPr>
          <w:del w:id="1096" w:author="hp" w:date="2017-01-05T18:05:00Z"/>
          <w:rFonts w:asciiTheme="majorBidi" w:hAnsiTheme="majorBidi" w:cstheme="majorBidi"/>
          <w:sz w:val="22"/>
        </w:rPr>
      </w:pPr>
    </w:p>
    <w:p w14:paraId="74E580BC" w14:textId="189C9E6E" w:rsidR="0042507A" w:rsidRPr="0094686A" w:rsidRDefault="0042507A" w:rsidP="00A24E63">
      <w:pPr>
        <w:spacing w:after="120"/>
        <w:ind w:left="0" w:right="0"/>
        <w:rPr>
          <w:del w:id="1097" w:author="hp" w:date="2017-01-05T18:05:00Z"/>
          <w:rFonts w:asciiTheme="majorBidi" w:hAnsiTheme="majorBidi" w:cstheme="majorBidi"/>
          <w:sz w:val="22"/>
        </w:rPr>
      </w:pPr>
    </w:p>
    <w:p w14:paraId="4B76B20F" w14:textId="6A54C81C" w:rsidR="0042507A" w:rsidRPr="0094686A" w:rsidRDefault="0042507A" w:rsidP="00A24E63">
      <w:pPr>
        <w:spacing w:after="120"/>
        <w:ind w:left="0" w:right="0"/>
        <w:rPr>
          <w:del w:id="1098" w:author="hp" w:date="2017-01-05T18:05:00Z"/>
          <w:rFonts w:asciiTheme="majorBidi" w:hAnsiTheme="majorBidi" w:cstheme="majorBidi"/>
          <w:sz w:val="22"/>
        </w:rPr>
      </w:pPr>
    </w:p>
    <w:p w14:paraId="518DBB21" w14:textId="4AFCC8EB" w:rsidR="0042507A" w:rsidRPr="0094686A" w:rsidRDefault="0042507A" w:rsidP="00A24E63">
      <w:pPr>
        <w:spacing w:after="120"/>
        <w:ind w:left="0" w:right="0"/>
        <w:rPr>
          <w:del w:id="1099" w:author="hp" w:date="2017-01-05T18:05:00Z"/>
          <w:rFonts w:asciiTheme="majorBidi" w:hAnsiTheme="majorBidi" w:cstheme="majorBidi"/>
          <w:sz w:val="22"/>
        </w:rPr>
      </w:pPr>
    </w:p>
    <w:p w14:paraId="5EB4C2CD" w14:textId="09D3D992" w:rsidR="0042507A" w:rsidRPr="0094686A" w:rsidRDefault="0042507A" w:rsidP="00A24E63">
      <w:pPr>
        <w:spacing w:after="120"/>
        <w:ind w:left="0" w:right="0"/>
        <w:rPr>
          <w:del w:id="1100" w:author="hp" w:date="2017-01-05T18:05:00Z"/>
          <w:rFonts w:asciiTheme="majorBidi" w:hAnsiTheme="majorBidi" w:cstheme="majorBidi"/>
          <w:sz w:val="22"/>
        </w:rPr>
      </w:pPr>
    </w:p>
    <w:tbl>
      <w:tblPr>
        <w:tblStyle w:val="TableGrid0"/>
        <w:tblW w:w="0" w:type="auto"/>
        <w:tblInd w:w="120" w:type="dxa"/>
        <w:tblLook w:val="04A0" w:firstRow="1" w:lastRow="0" w:firstColumn="1" w:lastColumn="0" w:noHBand="0" w:noVBand="1"/>
      </w:tblPr>
      <w:tblGrid>
        <w:gridCol w:w="4468"/>
        <w:gridCol w:w="4466"/>
      </w:tblGrid>
      <w:tr w:rsidR="00255F4D" w:rsidRPr="0094686A" w14:paraId="3FA20D8B" w14:textId="77777777" w:rsidTr="00255F4D">
        <w:trPr>
          <w:del w:id="1101" w:author="hp" w:date="2017-01-05T18:05:00Z"/>
        </w:trPr>
        <w:tc>
          <w:tcPr>
            <w:tcW w:w="4468" w:type="dxa"/>
          </w:tcPr>
          <w:p w14:paraId="0822A331" w14:textId="77777777" w:rsidR="00255F4D" w:rsidRPr="0094686A" w:rsidRDefault="00255F4D" w:rsidP="00A24E63">
            <w:pPr>
              <w:spacing w:after="120" w:line="240" w:lineRule="auto"/>
              <w:ind w:left="0" w:right="0" w:firstLine="0"/>
              <w:jc w:val="left"/>
              <w:textAlignment w:val="baseline"/>
              <w:rPr>
                <w:del w:id="1102" w:author="hp" w:date="2017-01-05T18:05:00Z"/>
                <w:rFonts w:asciiTheme="majorBidi" w:hAnsiTheme="majorBidi" w:cstheme="majorBidi"/>
                <w:sz w:val="22"/>
              </w:rPr>
            </w:pPr>
          </w:p>
          <w:p w14:paraId="33DB3C0F" w14:textId="77777777" w:rsidR="00255F4D" w:rsidRPr="0094686A" w:rsidRDefault="00255F4D" w:rsidP="00A24E63">
            <w:pPr>
              <w:spacing w:after="120" w:line="240" w:lineRule="auto"/>
              <w:ind w:left="0" w:right="0" w:firstLine="0"/>
              <w:jc w:val="left"/>
              <w:textAlignment w:val="baseline"/>
              <w:rPr>
                <w:del w:id="1103" w:author="hp" w:date="2017-01-05T18:05:00Z"/>
                <w:rFonts w:asciiTheme="majorBidi" w:hAnsiTheme="majorBidi" w:cstheme="majorBidi"/>
                <w:sz w:val="22"/>
              </w:rPr>
            </w:pPr>
            <w:del w:id="1104"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722240" behindDoc="0" locked="0" layoutInCell="1" allowOverlap="1" wp14:anchorId="0E0F8EA3" wp14:editId="51DFD2C8">
                        <wp:simplePos x="0" y="0"/>
                        <wp:positionH relativeFrom="column">
                          <wp:posOffset>342265</wp:posOffset>
                        </wp:positionH>
                        <wp:positionV relativeFrom="paragraph">
                          <wp:posOffset>32385</wp:posOffset>
                        </wp:positionV>
                        <wp:extent cx="1905000" cy="257175"/>
                        <wp:effectExtent l="0" t="0" r="19050" b="28575"/>
                        <wp:wrapNone/>
                        <wp:docPr id="44" name="Text Box 44"/>
                        <wp:cNvGraphicFramePr/>
                        <a:graphic xmlns:a="http://schemas.openxmlformats.org/drawingml/2006/main">
                          <a:graphicData uri="http://schemas.microsoft.com/office/word/2010/wordprocessingShape">
                            <wps:wsp>
                              <wps:cNvSpPr txBox="1"/>
                              <wps:spPr>
                                <a:xfrm>
                                  <a:off x="0" y="0"/>
                                  <a:ext cx="1905000" cy="257175"/>
                                </a:xfrm>
                                <a:prstGeom prst="rect">
                                  <a:avLst/>
                                </a:prstGeom>
                                <a:solidFill>
                                  <a:schemeClr val="lt1"/>
                                </a:solidFill>
                                <a:ln w="6350">
                                  <a:solidFill>
                                    <a:schemeClr val="bg1"/>
                                  </a:solidFill>
                                </a:ln>
                              </wps:spPr>
                              <wps:txbx>
                                <w:txbxContent>
                                  <w:p w14:paraId="354B6028" w14:textId="11697872" w:rsidR="00E81BBF" w:rsidRDefault="00E81BBF" w:rsidP="00255F4D">
                                    <w:pPr>
                                      <w:spacing w:line="360" w:lineRule="auto"/>
                                      <w:ind w:left="0" w:right="0" w:firstLine="0"/>
                                      <w:jc w:val="left"/>
                                      <w:rPr>
                                        <w:del w:id="1105" w:author="hp" w:date="2017-01-05T18:05:00Z"/>
                                      </w:rPr>
                                    </w:pPr>
                                    <w:del w:id="1106" w:author="hp" w:date="2017-01-05T18:05:00Z">
                                      <w:r>
                                        <w:delText>Go:(description=undefined)</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F8EA3" id="Text Box 44" o:spid="_x0000_s1037" type="#_x0000_t202" style="position:absolute;margin-left:26.95pt;margin-top:2.55pt;width:150pt;height:20.2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" fillcolor="white [3201]" strokecolor="white [3212]" strokeweight=".5pt">
                        <v:textbox>
                          <w:txbxContent>
                            <w:p w14:paraId="354B6028" w14:textId="11697872" w:rsidR="00E81BBF" w:rsidRDefault="00E81BBF" w:rsidP="00255F4D">
                              <w:pPr>
                                <w:spacing w:line="360" w:lineRule="auto"/>
                                <w:ind w:left="0" w:right="0" w:firstLine="0"/>
                                <w:jc w:val="left"/>
                                <w:rPr>
                                  <w:del w:id="1107" w:author="hp" w:date="2017-01-05T18:05:00Z"/>
                                </w:rPr>
                              </w:pPr>
                              <w:del w:id="1108" w:author="hp" w:date="2017-01-05T18:05:00Z">
                                <w:r>
                                  <w:delText>Go:(description=undefined)</w:delText>
                                </w:r>
                              </w:del>
                            </w:p>
                          </w:txbxContent>
                        </v:textbox>
                      </v:shape>
                    </w:pict>
                  </mc:Fallback>
                </mc:AlternateContent>
              </w:r>
            </w:del>
          </w:p>
          <w:p w14:paraId="7C9BDA32" w14:textId="77777777" w:rsidR="00255F4D" w:rsidRPr="0094686A" w:rsidRDefault="00255F4D" w:rsidP="00A24E63">
            <w:pPr>
              <w:spacing w:after="120" w:line="240" w:lineRule="auto"/>
              <w:ind w:left="0" w:right="0" w:firstLine="0"/>
              <w:jc w:val="left"/>
              <w:textAlignment w:val="baseline"/>
              <w:rPr>
                <w:del w:id="1109" w:author="hp" w:date="2017-01-05T18:05:00Z"/>
                <w:rFonts w:asciiTheme="majorBidi" w:hAnsiTheme="majorBidi" w:cstheme="majorBidi"/>
                <w:sz w:val="22"/>
              </w:rPr>
            </w:pPr>
            <w:del w:id="1110"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720192" behindDoc="0" locked="0" layoutInCell="1" allowOverlap="1" wp14:anchorId="74701EF3" wp14:editId="0C604B63">
                        <wp:simplePos x="0" y="0"/>
                        <wp:positionH relativeFrom="column">
                          <wp:posOffset>899795</wp:posOffset>
                        </wp:positionH>
                        <wp:positionV relativeFrom="paragraph">
                          <wp:posOffset>129539</wp:posOffset>
                        </wp:positionV>
                        <wp:extent cx="152400" cy="180975"/>
                        <wp:effectExtent l="0" t="0" r="76200" b="47625"/>
                        <wp:wrapNone/>
                        <wp:docPr id="45" name="Straight Arrow Connector 45"/>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0DB43A" id="Straight Arrow Connector 45" o:spid="_x0000_s1026" type="#_x0000_t32" style="position:absolute;margin-left:70.85pt;margin-top:10.2pt;width:12pt;height:14.2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" strokecolor="black [3200]" strokeweight=".5pt">
                        <v:stroke endarrow="block" joinstyle="miter"/>
                      </v:shape>
                    </w:pict>
                  </mc:Fallback>
                </mc:AlternateContent>
              </w:r>
            </w:del>
          </w:p>
          <w:p w14:paraId="020EACB3" w14:textId="77777777" w:rsidR="00255F4D" w:rsidRPr="0094686A" w:rsidRDefault="00255F4D" w:rsidP="00A24E63">
            <w:pPr>
              <w:spacing w:after="120" w:line="240" w:lineRule="auto"/>
              <w:ind w:left="0" w:right="0" w:firstLine="0"/>
              <w:jc w:val="left"/>
              <w:textAlignment w:val="baseline"/>
              <w:rPr>
                <w:del w:id="1111" w:author="hp" w:date="2017-01-05T18:05:00Z"/>
                <w:rFonts w:asciiTheme="majorBidi" w:hAnsiTheme="majorBidi" w:cstheme="majorBidi"/>
                <w:sz w:val="22"/>
              </w:rPr>
            </w:pPr>
            <w:del w:id="1112"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719168" behindDoc="0" locked="0" layoutInCell="1" allowOverlap="1" wp14:anchorId="6538D939" wp14:editId="50F24BC1">
                        <wp:simplePos x="0" y="0"/>
                        <wp:positionH relativeFrom="column">
                          <wp:posOffset>852170</wp:posOffset>
                        </wp:positionH>
                        <wp:positionV relativeFrom="paragraph">
                          <wp:posOffset>107315</wp:posOffset>
                        </wp:positionV>
                        <wp:extent cx="942975" cy="323850"/>
                        <wp:effectExtent l="0" t="0" r="28575" b="19050"/>
                        <wp:wrapNone/>
                        <wp:docPr id="46" name="Oval 46"/>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27B49C33" w14:textId="77777777" w:rsidR="00E81BBF" w:rsidRDefault="00E81BBF" w:rsidP="00255F4D">
                                    <w:pPr>
                                      <w:spacing w:after="0" w:line="240" w:lineRule="auto"/>
                                      <w:ind w:left="0" w:right="0" w:firstLine="0"/>
                                      <w:jc w:val="left"/>
                                      <w:rPr>
                                        <w:del w:id="1113" w:author="hp" w:date="2017-01-05T18:05:00Z"/>
                                      </w:rPr>
                                    </w:pPr>
                                    <w:del w:id="1114" w:author="hp" w:date="2017-01-05T18:05:00Z">
                                      <w:r>
                                        <w:delText>Screen1</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38D939" id="Oval 46" o:spid="_x0000_s1038" style="position:absolute;margin-left:67.1pt;margin-top:8.45pt;width:74.25pt;height:25.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" fillcolor="white [3201]" strokecolor="black [3200]" strokeweight="1pt">
                        <v:stroke joinstyle="miter"/>
                        <v:textbox>
                          <w:txbxContent>
                            <w:p w14:paraId="27B49C33" w14:textId="77777777" w:rsidR="00E81BBF" w:rsidRDefault="00E81BBF" w:rsidP="00255F4D">
                              <w:pPr>
                                <w:spacing w:after="0" w:line="240" w:lineRule="auto"/>
                                <w:ind w:left="0" w:right="0" w:firstLine="0"/>
                                <w:jc w:val="left"/>
                                <w:rPr>
                                  <w:del w:id="1115" w:author="hp" w:date="2017-01-05T18:05:00Z"/>
                                </w:rPr>
                              </w:pPr>
                              <w:del w:id="1116" w:author="hp" w:date="2017-01-05T18:05:00Z">
                                <w:r>
                                  <w:delText>Screen1</w:delText>
                                </w:r>
                              </w:del>
                            </w:p>
                          </w:txbxContent>
                        </v:textbox>
                      </v:oval>
                    </w:pict>
                  </mc:Fallback>
                </mc:AlternateContent>
              </w:r>
            </w:del>
          </w:p>
          <w:p w14:paraId="0803FE50" w14:textId="54EDCC32" w:rsidR="00255F4D" w:rsidRPr="0094686A" w:rsidRDefault="00255F4D" w:rsidP="00A24E63">
            <w:pPr>
              <w:spacing w:after="120" w:line="240" w:lineRule="auto"/>
              <w:ind w:left="0" w:right="0" w:firstLine="0"/>
              <w:jc w:val="left"/>
              <w:textAlignment w:val="baseline"/>
              <w:rPr>
                <w:del w:id="1117" w:author="hp" w:date="2017-01-05T18:05:00Z"/>
                <w:rFonts w:asciiTheme="majorBidi" w:hAnsiTheme="majorBidi" w:cstheme="majorBidi"/>
                <w:sz w:val="22"/>
              </w:rPr>
            </w:pPr>
            <w:del w:id="1118"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721216" behindDoc="0" locked="0" layoutInCell="1" allowOverlap="1" wp14:anchorId="47B1DC9B" wp14:editId="41BF7461">
                        <wp:simplePos x="0" y="0"/>
                        <wp:positionH relativeFrom="column">
                          <wp:posOffset>1537970</wp:posOffset>
                        </wp:positionH>
                        <wp:positionV relativeFrom="paragraph">
                          <wp:posOffset>123190</wp:posOffset>
                        </wp:positionV>
                        <wp:extent cx="266700" cy="142875"/>
                        <wp:effectExtent l="38100" t="0" r="381000" b="85725"/>
                        <wp:wrapNone/>
                        <wp:docPr id="48" name="Curved Connector 48"/>
                        <wp:cNvGraphicFramePr/>
                        <a:graphic xmlns:a="http://schemas.openxmlformats.org/drawingml/2006/main">
                          <a:graphicData uri="http://schemas.microsoft.com/office/word/2010/wordprocessingShape">
                            <wps:wsp>
                              <wps:cNvCnPr/>
                              <wps:spPr>
                                <a:xfrm flipH="1">
                                  <a:off x="0" y="0"/>
                                  <a:ext cx="266700" cy="142875"/>
                                </a:xfrm>
                                <a:prstGeom prst="curvedConnector3">
                                  <a:avLst>
                                    <a:gd name="adj1" fmla="val -1392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926D4F" id="Curved Connector 48" o:spid="_x0000_s1026" type="#_x0000_t38" style="position:absolute;margin-left:121.1pt;margin-top:9.7pt;width:21pt;height:11.25pt;flip:x;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" adj="-30086" strokecolor="black [3200]" strokeweight=".5pt">
                        <v:stroke endarrow="block" joinstyle="miter"/>
                      </v:shape>
                    </w:pict>
                  </mc:Fallback>
                </mc:AlternateContent>
              </w:r>
            </w:del>
          </w:p>
          <w:p w14:paraId="1C3FE7C8" w14:textId="7C605B74" w:rsidR="00255F4D" w:rsidRPr="0094686A" w:rsidRDefault="00255F4D" w:rsidP="00A24E63">
            <w:pPr>
              <w:spacing w:after="120" w:line="240" w:lineRule="auto"/>
              <w:ind w:left="0" w:right="0" w:firstLine="0"/>
              <w:jc w:val="left"/>
              <w:textAlignment w:val="baseline"/>
              <w:rPr>
                <w:del w:id="1119" w:author="hp" w:date="2017-01-05T18:05:00Z"/>
                <w:rFonts w:asciiTheme="majorBidi" w:hAnsiTheme="majorBidi" w:cstheme="majorBidi"/>
                <w:sz w:val="22"/>
              </w:rPr>
            </w:pPr>
          </w:p>
          <w:p w14:paraId="5AABAE46" w14:textId="366D3FCD" w:rsidR="00255F4D" w:rsidRPr="0094686A" w:rsidRDefault="00255F4D" w:rsidP="00A24E63">
            <w:pPr>
              <w:spacing w:after="120" w:line="240" w:lineRule="auto"/>
              <w:ind w:left="0" w:right="0" w:firstLine="0"/>
              <w:jc w:val="left"/>
              <w:textAlignment w:val="baseline"/>
              <w:rPr>
                <w:del w:id="1120" w:author="hp" w:date="2017-01-05T18:05:00Z"/>
                <w:rFonts w:asciiTheme="majorBidi" w:hAnsiTheme="majorBidi" w:cstheme="majorBidi"/>
                <w:sz w:val="22"/>
              </w:rPr>
            </w:pPr>
            <w:del w:id="1121"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723264" behindDoc="0" locked="0" layoutInCell="1" allowOverlap="1" wp14:anchorId="12178DE2" wp14:editId="358716D5">
                        <wp:simplePos x="0" y="0"/>
                        <wp:positionH relativeFrom="column">
                          <wp:posOffset>637540</wp:posOffset>
                        </wp:positionH>
                        <wp:positionV relativeFrom="paragraph">
                          <wp:posOffset>35560</wp:posOffset>
                        </wp:positionV>
                        <wp:extent cx="1628775" cy="314325"/>
                        <wp:effectExtent l="0" t="0" r="28575" b="28575"/>
                        <wp:wrapNone/>
                        <wp:docPr id="50" name="Text Box 50"/>
                        <wp:cNvGraphicFramePr/>
                        <a:graphic xmlns:a="http://schemas.openxmlformats.org/drawingml/2006/main">
                          <a:graphicData uri="http://schemas.microsoft.com/office/word/2010/wordprocessingShape">
                            <wps:wsp>
                              <wps:cNvSpPr txBox="1"/>
                              <wps:spPr>
                                <a:xfrm>
                                  <a:off x="0" y="0"/>
                                  <a:ext cx="1628775" cy="314325"/>
                                </a:xfrm>
                                <a:prstGeom prst="rect">
                                  <a:avLst/>
                                </a:prstGeom>
                                <a:solidFill>
                                  <a:schemeClr val="lt1"/>
                                </a:solidFill>
                                <a:ln w="6350">
                                  <a:solidFill>
                                    <a:schemeClr val="bg1"/>
                                  </a:solidFill>
                                </a:ln>
                              </wps:spPr>
                              <wps:txbx>
                                <w:txbxContent>
                                  <w:p w14:paraId="614CEB93" w14:textId="542BF2BC" w:rsidR="00E81BBF" w:rsidRDefault="00E81BBF" w:rsidP="00255F4D">
                                    <w:pPr>
                                      <w:spacing w:line="360" w:lineRule="auto"/>
                                      <w:ind w:left="0" w:right="0" w:firstLine="0"/>
                                      <w:jc w:val="left"/>
                                      <w:rPr>
                                        <w:del w:id="1122" w:author="hp" w:date="2017-01-05T18:05:00Z"/>
                                      </w:rPr>
                                    </w:pPr>
                                    <w:del w:id="1123" w:author="hp" w:date="2017-01-05T18:05:00Z">
                                      <w:r>
                                        <w:delText>{</w:delText>
                                      </w:r>
                                      <w:r w:rsidRPr="00255F4D">
                                        <w:delText>description</w:delText>
                                      </w:r>
                                      <w:r>
                                        <w:delText>=</w:delText>
                                      </w:r>
                                      <w:r w:rsidRPr="00255F4D">
                                        <w:delText xml:space="preserve"> </w:delText>
                                      </w:r>
                                      <w:r>
                                        <w:delText>defined }</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78DE2" id="Text Box 50" o:spid="_x0000_s1039" type="#_x0000_t202" style="position:absolute;margin-left:50.2pt;margin-top:2.8pt;width:128.25pt;height:24.7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" fillcolor="white [3201]" strokecolor="white [3212]" strokeweight=".5pt">
                        <v:textbox>
                          <w:txbxContent>
                            <w:p w14:paraId="614CEB93" w14:textId="542BF2BC" w:rsidR="00E81BBF" w:rsidRDefault="00E81BBF" w:rsidP="00255F4D">
                              <w:pPr>
                                <w:spacing w:line="360" w:lineRule="auto"/>
                                <w:ind w:left="0" w:right="0" w:firstLine="0"/>
                                <w:jc w:val="left"/>
                                <w:rPr>
                                  <w:del w:id="1124" w:author="hp" w:date="2017-01-05T18:05:00Z"/>
                                </w:rPr>
                              </w:pPr>
                              <w:del w:id="1125" w:author="hp" w:date="2017-01-05T18:05:00Z">
                                <w:r>
                                  <w:delText>{</w:delText>
                                </w:r>
                                <w:r w:rsidRPr="00255F4D">
                                  <w:delText>description</w:delText>
                                </w:r>
                                <w:r>
                                  <w:delText>=</w:delText>
                                </w:r>
                                <w:r w:rsidRPr="00255F4D">
                                  <w:delText xml:space="preserve"> </w:delText>
                                </w:r>
                                <w:r>
                                  <w:delText>defined }</w:delText>
                                </w:r>
                              </w:del>
                            </w:p>
                          </w:txbxContent>
                        </v:textbox>
                      </v:shape>
                    </w:pict>
                  </mc:Fallback>
                </mc:AlternateContent>
              </w:r>
            </w:del>
          </w:p>
          <w:p w14:paraId="0749A117" w14:textId="77777777" w:rsidR="00255F4D" w:rsidRPr="0094686A" w:rsidRDefault="00255F4D" w:rsidP="00A24E63">
            <w:pPr>
              <w:spacing w:after="120" w:line="240" w:lineRule="auto"/>
              <w:ind w:left="0" w:right="0" w:firstLine="0"/>
              <w:jc w:val="left"/>
              <w:textAlignment w:val="baseline"/>
              <w:rPr>
                <w:del w:id="1126" w:author="hp" w:date="2017-01-05T18:05:00Z"/>
                <w:rFonts w:asciiTheme="majorBidi" w:hAnsiTheme="majorBidi" w:cstheme="majorBidi"/>
                <w:sz w:val="22"/>
              </w:rPr>
            </w:pPr>
          </w:p>
          <w:p w14:paraId="2EB5AF7F" w14:textId="77777777" w:rsidR="00255F4D" w:rsidRPr="0094686A" w:rsidRDefault="00255F4D" w:rsidP="00A24E63">
            <w:pPr>
              <w:spacing w:after="120" w:line="240" w:lineRule="auto"/>
              <w:ind w:left="0" w:right="0" w:firstLine="0"/>
              <w:jc w:val="left"/>
              <w:textAlignment w:val="baseline"/>
              <w:rPr>
                <w:del w:id="1127" w:author="hp" w:date="2017-01-05T18:05:00Z"/>
                <w:rFonts w:asciiTheme="majorBidi" w:hAnsiTheme="majorBidi" w:cstheme="majorBidi"/>
                <w:sz w:val="22"/>
              </w:rPr>
            </w:pPr>
          </w:p>
          <w:p w14:paraId="0B1A6133" w14:textId="77777777" w:rsidR="00255F4D" w:rsidRPr="0094686A" w:rsidRDefault="00255F4D" w:rsidP="00A24E63">
            <w:pPr>
              <w:spacing w:after="120" w:line="240" w:lineRule="auto"/>
              <w:ind w:left="0" w:right="0" w:firstLine="0"/>
              <w:jc w:val="left"/>
              <w:textAlignment w:val="baseline"/>
              <w:rPr>
                <w:del w:id="1128" w:author="hp" w:date="2017-01-05T18:05:00Z"/>
                <w:rFonts w:asciiTheme="majorBidi" w:hAnsiTheme="majorBidi" w:cstheme="majorBidi"/>
                <w:sz w:val="22"/>
              </w:rPr>
            </w:pPr>
          </w:p>
          <w:p w14:paraId="4D733316" w14:textId="77777777" w:rsidR="00255F4D" w:rsidRPr="0094686A" w:rsidRDefault="00255F4D" w:rsidP="00A24E63">
            <w:pPr>
              <w:spacing w:after="120"/>
              <w:ind w:left="0" w:right="0" w:firstLine="0"/>
              <w:rPr>
                <w:del w:id="1129" w:author="hp" w:date="2017-01-05T18:05:00Z"/>
                <w:rFonts w:asciiTheme="majorBidi" w:hAnsiTheme="majorBidi" w:cstheme="majorBidi"/>
                <w:sz w:val="22"/>
              </w:rPr>
            </w:pPr>
          </w:p>
        </w:tc>
        <w:tc>
          <w:tcPr>
            <w:tcW w:w="4466" w:type="dxa"/>
          </w:tcPr>
          <w:p w14:paraId="70FACA85" w14:textId="77777777" w:rsidR="00255F4D" w:rsidRPr="0094686A" w:rsidRDefault="00255F4D" w:rsidP="00A24E63">
            <w:pPr>
              <w:spacing w:after="120" w:line="240" w:lineRule="auto"/>
              <w:ind w:left="0" w:right="0" w:firstLine="0"/>
              <w:jc w:val="left"/>
              <w:textAlignment w:val="baseline"/>
              <w:rPr>
                <w:del w:id="1130" w:author="hp" w:date="2017-01-05T18:05:00Z"/>
                <w:rFonts w:asciiTheme="majorBidi" w:hAnsiTheme="majorBidi" w:cstheme="majorBidi"/>
                <w:sz w:val="22"/>
              </w:rPr>
            </w:pPr>
          </w:p>
          <w:p w14:paraId="60383565" w14:textId="0A086F24" w:rsidR="00255F4D" w:rsidRPr="0094686A" w:rsidRDefault="00255F4D" w:rsidP="00A24E63">
            <w:pPr>
              <w:spacing w:after="120" w:line="240" w:lineRule="auto"/>
              <w:ind w:left="0" w:right="0" w:firstLine="0"/>
              <w:jc w:val="left"/>
              <w:textAlignment w:val="baseline"/>
              <w:rPr>
                <w:del w:id="1131" w:author="hp" w:date="2017-01-05T18:05:00Z"/>
                <w:rFonts w:asciiTheme="majorBidi" w:hAnsiTheme="majorBidi" w:cstheme="majorBidi"/>
                <w:sz w:val="22"/>
              </w:rPr>
            </w:pPr>
            <w:del w:id="1132" w:author="hp" w:date="2017-01-05T18:05:00Z">
              <w:r w:rsidRPr="0094686A">
                <w:rPr>
                  <w:rFonts w:asciiTheme="majorBidi" w:hAnsiTheme="majorBidi" w:cstheme="majorBidi"/>
                  <w:sz w:val="22"/>
                </w:rPr>
                <w:delText>mtype = {screen1, defined, undefined};</w:delText>
              </w:r>
            </w:del>
          </w:p>
          <w:p w14:paraId="67653EE1" w14:textId="747397AC" w:rsidR="00255F4D" w:rsidRPr="0094686A" w:rsidRDefault="00255F4D" w:rsidP="00A24E63">
            <w:pPr>
              <w:spacing w:after="120" w:line="240" w:lineRule="auto"/>
              <w:ind w:left="0" w:right="0" w:firstLine="0"/>
              <w:jc w:val="left"/>
              <w:textAlignment w:val="baseline"/>
              <w:rPr>
                <w:del w:id="1133" w:author="hp" w:date="2017-01-05T18:05:00Z"/>
                <w:rFonts w:asciiTheme="majorBidi" w:hAnsiTheme="majorBidi" w:cstheme="majorBidi"/>
                <w:sz w:val="22"/>
              </w:rPr>
            </w:pPr>
            <w:del w:id="1134" w:author="hp" w:date="2017-01-05T18:05:00Z">
              <w:r w:rsidRPr="0094686A">
                <w:rPr>
                  <w:rFonts w:asciiTheme="majorBidi" w:hAnsiTheme="majorBidi" w:cstheme="majorBidi"/>
                  <w:sz w:val="22"/>
                </w:rPr>
                <w:delText>mtype state=</w:delText>
              </w:r>
              <w:r w:rsidR="006D6243" w:rsidRPr="0094686A">
                <w:rPr>
                  <w:rFonts w:asciiTheme="majorBidi" w:hAnsiTheme="majorBidi" w:cstheme="majorBidi"/>
                  <w:sz w:val="22"/>
                </w:rPr>
                <w:delText xml:space="preserve"> screen1</w:delText>
              </w:r>
              <w:r w:rsidRPr="0094686A">
                <w:rPr>
                  <w:rFonts w:asciiTheme="majorBidi" w:hAnsiTheme="majorBidi" w:cstheme="majorBidi"/>
                  <w:sz w:val="22"/>
                </w:rPr>
                <w:delText>;</w:delText>
              </w:r>
            </w:del>
          </w:p>
          <w:p w14:paraId="322A19C0" w14:textId="7054F45C" w:rsidR="00255F4D" w:rsidRPr="0094686A" w:rsidRDefault="00255F4D" w:rsidP="00A24E63">
            <w:pPr>
              <w:spacing w:after="120" w:line="240" w:lineRule="auto"/>
              <w:ind w:left="0" w:right="0" w:firstLine="0"/>
              <w:jc w:val="left"/>
              <w:textAlignment w:val="baseline"/>
              <w:rPr>
                <w:del w:id="1135" w:author="hp" w:date="2017-01-05T18:05:00Z"/>
                <w:rFonts w:asciiTheme="majorBidi" w:hAnsiTheme="majorBidi" w:cstheme="majorBidi"/>
                <w:sz w:val="22"/>
              </w:rPr>
            </w:pPr>
            <w:del w:id="1136" w:author="hp" w:date="2017-01-05T18:05:00Z">
              <w:r w:rsidRPr="0094686A">
                <w:rPr>
                  <w:rFonts w:asciiTheme="majorBidi" w:hAnsiTheme="majorBidi" w:cstheme="majorBidi"/>
                  <w:sz w:val="22"/>
                </w:rPr>
                <w:delText xml:space="preserve">mtype </w:delText>
              </w:r>
              <w:r w:rsidR="006D6243" w:rsidRPr="0094686A">
                <w:rPr>
                  <w:rFonts w:asciiTheme="majorBidi" w:hAnsiTheme="majorBidi" w:cstheme="majorBidi"/>
                  <w:sz w:val="22"/>
                </w:rPr>
                <w:delText xml:space="preserve">description </w:delText>
              </w:r>
              <w:r w:rsidRPr="0094686A">
                <w:rPr>
                  <w:rFonts w:asciiTheme="majorBidi" w:hAnsiTheme="majorBidi" w:cstheme="majorBidi"/>
                  <w:sz w:val="22"/>
                </w:rPr>
                <w:delText>=</w:delText>
              </w:r>
              <w:r w:rsidR="006D6243" w:rsidRPr="0094686A">
                <w:rPr>
                  <w:rFonts w:asciiTheme="majorBidi" w:hAnsiTheme="majorBidi" w:cstheme="majorBidi"/>
                  <w:sz w:val="22"/>
                </w:rPr>
                <w:delText xml:space="preserve"> undefined</w:delText>
              </w:r>
              <w:r w:rsidRPr="0094686A">
                <w:rPr>
                  <w:rFonts w:asciiTheme="majorBidi" w:hAnsiTheme="majorBidi" w:cstheme="majorBidi"/>
                  <w:sz w:val="22"/>
                </w:rPr>
                <w:delText>;</w:delText>
              </w:r>
            </w:del>
          </w:p>
          <w:p w14:paraId="142AB6B1" w14:textId="77777777" w:rsidR="00255F4D" w:rsidRPr="0094686A" w:rsidRDefault="00255F4D" w:rsidP="00A24E63">
            <w:pPr>
              <w:spacing w:after="120" w:line="240" w:lineRule="auto"/>
              <w:ind w:left="0" w:right="0" w:firstLine="0"/>
              <w:jc w:val="left"/>
              <w:textAlignment w:val="baseline"/>
              <w:rPr>
                <w:del w:id="1137" w:author="hp" w:date="2017-01-05T18:05:00Z"/>
                <w:rFonts w:asciiTheme="majorBidi" w:hAnsiTheme="majorBidi" w:cstheme="majorBidi"/>
                <w:sz w:val="22"/>
              </w:rPr>
            </w:pPr>
            <w:del w:id="1138" w:author="hp" w:date="2017-01-05T18:05:00Z">
              <w:r w:rsidRPr="0094686A">
                <w:rPr>
                  <w:rFonts w:asciiTheme="majorBidi" w:hAnsiTheme="majorBidi" w:cstheme="majorBidi"/>
                  <w:sz w:val="22"/>
                </w:rPr>
                <w:delText>active proctype vm()</w:delText>
              </w:r>
              <w:r w:rsidRPr="0094686A">
                <w:rPr>
                  <w:rFonts w:asciiTheme="majorBidi" w:hAnsiTheme="majorBidi" w:cstheme="majorBidi"/>
                  <w:sz w:val="22"/>
                </w:rPr>
                <w:tab/>
              </w:r>
            </w:del>
          </w:p>
          <w:p w14:paraId="45AF52E8" w14:textId="77777777" w:rsidR="00255F4D" w:rsidRPr="0094686A" w:rsidRDefault="00255F4D" w:rsidP="00A24E63">
            <w:pPr>
              <w:spacing w:after="120" w:line="240" w:lineRule="auto"/>
              <w:ind w:left="0" w:right="0" w:firstLine="0"/>
              <w:jc w:val="left"/>
              <w:textAlignment w:val="baseline"/>
              <w:rPr>
                <w:del w:id="1139" w:author="hp" w:date="2017-01-05T18:05:00Z"/>
                <w:rFonts w:asciiTheme="majorBidi" w:hAnsiTheme="majorBidi" w:cstheme="majorBidi"/>
                <w:sz w:val="22"/>
              </w:rPr>
            </w:pPr>
            <w:del w:id="1140" w:author="hp" w:date="2017-01-05T18:05:00Z">
              <w:r w:rsidRPr="0094686A">
                <w:rPr>
                  <w:rFonts w:asciiTheme="majorBidi" w:hAnsiTheme="majorBidi" w:cstheme="majorBidi"/>
                  <w:sz w:val="22"/>
                </w:rPr>
                <w:delText>{</w:delText>
              </w:r>
            </w:del>
          </w:p>
          <w:p w14:paraId="720C675E" w14:textId="77777777" w:rsidR="00255F4D" w:rsidRPr="0094686A" w:rsidRDefault="00255F4D" w:rsidP="00A24E63">
            <w:pPr>
              <w:spacing w:after="120" w:line="240" w:lineRule="auto"/>
              <w:ind w:left="0" w:right="0" w:firstLine="0"/>
              <w:jc w:val="left"/>
              <w:textAlignment w:val="baseline"/>
              <w:rPr>
                <w:del w:id="1141" w:author="hp" w:date="2017-01-05T18:05:00Z"/>
                <w:rFonts w:asciiTheme="majorBidi" w:hAnsiTheme="majorBidi" w:cstheme="majorBidi"/>
                <w:sz w:val="22"/>
              </w:rPr>
            </w:pPr>
            <w:del w:id="1142" w:author="hp" w:date="2017-01-05T18:05:00Z">
              <w:r w:rsidRPr="0094686A">
                <w:rPr>
                  <w:rFonts w:asciiTheme="majorBidi" w:hAnsiTheme="majorBidi" w:cstheme="majorBidi"/>
                  <w:sz w:val="22"/>
                </w:rPr>
                <w:delText>do</w:delText>
              </w:r>
            </w:del>
          </w:p>
          <w:p w14:paraId="60E6803A" w14:textId="422671DE" w:rsidR="00255F4D" w:rsidRPr="0094686A" w:rsidRDefault="00255F4D" w:rsidP="00A24E63">
            <w:pPr>
              <w:spacing w:after="120" w:line="240" w:lineRule="auto"/>
              <w:ind w:left="0" w:right="0" w:firstLine="0"/>
              <w:jc w:val="left"/>
              <w:textAlignment w:val="baseline"/>
              <w:rPr>
                <w:del w:id="1143" w:author="hp" w:date="2017-01-05T18:05:00Z"/>
                <w:rFonts w:asciiTheme="majorBidi" w:hAnsiTheme="majorBidi" w:cstheme="majorBidi"/>
                <w:sz w:val="22"/>
              </w:rPr>
            </w:pPr>
            <w:del w:id="1144" w:author="hp" w:date="2017-01-05T18:05:00Z">
              <w:r w:rsidRPr="0094686A">
                <w:rPr>
                  <w:rFonts w:asciiTheme="majorBidi" w:hAnsiTheme="majorBidi" w:cstheme="majorBidi"/>
                  <w:sz w:val="22"/>
                </w:rPr>
                <w:delText xml:space="preserve">: :state== </w:delText>
              </w:r>
              <w:r w:rsidR="006D6243" w:rsidRPr="0094686A">
                <w:rPr>
                  <w:rFonts w:asciiTheme="majorBidi" w:hAnsiTheme="majorBidi" w:cstheme="majorBidi"/>
                  <w:sz w:val="22"/>
                </w:rPr>
                <w:delText>screen1</w:delText>
              </w:r>
              <w:r w:rsidRPr="0094686A">
                <w:rPr>
                  <w:rFonts w:asciiTheme="majorBidi" w:hAnsiTheme="majorBidi" w:cstheme="majorBidi"/>
                  <w:sz w:val="22"/>
                </w:rPr>
                <w:delText xml:space="preserve">-&gt; </w:delText>
              </w:r>
            </w:del>
          </w:p>
          <w:p w14:paraId="1FD86DF2" w14:textId="2DA61639" w:rsidR="00255F4D" w:rsidRPr="0094686A" w:rsidRDefault="00255F4D" w:rsidP="00A24E63">
            <w:pPr>
              <w:spacing w:after="120" w:line="240" w:lineRule="auto"/>
              <w:ind w:left="0" w:right="0" w:firstLine="0"/>
              <w:jc w:val="left"/>
              <w:textAlignment w:val="baseline"/>
              <w:rPr>
                <w:del w:id="1145" w:author="hp" w:date="2017-01-05T18:05:00Z"/>
                <w:rFonts w:asciiTheme="majorBidi" w:hAnsiTheme="majorBidi" w:cstheme="majorBidi"/>
                <w:sz w:val="22"/>
              </w:rPr>
            </w:pPr>
            <w:del w:id="1146" w:author="hp" w:date="2017-01-05T18:05:00Z">
              <w:r w:rsidRPr="0094686A">
                <w:rPr>
                  <w:rFonts w:asciiTheme="majorBidi" w:hAnsiTheme="majorBidi" w:cstheme="majorBidi"/>
                  <w:sz w:val="22"/>
                </w:rPr>
                <w:delText xml:space="preserve">::atomic{ </w:delText>
              </w:r>
              <w:r w:rsidR="006D6243" w:rsidRPr="0094686A">
                <w:rPr>
                  <w:rFonts w:asciiTheme="majorBidi" w:hAnsiTheme="majorBidi" w:cstheme="majorBidi"/>
                  <w:sz w:val="22"/>
                </w:rPr>
                <w:delText xml:space="preserve">description = defined </w:delText>
              </w:r>
              <w:r w:rsidRPr="0094686A">
                <w:rPr>
                  <w:rFonts w:asciiTheme="majorBidi" w:hAnsiTheme="majorBidi" w:cstheme="majorBidi"/>
                  <w:sz w:val="22"/>
                </w:rPr>
                <w:delText>}</w:delText>
              </w:r>
            </w:del>
          </w:p>
          <w:p w14:paraId="4CFE970F" w14:textId="77777777" w:rsidR="00255F4D" w:rsidRPr="0094686A" w:rsidRDefault="00255F4D" w:rsidP="00A24E63">
            <w:pPr>
              <w:spacing w:after="120" w:line="240" w:lineRule="auto"/>
              <w:ind w:left="0" w:right="0" w:firstLine="0"/>
              <w:jc w:val="left"/>
              <w:textAlignment w:val="baseline"/>
              <w:rPr>
                <w:del w:id="1147" w:author="hp" w:date="2017-01-05T18:05:00Z"/>
                <w:rFonts w:asciiTheme="majorBidi" w:hAnsiTheme="majorBidi" w:cstheme="majorBidi"/>
                <w:sz w:val="22"/>
              </w:rPr>
            </w:pPr>
            <w:del w:id="1148" w:author="hp" w:date="2017-01-05T18:05:00Z">
              <w:r w:rsidRPr="0094686A">
                <w:rPr>
                  <w:rFonts w:asciiTheme="majorBidi" w:hAnsiTheme="majorBidi" w:cstheme="majorBidi"/>
                  <w:sz w:val="22"/>
                </w:rPr>
                <w:delText>od</w:delText>
              </w:r>
            </w:del>
          </w:p>
          <w:p w14:paraId="5DF5F27D" w14:textId="77777777" w:rsidR="00255F4D" w:rsidRPr="0094686A" w:rsidRDefault="00255F4D" w:rsidP="00A24E63">
            <w:pPr>
              <w:spacing w:after="120" w:line="240" w:lineRule="auto"/>
              <w:ind w:left="0" w:right="0" w:firstLine="0"/>
              <w:jc w:val="left"/>
              <w:textAlignment w:val="baseline"/>
              <w:rPr>
                <w:del w:id="1149" w:author="hp" w:date="2017-01-05T18:05:00Z"/>
                <w:rFonts w:asciiTheme="majorBidi" w:hAnsiTheme="majorBidi" w:cstheme="majorBidi"/>
                <w:sz w:val="22"/>
              </w:rPr>
            </w:pPr>
            <w:del w:id="1150" w:author="hp" w:date="2017-01-05T18:05:00Z">
              <w:r w:rsidRPr="0094686A">
                <w:rPr>
                  <w:rFonts w:asciiTheme="majorBidi" w:hAnsiTheme="majorBidi" w:cstheme="majorBidi"/>
                  <w:sz w:val="22"/>
                </w:rPr>
                <w:delText>}</w:delText>
              </w:r>
            </w:del>
          </w:p>
          <w:p w14:paraId="577BB380" w14:textId="77777777" w:rsidR="00255F4D" w:rsidRPr="0094686A" w:rsidRDefault="00255F4D" w:rsidP="00A24E63">
            <w:pPr>
              <w:spacing w:after="120"/>
              <w:ind w:left="0" w:right="0" w:firstLine="0"/>
              <w:rPr>
                <w:del w:id="1151" w:author="hp" w:date="2017-01-05T18:05:00Z"/>
                <w:rFonts w:asciiTheme="majorBidi" w:hAnsiTheme="majorBidi" w:cstheme="majorBidi"/>
                <w:sz w:val="22"/>
              </w:rPr>
            </w:pPr>
          </w:p>
        </w:tc>
      </w:tr>
      <w:tr w:rsidR="00255F4D" w:rsidRPr="0094686A" w14:paraId="19E0FB70" w14:textId="77777777" w:rsidTr="00255F4D">
        <w:trPr>
          <w:del w:id="1152" w:author="hp" w:date="2017-01-05T18:05:00Z"/>
        </w:trPr>
        <w:tc>
          <w:tcPr>
            <w:tcW w:w="4468" w:type="dxa"/>
          </w:tcPr>
          <w:p w14:paraId="46EE5162" w14:textId="77777777" w:rsidR="00255F4D" w:rsidRPr="0094686A" w:rsidRDefault="00255F4D" w:rsidP="00A24E63">
            <w:pPr>
              <w:spacing w:after="120"/>
              <w:ind w:left="0" w:right="0" w:firstLine="0"/>
              <w:rPr>
                <w:del w:id="1153" w:author="hp" w:date="2017-01-05T18:05:00Z"/>
                <w:rFonts w:asciiTheme="majorBidi" w:hAnsiTheme="majorBidi" w:cstheme="majorBidi"/>
                <w:sz w:val="22"/>
              </w:rPr>
            </w:pPr>
          </w:p>
        </w:tc>
        <w:tc>
          <w:tcPr>
            <w:tcW w:w="4466" w:type="dxa"/>
          </w:tcPr>
          <w:p w14:paraId="3FB4E5CF" w14:textId="77777777" w:rsidR="00255F4D" w:rsidRPr="0094686A" w:rsidRDefault="00255F4D" w:rsidP="00A24E63">
            <w:pPr>
              <w:spacing w:after="120"/>
              <w:ind w:left="0" w:right="0" w:firstLine="0"/>
              <w:rPr>
                <w:del w:id="1154" w:author="hp" w:date="2017-01-05T18:05:00Z"/>
                <w:rFonts w:asciiTheme="majorBidi" w:hAnsiTheme="majorBidi" w:cstheme="majorBidi"/>
                <w:sz w:val="22"/>
              </w:rPr>
            </w:pPr>
          </w:p>
        </w:tc>
      </w:tr>
    </w:tbl>
    <w:p w14:paraId="1F4E5FED" w14:textId="507C4392" w:rsidR="0042507A" w:rsidRPr="0094686A" w:rsidRDefault="0042507A" w:rsidP="00A24E63">
      <w:pPr>
        <w:spacing w:after="120"/>
        <w:ind w:left="0" w:right="0"/>
        <w:rPr>
          <w:del w:id="1155" w:author="hp" w:date="2017-01-05T18:05:00Z"/>
          <w:rFonts w:asciiTheme="majorBidi" w:hAnsiTheme="majorBidi" w:cstheme="majorBidi"/>
          <w:sz w:val="22"/>
        </w:rPr>
      </w:pPr>
    </w:p>
    <w:p w14:paraId="4A3927C2" w14:textId="77777777" w:rsidR="0042507A" w:rsidRPr="0094686A" w:rsidRDefault="0042507A" w:rsidP="00A24E63">
      <w:pPr>
        <w:spacing w:after="120"/>
        <w:ind w:left="0" w:right="0"/>
        <w:rPr>
          <w:del w:id="1156" w:author="hp" w:date="2017-01-05T18:05:00Z"/>
          <w:rFonts w:asciiTheme="majorBidi" w:hAnsiTheme="majorBidi" w:cstheme="majorBidi"/>
          <w:sz w:val="22"/>
        </w:rPr>
      </w:pPr>
    </w:p>
    <w:p w14:paraId="0AE0CD04" w14:textId="034DD74C" w:rsidR="007144D0" w:rsidRPr="0094686A" w:rsidRDefault="007144D0" w:rsidP="00A24E63">
      <w:pPr>
        <w:spacing w:after="120"/>
        <w:ind w:left="0" w:right="0"/>
        <w:rPr>
          <w:del w:id="1157" w:author="hp" w:date="2017-01-05T18:05:00Z"/>
          <w:rFonts w:asciiTheme="majorBidi" w:hAnsiTheme="majorBidi" w:cstheme="majorBidi"/>
          <w:sz w:val="22"/>
        </w:rPr>
      </w:pPr>
    </w:p>
    <w:p w14:paraId="5C492F3D" w14:textId="0D9492A8" w:rsidR="007144D0" w:rsidRPr="0094686A" w:rsidRDefault="007144D0" w:rsidP="00A24E63">
      <w:pPr>
        <w:spacing w:after="120"/>
        <w:ind w:left="0" w:right="0"/>
        <w:rPr>
          <w:del w:id="1158" w:author="hp" w:date="2017-01-05T18:05:00Z"/>
          <w:rFonts w:asciiTheme="majorBidi" w:hAnsiTheme="majorBidi" w:cstheme="majorBidi"/>
          <w:sz w:val="22"/>
        </w:rPr>
      </w:pPr>
    </w:p>
    <w:p w14:paraId="17CB00C3" w14:textId="1F92DA92" w:rsidR="007144D0" w:rsidRPr="0094686A" w:rsidRDefault="007144D0" w:rsidP="00A24E63">
      <w:pPr>
        <w:spacing w:after="120"/>
        <w:ind w:left="0" w:right="0"/>
        <w:rPr>
          <w:del w:id="1159" w:author="hp" w:date="2017-01-05T18:05:00Z"/>
          <w:rFonts w:asciiTheme="majorBidi" w:hAnsiTheme="majorBidi" w:cstheme="majorBidi"/>
          <w:sz w:val="22"/>
        </w:rPr>
      </w:pPr>
    </w:p>
    <w:p w14:paraId="5B92216D" w14:textId="2C7D39DA" w:rsidR="00560ACB" w:rsidRPr="0094686A" w:rsidRDefault="00D37170" w:rsidP="00A24E63">
      <w:pPr>
        <w:pStyle w:val="Heading3"/>
        <w:numPr>
          <w:ilvl w:val="2"/>
          <w:numId w:val="29"/>
        </w:numPr>
        <w:spacing w:after="120" w:line="22" w:lineRule="atLeast"/>
        <w:ind w:left="0"/>
        <w:rPr>
          <w:del w:id="1160" w:author="hp" w:date="2017-01-05T18:05:00Z"/>
          <w:rFonts w:asciiTheme="majorBidi" w:hAnsiTheme="majorBidi" w:cstheme="majorBidi"/>
          <w:iCs/>
          <w:sz w:val="22"/>
        </w:rPr>
      </w:pPr>
      <w:bookmarkStart w:id="1161" w:name="_Toc470169603"/>
      <w:bookmarkStart w:id="1162" w:name="_Toc470446050"/>
      <w:bookmarkStart w:id="1163" w:name="_Toc470169604"/>
      <w:bookmarkStart w:id="1164" w:name="_Toc470446051"/>
      <w:bookmarkStart w:id="1165" w:name="_Toc470446052"/>
      <w:bookmarkEnd w:id="1161"/>
      <w:bookmarkEnd w:id="1162"/>
      <w:bookmarkEnd w:id="1163"/>
      <w:bookmarkEnd w:id="1164"/>
      <w:del w:id="1166" w:author="hp" w:date="2017-01-05T18:05:00Z">
        <w:r w:rsidRPr="0094686A">
          <w:rPr>
            <w:rFonts w:asciiTheme="majorBidi" w:hAnsiTheme="majorBidi" w:cstheme="majorBidi"/>
            <w:sz w:val="22"/>
          </w:rPr>
          <w:delText xml:space="preserve">Re-producing the </w:delText>
        </w:r>
        <w:r w:rsidR="00BB6B38" w:rsidRPr="0094686A">
          <w:rPr>
            <w:rFonts w:asciiTheme="majorBidi" w:hAnsiTheme="majorBidi" w:cstheme="majorBidi"/>
            <w:iCs/>
            <w:sz w:val="22"/>
          </w:rPr>
          <w:delText>spec</w:delText>
        </w:r>
        <w:r w:rsidR="00AC1FEB" w:rsidRPr="0094686A">
          <w:rPr>
            <w:rFonts w:asciiTheme="majorBidi" w:hAnsiTheme="majorBidi" w:cstheme="majorBidi"/>
            <w:iCs/>
            <w:sz w:val="22"/>
            <w:rtl/>
            <w:lang w:bidi="ar-SA"/>
          </w:rPr>
          <w:delText xml:space="preserve"> </w:delText>
        </w:r>
        <w:r w:rsidR="00BB6B38" w:rsidRPr="0094686A">
          <w:rPr>
            <w:rFonts w:asciiTheme="majorBidi" w:hAnsiTheme="majorBidi" w:cstheme="majorBidi"/>
            <w:iCs/>
            <w:sz w:val="22"/>
          </w:rPr>
          <w:delText xml:space="preserve">of </w:delText>
        </w:r>
        <w:r w:rsidR="00AC1FEB" w:rsidRPr="0094686A">
          <w:rPr>
            <w:rFonts w:asciiTheme="majorBidi" w:hAnsiTheme="majorBidi" w:cstheme="majorBidi"/>
            <w:iCs/>
            <w:sz w:val="22"/>
            <w:rtl/>
            <w:lang w:bidi="ar-SA"/>
          </w:rPr>
          <w:delText>"</w:delText>
        </w:r>
        <w:r w:rsidR="00224031" w:rsidRPr="0094686A">
          <w:rPr>
            <w:rFonts w:asciiTheme="majorBidi" w:hAnsiTheme="majorBidi" w:cstheme="majorBidi"/>
            <w:iCs/>
            <w:sz w:val="22"/>
          </w:rPr>
          <w:delText>BoPo</w:delText>
        </w:r>
        <w:r w:rsidR="00AC1FEB" w:rsidRPr="0094686A">
          <w:rPr>
            <w:rFonts w:asciiTheme="majorBidi" w:hAnsiTheme="majorBidi" w:cstheme="majorBidi"/>
            <w:iCs/>
            <w:sz w:val="22"/>
            <w:rtl/>
            <w:lang w:bidi="ar-SA"/>
          </w:rPr>
          <w:delText>"</w:delText>
        </w:r>
        <w:bookmarkEnd w:id="1165"/>
      </w:del>
    </w:p>
    <w:p w14:paraId="53099290" w14:textId="77777777" w:rsidR="00272AC3" w:rsidRPr="0094686A" w:rsidRDefault="00272AC3" w:rsidP="00A24E63">
      <w:pPr>
        <w:spacing w:after="120"/>
        <w:ind w:left="0" w:right="0"/>
        <w:rPr>
          <w:del w:id="1167" w:author="hp" w:date="2017-01-05T18:05:00Z"/>
          <w:rFonts w:asciiTheme="majorBidi" w:hAnsiTheme="majorBidi" w:cstheme="majorBidi"/>
          <w:sz w:val="22"/>
        </w:rPr>
      </w:pPr>
    </w:p>
    <w:p w14:paraId="55336577" w14:textId="4CDBCC57" w:rsidR="002E1607" w:rsidRPr="0094686A" w:rsidRDefault="00272AC3" w:rsidP="00A24E63">
      <w:pPr>
        <w:pStyle w:val="Heading3"/>
        <w:numPr>
          <w:ilvl w:val="3"/>
          <w:numId w:val="29"/>
        </w:numPr>
        <w:spacing w:after="120" w:line="22" w:lineRule="atLeast"/>
        <w:ind w:left="0"/>
        <w:rPr>
          <w:del w:id="1168" w:author="hp" w:date="2017-01-05T18:05:00Z"/>
          <w:rFonts w:asciiTheme="majorBidi" w:hAnsiTheme="majorBidi" w:cstheme="majorBidi"/>
          <w:b w:val="0"/>
          <w:i w:val="0"/>
          <w:iCs/>
          <w:sz w:val="22"/>
        </w:rPr>
      </w:pPr>
      <w:del w:id="1169" w:author="hp" w:date="2017-01-05T18:05:00Z">
        <w:r w:rsidRPr="0094686A">
          <w:rPr>
            <w:rFonts w:asciiTheme="majorBidi" w:hAnsiTheme="majorBidi" w:cstheme="majorBidi"/>
            <w:sz w:val="22"/>
          </w:rPr>
          <w:tab/>
        </w:r>
        <w:bookmarkStart w:id="1170" w:name="_Toc470446053"/>
        <w:r w:rsidRPr="0094686A">
          <w:rPr>
            <w:rFonts w:asciiTheme="majorBidi" w:hAnsiTheme="majorBidi" w:cstheme="majorBidi"/>
            <w:sz w:val="22"/>
          </w:rPr>
          <w:delText>Main activity</w:delText>
        </w:r>
        <w:bookmarkEnd w:id="1170"/>
      </w:del>
    </w:p>
    <w:p w14:paraId="0C9BC3EA" w14:textId="77777777" w:rsidR="00560ACB" w:rsidRPr="0094686A" w:rsidRDefault="00560ACB" w:rsidP="00A24E63">
      <w:pPr>
        <w:spacing w:after="120" w:line="240" w:lineRule="auto"/>
        <w:ind w:left="0" w:right="0" w:firstLine="600"/>
        <w:jc w:val="left"/>
        <w:rPr>
          <w:del w:id="1171" w:author="hp" w:date="2017-01-05T18:05:00Z"/>
          <w:rFonts w:asciiTheme="majorBidi" w:hAnsiTheme="majorBidi" w:cstheme="majorBidi"/>
          <w:i/>
          <w:iCs/>
          <w:sz w:val="22"/>
        </w:rPr>
      </w:pPr>
      <w:del w:id="1172" w:author="hp" w:date="2017-01-05T18:05:00Z">
        <w:r w:rsidRPr="0094686A">
          <w:rPr>
            <w:rFonts w:asciiTheme="majorBidi" w:hAnsiTheme="majorBidi" w:cstheme="majorBidi"/>
            <w:i/>
            <w:iCs/>
            <w:sz w:val="22"/>
          </w:rPr>
          <w:delText>"...</w:delText>
        </w:r>
      </w:del>
    </w:p>
    <w:p w14:paraId="07DEC669" w14:textId="77777777" w:rsidR="00B40032" w:rsidRPr="0094686A" w:rsidRDefault="00B40032" w:rsidP="00A24E63">
      <w:pPr>
        <w:spacing w:after="120" w:line="240" w:lineRule="auto"/>
        <w:ind w:left="0" w:right="0" w:firstLine="0"/>
        <w:jc w:val="left"/>
        <w:rPr>
          <w:del w:id="1173" w:author="hp" w:date="2017-01-05T18:05:00Z"/>
          <w:rFonts w:asciiTheme="majorBidi" w:hAnsiTheme="majorBidi" w:cstheme="majorBidi"/>
          <w:i/>
          <w:iCs/>
          <w:color w:val="auto"/>
          <w:sz w:val="22"/>
        </w:rPr>
      </w:pPr>
      <w:del w:id="1174" w:author="hp" w:date="2017-01-05T18:05:00Z">
        <w:r w:rsidRPr="0094686A">
          <w:rPr>
            <w:rFonts w:asciiTheme="majorBidi" w:hAnsiTheme="majorBidi" w:cstheme="majorBidi"/>
            <w:i/>
            <w:iCs/>
            <w:sz w:val="22"/>
          </w:rPr>
          <w:delText>Moderator + participant:</w:delText>
        </w:r>
      </w:del>
    </w:p>
    <w:p w14:paraId="086E4C51" w14:textId="77777777" w:rsidR="00B40032" w:rsidRPr="0094686A" w:rsidRDefault="00B40032" w:rsidP="00A24E63">
      <w:pPr>
        <w:spacing w:after="120" w:line="240" w:lineRule="auto"/>
        <w:ind w:left="0" w:right="0" w:firstLine="0"/>
        <w:jc w:val="left"/>
        <w:rPr>
          <w:del w:id="1175" w:author="hp" w:date="2017-01-05T18:05:00Z"/>
          <w:rFonts w:asciiTheme="majorBidi" w:hAnsiTheme="majorBidi" w:cstheme="majorBidi"/>
          <w:i/>
          <w:iCs/>
          <w:color w:val="auto"/>
          <w:sz w:val="22"/>
        </w:rPr>
      </w:pPr>
      <w:del w:id="1176" w:author="hp" w:date="2017-01-05T18:05:00Z">
        <w:r w:rsidRPr="0094686A">
          <w:rPr>
            <w:rFonts w:asciiTheme="majorBidi" w:hAnsiTheme="majorBidi" w:cstheme="majorBidi"/>
            <w:i/>
            <w:iCs/>
            <w:sz w:val="22"/>
          </w:rPr>
          <w:delText>Description: The main screen of the application where the user can</w:delText>
        </w:r>
      </w:del>
    </w:p>
    <w:p w14:paraId="0A726C50" w14:textId="77777777" w:rsidR="00B40032" w:rsidRPr="0094686A" w:rsidRDefault="00B40032" w:rsidP="00A24E63">
      <w:pPr>
        <w:spacing w:after="120" w:line="240" w:lineRule="auto"/>
        <w:ind w:left="0" w:right="0" w:firstLine="0"/>
        <w:jc w:val="left"/>
        <w:rPr>
          <w:del w:id="1177" w:author="hp" w:date="2017-01-05T18:05:00Z"/>
          <w:rFonts w:asciiTheme="majorBidi" w:hAnsiTheme="majorBidi" w:cstheme="majorBidi"/>
          <w:i/>
          <w:iCs/>
          <w:color w:val="auto"/>
          <w:sz w:val="22"/>
        </w:rPr>
      </w:pPr>
      <w:del w:id="1178" w:author="hp" w:date="2017-01-05T18:05:00Z">
        <w:r w:rsidRPr="0094686A">
          <w:rPr>
            <w:rFonts w:asciiTheme="majorBidi" w:hAnsiTheme="majorBidi" w:cstheme="majorBidi"/>
            <w:i/>
            <w:iCs/>
            <w:sz w:val="22"/>
          </w:rPr>
          <w:delText>choose what to do next (e.g. search, create new event, etc.).</w:delText>
        </w:r>
      </w:del>
    </w:p>
    <w:p w14:paraId="62B1E4F8" w14:textId="77777777" w:rsidR="00B40032" w:rsidRPr="0094686A" w:rsidRDefault="00B40032" w:rsidP="00A24E63">
      <w:pPr>
        <w:spacing w:after="120" w:line="240" w:lineRule="auto"/>
        <w:ind w:left="0" w:right="0" w:firstLine="0"/>
        <w:jc w:val="left"/>
        <w:rPr>
          <w:del w:id="1179" w:author="hp" w:date="2017-01-05T18:05:00Z"/>
          <w:rFonts w:asciiTheme="majorBidi" w:hAnsiTheme="majorBidi" w:cstheme="majorBidi"/>
          <w:i/>
          <w:iCs/>
          <w:color w:val="auto"/>
          <w:sz w:val="22"/>
        </w:rPr>
      </w:pPr>
      <w:del w:id="1180" w:author="hp" w:date="2017-01-05T18:05:00Z">
        <w:r w:rsidRPr="0094686A">
          <w:rPr>
            <w:rFonts w:asciiTheme="majorBidi" w:hAnsiTheme="majorBidi" w:cstheme="majorBidi"/>
            <w:i/>
            <w:iCs/>
            <w:sz w:val="22"/>
          </w:rPr>
          <w:delText>Input: The user chooses a desired option.</w:delText>
        </w:r>
      </w:del>
    </w:p>
    <w:p w14:paraId="5DA9E8DD" w14:textId="4BE53A59" w:rsidR="00B40032" w:rsidRPr="0094686A" w:rsidRDefault="00B40032" w:rsidP="00A24E63">
      <w:pPr>
        <w:spacing w:after="120" w:line="240" w:lineRule="auto"/>
        <w:ind w:left="0" w:right="0" w:firstLine="0"/>
        <w:jc w:val="left"/>
        <w:rPr>
          <w:del w:id="1181" w:author="hp" w:date="2017-01-05T18:05:00Z"/>
          <w:rFonts w:asciiTheme="majorBidi" w:hAnsiTheme="majorBidi" w:cstheme="majorBidi"/>
          <w:i/>
          <w:iCs/>
          <w:color w:val="auto"/>
          <w:sz w:val="22"/>
        </w:rPr>
      </w:pPr>
      <w:del w:id="1182" w:author="hp" w:date="2017-01-05T18:05:00Z">
        <w:r w:rsidRPr="0094686A">
          <w:rPr>
            <w:rFonts w:asciiTheme="majorBidi" w:hAnsiTheme="majorBidi" w:cstheme="majorBidi"/>
            <w:i/>
            <w:iCs/>
            <w:sz w:val="22"/>
          </w:rPr>
          <w:delText> Output: The user redirected to the suitable screen to her/his choice.</w:delText>
        </w:r>
        <w:r w:rsidR="00560ACB" w:rsidRPr="0094686A">
          <w:rPr>
            <w:rFonts w:asciiTheme="majorBidi" w:hAnsiTheme="majorBidi" w:cstheme="majorBidi"/>
            <w:i/>
            <w:iCs/>
            <w:color w:val="auto"/>
            <w:sz w:val="22"/>
          </w:rPr>
          <w:delText>"</w:delText>
        </w:r>
      </w:del>
    </w:p>
    <w:tbl>
      <w:tblPr>
        <w:tblStyle w:val="TableGrid0"/>
        <w:tblW w:w="0" w:type="auto"/>
        <w:tblInd w:w="2280" w:type="dxa"/>
        <w:tblLook w:val="04A0" w:firstRow="1" w:lastRow="0" w:firstColumn="1" w:lastColumn="0" w:noHBand="0" w:noVBand="1"/>
      </w:tblPr>
      <w:tblGrid>
        <w:gridCol w:w="2766"/>
      </w:tblGrid>
      <w:tr w:rsidR="002B2C36" w:rsidRPr="0094686A" w14:paraId="6343252D" w14:textId="77777777" w:rsidTr="00795826">
        <w:trPr>
          <w:del w:id="1183" w:author="hp" w:date="2017-01-05T18:05:00Z"/>
        </w:trPr>
        <w:tc>
          <w:tcPr>
            <w:tcW w:w="2766" w:type="dxa"/>
          </w:tcPr>
          <w:p w14:paraId="095D81A4" w14:textId="4895D877" w:rsidR="002B2C36" w:rsidRPr="0094686A" w:rsidRDefault="00BB6B38" w:rsidP="00A24E63">
            <w:pPr>
              <w:spacing w:after="120" w:line="240" w:lineRule="auto"/>
              <w:ind w:left="0" w:right="0" w:firstLine="0"/>
              <w:jc w:val="left"/>
              <w:rPr>
                <w:del w:id="1184" w:author="hp" w:date="2017-01-05T18:05:00Z"/>
                <w:rFonts w:asciiTheme="majorBidi" w:hAnsiTheme="majorBidi" w:cstheme="majorBidi"/>
                <w:color w:val="auto"/>
                <w:sz w:val="22"/>
              </w:rPr>
            </w:pPr>
            <w:del w:id="1185" w:author="hp" w:date="2017-01-05T18:05:00Z">
              <w:r w:rsidRPr="0094686A">
                <w:rPr>
                  <w:rFonts w:asciiTheme="majorBidi" w:hAnsiTheme="majorBidi" w:cstheme="majorBidi"/>
                  <w:sz w:val="22"/>
                </w:rPr>
                <w:object w:dxaOrig="2550" w:dyaOrig="4680" w14:anchorId="5D6712A6">
                  <v:shape id="_x0000_i1238" type="#_x0000_t75" style="width:127.25pt;height:214.35pt" o:ole="">
                    <v:imagedata r:id="rId39" o:title=""/>
                  </v:shape>
                  <o:OLEObject Type="Embed" ProgID="PBrush" ShapeID="_x0000_i1238" DrawAspect="Content" ObjectID="_1545287222" r:id="rId40"/>
                </w:object>
              </w:r>
            </w:del>
          </w:p>
        </w:tc>
      </w:tr>
      <w:tr w:rsidR="002B2C36" w:rsidRPr="0094686A" w14:paraId="79BC6639" w14:textId="77777777" w:rsidTr="00795826">
        <w:trPr>
          <w:del w:id="1186" w:author="hp" w:date="2017-01-05T18:05:00Z"/>
        </w:trPr>
        <w:tc>
          <w:tcPr>
            <w:tcW w:w="2766" w:type="dxa"/>
          </w:tcPr>
          <w:p w14:paraId="21F61CD2" w14:textId="14F66A2F" w:rsidR="002B2C36" w:rsidRPr="0094686A" w:rsidRDefault="000E194D" w:rsidP="00A24E63">
            <w:pPr>
              <w:spacing w:after="120" w:line="240" w:lineRule="auto"/>
              <w:ind w:left="0" w:right="0" w:firstLine="0"/>
              <w:jc w:val="center"/>
              <w:rPr>
                <w:del w:id="1187" w:author="hp" w:date="2017-01-05T18:05:00Z"/>
                <w:rFonts w:asciiTheme="majorBidi" w:hAnsiTheme="majorBidi" w:cstheme="majorBidi"/>
                <w:color w:val="auto"/>
                <w:sz w:val="22"/>
              </w:rPr>
            </w:pPr>
            <w:del w:id="1188" w:author="hp" w:date="2017-01-05T18:05:00Z">
              <w:r w:rsidRPr="0094686A">
                <w:rPr>
                  <w:rFonts w:asciiTheme="majorBidi" w:hAnsiTheme="majorBidi" w:cstheme="majorBidi"/>
                  <w:sz w:val="22"/>
                </w:rPr>
                <w:delText>Fig. 2:</w:delText>
              </w:r>
            </w:del>
          </w:p>
        </w:tc>
      </w:tr>
    </w:tbl>
    <w:p w14:paraId="2C94CAE4" w14:textId="77777777" w:rsidR="00272910" w:rsidRDefault="00272910" w:rsidP="00272910">
      <w:pPr>
        <w:spacing w:after="120"/>
        <w:ind w:left="0" w:right="0"/>
        <w:rPr>
          <w:rFonts w:asciiTheme="majorBidi" w:hAnsiTheme="majorBidi" w:cstheme="majorBidi"/>
          <w:color w:val="212121"/>
          <w:sz w:val="22"/>
          <w:shd w:val="clear" w:color="auto" w:fill="FFFFFF"/>
        </w:rPr>
      </w:pPr>
    </w:p>
    <w:p w14:paraId="6962423C" w14:textId="74516493" w:rsidR="00272910" w:rsidRPr="00B51214" w:rsidRDefault="00272910" w:rsidP="00272910">
      <w:pPr>
        <w:autoSpaceDE w:val="0"/>
        <w:autoSpaceDN w:val="0"/>
        <w:adjustRightInd w:val="0"/>
        <w:spacing w:after="120" w:line="264" w:lineRule="auto"/>
        <w:ind w:left="0" w:right="0" w:firstLine="284"/>
        <w:jc w:val="left"/>
        <w:rPr>
          <w:rFonts w:asciiTheme="majorBidi" w:eastAsiaTheme="minorEastAsia" w:hAnsiTheme="majorBidi" w:cstheme="majorBidi"/>
          <w:color w:val="auto"/>
          <w:sz w:val="22"/>
        </w:rPr>
      </w:pPr>
      <w:r w:rsidRPr="00B51214">
        <w:rPr>
          <w:rFonts w:asciiTheme="majorBidi" w:eastAsiaTheme="minorEastAsia" w:hAnsiTheme="majorBidi" w:cstheme="majorBidi"/>
          <w:color w:val="auto"/>
          <w:sz w:val="22"/>
        </w:rPr>
        <w:t xml:space="preserve">LTL formulae stands for properties of paths (or in fact their trace). This means that a path can either fulfill an LTL-formula or not. To precisely formulate when a path satisfies an LTL formula, we proceed as follows. First, the semantics of LTL formula </w:t>
      </w:r>
      <m:oMath>
        <m:r>
          <w:rPr>
            <w:rFonts w:ascii="Cambria Math" w:eastAsia="cmmi10" w:hAnsi="Cambria Math" w:cstheme="majorBidi"/>
            <w:color w:val="auto"/>
            <w:sz w:val="22"/>
            <w:lang w:bidi="ar-SA"/>
          </w:rPr>
          <m:t>φ</m:t>
        </m:r>
      </m:oMath>
      <w:r w:rsidRPr="00B51214">
        <w:rPr>
          <w:rFonts w:asciiTheme="majorBidi" w:eastAsia="cmmi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is defined as a language </w:t>
      </w:r>
      <m:oMath>
        <m:r>
          <w:rPr>
            <w:rFonts w:ascii="Cambria Math" w:eastAsiaTheme="minorEastAsia" w:hAnsi="Cambria Math" w:cstheme="majorBidi"/>
            <w:color w:val="auto"/>
            <w:sz w:val="22"/>
          </w:rPr>
          <m:t>Words(</m:t>
        </m:r>
        <m:r>
          <w:rPr>
            <w:rFonts w:ascii="Cambria Math" w:eastAsia="cmmi10" w:hAnsi="Cambria Math" w:cstheme="majorBidi"/>
            <w:color w:val="auto"/>
            <w:sz w:val="22"/>
            <w:lang w:bidi="ar-SA"/>
          </w:rPr>
          <m:t>φ</m:t>
        </m:r>
        <m:r>
          <w:rPr>
            <w:rFonts w:ascii="Cambria Math" w:eastAsiaTheme="minorEastAsia" w:hAnsi="Cambria Math" w:cstheme="majorBidi"/>
            <w:color w:val="auto"/>
            <w:sz w:val="22"/>
          </w:rPr>
          <m:t>)</m:t>
        </m:r>
      </m:oMath>
      <w:r w:rsidRPr="00B51214">
        <w:rPr>
          <w:rFonts w:asciiTheme="majorBidi" w:eastAsiaTheme="minorEastAsia" w:hAnsiTheme="majorBidi" w:cstheme="majorBidi"/>
          <w:color w:val="auto"/>
          <w:sz w:val="22"/>
        </w:rPr>
        <w:t xml:space="preserve"> that contains all infinite words over the alphabet </w:t>
      </w:r>
      <m:oMath>
        <m:sSup>
          <m:sSupPr>
            <m:ctrlPr>
              <w:rPr>
                <w:rFonts w:ascii="Cambria Math" w:eastAsiaTheme="minorEastAsia" w:hAnsi="Cambria Math" w:cstheme="majorBidi"/>
                <w:i/>
                <w:iCs/>
                <w:color w:val="auto"/>
                <w:sz w:val="22"/>
              </w:rPr>
            </m:ctrlPr>
          </m:sSupPr>
          <m:e>
            <m:r>
              <w:rPr>
                <w:rFonts w:ascii="Cambria Math" w:eastAsiaTheme="minorEastAsia" w:hAnsi="Cambria Math" w:cstheme="majorBidi"/>
                <w:color w:val="auto"/>
                <w:sz w:val="22"/>
              </w:rPr>
              <m:t>2</m:t>
            </m:r>
            <m:ctrlPr>
              <w:rPr>
                <w:rFonts w:ascii="Cambria Math" w:eastAsiaTheme="minorEastAsia" w:hAnsi="Cambria Math" w:cstheme="majorBidi"/>
                <w:i/>
                <w:color w:val="auto"/>
                <w:sz w:val="22"/>
              </w:rPr>
            </m:ctrlPr>
          </m:e>
          <m:sup>
            <m:r>
              <w:rPr>
                <w:rFonts w:ascii="Cambria Math" w:eastAsiaTheme="minorEastAsia" w:hAnsi="Cambria Math" w:cstheme="majorBidi"/>
                <w:color w:val="auto"/>
                <w:sz w:val="22"/>
              </w:rPr>
              <m:t>AP</m:t>
            </m:r>
          </m:sup>
        </m:sSup>
      </m:oMath>
      <w:r w:rsidRPr="00B51214">
        <w:rPr>
          <w:rFonts w:asciiTheme="majorBidi" w:eastAsiaTheme="minorEastAsia" w:hAnsiTheme="majorBidi" w:cstheme="majorBidi"/>
          <w:i/>
          <w:iCs/>
          <w:color w:val="auto"/>
          <w:sz w:val="22"/>
        </w:rPr>
        <w:t xml:space="preserve"> </w:t>
      </w:r>
      <w:r w:rsidRPr="00B51214">
        <w:rPr>
          <w:rFonts w:asciiTheme="majorBidi" w:eastAsiaTheme="minorEastAsia" w:hAnsiTheme="majorBidi" w:cstheme="majorBidi"/>
          <w:color w:val="auto"/>
          <w:sz w:val="22"/>
        </w:rPr>
        <w:t xml:space="preserve">that satisfy </w:t>
      </w:r>
      <m:oMath>
        <m:r>
          <w:rPr>
            <w:rFonts w:ascii="Cambria Math" w:eastAsia="cmmi10" w:hAnsi="Cambria Math" w:cstheme="majorBidi"/>
            <w:color w:val="auto"/>
            <w:sz w:val="22"/>
            <w:lang w:bidi="ar-SA"/>
          </w:rPr>
          <m:t>φ</m:t>
        </m:r>
      </m:oMath>
      <w:r w:rsidRPr="00B51214">
        <w:rPr>
          <w:rFonts w:asciiTheme="majorBidi" w:eastAsiaTheme="minorEastAsia" w:hAnsiTheme="majorBidi" w:cstheme="majorBidi"/>
          <w:color w:val="auto"/>
          <w:sz w:val="22"/>
        </w:rPr>
        <w:t xml:space="preserve">. </w:t>
      </w:r>
      <w:r w:rsidR="00933285">
        <w:rPr>
          <w:rFonts w:asciiTheme="majorBidi" w:eastAsiaTheme="minorEastAsia" w:hAnsiTheme="majorBidi" w:cstheme="majorBidi"/>
          <w:color w:val="auto"/>
          <w:sz w:val="22"/>
        </w:rPr>
        <w:t xml:space="preserve">For </w:t>
      </w:r>
      <w:commentRangeStart w:id="1189"/>
      <w:r w:rsidRPr="00B51214">
        <w:rPr>
          <w:rFonts w:asciiTheme="majorBidi" w:eastAsiaTheme="minorEastAsia" w:hAnsiTheme="majorBidi" w:cstheme="majorBidi"/>
          <w:color w:val="auto"/>
          <w:sz w:val="22"/>
        </w:rPr>
        <w:t xml:space="preserve"> </w:t>
      </w:r>
      <w:r w:rsidRPr="00933285">
        <w:rPr>
          <w:rFonts w:asciiTheme="majorBidi" w:eastAsiaTheme="minorEastAsia" w:hAnsiTheme="majorBidi" w:cstheme="majorBidi"/>
          <w:color w:val="auto"/>
          <w:sz w:val="22"/>
          <w:highlight w:val="yellow"/>
        </w:rPr>
        <w:t>every LTL formula a single LT property is associated</w:t>
      </w:r>
      <w:r w:rsidRPr="00B51214">
        <w:rPr>
          <w:rFonts w:asciiTheme="majorBidi" w:eastAsiaTheme="minorEastAsia" w:hAnsiTheme="majorBidi" w:cstheme="majorBidi"/>
          <w:color w:val="auto"/>
          <w:sz w:val="22"/>
        </w:rPr>
        <w:t>.</w:t>
      </w:r>
      <w:commentRangeEnd w:id="1189"/>
      <w:r w:rsidRPr="00B51214">
        <w:rPr>
          <w:rStyle w:val="CommentReference"/>
          <w:rFonts w:asciiTheme="majorBidi" w:hAnsiTheme="majorBidi" w:cstheme="majorBidi"/>
          <w:sz w:val="22"/>
          <w:szCs w:val="22"/>
        </w:rPr>
        <w:commentReference w:id="1189"/>
      </w:r>
      <w:r w:rsidRPr="00B51214">
        <w:rPr>
          <w:rFonts w:asciiTheme="majorBidi" w:eastAsiaTheme="minorEastAsia" w:hAnsiTheme="majorBidi" w:cstheme="majorBidi"/>
          <w:color w:val="auto"/>
          <w:sz w:val="22"/>
        </w:rPr>
        <w:t xml:space="preserve"> Then, the semantics is extended to an interpretation over paths and states of a transition system.</w:t>
      </w:r>
    </w:p>
    <w:p w14:paraId="7993D60E" w14:textId="6B5AB7C3" w:rsidR="00272910" w:rsidRPr="00B51214" w:rsidRDefault="00272910" w:rsidP="00272910">
      <w:pPr>
        <w:autoSpaceDE w:val="0"/>
        <w:autoSpaceDN w:val="0"/>
        <w:adjustRightInd w:val="0"/>
        <w:spacing w:after="0" w:line="264" w:lineRule="auto"/>
        <w:ind w:left="0" w:right="0" w:firstLine="284"/>
        <w:jc w:val="left"/>
        <w:rPr>
          <w:rFonts w:asciiTheme="majorBidi" w:eastAsia="cmmi10" w:hAnsiTheme="majorBidi" w:cstheme="majorBidi"/>
          <w:i/>
          <w:iCs/>
          <w:color w:val="auto"/>
          <w:sz w:val="22"/>
        </w:rPr>
      </w:pPr>
      <w:r w:rsidRPr="00B51214">
        <w:rPr>
          <w:rFonts w:asciiTheme="majorBidi" w:eastAsiaTheme="minorEastAsia" w:hAnsiTheme="majorBidi" w:cstheme="majorBidi"/>
          <w:color w:val="auto"/>
          <w:sz w:val="22"/>
        </w:rPr>
        <w:t xml:space="preserve">Let </w:t>
      </w:r>
      <m:oMath>
        <m:r>
          <w:rPr>
            <w:rFonts w:ascii="Cambria Math" w:eastAsiaTheme="minorEastAsia" w:hAnsi="Cambria Math" w:cstheme="majorBidi"/>
            <w:color w:val="auto"/>
            <w:sz w:val="22"/>
          </w:rPr>
          <m:t>TS = (</m:t>
        </m:r>
        <m:r>
          <w:rPr>
            <w:rFonts w:ascii="Cambria Math" w:eastAsia="cmmi10" w:hAnsi="Cambria Math" w:cstheme="majorBidi"/>
            <w:color w:val="auto"/>
            <w:sz w:val="22"/>
          </w:rPr>
          <m:t xml:space="preserve">S, </m:t>
        </m:r>
        <m:r>
          <w:rPr>
            <w:rFonts w:ascii="Cambria Math" w:eastAsiaTheme="minorEastAsia" w:hAnsi="Cambria Math" w:cstheme="majorBidi"/>
            <w:color w:val="auto"/>
            <w:sz w:val="22"/>
          </w:rPr>
          <m:t>Act</m:t>
        </m:r>
        <m:r>
          <w:rPr>
            <w:rFonts w:ascii="Cambria Math" w:eastAsia="cmmi10" w:hAnsi="Cambria Math" w:cstheme="majorBidi"/>
            <w:color w:val="auto"/>
            <w:sz w:val="22"/>
          </w:rPr>
          <m:t>,</m:t>
        </m:r>
        <m:r>
          <w:rPr>
            <w:rFonts w:ascii="Cambria Math" w:eastAsia="cmsy10" w:hAnsi="Cambria Math" w:cstheme="majorBidi"/>
            <w:color w:val="auto"/>
            <w:sz w:val="22"/>
          </w:rPr>
          <m:t>→</m:t>
        </m:r>
        <m:r>
          <w:rPr>
            <w:rFonts w:ascii="Cambria Math" w:eastAsia="cmmi10" w:hAnsi="Cambria Math" w:cstheme="majorBidi"/>
            <w:color w:val="auto"/>
            <w:sz w:val="22"/>
          </w:rPr>
          <m:t>, I,</m:t>
        </m:r>
        <m:r>
          <w:rPr>
            <w:rFonts w:ascii="Cambria Math" w:eastAsiaTheme="minorEastAsia" w:hAnsi="Cambria Math" w:cstheme="majorBidi"/>
            <w:color w:val="auto"/>
            <w:sz w:val="22"/>
          </w:rPr>
          <m:t>AP</m:t>
        </m:r>
        <m:r>
          <w:rPr>
            <w:rFonts w:ascii="Cambria Math" w:eastAsia="cmmi10" w:hAnsi="Cambria Math" w:cstheme="majorBidi"/>
            <w:color w:val="auto"/>
            <w:sz w:val="22"/>
          </w:rPr>
          <m:t>, L</m:t>
        </m:r>
        <m:r>
          <w:rPr>
            <w:rFonts w:ascii="Cambria Math" w:eastAsiaTheme="minorEastAsia" w:hAnsi="Cambria Math" w:cstheme="majorBidi"/>
            <w:color w:val="auto"/>
            <w:sz w:val="22"/>
          </w:rPr>
          <m:t>)</m:t>
        </m:r>
      </m:oMath>
      <w:r w:rsidRPr="00101A7E">
        <w:rPr>
          <w:rFonts w:asciiTheme="majorBidi" w:eastAsiaTheme="minorEastAsia" w:hAnsiTheme="majorBidi" w:cstheme="majorBidi"/>
          <w:i/>
          <w:iCs/>
          <w:color w:val="auto"/>
          <w:sz w:val="22"/>
        </w:rPr>
        <w:t xml:space="preserve"> </w:t>
      </w:r>
      <w:r w:rsidRPr="00B51214">
        <w:rPr>
          <w:rFonts w:asciiTheme="majorBidi" w:eastAsiaTheme="minorEastAsia" w:hAnsiTheme="majorBidi" w:cstheme="majorBidi"/>
          <w:color w:val="auto"/>
          <w:sz w:val="22"/>
        </w:rPr>
        <w:t xml:space="preserve">be a transition system without terminal states, and let </w:t>
      </w:r>
      <m:oMath>
        <m:r>
          <w:rPr>
            <w:rFonts w:ascii="Cambria Math" w:eastAsia="cmmi10" w:hAnsi="Cambria Math" w:cstheme="majorBidi"/>
            <w:color w:val="auto"/>
            <w:sz w:val="22"/>
          </w:rPr>
          <m:t>φ</m:t>
        </m:r>
      </m:oMath>
    </w:p>
    <w:p w14:paraId="3787C442" w14:textId="2CEEC297" w:rsidR="00272910" w:rsidRPr="00B51214" w:rsidRDefault="00272910" w:rsidP="00272910">
      <w:pPr>
        <w:autoSpaceDE w:val="0"/>
        <w:autoSpaceDN w:val="0"/>
        <w:adjustRightInd w:val="0"/>
        <w:spacing w:after="0" w:line="264" w:lineRule="auto"/>
        <w:ind w:left="0" w:right="0" w:firstLine="0"/>
        <w:jc w:val="left"/>
        <w:rPr>
          <w:rFonts w:asciiTheme="majorBidi" w:eastAsiaTheme="minorEastAsia" w:hAnsiTheme="majorBidi" w:cstheme="majorBidi"/>
          <w:color w:val="auto"/>
          <w:sz w:val="22"/>
        </w:rPr>
      </w:pPr>
      <w:r w:rsidRPr="00B51214">
        <w:rPr>
          <w:rFonts w:asciiTheme="majorBidi" w:eastAsiaTheme="minorEastAsia" w:hAnsiTheme="majorBidi" w:cstheme="majorBidi"/>
          <w:color w:val="auto"/>
          <w:sz w:val="22"/>
        </w:rPr>
        <w:t xml:space="preserve">be an LTL-formula over </w:t>
      </w:r>
      <m:oMath>
        <m:r>
          <w:rPr>
            <w:rFonts w:ascii="Cambria Math" w:eastAsiaTheme="minorEastAsia" w:hAnsi="Cambria Math" w:cstheme="majorBidi"/>
            <w:color w:val="auto"/>
            <w:sz w:val="22"/>
          </w:rPr>
          <m:t>AP</m:t>
        </m:r>
      </m:oMath>
      <w:r w:rsidRPr="00B51214">
        <w:rPr>
          <w:rFonts w:asciiTheme="majorBidi" w:eastAsiaTheme="minorEastAsia" w:hAnsiTheme="majorBidi" w:cstheme="majorBidi"/>
          <w:color w:val="auto"/>
          <w:sz w:val="22"/>
        </w:rPr>
        <w:t>.</w:t>
      </w:r>
    </w:p>
    <w:p w14:paraId="6E80E47A" w14:textId="77777777" w:rsidR="00272910" w:rsidRPr="00B51214" w:rsidRDefault="00272910" w:rsidP="00272910">
      <w:pPr>
        <w:autoSpaceDE w:val="0"/>
        <w:autoSpaceDN w:val="0"/>
        <w:adjustRightInd w:val="0"/>
        <w:spacing w:after="0" w:line="264" w:lineRule="auto"/>
        <w:ind w:left="0" w:right="0" w:firstLine="0"/>
        <w:jc w:val="left"/>
        <w:rPr>
          <w:rFonts w:asciiTheme="majorBidi" w:eastAsiaTheme="minorEastAsia" w:hAnsiTheme="majorBidi" w:cstheme="majorBidi"/>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For infinite path fragment </w:t>
      </w:r>
      <m:oMath>
        <m:r>
          <w:rPr>
            <w:rFonts w:ascii="Cambria Math" w:eastAsia="cmmi10" w:hAnsi="Cambria Math" w:cstheme="majorBidi"/>
            <w:color w:val="auto"/>
            <w:sz w:val="22"/>
          </w:rPr>
          <m:t>π</m:t>
        </m:r>
      </m:oMath>
      <w:r w:rsidRPr="00B51214">
        <w:rPr>
          <w:rFonts w:asciiTheme="majorBidi" w:eastAsia="cmmi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of </w:t>
      </w:r>
      <m:oMath>
        <m:r>
          <w:rPr>
            <w:rFonts w:ascii="Cambria Math" w:eastAsiaTheme="minorEastAsia" w:hAnsi="Cambria Math" w:cstheme="majorBidi"/>
            <w:color w:val="auto"/>
            <w:sz w:val="22"/>
          </w:rPr>
          <m:t>TS</m:t>
        </m:r>
      </m:oMath>
      <w:r w:rsidRPr="00B51214">
        <w:rPr>
          <w:rFonts w:asciiTheme="majorBidi" w:eastAsiaTheme="minorEastAsia" w:hAnsiTheme="majorBidi" w:cstheme="majorBidi"/>
          <w:color w:val="auto"/>
          <w:sz w:val="22"/>
        </w:rPr>
        <w:t>, the satisfaction relation is defined by</w:t>
      </w:r>
    </w:p>
    <w:p w14:paraId="61CA079E" w14:textId="77777777" w:rsidR="00272910" w:rsidRPr="00205D4D" w:rsidRDefault="00272910" w:rsidP="00272910">
      <w:pPr>
        <w:autoSpaceDE w:val="0"/>
        <w:autoSpaceDN w:val="0"/>
        <w:adjustRightInd w:val="0"/>
        <w:spacing w:after="0" w:line="264" w:lineRule="auto"/>
        <w:ind w:left="0" w:right="0" w:firstLine="0"/>
        <w:jc w:val="left"/>
        <w:rPr>
          <w:rFonts w:asciiTheme="majorBidi" w:eastAsia="cmmi10" w:hAnsiTheme="majorBidi" w:cstheme="majorBidi"/>
          <w:i/>
          <w:iCs/>
          <w:color w:val="auto"/>
          <w:sz w:val="22"/>
        </w:rPr>
      </w:pPr>
      <m:oMathPara>
        <m:oMath>
          <m:r>
            <w:rPr>
              <w:rFonts w:ascii="Cambria Math" w:eastAsia="cmmi10" w:hAnsi="Cambria Math" w:cstheme="majorBidi"/>
              <w:color w:val="auto"/>
              <w:sz w:val="22"/>
            </w:rPr>
            <m:t xml:space="preserve">π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 xml:space="preserve">φ  </m:t>
          </m:r>
          <m:r>
            <w:rPr>
              <w:rFonts w:ascii="Cambria Math" w:eastAsiaTheme="minorEastAsia" w:hAnsi="Cambria Math" w:cstheme="majorBidi"/>
              <w:color w:val="auto"/>
              <w:sz w:val="22"/>
            </w:rPr>
            <m:t>iff  trace(</m:t>
          </m:r>
          <m:r>
            <w:rPr>
              <w:rFonts w:ascii="Cambria Math" w:eastAsia="cmmi10" w:hAnsi="Cambria Math" w:cstheme="majorBidi"/>
              <w:color w:val="auto"/>
              <w:sz w:val="22"/>
            </w:rPr>
            <m:t>π</m:t>
          </m:r>
          <m:r>
            <w:rPr>
              <w:rFonts w:ascii="Cambria Math" w:eastAsiaTheme="minorEastAsia" w:hAnsi="Cambria Math" w:cstheme="majorBidi"/>
              <w:color w:val="auto"/>
              <w:sz w:val="22"/>
            </w:rPr>
            <m:t xml:space="preserve">)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φ.</m:t>
          </m:r>
        </m:oMath>
      </m:oMathPara>
    </w:p>
    <w:p w14:paraId="1E931670" w14:textId="77777777" w:rsidR="00272910" w:rsidRPr="00B51214" w:rsidRDefault="00272910" w:rsidP="00272910">
      <w:pPr>
        <w:autoSpaceDE w:val="0"/>
        <w:autoSpaceDN w:val="0"/>
        <w:adjustRightInd w:val="0"/>
        <w:spacing w:after="0" w:line="264" w:lineRule="auto"/>
        <w:ind w:left="0" w:right="0" w:firstLine="0"/>
        <w:jc w:val="left"/>
        <w:rPr>
          <w:rFonts w:asciiTheme="majorBidi" w:eastAsiaTheme="minorEastAsia" w:hAnsiTheme="majorBidi" w:cstheme="majorBidi"/>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For </w:t>
      </w:r>
      <w:r w:rsidRPr="00B51214">
        <w:rPr>
          <w:rFonts w:asciiTheme="majorBidi" w:eastAsiaTheme="minorEastAsia" w:hAnsiTheme="majorBidi" w:cstheme="majorBidi"/>
          <w:noProof/>
          <w:color w:val="auto"/>
          <w:sz w:val="22"/>
        </w:rPr>
        <w:t xml:space="preserve">state </w:t>
      </w:r>
      <w:r w:rsidRPr="00B51214">
        <w:rPr>
          <w:rFonts w:asciiTheme="majorBidi" w:eastAsia="cmmi10" w:hAnsiTheme="majorBidi" w:cstheme="majorBidi"/>
          <w:i/>
          <w:iCs/>
          <w:noProof/>
          <w:color w:val="auto"/>
          <w:sz w:val="22"/>
        </w:rPr>
        <w:t>s</w:t>
      </w:r>
      <w:r w:rsidRPr="00B51214">
        <w:rPr>
          <w:rFonts w:asciiTheme="majorBidi" w:eastAsia="cmmi10" w:hAnsiTheme="majorBidi" w:cstheme="majorBidi"/>
          <w:i/>
          <w:iCs/>
          <w:color w:val="auto"/>
          <w:sz w:val="22"/>
        </w:rPr>
        <w:t xml:space="preserve"> </w:t>
      </w:r>
      <w:r w:rsidRPr="00B51214">
        <w:rPr>
          <w:rFonts w:ascii="Cambria Math" w:eastAsia="cmsy10" w:hAnsi="Cambria Math" w:cs="Cambria Math"/>
          <w:i/>
          <w:iCs/>
          <w:color w:val="auto"/>
          <w:sz w:val="22"/>
        </w:rPr>
        <w:t>∈</w:t>
      </w:r>
      <w:r w:rsidRPr="00B51214">
        <w:rPr>
          <w:rFonts w:asciiTheme="majorBidi" w:eastAsia="cmsy10" w:hAnsiTheme="majorBidi" w:cstheme="majorBidi"/>
          <w:i/>
          <w:iCs/>
          <w:color w:val="auto"/>
          <w:sz w:val="22"/>
        </w:rPr>
        <w:t xml:space="preserve"> </w:t>
      </w:r>
      <w:r w:rsidRPr="00B51214">
        <w:rPr>
          <w:rFonts w:asciiTheme="majorBidi" w:eastAsia="cmmi10" w:hAnsiTheme="majorBidi" w:cstheme="majorBidi"/>
          <w:i/>
          <w:iCs/>
          <w:color w:val="auto"/>
          <w:sz w:val="22"/>
        </w:rPr>
        <w:t>S</w:t>
      </w:r>
      <w:r w:rsidRPr="00B51214">
        <w:rPr>
          <w:rFonts w:asciiTheme="majorBidi" w:eastAsiaTheme="minorEastAsia" w:hAnsiTheme="majorBidi" w:cstheme="majorBidi"/>
          <w:color w:val="auto"/>
          <w:sz w:val="22"/>
        </w:rPr>
        <w:t xml:space="preserve">, the satisfaction relation </w:t>
      </w:r>
      <w:r w:rsidRPr="00B51214">
        <w:rPr>
          <w:rFonts w:asciiTheme="majorBidi" w:eastAsia="cmsy10" w:hAnsiTheme="majorBidi" w:cstheme="majorBidi"/>
          <w:i/>
          <w:iCs/>
          <w:color w:val="auto"/>
          <w:sz w:val="22"/>
        </w:rPr>
        <w:t>|</w:t>
      </w:r>
      <w:r w:rsidRPr="00B51214">
        <w:rPr>
          <w:rFonts w:asciiTheme="majorBidi" w:eastAsiaTheme="minorEastAsia" w:hAnsiTheme="majorBidi" w:cstheme="majorBidi"/>
          <w:color w:val="auto"/>
          <w:sz w:val="22"/>
        </w:rPr>
        <w:t>= is defined by</w:t>
      </w:r>
    </w:p>
    <w:p w14:paraId="57AF11A5" w14:textId="5B54198C" w:rsidR="00272910" w:rsidRPr="00B51214" w:rsidRDefault="00272910" w:rsidP="00272910">
      <w:pPr>
        <w:autoSpaceDE w:val="0"/>
        <w:autoSpaceDN w:val="0"/>
        <w:adjustRightInd w:val="0"/>
        <w:spacing w:after="0" w:line="264" w:lineRule="auto"/>
        <w:ind w:left="0" w:right="0" w:firstLine="0"/>
        <w:jc w:val="left"/>
        <w:rPr>
          <w:rFonts w:asciiTheme="majorBidi" w:eastAsia="cmmi10" w:hAnsiTheme="majorBidi" w:cstheme="majorBidi"/>
          <w:i/>
          <w:iCs/>
          <w:color w:val="auto"/>
          <w:sz w:val="22"/>
        </w:rPr>
      </w:pPr>
      <m:oMathPara>
        <m:oMath>
          <m:r>
            <w:rPr>
              <w:rFonts w:ascii="Cambria Math" w:eastAsia="cmmi10" w:hAnsi="Cambria Math" w:cstheme="majorBidi"/>
              <w:color w:val="auto"/>
              <w:sz w:val="22"/>
            </w:rPr>
            <m:t xml:space="preserve">s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 xml:space="preserve">φ  </m:t>
          </m:r>
          <m:r>
            <w:rPr>
              <w:rFonts w:ascii="Cambria Math" w:eastAsiaTheme="minorEastAsia" w:hAnsi="Cambria Math" w:cstheme="majorBidi"/>
              <w:color w:val="auto"/>
              <w:sz w:val="22"/>
            </w:rPr>
            <m:t>iff (</m:t>
          </m:r>
          <m:r>
            <w:rPr>
              <w:rFonts w:ascii="Cambria Math" w:eastAsia="cmsy10" w:hAnsi="Cambria Math" w:cstheme="majorBidi"/>
              <w:color w:val="auto"/>
              <w:sz w:val="22"/>
            </w:rPr>
            <m:t>∀</m:t>
          </m:r>
          <m:r>
            <w:rPr>
              <w:rFonts w:ascii="Cambria Math" w:eastAsia="cmmi10" w:hAnsi="Cambria Math" w:cstheme="majorBidi"/>
              <w:color w:val="auto"/>
              <w:sz w:val="22"/>
            </w:rPr>
            <m:t xml:space="preserve">π </m:t>
          </m:r>
          <m:r>
            <w:rPr>
              <w:rFonts w:ascii="Cambria Math" w:eastAsia="cmsy10" w:hAnsi="Cambria Math" w:cstheme="majorBidi"/>
              <w:color w:val="auto"/>
              <w:sz w:val="22"/>
            </w:rPr>
            <m:t xml:space="preserve">∈ </m:t>
          </m:r>
          <m:r>
            <w:rPr>
              <w:rFonts w:ascii="Cambria Math" w:eastAsiaTheme="minorEastAsia" w:hAnsi="Cambria Math" w:cstheme="majorBidi"/>
              <w:color w:val="auto"/>
              <w:sz w:val="22"/>
            </w:rPr>
            <m:t>Paths(</m:t>
          </m:r>
          <m:r>
            <w:rPr>
              <w:rFonts w:ascii="Cambria Math" w:eastAsia="cmmi10" w:hAnsi="Cambria Math" w:cstheme="majorBidi"/>
              <w:color w:val="auto"/>
              <w:sz w:val="22"/>
            </w:rPr>
            <m:t>s</m:t>
          </m:r>
          <m:r>
            <w:rPr>
              <w:rFonts w:ascii="Cambria Math" w:eastAsiaTheme="minorEastAsia" w:hAnsi="Cambria Math" w:cstheme="majorBidi"/>
              <w:color w:val="auto"/>
              <w:sz w:val="22"/>
            </w:rPr>
            <m:t>)</m:t>
          </m:r>
          <m:r>
            <w:rPr>
              <w:rFonts w:ascii="Cambria Math" w:eastAsia="cmmi10" w:hAnsi="Cambria Math" w:cstheme="majorBidi"/>
              <w:color w:val="auto"/>
              <w:sz w:val="22"/>
            </w:rPr>
            <m:t xml:space="preserve">.  π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φ</m:t>
          </m:r>
          <m:r>
            <w:rPr>
              <w:rFonts w:ascii="Cambria Math" w:eastAsiaTheme="minorEastAsia" w:hAnsi="Cambria Math" w:cstheme="majorBidi"/>
              <w:color w:val="auto"/>
              <w:sz w:val="22"/>
            </w:rPr>
            <m:t>)</m:t>
          </m:r>
          <m:r>
            <w:rPr>
              <w:rFonts w:ascii="Cambria Math" w:eastAsia="cmmi10" w:hAnsi="Cambria Math" w:cstheme="majorBidi"/>
              <w:color w:val="auto"/>
              <w:sz w:val="22"/>
            </w:rPr>
            <m:t>.</m:t>
          </m:r>
        </m:oMath>
      </m:oMathPara>
    </w:p>
    <w:p w14:paraId="50FDBDCA" w14:textId="72D2857A" w:rsidR="00272910" w:rsidRDefault="00272910" w:rsidP="00BC2284">
      <w:pPr>
        <w:autoSpaceDE w:val="0"/>
        <w:autoSpaceDN w:val="0"/>
        <w:adjustRightInd w:val="0"/>
        <w:spacing w:after="120" w:line="264" w:lineRule="auto"/>
        <w:ind w:left="0" w:right="0" w:firstLine="0"/>
        <w:jc w:val="left"/>
        <w:rPr>
          <w:rFonts w:asciiTheme="majorBidi" w:eastAsiaTheme="minorEastAsia" w:hAnsiTheme="majorBidi" w:cstheme="majorBidi"/>
          <w:iCs/>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i/>
          <w:iCs/>
          <w:color w:val="auto"/>
          <w:sz w:val="22"/>
        </w:rPr>
        <w:t xml:space="preserve">TS </w:t>
      </w:r>
      <w:r w:rsidRPr="00B51214">
        <w:rPr>
          <w:rFonts w:asciiTheme="majorBidi" w:eastAsiaTheme="minorEastAsia" w:hAnsiTheme="majorBidi" w:cstheme="majorBidi"/>
          <w:color w:val="auto"/>
          <w:sz w:val="22"/>
        </w:rPr>
        <w:t xml:space="preserve">satisfies </w:t>
      </w:r>
      <m:oMath>
        <m:r>
          <w:rPr>
            <w:rFonts w:ascii="Cambria Math" w:eastAsia="cmmi10" w:hAnsi="Cambria Math" w:cstheme="majorBidi"/>
            <w:color w:val="auto"/>
            <w:sz w:val="22"/>
          </w:rPr>
          <m:t>φ</m:t>
        </m:r>
      </m:oMath>
      <w:r w:rsidRPr="00B51214">
        <w:rPr>
          <w:rFonts w:asciiTheme="majorBidi" w:eastAsiaTheme="minorEastAsia" w:hAnsiTheme="majorBidi" w:cstheme="majorBidi"/>
          <w:color w:val="auto"/>
          <w:sz w:val="22"/>
        </w:rPr>
        <w:t xml:space="preserve">, denoted </w:t>
      </w:r>
      <m:oMath>
        <m:r>
          <w:rPr>
            <w:rFonts w:ascii="Cambria Math" w:eastAsiaTheme="minorEastAsia" w:hAnsi="Cambria Math" w:cstheme="majorBidi"/>
            <w:color w:val="auto"/>
            <w:sz w:val="22"/>
          </w:rPr>
          <m:t xml:space="preserve">TS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φ</m:t>
        </m:r>
        <m:r>
          <w:rPr>
            <w:rFonts w:ascii="Cambria Math" w:eastAsiaTheme="minorEastAsia" w:hAnsi="Cambria Math" w:cstheme="majorBidi"/>
            <w:color w:val="auto"/>
            <w:sz w:val="22"/>
          </w:rPr>
          <m:t xml:space="preserve">, if Traces(TS) </m:t>
        </m:r>
        <m:r>
          <w:rPr>
            <w:rFonts w:ascii="Cambria Math" w:eastAsia="cmsy10" w:hAnsi="Cambria Math" w:cs="Cambria Math"/>
            <w:color w:val="auto"/>
            <w:sz w:val="22"/>
          </w:rPr>
          <m:t>⊆</m:t>
        </m:r>
        <m:r>
          <w:rPr>
            <w:rFonts w:ascii="Cambria Math" w:eastAsia="cmsy10" w:hAnsi="Cambria Math" w:cstheme="majorBidi"/>
            <w:color w:val="auto"/>
            <w:sz w:val="22"/>
          </w:rPr>
          <m:t xml:space="preserve"> </m:t>
        </m:r>
        <m:r>
          <w:rPr>
            <w:rFonts w:ascii="Cambria Math" w:eastAsiaTheme="minorEastAsia" w:hAnsi="Cambria Math" w:cstheme="majorBidi"/>
            <w:color w:val="auto"/>
            <w:sz w:val="22"/>
          </w:rPr>
          <m:t>Words(</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φ</m:t>
        </m:r>
        <m:r>
          <w:rPr>
            <w:rFonts w:ascii="Cambria Math" w:eastAsiaTheme="minorEastAsia" w:hAnsi="Cambria Math" w:cstheme="majorBidi"/>
            <w:color w:val="auto"/>
            <w:sz w:val="22"/>
          </w:rPr>
          <m:t>).</m:t>
        </m:r>
      </m:oMath>
    </w:p>
    <w:p w14:paraId="1260A3A4" w14:textId="599B8A9F" w:rsidR="000252B7" w:rsidRPr="00A24E63" w:rsidRDefault="000252B7" w:rsidP="000252B7">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sz w:val="22"/>
          <w:lang w:bidi="ar-SA"/>
        </w:rPr>
      </w:pPr>
      <w:r>
        <w:rPr>
          <w:rFonts w:asciiTheme="majorBidi" w:eastAsiaTheme="minorEastAsia" w:hAnsiTheme="majorBidi" w:cstheme="majorBidi"/>
          <w:b/>
          <w:bCs/>
          <w:sz w:val="22"/>
          <w:lang w:bidi="ar-SA"/>
        </w:rPr>
        <w:t xml:space="preserve">2.3 </w:t>
      </w:r>
      <w:r>
        <w:rPr>
          <w:rFonts w:asciiTheme="majorBidi" w:hAnsiTheme="majorBidi" w:cstheme="majorBidi"/>
          <w:b/>
          <w:bCs/>
          <w:sz w:val="22"/>
        </w:rPr>
        <w:t>Spin</w:t>
      </w:r>
    </w:p>
    <w:p w14:paraId="20728F4A" w14:textId="77777777" w:rsidR="000252B7" w:rsidRDefault="000252B7" w:rsidP="000252B7">
      <w:pPr>
        <w:spacing w:after="120" w:line="264" w:lineRule="auto"/>
        <w:ind w:left="0" w:right="0" w:firstLine="284"/>
        <w:rPr>
          <w:rFonts w:asciiTheme="majorBidi" w:hAnsiTheme="majorBidi" w:cstheme="majorBidi"/>
          <w:sz w:val="22"/>
        </w:rPr>
      </w:pPr>
      <w:commentRangeStart w:id="1190"/>
      <w:r w:rsidRPr="00C14D50">
        <w:rPr>
          <w:rFonts w:asciiTheme="majorBidi" w:hAnsiTheme="majorBidi" w:cstheme="majorBidi"/>
          <w:sz w:val="22"/>
        </w:rPr>
        <w:t>Spin</w:t>
      </w:r>
      <w:commentRangeEnd w:id="1190"/>
      <w:r w:rsidRPr="00C14D50">
        <w:rPr>
          <w:rStyle w:val="CommentReference"/>
          <w:sz w:val="22"/>
          <w:szCs w:val="22"/>
        </w:rPr>
        <w:commentReference w:id="1190"/>
      </w:r>
      <w:r w:rsidRPr="00C14D50">
        <w:rPr>
          <w:rFonts w:asciiTheme="majorBidi" w:hAnsiTheme="majorBidi" w:cstheme="majorBidi"/>
          <w:sz w:val="22"/>
        </w:rPr>
        <w:t xml:space="preserve"> is a popular verification tool of distributed systems, used by thousands of people worldwide.</w:t>
      </w:r>
      <w:ins w:id="1191" w:author="K23.06" w:date="2017-01-04T14:52:00Z">
        <w:r w:rsidRPr="00C14D50">
          <w:rPr>
            <w:rFonts w:asciiTheme="majorBidi" w:hAnsiTheme="majorBidi" w:cstheme="majorBidi"/>
            <w:sz w:val="22"/>
          </w:rPr>
          <w:t xml:space="preserve"> </w:t>
        </w:r>
      </w:ins>
      <w:moveToRangeStart w:id="1192" w:author="K23.06" w:date="2017-01-04T14:52:00Z" w:name="move471304898"/>
      <w:moveTo w:id="1193" w:author="K23.06" w:date="2017-01-04T14:52:00Z">
        <w:r w:rsidRPr="00C14D50">
          <w:rPr>
            <w:rFonts w:asciiTheme="majorBidi" w:hAnsiTheme="majorBidi" w:cstheme="majorBidi"/>
            <w:sz w:val="22"/>
          </w:rPr>
          <w:t xml:space="preserve">It was developed at Bell Labs in the Unix group of the Computing Sciences Research Center, starting in 1980. </w:t>
        </w:r>
      </w:moveTo>
      <w:moveToRangeEnd w:id="1192"/>
    </w:p>
    <w:p w14:paraId="11578F1C" w14:textId="524B58E9" w:rsidR="000252B7" w:rsidRPr="000252B7" w:rsidRDefault="000252B7" w:rsidP="000252B7">
      <w:pPr>
        <w:spacing w:after="120" w:line="264" w:lineRule="auto"/>
        <w:ind w:left="0" w:right="0" w:firstLine="284"/>
        <w:rPr>
          <w:rFonts w:asciiTheme="majorBidi" w:hAnsiTheme="majorBidi" w:cstheme="majorBidi"/>
          <w:sz w:val="22"/>
        </w:rPr>
      </w:pPr>
      <w:r w:rsidRPr="00AC1FEB">
        <w:rPr>
          <w:rFonts w:asciiTheme="majorBidi" w:hAnsiTheme="majorBidi" w:cstheme="majorBidi"/>
          <w:sz w:val="22"/>
        </w:rPr>
        <w:t>The tool can be used for the formal verification of multi-threaded software applications. Spin can perform simulati</w:t>
      </w:r>
      <w:r>
        <w:rPr>
          <w:rFonts w:asciiTheme="majorBidi" w:hAnsiTheme="majorBidi" w:cstheme="majorBidi"/>
          <w:sz w:val="22"/>
        </w:rPr>
        <w:t xml:space="preserve">ons of the system's execution. </w:t>
      </w:r>
      <w:moveFromRangeStart w:id="1194" w:author="K23.06" w:date="2017-01-04T14:52:00Z" w:name="move471304898"/>
      <w:moveFrom w:id="1195" w:author="K23.06" w:date="2017-01-04T14:52:00Z">
        <w:r w:rsidRPr="00AC1FEB" w:rsidDel="00E723EC">
          <w:rPr>
            <w:rFonts w:asciiTheme="majorBidi" w:hAnsiTheme="majorBidi" w:cstheme="majorBidi"/>
            <w:sz w:val="22"/>
          </w:rPr>
          <w:t xml:space="preserve">It was developed at Bell Labs in the Unix group of the Computing Sciences Research Center, starting in 1980. </w:t>
        </w:r>
      </w:moveFrom>
      <w:moveFromRangeEnd w:id="1194"/>
      <w:r w:rsidRPr="00AC1FEB">
        <w:rPr>
          <w:rFonts w:asciiTheme="majorBidi" w:hAnsiTheme="majorBidi" w:cstheme="majorBidi"/>
          <w:sz w:val="22"/>
        </w:rPr>
        <w:t>Spin can perform interactive, guided, or random simulations of the system's execution.</w:t>
      </w:r>
    </w:p>
    <w:p w14:paraId="357EC63C" w14:textId="2B9E1FEB" w:rsidR="00BC2284" w:rsidRDefault="00BC2284" w:rsidP="00BC2284">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sz w:val="22"/>
          <w:lang w:bidi="ar-SA"/>
        </w:rPr>
      </w:pPr>
      <w:r>
        <w:rPr>
          <w:rFonts w:asciiTheme="majorBidi" w:eastAsiaTheme="minorEastAsia" w:hAnsiTheme="majorBidi" w:cstheme="majorBidi"/>
          <w:b/>
          <w:bCs/>
          <w:sz w:val="22"/>
          <w:lang w:bidi="ar-SA"/>
        </w:rPr>
        <w:t xml:space="preserve">2.3 </w:t>
      </w:r>
      <w:r w:rsidR="000252B7">
        <w:rPr>
          <w:rFonts w:asciiTheme="majorBidi" w:eastAsiaTheme="minorEastAsia" w:hAnsiTheme="majorBidi" w:cstheme="majorBidi"/>
          <w:b/>
          <w:bCs/>
          <w:sz w:val="22"/>
          <w:lang w:bidi="ar-SA"/>
        </w:rPr>
        <w:t>.1 The promela l</w:t>
      </w:r>
      <w:r w:rsidRPr="00BC2284">
        <w:rPr>
          <w:rFonts w:asciiTheme="majorBidi" w:eastAsiaTheme="minorEastAsia" w:hAnsiTheme="majorBidi" w:cstheme="majorBidi"/>
          <w:b/>
          <w:bCs/>
          <w:sz w:val="22"/>
          <w:lang w:bidi="ar-SA"/>
        </w:rPr>
        <w:t>anguage</w:t>
      </w:r>
    </w:p>
    <w:p w14:paraId="6C2B6CEB" w14:textId="77777777" w:rsidR="00BC2284" w:rsidRPr="000252B7" w:rsidRDefault="00BC2284" w:rsidP="000252B7">
      <w:pPr>
        <w:pStyle w:val="NormalWeb"/>
        <w:spacing w:before="0" w:beforeAutospacing="0" w:after="120" w:afterAutospacing="0" w:line="264" w:lineRule="auto"/>
        <w:ind w:firstLine="284"/>
        <w:rPr>
          <w:sz w:val="22"/>
          <w:szCs w:val="22"/>
        </w:rPr>
      </w:pPr>
      <w:r w:rsidRPr="000252B7">
        <w:rPr>
          <w:sz w:val="22"/>
          <w:szCs w:val="22"/>
        </w:rPr>
        <w:lastRenderedPageBreak/>
        <w:t xml:space="preserve">PROMELA is a </w:t>
      </w:r>
      <w:del w:id="1196" w:author="K23.06" w:date="2017-01-04T14:54:00Z">
        <w:r w:rsidRPr="000252B7" w:rsidDel="00E723EC">
          <w:rPr>
            <w:sz w:val="22"/>
            <w:szCs w:val="22"/>
          </w:rPr>
          <w:delText xml:space="preserve">verification </w:delText>
        </w:r>
      </w:del>
      <w:r w:rsidRPr="000252B7">
        <w:rPr>
          <w:sz w:val="22"/>
          <w:szCs w:val="22"/>
        </w:rPr>
        <w:t xml:space="preserve">modeling language. It provides a way for making models of distributed systems. </w:t>
      </w:r>
      <w:commentRangeStart w:id="1197"/>
      <w:r w:rsidRPr="000252B7">
        <w:rPr>
          <w:sz w:val="22"/>
          <w:szCs w:val="22"/>
        </w:rPr>
        <w:t xml:space="preserve">The intended use of the </w:t>
      </w:r>
      <w:r w:rsidRPr="000252B7">
        <w:rPr>
          <w:rStyle w:val="Emphasis"/>
          <w:rFonts w:eastAsia="Arial"/>
          <w:sz w:val="22"/>
          <w:szCs w:val="22"/>
        </w:rPr>
        <w:t>Spin</w:t>
      </w:r>
      <w:r w:rsidRPr="000252B7">
        <w:rPr>
          <w:sz w:val="22"/>
          <w:szCs w:val="22"/>
        </w:rPr>
        <w:t xml:space="preserve"> analyzer is to verify fractions of process behavior, that are considered suspect. A complete verification is therefore typically performed in a series of steps, with the construction of increasingly detailed PROMELA models. Each model can be verified with </w:t>
      </w:r>
      <w:r w:rsidRPr="000252B7">
        <w:rPr>
          <w:rStyle w:val="Emphasis"/>
          <w:rFonts w:eastAsia="Arial"/>
          <w:sz w:val="22"/>
          <w:szCs w:val="22"/>
        </w:rPr>
        <w:t>Spin</w:t>
      </w:r>
      <w:r w:rsidRPr="000252B7">
        <w:rPr>
          <w:sz w:val="22"/>
          <w:szCs w:val="22"/>
        </w:rPr>
        <w:t xml:space="preserve"> under different types of assumptions about the environment. Once the correctness of a model has been established with </w:t>
      </w:r>
      <w:r w:rsidRPr="000252B7">
        <w:rPr>
          <w:rStyle w:val="Emphasis"/>
          <w:rFonts w:eastAsia="Arial"/>
          <w:sz w:val="22"/>
          <w:szCs w:val="22"/>
        </w:rPr>
        <w:t>Spin</w:t>
      </w:r>
      <w:r w:rsidRPr="000252B7">
        <w:rPr>
          <w:sz w:val="22"/>
          <w:szCs w:val="22"/>
        </w:rPr>
        <w:t xml:space="preserve">, that fact can be used in the construction and verification of all subsequent models. </w:t>
      </w:r>
      <w:commentRangeEnd w:id="1197"/>
      <w:r w:rsidRPr="000252B7">
        <w:rPr>
          <w:rStyle w:val="CommentReference"/>
          <w:color w:val="000000"/>
          <w:sz w:val="22"/>
          <w:szCs w:val="22"/>
        </w:rPr>
        <w:commentReference w:id="1197"/>
      </w:r>
    </w:p>
    <w:p w14:paraId="51C4715A" w14:textId="77777777" w:rsidR="000252B7" w:rsidRPr="000252B7" w:rsidRDefault="00BC2284" w:rsidP="000252B7">
      <w:pPr>
        <w:pStyle w:val="NormalWeb"/>
        <w:spacing w:before="0" w:beforeAutospacing="0" w:after="120" w:afterAutospacing="0" w:line="264" w:lineRule="auto"/>
        <w:ind w:firstLine="284"/>
        <w:rPr>
          <w:sz w:val="22"/>
          <w:szCs w:val="22"/>
        </w:rPr>
      </w:pPr>
      <w:r w:rsidRPr="000252B7">
        <w:rPr>
          <w:sz w:val="22"/>
          <w:szCs w:val="22"/>
        </w:rPr>
        <w:t xml:space="preserve">PROMELA programs consist of </w:t>
      </w:r>
      <w:r w:rsidRPr="000252B7">
        <w:rPr>
          <w:rStyle w:val="Emphasis"/>
          <w:rFonts w:eastAsia="Arial"/>
          <w:sz w:val="22"/>
          <w:szCs w:val="22"/>
        </w:rPr>
        <w:t>processes, message channels</w:t>
      </w:r>
      <w:r w:rsidRPr="000252B7">
        <w:rPr>
          <w:sz w:val="22"/>
          <w:szCs w:val="22"/>
        </w:rPr>
        <w:t xml:space="preserve">, and </w:t>
      </w:r>
      <w:r w:rsidRPr="000252B7">
        <w:rPr>
          <w:rStyle w:val="Emphasis"/>
          <w:rFonts w:eastAsia="Arial"/>
          <w:sz w:val="22"/>
          <w:szCs w:val="22"/>
        </w:rPr>
        <w:t>variables</w:t>
      </w:r>
      <w:r w:rsidRPr="000252B7">
        <w:rPr>
          <w:sz w:val="22"/>
          <w:szCs w:val="22"/>
        </w:rPr>
        <w:t>. Processes are global objects that represent the concurrent entities of the distributed system. Message channels and variables can be declared either globally or locally within a process. Processes specify behavior, channels and global variables define the environment in which the processes run.</w:t>
      </w:r>
    </w:p>
    <w:p w14:paraId="137389F3" w14:textId="77777777" w:rsidR="00BC2284" w:rsidRPr="000252B7" w:rsidRDefault="00BC2284" w:rsidP="000252B7">
      <w:pPr>
        <w:pStyle w:val="NormalWeb"/>
        <w:tabs>
          <w:tab w:val="left" w:pos="0"/>
        </w:tabs>
        <w:spacing w:before="0" w:beforeAutospacing="0" w:after="120" w:afterAutospacing="0" w:line="264" w:lineRule="auto"/>
        <w:ind w:firstLine="284"/>
        <w:rPr>
          <w:sz w:val="22"/>
          <w:szCs w:val="22"/>
        </w:rPr>
      </w:pPr>
      <w:r w:rsidRPr="000252B7">
        <w:rPr>
          <w:sz w:val="22"/>
          <w:szCs w:val="22"/>
        </w:rPr>
        <w:t>There are five predefined integer data types: bit , bool , byte , short , and int . (There are also constructors for user-defined data types, see </w:t>
      </w:r>
      <w:commentRangeStart w:id="1198"/>
      <w:r w:rsidRPr="000252B7">
        <w:rPr>
          <w:sz w:val="22"/>
          <w:szCs w:val="22"/>
        </w:rPr>
        <w:fldChar w:fldCharType="begin"/>
      </w:r>
      <w:r w:rsidRPr="000252B7">
        <w:rPr>
          <w:sz w:val="22"/>
          <w:szCs w:val="22"/>
        </w:rPr>
        <w:instrText xml:space="preserve"> HYPERLINK "http://people.cs.ksu.edu/~dwyer/SPINDOC/mtype.html" </w:instrText>
      </w:r>
      <w:r w:rsidRPr="000252B7">
        <w:rPr>
          <w:sz w:val="22"/>
          <w:szCs w:val="22"/>
        </w:rPr>
        <w:fldChar w:fldCharType="separate"/>
      </w:r>
      <w:r w:rsidRPr="000252B7">
        <w:rPr>
          <w:sz w:val="22"/>
          <w:szCs w:val="22"/>
        </w:rPr>
        <w:t>mtype(2)</w:t>
      </w:r>
      <w:r w:rsidRPr="000252B7">
        <w:rPr>
          <w:sz w:val="22"/>
          <w:szCs w:val="22"/>
        </w:rPr>
        <w:fldChar w:fldCharType="end"/>
      </w:r>
      <w:commentRangeEnd w:id="1198"/>
      <w:r w:rsidRPr="000252B7">
        <w:rPr>
          <w:rStyle w:val="CommentReference"/>
          <w:color w:val="000000"/>
          <w:sz w:val="22"/>
          <w:szCs w:val="22"/>
        </w:rPr>
        <w:commentReference w:id="1198"/>
      </w:r>
      <w:r w:rsidRPr="000252B7">
        <w:rPr>
          <w:sz w:val="22"/>
          <w:szCs w:val="22"/>
        </w:rPr>
        <w:t>, and </w:t>
      </w:r>
      <w:hyperlink r:id="rId41" w:history="1">
        <w:r w:rsidRPr="000252B7">
          <w:rPr>
            <w:sz w:val="22"/>
            <w:szCs w:val="22"/>
          </w:rPr>
          <w:t>typedef(2)</w:t>
        </w:r>
      </w:hyperlink>
      <w:r w:rsidRPr="000252B7">
        <w:rPr>
          <w:sz w:val="22"/>
          <w:szCs w:val="22"/>
        </w:rPr>
        <w:t>, and a predefined data type for message passing channels, see </w:t>
      </w:r>
      <w:hyperlink r:id="rId42" w:history="1">
        <w:r w:rsidRPr="000252B7">
          <w:rPr>
            <w:sz w:val="22"/>
            <w:szCs w:val="22"/>
          </w:rPr>
          <w:t>chan(2)</w:t>
        </w:r>
      </w:hyperlink>
      <w:r w:rsidRPr="000252B7">
        <w:rPr>
          <w:sz w:val="22"/>
          <w:szCs w:val="22"/>
        </w:rPr>
        <w:t>.)</w:t>
      </w:r>
    </w:p>
    <w:p w14:paraId="10220CAB" w14:textId="3D5183DB" w:rsidR="00BC2284" w:rsidRPr="000252B7" w:rsidRDefault="00BC2284" w:rsidP="000252B7">
      <w:pPr>
        <w:pStyle w:val="NormalWeb"/>
        <w:tabs>
          <w:tab w:val="left" w:pos="0"/>
        </w:tabs>
        <w:spacing w:before="0" w:beforeAutospacing="0" w:after="120" w:afterAutospacing="0" w:line="264" w:lineRule="auto"/>
        <w:ind w:firstLine="284"/>
        <w:rPr>
          <w:sz w:val="22"/>
          <w:szCs w:val="22"/>
        </w:rPr>
      </w:pPr>
      <w:r w:rsidRPr="000252B7">
        <w:rPr>
          <w:sz w:val="22"/>
          <w:szCs w:val="22"/>
        </w:rPr>
        <w:t>Variables of the predefined types can be declared in a C-like style, with a typename that is followed by a comma-separated list of one or more identifier names, each optionally followed by an initializer field. Each variable can also optionally be declared as an array, rather than as a scalar (for this see </w:t>
      </w:r>
      <w:hyperlink r:id="rId43" w:history="1">
        <w:r w:rsidRPr="000252B7">
          <w:rPr>
            <w:sz w:val="22"/>
            <w:szCs w:val="22"/>
          </w:rPr>
          <w:t>arrays(2)</w:t>
        </w:r>
      </w:hyperlink>
      <w:r w:rsidRPr="000252B7">
        <w:rPr>
          <w:sz w:val="22"/>
          <w:szCs w:val="22"/>
        </w:rPr>
        <w:t>).</w:t>
      </w:r>
    </w:p>
    <w:p w14:paraId="054CA603" w14:textId="77777777" w:rsidR="00BC2284" w:rsidDel="00AF1850" w:rsidRDefault="00BC2284" w:rsidP="000252B7">
      <w:pPr>
        <w:pStyle w:val="NormalWeb"/>
        <w:tabs>
          <w:tab w:val="left" w:pos="0"/>
        </w:tabs>
        <w:spacing w:before="0" w:beforeAutospacing="0" w:after="120" w:afterAutospacing="0" w:line="264" w:lineRule="auto"/>
        <w:rPr>
          <w:del w:id="1199" w:author="K23.06" w:date="2017-01-04T15:00:00Z"/>
        </w:rPr>
      </w:pPr>
    </w:p>
    <w:p w14:paraId="688962CE" w14:textId="77777777" w:rsidR="00BC2284" w:rsidRPr="00AF1850" w:rsidDel="00AF1850" w:rsidRDefault="00BC2284" w:rsidP="000252B7">
      <w:pPr>
        <w:pStyle w:val="NormalWeb"/>
        <w:tabs>
          <w:tab w:val="left" w:pos="0"/>
        </w:tabs>
        <w:spacing w:before="0" w:beforeAutospacing="0" w:after="120" w:afterAutospacing="0" w:line="264" w:lineRule="auto"/>
        <w:rPr>
          <w:del w:id="1200" w:author="K23.06" w:date="2017-01-04T15:00:00Z"/>
          <w:u w:val="single"/>
        </w:rPr>
      </w:pPr>
    </w:p>
    <w:p w14:paraId="79A06EFF" w14:textId="77777777" w:rsidR="00BC2284" w:rsidRPr="00AF1850" w:rsidRDefault="00BC2284" w:rsidP="000252B7">
      <w:pPr>
        <w:spacing w:after="120" w:line="264" w:lineRule="auto"/>
        <w:ind w:left="0" w:right="0" w:firstLine="0"/>
        <w:jc w:val="left"/>
        <w:rPr>
          <w:rFonts w:asciiTheme="majorBidi" w:hAnsiTheme="majorBidi" w:cstheme="majorBidi"/>
          <w:sz w:val="24"/>
          <w:szCs w:val="24"/>
          <w:u w:val="single"/>
          <w:lang w:bidi="ar-SA"/>
        </w:rPr>
      </w:pPr>
      <w:r w:rsidRPr="00AF1850">
        <w:rPr>
          <w:rFonts w:asciiTheme="majorBidi" w:hAnsiTheme="majorBidi" w:cstheme="majorBidi"/>
          <w:sz w:val="24"/>
          <w:szCs w:val="24"/>
          <w:u w:val="single"/>
          <w:lang w:bidi="ar-SA"/>
        </w:rPr>
        <w:t>The table below summarizes these definitions.</w:t>
      </w:r>
    </w:p>
    <w:tbl>
      <w:tblPr>
        <w:tblStyle w:val="TableGridLight1"/>
        <w:tblW w:w="0" w:type="auto"/>
        <w:tblLook w:val="04A0" w:firstRow="1" w:lastRow="0" w:firstColumn="1" w:lastColumn="0" w:noHBand="0" w:noVBand="1"/>
      </w:tblPr>
      <w:tblGrid>
        <w:gridCol w:w="1815"/>
        <w:gridCol w:w="1747"/>
        <w:gridCol w:w="3006"/>
        <w:gridCol w:w="2486"/>
      </w:tblGrid>
      <w:tr w:rsidR="00BC2284" w:rsidRPr="00DB7206" w14:paraId="391455CD" w14:textId="77777777" w:rsidTr="003A5D05">
        <w:tc>
          <w:tcPr>
            <w:tcW w:w="1975" w:type="dxa"/>
            <w:hideMark/>
          </w:tcPr>
          <w:p w14:paraId="1ACF17A3" w14:textId="77777777" w:rsidR="00BC2284" w:rsidRPr="009F348C" w:rsidRDefault="00BC2284" w:rsidP="00BC2284">
            <w:pPr>
              <w:spacing w:after="0" w:line="264" w:lineRule="auto"/>
              <w:ind w:left="0" w:right="0" w:firstLine="0"/>
              <w:jc w:val="left"/>
              <w:rPr>
                <w:rFonts w:asciiTheme="majorBidi" w:hAnsiTheme="majorBidi" w:cstheme="majorBidi"/>
                <w:color w:val="auto"/>
                <w:sz w:val="24"/>
                <w:szCs w:val="24"/>
                <w:lang w:bidi="ar-SA"/>
              </w:rPr>
            </w:pPr>
            <w:r w:rsidRPr="009F348C">
              <w:rPr>
                <w:rFonts w:asciiTheme="majorBidi" w:hAnsiTheme="majorBidi" w:cstheme="majorBidi"/>
                <w:b/>
                <w:bCs/>
                <w:color w:val="auto"/>
                <w:sz w:val="24"/>
                <w:szCs w:val="24"/>
                <w:lang w:bidi="ar-SA"/>
              </w:rPr>
              <w:t>Typename</w:t>
            </w:r>
            <w:r w:rsidRPr="009F348C">
              <w:rPr>
                <w:rFonts w:asciiTheme="majorBidi" w:hAnsiTheme="majorBidi" w:cstheme="majorBidi"/>
                <w:color w:val="auto"/>
                <w:sz w:val="24"/>
                <w:szCs w:val="24"/>
                <w:lang w:bidi="ar-SA"/>
              </w:rPr>
              <w:br/>
              <w:t>bit or bool</w:t>
            </w:r>
            <w:r w:rsidRPr="009F348C">
              <w:rPr>
                <w:rFonts w:asciiTheme="majorBidi" w:hAnsiTheme="majorBidi" w:cstheme="majorBidi"/>
                <w:color w:val="auto"/>
                <w:sz w:val="24"/>
                <w:szCs w:val="24"/>
                <w:lang w:bidi="ar-SA"/>
              </w:rPr>
              <w:br/>
              <w:t>byte</w:t>
            </w:r>
            <w:r w:rsidRPr="009F348C">
              <w:rPr>
                <w:rFonts w:asciiTheme="majorBidi" w:hAnsiTheme="majorBidi" w:cstheme="majorBidi"/>
                <w:color w:val="auto"/>
                <w:sz w:val="24"/>
                <w:szCs w:val="24"/>
                <w:lang w:bidi="ar-SA"/>
              </w:rPr>
              <w:br/>
              <w:t>short</w:t>
            </w:r>
            <w:r w:rsidRPr="009F348C">
              <w:rPr>
                <w:rFonts w:asciiTheme="majorBidi" w:hAnsiTheme="majorBidi" w:cstheme="majorBidi"/>
                <w:color w:val="auto"/>
                <w:sz w:val="24"/>
                <w:szCs w:val="24"/>
                <w:lang w:bidi="ar-SA"/>
              </w:rPr>
              <w:br/>
              <w:t>int</w:t>
            </w:r>
            <w:r w:rsidRPr="009F348C">
              <w:rPr>
                <w:rFonts w:asciiTheme="majorBidi" w:hAnsiTheme="majorBidi" w:cstheme="majorBidi"/>
                <w:color w:val="auto"/>
                <w:sz w:val="24"/>
                <w:szCs w:val="24"/>
                <w:lang w:bidi="ar-SA"/>
              </w:rPr>
              <w:br/>
            </w:r>
          </w:p>
        </w:tc>
        <w:tc>
          <w:tcPr>
            <w:tcW w:w="1890" w:type="dxa"/>
            <w:hideMark/>
          </w:tcPr>
          <w:p w14:paraId="15CA8A61" w14:textId="77777777" w:rsidR="00BC2284" w:rsidRPr="009F348C" w:rsidRDefault="00BC2284" w:rsidP="00BC2284">
            <w:pPr>
              <w:spacing w:after="0" w:line="264" w:lineRule="auto"/>
              <w:ind w:left="0" w:right="0" w:firstLine="0"/>
              <w:jc w:val="left"/>
              <w:rPr>
                <w:rFonts w:asciiTheme="majorBidi" w:hAnsiTheme="majorBidi" w:cstheme="majorBidi"/>
                <w:color w:val="auto"/>
                <w:sz w:val="24"/>
                <w:szCs w:val="24"/>
                <w:lang w:bidi="ar-SA"/>
              </w:rPr>
            </w:pPr>
            <w:r w:rsidRPr="009F348C">
              <w:rPr>
                <w:rFonts w:asciiTheme="majorBidi" w:hAnsiTheme="majorBidi" w:cstheme="majorBidi"/>
                <w:b/>
                <w:bCs/>
                <w:color w:val="auto"/>
                <w:sz w:val="24"/>
                <w:szCs w:val="24"/>
                <w:lang w:bidi="ar-SA"/>
              </w:rPr>
              <w:t>C-equivalent</w:t>
            </w:r>
            <w:r w:rsidRPr="009F348C">
              <w:rPr>
                <w:rFonts w:asciiTheme="majorBidi" w:hAnsiTheme="majorBidi" w:cstheme="majorBidi"/>
                <w:color w:val="auto"/>
                <w:sz w:val="24"/>
                <w:szCs w:val="24"/>
                <w:lang w:bidi="ar-SA"/>
              </w:rPr>
              <w:br/>
              <w:t>bit-field</w:t>
            </w:r>
            <w:r w:rsidRPr="009F348C">
              <w:rPr>
                <w:rFonts w:asciiTheme="majorBidi" w:hAnsiTheme="majorBidi" w:cstheme="majorBidi"/>
                <w:color w:val="auto"/>
                <w:sz w:val="24"/>
                <w:szCs w:val="24"/>
                <w:lang w:bidi="ar-SA"/>
              </w:rPr>
              <w:br/>
              <w:t>uchar</w:t>
            </w:r>
            <w:r w:rsidRPr="009F348C">
              <w:rPr>
                <w:rFonts w:asciiTheme="majorBidi" w:hAnsiTheme="majorBidi" w:cstheme="majorBidi"/>
                <w:color w:val="auto"/>
                <w:sz w:val="24"/>
                <w:szCs w:val="24"/>
                <w:lang w:bidi="ar-SA"/>
              </w:rPr>
              <w:br/>
              <w:t>short</w:t>
            </w:r>
            <w:r w:rsidRPr="009F348C">
              <w:rPr>
                <w:rFonts w:asciiTheme="majorBidi" w:hAnsiTheme="majorBidi" w:cstheme="majorBidi"/>
                <w:color w:val="auto"/>
                <w:sz w:val="24"/>
                <w:szCs w:val="24"/>
                <w:lang w:bidi="ar-SA"/>
              </w:rPr>
              <w:br/>
              <w:t>int</w:t>
            </w:r>
          </w:p>
        </w:tc>
        <w:tc>
          <w:tcPr>
            <w:tcW w:w="3060" w:type="dxa"/>
            <w:hideMark/>
          </w:tcPr>
          <w:p w14:paraId="162B6DA1" w14:textId="77777777" w:rsidR="00BC2284" w:rsidRPr="009F348C" w:rsidRDefault="00BC2284" w:rsidP="00BC2284">
            <w:pPr>
              <w:spacing w:after="0" w:line="264" w:lineRule="auto"/>
              <w:ind w:left="0" w:right="0" w:firstLine="0"/>
              <w:jc w:val="left"/>
              <w:rPr>
                <w:rFonts w:asciiTheme="majorBidi" w:hAnsiTheme="majorBidi" w:cstheme="majorBidi"/>
                <w:color w:val="auto"/>
                <w:sz w:val="24"/>
                <w:szCs w:val="24"/>
                <w:lang w:bidi="ar-SA"/>
              </w:rPr>
            </w:pPr>
            <w:commentRangeStart w:id="1201"/>
            <w:r w:rsidRPr="009F348C">
              <w:rPr>
                <w:rFonts w:asciiTheme="majorBidi" w:hAnsiTheme="majorBidi" w:cstheme="majorBidi"/>
                <w:b/>
                <w:bCs/>
                <w:color w:val="auto"/>
                <w:sz w:val="24"/>
                <w:szCs w:val="24"/>
                <w:lang w:bidi="ar-SA"/>
              </w:rPr>
              <w:t>Macro in limits.h</w:t>
            </w:r>
            <w:r w:rsidRPr="009F348C">
              <w:rPr>
                <w:rFonts w:asciiTheme="majorBidi" w:hAnsiTheme="majorBidi" w:cstheme="majorBidi"/>
                <w:color w:val="auto"/>
                <w:sz w:val="24"/>
                <w:szCs w:val="24"/>
                <w:lang w:bidi="ar-SA"/>
              </w:rPr>
              <w:br/>
            </w:r>
            <w:commentRangeEnd w:id="1201"/>
            <w:r>
              <w:rPr>
                <w:rStyle w:val="CommentReference"/>
              </w:rPr>
              <w:commentReference w:id="1201"/>
            </w:r>
            <w:r w:rsidRPr="009F348C">
              <w:rPr>
                <w:rFonts w:asciiTheme="majorBidi" w:hAnsiTheme="majorBidi" w:cstheme="majorBidi"/>
                <w:color w:val="auto"/>
                <w:sz w:val="24"/>
                <w:szCs w:val="24"/>
                <w:lang w:bidi="ar-SA"/>
              </w:rPr>
              <w:t>-</w:t>
            </w:r>
            <w:r w:rsidRPr="009F348C">
              <w:rPr>
                <w:rFonts w:asciiTheme="majorBidi" w:hAnsiTheme="majorBidi" w:cstheme="majorBidi"/>
                <w:color w:val="auto"/>
                <w:sz w:val="24"/>
                <w:szCs w:val="24"/>
                <w:lang w:bidi="ar-SA"/>
              </w:rPr>
              <w:br/>
              <w:t>CHAR_BIT (width in bits)</w:t>
            </w:r>
            <w:r w:rsidRPr="009F348C">
              <w:rPr>
                <w:rFonts w:asciiTheme="majorBidi" w:hAnsiTheme="majorBidi" w:cstheme="majorBidi"/>
                <w:color w:val="auto"/>
                <w:sz w:val="24"/>
                <w:szCs w:val="24"/>
                <w:lang w:bidi="ar-SA"/>
              </w:rPr>
              <w:br/>
              <w:t>SHRT_MIN..SHRT_MAX</w:t>
            </w:r>
            <w:r w:rsidRPr="009F348C">
              <w:rPr>
                <w:rFonts w:asciiTheme="majorBidi" w:hAnsiTheme="majorBidi" w:cstheme="majorBidi"/>
                <w:color w:val="auto"/>
                <w:sz w:val="24"/>
                <w:szCs w:val="24"/>
                <w:lang w:bidi="ar-SA"/>
              </w:rPr>
              <w:br/>
              <w:t>INT_MIN..INT_MAX</w:t>
            </w:r>
          </w:p>
        </w:tc>
        <w:tc>
          <w:tcPr>
            <w:tcW w:w="2946" w:type="dxa"/>
            <w:hideMark/>
          </w:tcPr>
          <w:p w14:paraId="1B196A6B" w14:textId="77777777" w:rsidR="00BC2284" w:rsidRPr="00AF1850" w:rsidRDefault="00BC2284" w:rsidP="00BC2284">
            <w:pPr>
              <w:spacing w:after="0" w:line="264" w:lineRule="auto"/>
              <w:ind w:left="0" w:right="0" w:firstLine="0"/>
              <w:jc w:val="left"/>
              <w:rPr>
                <w:rFonts w:asciiTheme="majorBidi" w:hAnsiTheme="majorBidi" w:cstheme="majorBidi"/>
                <w:color w:val="auto"/>
                <w:sz w:val="24"/>
                <w:szCs w:val="24"/>
                <w:lang w:bidi="ar-SA"/>
              </w:rPr>
            </w:pPr>
            <w:r w:rsidRPr="009F348C">
              <w:rPr>
                <w:rFonts w:asciiTheme="majorBidi" w:hAnsiTheme="majorBidi" w:cstheme="majorBidi"/>
                <w:b/>
                <w:bCs/>
                <w:color w:val="auto"/>
                <w:sz w:val="24"/>
                <w:szCs w:val="24"/>
                <w:lang w:bidi="ar-SA"/>
              </w:rPr>
              <w:t>Typical Range</w:t>
            </w:r>
            <w:r w:rsidRPr="009F348C">
              <w:rPr>
                <w:rFonts w:asciiTheme="majorBidi" w:hAnsiTheme="majorBidi" w:cstheme="majorBidi"/>
                <w:color w:val="auto"/>
                <w:sz w:val="24"/>
                <w:szCs w:val="24"/>
                <w:lang w:bidi="ar-SA"/>
              </w:rPr>
              <w:br/>
              <w:t>0..1</w:t>
            </w:r>
            <w:r w:rsidRPr="009F348C">
              <w:rPr>
                <w:rFonts w:asciiTheme="majorBidi" w:hAnsiTheme="majorBidi" w:cstheme="majorBidi"/>
                <w:color w:val="auto"/>
                <w:sz w:val="24"/>
                <w:szCs w:val="24"/>
                <w:lang w:bidi="ar-SA"/>
              </w:rPr>
              <w:br/>
              <w:t>0..255</w:t>
            </w:r>
            <w:r w:rsidRPr="009F348C">
              <w:rPr>
                <w:rFonts w:asciiTheme="majorBidi" w:hAnsiTheme="majorBidi" w:cstheme="majorBidi"/>
                <w:color w:val="auto"/>
                <w:sz w:val="24"/>
                <w:szCs w:val="24"/>
                <w:lang w:bidi="ar-SA"/>
              </w:rPr>
              <w:br/>
              <w:t>-2^15 - 1 .. 2^15 - 1</w:t>
            </w:r>
            <w:r w:rsidRPr="009F348C">
              <w:rPr>
                <w:rFonts w:asciiTheme="majorBidi" w:hAnsiTheme="majorBidi" w:cstheme="majorBidi"/>
                <w:color w:val="auto"/>
                <w:sz w:val="24"/>
                <w:szCs w:val="24"/>
                <w:lang w:bidi="ar-SA"/>
              </w:rPr>
              <w:br/>
              <w:t xml:space="preserve">-2^31 - 1 .. 2^31 </w:t>
            </w:r>
            <w:r>
              <w:rPr>
                <w:rFonts w:asciiTheme="majorBidi" w:hAnsiTheme="majorBidi" w:cstheme="majorBidi"/>
                <w:color w:val="auto"/>
                <w:sz w:val="24"/>
                <w:szCs w:val="24"/>
                <w:lang w:bidi="ar-SA"/>
              </w:rPr>
              <w:t>–</w:t>
            </w:r>
            <w:r w:rsidRPr="00AF1850">
              <w:rPr>
                <w:rFonts w:asciiTheme="majorBidi" w:hAnsiTheme="majorBidi" w:cstheme="majorBidi"/>
                <w:color w:val="auto"/>
                <w:sz w:val="24"/>
                <w:szCs w:val="24"/>
                <w:lang w:bidi="ar-SA"/>
              </w:rPr>
              <w:t xml:space="preserve"> 1</w:t>
            </w:r>
          </w:p>
        </w:tc>
      </w:tr>
    </w:tbl>
    <w:p w14:paraId="5C2C6586" w14:textId="77777777" w:rsidR="00BC2284" w:rsidRPr="00D52D18" w:rsidRDefault="00BC2284" w:rsidP="00D52D18">
      <w:pPr>
        <w:spacing w:before="100" w:beforeAutospacing="1" w:after="0" w:line="264" w:lineRule="auto"/>
        <w:ind w:left="0" w:right="0" w:firstLine="0"/>
        <w:jc w:val="left"/>
        <w:rPr>
          <w:rFonts w:asciiTheme="majorBidi" w:hAnsiTheme="majorBidi" w:cstheme="majorBidi"/>
          <w:color w:val="auto"/>
          <w:sz w:val="22"/>
          <w:lang w:bidi="ar-SA"/>
        </w:rPr>
      </w:pPr>
      <w:r w:rsidRPr="00D52D18">
        <w:rPr>
          <w:rFonts w:asciiTheme="majorBidi" w:hAnsiTheme="majorBidi" w:cstheme="majorBidi"/>
          <w:sz w:val="22"/>
          <w:lang w:bidi="ar-SA"/>
        </w:rPr>
        <w:t>The default initial value of a variable is zero.</w:t>
      </w:r>
    </w:p>
    <w:p w14:paraId="2E3FAD88" w14:textId="00C3AC67" w:rsidR="00BC2284" w:rsidRPr="00D52D18" w:rsidRDefault="00BC2284" w:rsidP="00D52D18">
      <w:pPr>
        <w:spacing w:after="100" w:afterAutospacing="1" w:line="264" w:lineRule="auto"/>
        <w:ind w:left="0" w:right="0" w:firstLine="284"/>
        <w:jc w:val="left"/>
        <w:rPr>
          <w:rFonts w:asciiTheme="majorBidi" w:hAnsiTheme="majorBidi" w:cstheme="majorBidi"/>
          <w:sz w:val="22"/>
          <w:lang w:bidi="ar-SA"/>
        </w:rPr>
      </w:pPr>
      <w:r w:rsidRPr="00D52D18">
        <w:rPr>
          <w:rFonts w:asciiTheme="majorBidi" w:hAnsiTheme="majorBidi" w:cstheme="majorBidi"/>
          <w:sz w:val="22"/>
          <w:lang w:bidi="ar-SA"/>
        </w:rPr>
        <w:t>If a value is assigned that lies outside the domain of the variable type, the true value assigned is obtained by truncation of the value to the domain (i.e., by a type cast operation</w:t>
      </w:r>
      <w:r w:rsidR="00D52D18" w:rsidRPr="00D52D18">
        <w:rPr>
          <w:rFonts w:asciiTheme="majorBidi" w:hAnsiTheme="majorBidi" w:cstheme="majorBidi"/>
          <w:sz w:val="22"/>
          <w:lang w:bidi="ar-SA"/>
        </w:rPr>
        <w:t>). For</w:t>
      </w:r>
      <w:r w:rsidRPr="00D52D18">
        <w:rPr>
          <w:rFonts w:asciiTheme="majorBidi" w:hAnsiTheme="majorBidi" w:cstheme="majorBidi"/>
          <w:sz w:val="22"/>
          <w:lang w:bidi="ar-SA"/>
        </w:rPr>
        <w:t xml:space="preserve"> instance:</w:t>
      </w:r>
      <w:r w:rsidR="00D52D18" w:rsidRPr="00D52D18">
        <w:rPr>
          <w:rFonts w:asciiTheme="majorBidi" w:hAnsiTheme="majorBidi" w:cstheme="majorBidi"/>
          <w:sz w:val="22"/>
          <w:lang w:bidi="ar-SA"/>
        </w:rPr>
        <w:t xml:space="preserve"> </w:t>
      </w:r>
      <w:r w:rsidRPr="00D52D18">
        <w:rPr>
          <w:rFonts w:asciiTheme="majorBidi" w:hAnsiTheme="majorBidi" w:cstheme="majorBidi"/>
          <w:i/>
          <w:iCs/>
          <w:sz w:val="22"/>
          <w:lang w:bidi="ar-SA"/>
        </w:rPr>
        <w:t>byte a, b = 2; short c[3] = 3;</w:t>
      </w:r>
    </w:p>
    <w:p w14:paraId="5BF10ACE" w14:textId="77777777" w:rsidR="00BC2284" w:rsidRPr="00D52D18" w:rsidRDefault="00BC2284" w:rsidP="00D52D18">
      <w:pPr>
        <w:pStyle w:val="Heading2"/>
        <w:numPr>
          <w:ilvl w:val="0"/>
          <w:numId w:val="24"/>
        </w:numPr>
        <w:spacing w:after="120" w:line="264" w:lineRule="auto"/>
        <w:ind w:left="0" w:firstLine="284"/>
        <w:rPr>
          <w:rFonts w:asciiTheme="majorBidi" w:hAnsiTheme="majorBidi" w:cstheme="majorBidi"/>
          <w:color w:val="auto"/>
          <w:sz w:val="22"/>
        </w:rPr>
      </w:pPr>
      <w:r w:rsidRPr="00D52D18">
        <w:rPr>
          <w:rFonts w:asciiTheme="majorBidi" w:hAnsiTheme="majorBidi" w:cstheme="majorBidi"/>
          <w:sz w:val="22"/>
        </w:rPr>
        <w:t>Processes</w:t>
      </w:r>
    </w:p>
    <w:p w14:paraId="493856DA" w14:textId="77777777" w:rsidR="00BC2284" w:rsidRPr="00D52D18" w:rsidRDefault="00BC2284" w:rsidP="00D52D18">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The state of a variable or of a message channel can only be changed or inspected by processes. The behavior of a process is defined by a </w:t>
      </w:r>
      <w:r w:rsidRPr="00D52D18">
        <w:rPr>
          <w:rStyle w:val="HTMLTypewriter"/>
          <w:rFonts w:asciiTheme="majorBidi" w:eastAsia="Arial" w:hAnsiTheme="majorBidi" w:cstheme="majorBidi"/>
          <w:i/>
          <w:iCs/>
          <w:sz w:val="22"/>
          <w:szCs w:val="22"/>
        </w:rPr>
        <w:t>proctype</w:t>
      </w:r>
      <w:r w:rsidRPr="00D52D18">
        <w:rPr>
          <w:rFonts w:asciiTheme="majorBidi" w:hAnsiTheme="majorBidi" w:cstheme="majorBidi"/>
          <w:sz w:val="22"/>
          <w:szCs w:val="22"/>
        </w:rPr>
        <w:t xml:space="preserve"> declaration. For example, the following declares a process type </w:t>
      </w:r>
      <w:r w:rsidRPr="00D52D18">
        <w:rPr>
          <w:rStyle w:val="HTMLTypewriter"/>
          <w:rFonts w:asciiTheme="majorBidi" w:eastAsia="Arial" w:hAnsiTheme="majorBidi" w:cstheme="majorBidi"/>
          <w:sz w:val="22"/>
          <w:szCs w:val="22"/>
        </w:rPr>
        <w:t>A</w:t>
      </w:r>
      <w:r w:rsidRPr="00D52D18">
        <w:rPr>
          <w:rFonts w:asciiTheme="majorBidi" w:hAnsiTheme="majorBidi" w:cstheme="majorBidi"/>
          <w:sz w:val="22"/>
          <w:szCs w:val="22"/>
        </w:rPr>
        <w:t xml:space="preserve"> with one variable </w:t>
      </w:r>
      <w:r w:rsidRPr="00D52D18">
        <w:rPr>
          <w:rStyle w:val="HTMLTypewriter"/>
          <w:rFonts w:asciiTheme="majorBidi" w:eastAsia="Arial" w:hAnsiTheme="majorBidi" w:cstheme="majorBidi"/>
          <w:i/>
          <w:iCs/>
          <w:sz w:val="22"/>
          <w:szCs w:val="22"/>
        </w:rPr>
        <w:t>state</w:t>
      </w:r>
      <w:r w:rsidRPr="00D52D18">
        <w:rPr>
          <w:rFonts w:asciiTheme="majorBidi" w:hAnsiTheme="majorBidi" w:cstheme="majorBidi"/>
          <w:sz w:val="22"/>
          <w:szCs w:val="22"/>
        </w:rPr>
        <w:t xml:space="preserve">: </w:t>
      </w:r>
    </w:p>
    <w:p w14:paraId="1168D71E" w14:textId="77777777" w:rsidR="00BC2284" w:rsidRPr="00D52D18" w:rsidRDefault="00BC2284" w:rsidP="00D52D18">
      <w:pPr>
        <w:pStyle w:val="HTMLPreformatted"/>
        <w:spacing w:after="120" w:line="264" w:lineRule="auto"/>
        <w:ind w:firstLine="284"/>
        <w:rPr>
          <w:rFonts w:asciiTheme="majorBidi" w:hAnsiTheme="majorBidi" w:cstheme="majorBidi"/>
          <w:sz w:val="22"/>
          <w:szCs w:val="22"/>
        </w:rPr>
      </w:pPr>
      <w:r w:rsidRPr="00D52D18">
        <w:rPr>
          <w:rFonts w:asciiTheme="majorBidi" w:hAnsiTheme="majorBidi" w:cstheme="majorBidi"/>
          <w:sz w:val="22"/>
          <w:szCs w:val="22"/>
        </w:rPr>
        <w:t>proctype A()</w:t>
      </w:r>
    </w:p>
    <w:p w14:paraId="7E115F47" w14:textId="77777777" w:rsidR="00BC2284" w:rsidRPr="00D52D18" w:rsidRDefault="00BC2284" w:rsidP="00D52D18">
      <w:pPr>
        <w:pStyle w:val="HTMLPreformatted"/>
        <w:spacing w:after="120" w:line="264" w:lineRule="auto"/>
        <w:ind w:firstLine="284"/>
        <w:rPr>
          <w:rFonts w:asciiTheme="majorBidi" w:hAnsiTheme="majorBidi" w:cstheme="majorBidi"/>
          <w:sz w:val="22"/>
          <w:szCs w:val="22"/>
        </w:rPr>
      </w:pPr>
      <w:r w:rsidRPr="00D52D18">
        <w:rPr>
          <w:rFonts w:asciiTheme="majorBidi" w:hAnsiTheme="majorBidi" w:cstheme="majorBidi"/>
          <w:sz w:val="22"/>
          <w:szCs w:val="22"/>
        </w:rPr>
        <w:t>{</w:t>
      </w:r>
    </w:p>
    <w:p w14:paraId="7B812EA2" w14:textId="77777777" w:rsidR="00BC2284" w:rsidRPr="00D52D18" w:rsidRDefault="00BC2284" w:rsidP="00D52D18">
      <w:pPr>
        <w:pStyle w:val="HTMLPreformatted"/>
        <w:spacing w:after="12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  byte state;</w:t>
      </w:r>
    </w:p>
    <w:p w14:paraId="25E70932" w14:textId="77777777" w:rsidR="00BC2284" w:rsidRPr="00D52D18" w:rsidRDefault="00BC2284" w:rsidP="00D52D18">
      <w:pPr>
        <w:pStyle w:val="HTMLPreformatted"/>
        <w:spacing w:after="12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  state = 3;</w:t>
      </w:r>
    </w:p>
    <w:p w14:paraId="2B587EE2" w14:textId="77777777" w:rsidR="00BC2284" w:rsidRPr="00D52D18" w:rsidRDefault="00BC2284" w:rsidP="00D52D18">
      <w:pPr>
        <w:pStyle w:val="HTMLPreformatted"/>
        <w:spacing w:after="120" w:line="264" w:lineRule="auto"/>
        <w:ind w:firstLine="284"/>
        <w:rPr>
          <w:rFonts w:asciiTheme="majorBidi" w:hAnsiTheme="majorBidi" w:cstheme="majorBidi"/>
          <w:sz w:val="22"/>
          <w:szCs w:val="22"/>
        </w:rPr>
      </w:pPr>
      <w:r w:rsidRPr="00D52D18">
        <w:rPr>
          <w:rFonts w:asciiTheme="majorBidi" w:hAnsiTheme="majorBidi" w:cstheme="majorBidi"/>
          <w:sz w:val="22"/>
          <w:szCs w:val="22"/>
        </w:rPr>
        <w:t>}</w:t>
      </w:r>
    </w:p>
    <w:p w14:paraId="7D087505" w14:textId="77777777" w:rsidR="00BC2284" w:rsidRPr="00D52D18" w:rsidRDefault="00BC2284" w:rsidP="00D52D18">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The </w:t>
      </w:r>
      <w:r w:rsidRPr="00D52D18">
        <w:rPr>
          <w:rStyle w:val="HTMLTypewriter"/>
          <w:rFonts w:asciiTheme="majorBidi" w:eastAsia="Arial" w:hAnsiTheme="majorBidi" w:cstheme="majorBidi"/>
          <w:i/>
          <w:iCs/>
          <w:sz w:val="22"/>
          <w:szCs w:val="22"/>
        </w:rPr>
        <w:t>proctype</w:t>
      </w:r>
      <w:r w:rsidRPr="00D52D18">
        <w:rPr>
          <w:rFonts w:asciiTheme="majorBidi" w:hAnsiTheme="majorBidi" w:cstheme="majorBidi"/>
          <w:sz w:val="22"/>
          <w:szCs w:val="22"/>
        </w:rPr>
        <w:t xml:space="preserve"> definition only declares process behavior, it does not execute it. Initially, in the PROMELA model, just one process will be executed: a process of type </w:t>
      </w:r>
      <w:r w:rsidRPr="00D52D18">
        <w:rPr>
          <w:rStyle w:val="HTMLTypewriter"/>
          <w:rFonts w:asciiTheme="majorBidi" w:eastAsia="Arial" w:hAnsiTheme="majorBidi" w:cstheme="majorBidi"/>
          <w:i/>
          <w:iCs/>
          <w:sz w:val="22"/>
          <w:szCs w:val="22"/>
        </w:rPr>
        <w:t>init</w:t>
      </w:r>
      <w:r w:rsidRPr="00D52D18">
        <w:rPr>
          <w:rFonts w:asciiTheme="majorBidi" w:hAnsiTheme="majorBidi" w:cstheme="majorBidi"/>
          <w:sz w:val="22"/>
          <w:szCs w:val="22"/>
        </w:rPr>
        <w:t xml:space="preserve">, that must be declared explicitly in every PROMELA specification. </w:t>
      </w:r>
    </w:p>
    <w:p w14:paraId="487E479D" w14:textId="77777777" w:rsidR="00BC2284" w:rsidRPr="00D52D18" w:rsidRDefault="00BC2284" w:rsidP="00D52D18">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lastRenderedPageBreak/>
        <w:t xml:space="preserve">New processes can be spawn using the </w:t>
      </w:r>
      <w:r w:rsidRPr="00D52D18">
        <w:rPr>
          <w:rStyle w:val="HTMLTypewriter"/>
          <w:rFonts w:asciiTheme="majorBidi" w:eastAsia="Arial" w:hAnsiTheme="majorBidi" w:cstheme="majorBidi"/>
          <w:sz w:val="22"/>
          <w:szCs w:val="22"/>
        </w:rPr>
        <w:t>run</w:t>
      </w:r>
      <w:r w:rsidRPr="00D52D18">
        <w:rPr>
          <w:rFonts w:asciiTheme="majorBidi" w:hAnsiTheme="majorBidi" w:cstheme="majorBidi"/>
          <w:sz w:val="22"/>
          <w:szCs w:val="22"/>
        </w:rPr>
        <w:t xml:space="preserve"> statement. It takes as argument the name of a process type and instantiate it. The </w:t>
      </w:r>
      <w:r w:rsidRPr="00D52D18">
        <w:rPr>
          <w:rStyle w:val="HTMLTypewriter"/>
          <w:rFonts w:asciiTheme="majorBidi" w:eastAsia="Arial" w:hAnsiTheme="majorBidi" w:cstheme="majorBidi"/>
          <w:sz w:val="22"/>
          <w:szCs w:val="22"/>
        </w:rPr>
        <w:t>run</w:t>
      </w:r>
      <w:r w:rsidRPr="00D52D18">
        <w:rPr>
          <w:rFonts w:asciiTheme="majorBidi" w:hAnsiTheme="majorBidi" w:cstheme="majorBidi"/>
          <w:sz w:val="22"/>
          <w:szCs w:val="22"/>
        </w:rPr>
        <w:t xml:space="preserve"> operator can be used in the body of the </w:t>
      </w:r>
      <w:r w:rsidRPr="00D52D18">
        <w:rPr>
          <w:rStyle w:val="HTMLTypewriter"/>
          <w:rFonts w:asciiTheme="majorBidi" w:eastAsia="Arial" w:hAnsiTheme="majorBidi" w:cstheme="majorBidi"/>
          <w:sz w:val="22"/>
          <w:szCs w:val="22"/>
        </w:rPr>
        <w:t>proctype</w:t>
      </w:r>
      <w:r w:rsidRPr="00D52D18">
        <w:rPr>
          <w:rFonts w:asciiTheme="majorBidi" w:hAnsiTheme="majorBidi" w:cstheme="majorBidi"/>
          <w:sz w:val="22"/>
          <w:szCs w:val="22"/>
        </w:rPr>
        <w:t xml:space="preserve"> definitions, not only in the initial process. This allows for dynamic creation of processes in PROMELA. </w:t>
      </w:r>
    </w:p>
    <w:p w14:paraId="2F8E232F" w14:textId="77777777" w:rsidR="00BC2284" w:rsidRPr="00D52D18" w:rsidRDefault="00BC2284" w:rsidP="00D52D18">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An executing process disappears when it terminates, that is, it reaches the end of the body in the </w:t>
      </w:r>
      <w:r w:rsidRPr="00D52D18">
        <w:rPr>
          <w:rStyle w:val="HTMLTypewriter"/>
          <w:rFonts w:asciiTheme="majorBidi" w:eastAsia="Arial" w:hAnsiTheme="majorBidi" w:cstheme="majorBidi"/>
          <w:sz w:val="22"/>
          <w:szCs w:val="22"/>
        </w:rPr>
        <w:t>proctype</w:t>
      </w:r>
      <w:r w:rsidRPr="00D52D18">
        <w:rPr>
          <w:rFonts w:asciiTheme="majorBidi" w:hAnsiTheme="majorBidi" w:cstheme="majorBidi"/>
          <w:sz w:val="22"/>
          <w:szCs w:val="22"/>
        </w:rPr>
        <w:t xml:space="preserve"> definition, but not before all processes that it started have terminated. </w:t>
      </w:r>
    </w:p>
    <w:p w14:paraId="7AE8910C" w14:textId="77777777" w:rsidR="00BC2284" w:rsidRPr="00D52D18" w:rsidDel="00C7711C" w:rsidRDefault="00BC2284" w:rsidP="00D52D18">
      <w:pPr>
        <w:pStyle w:val="Heading2"/>
        <w:numPr>
          <w:ilvl w:val="0"/>
          <w:numId w:val="24"/>
        </w:numPr>
        <w:spacing w:after="120" w:line="264" w:lineRule="auto"/>
        <w:ind w:left="0" w:firstLine="284"/>
        <w:rPr>
          <w:del w:id="1202" w:author="K23.06" w:date="2017-01-04T15:36:00Z"/>
          <w:rFonts w:asciiTheme="majorBidi" w:hAnsiTheme="majorBidi" w:cstheme="majorBidi"/>
          <w:sz w:val="22"/>
        </w:rPr>
      </w:pPr>
      <w:bookmarkStart w:id="1203" w:name="SECTION00613000000000000000"/>
      <w:bookmarkStart w:id="1204" w:name="_Toc470446041"/>
      <w:del w:id="1205" w:author="K23.06" w:date="2017-01-04T15:36:00Z">
        <w:r w:rsidRPr="00D52D18" w:rsidDel="00C7711C">
          <w:rPr>
            <w:rFonts w:asciiTheme="majorBidi" w:hAnsiTheme="majorBidi" w:cstheme="majorBidi"/>
            <w:sz w:val="22"/>
          </w:rPr>
          <w:delText>Atomic Sequences</w:delText>
        </w:r>
      </w:del>
      <w:bookmarkEnd w:id="1203"/>
      <w:bookmarkEnd w:id="1204"/>
      <w:ins w:id="1206" w:author="K23.06" w:date="2017-01-04T15:37:00Z">
        <w:r w:rsidRPr="00D52D18">
          <w:rPr>
            <w:rFonts w:asciiTheme="majorBidi" w:hAnsiTheme="majorBidi" w:cstheme="majorBidi"/>
            <w:sz w:val="22"/>
          </w:rPr>
          <w:t>Atomicity</w:t>
        </w:r>
      </w:ins>
    </w:p>
    <w:p w14:paraId="4711646F" w14:textId="77777777" w:rsidR="00BC2284" w:rsidRPr="00D52D18" w:rsidRDefault="00BC2284" w:rsidP="00D52D18">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By prefixing a sequence of statements enclosed in curly braces with the keyword </w:t>
      </w:r>
      <w:r w:rsidRPr="00D52D18">
        <w:rPr>
          <w:rStyle w:val="HTMLTypewriter"/>
          <w:rFonts w:asciiTheme="majorBidi" w:eastAsia="Arial" w:hAnsiTheme="majorBidi" w:cstheme="majorBidi"/>
          <w:sz w:val="22"/>
          <w:szCs w:val="22"/>
        </w:rPr>
        <w:t>atomic</w:t>
      </w:r>
      <w:r w:rsidRPr="00D52D18">
        <w:rPr>
          <w:rFonts w:asciiTheme="majorBidi" w:hAnsiTheme="majorBidi" w:cstheme="majorBidi"/>
          <w:sz w:val="22"/>
          <w:szCs w:val="22"/>
        </w:rPr>
        <w:t xml:space="preserve"> the user can indicate that the sequence is to be executed as one indivisible unit, non-interleaved with any other processes. It is a runtime error if any statement, other that the first statement blocks in an atomic sequence. Atomic sequences can be an important tool in reducing the complexity of verification models. Note that atomic sequences restrict the amount of interleaving that is allowed in a distributed system. Intractable models can be made tractable by labeling all manipulations of local variables with atomic sequences. </w:t>
      </w:r>
    </w:p>
    <w:p w14:paraId="0146BF89" w14:textId="77777777" w:rsidR="00BC2284" w:rsidRPr="00D52D18" w:rsidRDefault="00BC2284" w:rsidP="00D52D18">
      <w:pPr>
        <w:pStyle w:val="NormalWeb"/>
        <w:spacing w:before="0" w:beforeAutospacing="0" w:after="120" w:afterAutospacing="0" w:line="264" w:lineRule="auto"/>
        <w:ind w:firstLine="284"/>
        <w:rPr>
          <w:rFonts w:asciiTheme="majorBidi" w:hAnsiTheme="majorBidi" w:cstheme="majorBidi"/>
          <w:sz w:val="22"/>
          <w:szCs w:val="22"/>
        </w:rPr>
      </w:pPr>
    </w:p>
    <w:p w14:paraId="122E89A5" w14:textId="77777777" w:rsidR="00BC2284" w:rsidRPr="00D52D18" w:rsidRDefault="00BC2284" w:rsidP="00D52D18">
      <w:pPr>
        <w:pStyle w:val="Heading2"/>
        <w:numPr>
          <w:ilvl w:val="0"/>
          <w:numId w:val="50"/>
        </w:numPr>
        <w:spacing w:after="120" w:line="264" w:lineRule="auto"/>
        <w:ind w:left="0" w:firstLine="284"/>
        <w:rPr>
          <w:rFonts w:asciiTheme="majorBidi" w:hAnsiTheme="majorBidi" w:cstheme="majorBidi"/>
          <w:sz w:val="22"/>
        </w:rPr>
      </w:pPr>
      <w:commentRangeStart w:id="1207"/>
      <w:r w:rsidRPr="00D52D18">
        <w:rPr>
          <w:rFonts w:asciiTheme="majorBidi" w:hAnsiTheme="majorBidi" w:cstheme="majorBidi"/>
          <w:sz w:val="22"/>
        </w:rPr>
        <w:t>Control Flow</w:t>
      </w:r>
    </w:p>
    <w:p w14:paraId="1E632C20" w14:textId="77777777" w:rsidR="00BC2284" w:rsidRPr="00D52D18" w:rsidRDefault="00BC2284" w:rsidP="00D52D18">
      <w:pPr>
        <w:spacing w:after="120" w:line="264" w:lineRule="auto"/>
        <w:ind w:left="0" w:right="0" w:firstLine="284"/>
        <w:rPr>
          <w:rFonts w:asciiTheme="majorBidi" w:hAnsiTheme="majorBidi" w:cstheme="majorBidi"/>
          <w:sz w:val="22"/>
        </w:rPr>
      </w:pPr>
    </w:p>
    <w:p w14:paraId="5DA09AE8" w14:textId="77777777" w:rsidR="00BC2284" w:rsidRPr="00D52D18" w:rsidRDefault="00BC2284" w:rsidP="00D52D18">
      <w:pPr>
        <w:pStyle w:val="Heading3"/>
        <w:spacing w:after="120" w:line="264" w:lineRule="auto"/>
        <w:ind w:left="0" w:firstLine="284"/>
        <w:rPr>
          <w:rFonts w:asciiTheme="majorBidi" w:hAnsiTheme="majorBidi" w:cstheme="majorBidi"/>
          <w:sz w:val="22"/>
        </w:rPr>
      </w:pPr>
      <w:r w:rsidRPr="00D52D18">
        <w:rPr>
          <w:rFonts w:asciiTheme="majorBidi" w:hAnsiTheme="majorBidi" w:cstheme="majorBidi"/>
          <w:sz w:val="22"/>
        </w:rPr>
        <w:t>Case Selection</w:t>
      </w:r>
      <w:commentRangeEnd w:id="1207"/>
      <w:r w:rsidRPr="00D52D18">
        <w:rPr>
          <w:rStyle w:val="CommentReference"/>
          <w:rFonts w:asciiTheme="majorBidi" w:eastAsia="Times New Roman" w:hAnsiTheme="majorBidi" w:cstheme="majorBidi"/>
          <w:b w:val="0"/>
          <w:i w:val="0"/>
          <w:sz w:val="22"/>
          <w:szCs w:val="22"/>
        </w:rPr>
        <w:commentReference w:id="1207"/>
      </w:r>
    </w:p>
    <w:p w14:paraId="75639F37" w14:textId="77777777" w:rsidR="00BC2284" w:rsidRPr="00D52D18" w:rsidRDefault="00BC2284" w:rsidP="00D52D18">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The simplest construct is the selection structure. Using the relative values of two variables a and b, for example we can write:</w:t>
      </w:r>
    </w:p>
    <w:p w14:paraId="09DFFCEA"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if</w:t>
      </w:r>
    </w:p>
    <w:p w14:paraId="70F66144"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(a != b) -&gt; option1</w:t>
      </w:r>
    </w:p>
    <w:p w14:paraId="36FE59C0"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(a == b) -&gt; option2</w:t>
      </w:r>
    </w:p>
    <w:p w14:paraId="56C5F1E4"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fi</w:t>
      </w:r>
    </w:p>
    <w:p w14:paraId="02DD9B30" w14:textId="77777777" w:rsidR="00BC2284" w:rsidRPr="00D52D18" w:rsidRDefault="00BC2284" w:rsidP="00D52D18">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 xml:space="preserve">The selection structure contains two execution sequences, each preceded by a double colon. One </w:t>
      </w:r>
      <w:del w:id="1208" w:author="K23.06" w:date="2017-01-04T15:37:00Z">
        <w:r w:rsidRPr="00D52D18" w:rsidDel="00C7711C">
          <w:rPr>
            <w:rFonts w:asciiTheme="majorBidi" w:hAnsiTheme="majorBidi" w:cstheme="majorBidi"/>
            <w:color w:val="auto"/>
            <w:sz w:val="22"/>
          </w:rPr>
          <w:delText xml:space="preserve">one </w:delText>
        </w:r>
      </w:del>
      <w:r w:rsidRPr="00D52D18">
        <w:rPr>
          <w:rFonts w:asciiTheme="majorBidi" w:hAnsiTheme="majorBidi" w:cstheme="majorBidi"/>
          <w:color w:val="auto"/>
          <w:sz w:val="22"/>
        </w:rPr>
        <w:t>sequence from the list will be executed. A sequence can be selected only if its first statement is executable. The first statement of a control sequence is called a guard.</w:t>
      </w:r>
    </w:p>
    <w:p w14:paraId="0A972E5F" w14:textId="77777777" w:rsidR="00BC2284" w:rsidRPr="00D52D18" w:rsidRDefault="00BC2284" w:rsidP="00D52D18">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In the example above, the guards are mutually exclusive, but they need not be. If more than one guard is executable, one of the corresponding sequences is selected non-deterministically. If all guards are unexecutable the process will block until one of them can be selected.</w:t>
      </w:r>
    </w:p>
    <w:p w14:paraId="64DAB340" w14:textId="77777777" w:rsidR="00BC2284" w:rsidRPr="00D52D18" w:rsidRDefault="00BC2284" w:rsidP="00D52D18">
      <w:pPr>
        <w:spacing w:after="120" w:line="264" w:lineRule="auto"/>
        <w:ind w:left="0" w:right="0" w:firstLine="284"/>
        <w:jc w:val="left"/>
        <w:rPr>
          <w:ins w:id="1209" w:author="adm" w:date="2016-12-20T15:11:00Z"/>
          <w:rFonts w:asciiTheme="majorBidi" w:hAnsiTheme="majorBidi" w:cstheme="majorBidi"/>
          <w:color w:val="auto"/>
          <w:sz w:val="22"/>
        </w:rPr>
      </w:pPr>
      <w:r w:rsidRPr="00D52D18">
        <w:rPr>
          <w:rFonts w:asciiTheme="majorBidi" w:hAnsiTheme="majorBidi" w:cstheme="majorBidi"/>
          <w:color w:val="auto"/>
          <w:sz w:val="22"/>
        </w:rPr>
        <w:t>There are two pseudo-statements that can used as guards: the timeout statement and the else statement. The timeout statement models a special condition that allows a process to abort the waiting for a condition that may never become true. The else statement can be used as the initial statement of the last option sequence in a selection or iteration statement. The else is only executable only if all other options in the same selection are not executable.</w:t>
      </w:r>
    </w:p>
    <w:p w14:paraId="351B8CB0" w14:textId="77777777" w:rsidR="00BC2284" w:rsidRPr="00D52D18" w:rsidRDefault="00BC2284" w:rsidP="00D52D18">
      <w:pPr>
        <w:pStyle w:val="Heading3"/>
        <w:spacing w:after="120" w:line="264" w:lineRule="auto"/>
        <w:ind w:left="0" w:firstLine="284"/>
        <w:rPr>
          <w:rFonts w:asciiTheme="majorBidi" w:hAnsiTheme="majorBidi" w:cstheme="majorBidi"/>
          <w:sz w:val="22"/>
        </w:rPr>
      </w:pPr>
      <w:r w:rsidRPr="00D52D18">
        <w:rPr>
          <w:rFonts w:asciiTheme="majorBidi" w:hAnsiTheme="majorBidi" w:cstheme="majorBidi"/>
          <w:sz w:val="22"/>
        </w:rPr>
        <w:t>Repetition</w:t>
      </w:r>
    </w:p>
    <w:p w14:paraId="7CF0FC73" w14:textId="77777777" w:rsidR="00BC2284" w:rsidRPr="00D52D18" w:rsidRDefault="00BC2284" w:rsidP="00D52D18">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A logical extension of the selection stucture is the repetition structure. For example:</w:t>
      </w:r>
    </w:p>
    <w:p w14:paraId="4411B0AD"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do </w:t>
      </w:r>
    </w:p>
    <w:p w14:paraId="75B3C213"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count + 1</w:t>
      </w:r>
    </w:p>
    <w:p w14:paraId="0C293BF5"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count - 1</w:t>
      </w:r>
    </w:p>
    <w:p w14:paraId="24EDCC98"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0) -&gt; break</w:t>
      </w:r>
    </w:p>
    <w:p w14:paraId="51CEAB99"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od</w:t>
      </w:r>
    </w:p>
    <w:p w14:paraId="0099F842" w14:textId="77777777" w:rsidR="00BC2284" w:rsidRPr="00D52D18" w:rsidRDefault="00BC2284" w:rsidP="00D52D18">
      <w:pPr>
        <w:spacing w:after="120" w:line="264" w:lineRule="auto"/>
        <w:ind w:left="0" w:right="1454" w:firstLine="284"/>
        <w:rPr>
          <w:rFonts w:asciiTheme="majorBidi" w:hAnsiTheme="majorBidi" w:cstheme="majorBidi"/>
          <w:color w:val="auto"/>
          <w:sz w:val="22"/>
        </w:rPr>
      </w:pPr>
      <w:r w:rsidRPr="00D52D18">
        <w:rPr>
          <w:rFonts w:asciiTheme="majorBidi" w:hAnsiTheme="majorBidi" w:cstheme="majorBidi"/>
          <w:color w:val="auto"/>
          <w:sz w:val="22"/>
        </w:rPr>
        <w:lastRenderedPageBreak/>
        <w:t>describes a repetition structure in PROMELA. Only one option can be selected at a time. After the option completes, the execution of the structure is repeated. The normal way to terminate the repetition structure is with a break statement. It transfers the control to the instruction that immediately follows the repetition structure.</w:t>
      </w:r>
    </w:p>
    <w:p w14:paraId="2DD5B021" w14:textId="77777777" w:rsidR="00BC2284" w:rsidRPr="00D52D18" w:rsidRDefault="00BC2284" w:rsidP="00D52D18">
      <w:pPr>
        <w:pStyle w:val="Heading3"/>
        <w:spacing w:after="120" w:line="264" w:lineRule="auto"/>
        <w:ind w:left="0" w:firstLine="284"/>
        <w:rPr>
          <w:rFonts w:asciiTheme="majorBidi" w:hAnsiTheme="majorBidi" w:cstheme="majorBidi"/>
          <w:sz w:val="22"/>
        </w:rPr>
      </w:pPr>
      <w:r w:rsidRPr="00D52D18">
        <w:rPr>
          <w:rFonts w:asciiTheme="majorBidi" w:hAnsiTheme="majorBidi" w:cstheme="majorBidi"/>
          <w:sz w:val="22"/>
        </w:rPr>
        <w:t>Unconditional Jumps</w:t>
      </w:r>
    </w:p>
    <w:p w14:paraId="79D2A5A6" w14:textId="77777777" w:rsidR="00BC2284" w:rsidRPr="00D52D18" w:rsidRDefault="00BC2284" w:rsidP="00D52D18">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Another way to break a loop is the goto statement. For example, we can modify the example above as follows:</w:t>
      </w:r>
    </w:p>
    <w:p w14:paraId="2129B779"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do </w:t>
      </w:r>
    </w:p>
    <w:p w14:paraId="587056E0"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count + 1</w:t>
      </w:r>
    </w:p>
    <w:p w14:paraId="68C1B8DF"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count - 1</w:t>
      </w:r>
    </w:p>
    <w:p w14:paraId="6ADE399F"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0) -&gt; goto done</w:t>
      </w:r>
    </w:p>
    <w:p w14:paraId="6A557734"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od</w:t>
      </w:r>
    </w:p>
    <w:p w14:paraId="6BCAFC33"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p>
    <w:p w14:paraId="653A2976"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done:</w:t>
      </w:r>
    </w:p>
    <w:p w14:paraId="0355744E"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skip;</w:t>
      </w:r>
    </w:p>
    <w:p w14:paraId="005B7F0D"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color w:val="auto"/>
          <w:sz w:val="22"/>
        </w:rPr>
      </w:pPr>
    </w:p>
    <w:p w14:paraId="5125B75D" w14:textId="77777777" w:rsidR="00BC2284" w:rsidRPr="00D52D18" w:rsidRDefault="00BC2284" w:rsidP="00D52D18">
      <w:pPr>
        <w:spacing w:after="120" w:line="264" w:lineRule="auto"/>
        <w:ind w:left="0" w:right="1454" w:firstLine="284"/>
        <w:rPr>
          <w:rFonts w:asciiTheme="majorBidi" w:hAnsiTheme="majorBidi" w:cstheme="majorBidi"/>
          <w:color w:val="auto"/>
          <w:sz w:val="22"/>
        </w:rPr>
      </w:pPr>
      <w:r w:rsidRPr="00D52D18">
        <w:rPr>
          <w:rFonts w:asciiTheme="majorBidi" w:hAnsiTheme="majorBidi" w:cstheme="majorBidi"/>
          <w:color w:val="auto"/>
          <w:sz w:val="22"/>
        </w:rPr>
        <w:t>The goto in this example jumps to a label named done. A label can only appear before a statement. If we might want to jump at the end of the program, for example, a dummy statement skip is useful: it is a place holder that is always executable and has no effect.</w:t>
      </w:r>
    </w:p>
    <w:p w14:paraId="2EF859FB" w14:textId="77777777" w:rsidR="00BC2284" w:rsidRPr="00D52D18" w:rsidRDefault="00BC2284" w:rsidP="00D52D18">
      <w:pPr>
        <w:pStyle w:val="Heading2"/>
        <w:numPr>
          <w:ilvl w:val="0"/>
          <w:numId w:val="50"/>
        </w:numPr>
        <w:spacing w:after="120" w:line="264" w:lineRule="auto"/>
        <w:ind w:left="0" w:firstLine="284"/>
        <w:rPr>
          <w:rFonts w:asciiTheme="majorBidi" w:hAnsiTheme="majorBidi" w:cstheme="majorBidi"/>
          <w:sz w:val="22"/>
        </w:rPr>
      </w:pPr>
      <w:r w:rsidRPr="00D52D18">
        <w:rPr>
          <w:rFonts w:asciiTheme="majorBidi" w:hAnsiTheme="majorBidi" w:cstheme="majorBidi"/>
          <w:sz w:val="22"/>
        </w:rPr>
        <w:t>Conditional Expressions</w:t>
      </w:r>
    </w:p>
    <w:p w14:paraId="08A0C954" w14:textId="77777777" w:rsidR="00BC2284" w:rsidRPr="00D52D18" w:rsidRDefault="00BC2284" w:rsidP="00D52D18">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Conditional expressions analogous to the C-syntax </w:t>
      </w:r>
      <w:r w:rsidRPr="00D52D18">
        <w:rPr>
          <w:rFonts w:asciiTheme="majorBidi" w:hAnsiTheme="majorBidi" w:cstheme="majorBidi"/>
          <w:i/>
          <w:iCs/>
          <w:color w:val="auto"/>
          <w:sz w:val="22"/>
        </w:rPr>
        <w:t>expr1 ? expr2 : expr3</w:t>
      </w:r>
      <w:r w:rsidRPr="00D52D18">
        <w:rPr>
          <w:rFonts w:asciiTheme="majorBidi" w:hAnsiTheme="majorBidi" w:cstheme="majorBidi"/>
          <w:color w:val="auto"/>
          <w:sz w:val="22"/>
        </w:rPr>
        <w:t> are supported in Spin version 2. The syntax is however, different from C:</w:t>
      </w:r>
    </w:p>
    <w:p w14:paraId="1B585883" w14:textId="77777777" w:rsidR="00BC2284" w:rsidRPr="00D52D18" w:rsidRDefault="00BC2284" w:rsidP="00D52D18">
      <w:pPr>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(expr1 -&gt; expr2 : expr3)</w:t>
      </w:r>
    </w:p>
    <w:p w14:paraId="27484786" w14:textId="77777777" w:rsidR="00BC2284" w:rsidRPr="00D52D18" w:rsidRDefault="00BC2284" w:rsidP="00D52D18">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The expression has the value of </w:t>
      </w:r>
      <w:r w:rsidRPr="00D52D18">
        <w:rPr>
          <w:rFonts w:asciiTheme="majorBidi" w:hAnsiTheme="majorBidi" w:cstheme="majorBidi"/>
          <w:i/>
          <w:iCs/>
          <w:color w:val="auto"/>
          <w:sz w:val="22"/>
        </w:rPr>
        <w:t>expr2</w:t>
      </w:r>
      <w:r w:rsidRPr="00D52D18">
        <w:rPr>
          <w:rFonts w:asciiTheme="majorBidi" w:hAnsiTheme="majorBidi" w:cstheme="majorBidi"/>
          <w:color w:val="auto"/>
          <w:sz w:val="22"/>
        </w:rPr>
        <w:t> when </w:t>
      </w:r>
      <w:r w:rsidRPr="00D52D18">
        <w:rPr>
          <w:rFonts w:asciiTheme="majorBidi" w:hAnsiTheme="majorBidi" w:cstheme="majorBidi"/>
          <w:i/>
          <w:iCs/>
          <w:color w:val="auto"/>
          <w:sz w:val="22"/>
        </w:rPr>
        <w:t>expr1</w:t>
      </w:r>
      <w:r w:rsidRPr="00D52D18">
        <w:rPr>
          <w:rFonts w:asciiTheme="majorBidi" w:hAnsiTheme="majorBidi" w:cstheme="majorBidi"/>
          <w:color w:val="auto"/>
          <w:sz w:val="22"/>
        </w:rPr>
        <w:t> evaluates to a non-zero value, and the value of </w:t>
      </w:r>
      <w:r w:rsidRPr="00D52D18">
        <w:rPr>
          <w:rFonts w:asciiTheme="majorBidi" w:hAnsiTheme="majorBidi" w:cstheme="majorBidi"/>
          <w:i/>
          <w:iCs/>
          <w:color w:val="auto"/>
          <w:sz w:val="22"/>
        </w:rPr>
        <w:t>expr3</w:t>
      </w:r>
      <w:r w:rsidRPr="00D52D18">
        <w:rPr>
          <w:rFonts w:asciiTheme="majorBidi" w:hAnsiTheme="majorBidi" w:cstheme="majorBidi"/>
          <w:color w:val="auto"/>
          <w:sz w:val="22"/>
        </w:rPr>
        <w:t> otherwise.</w:t>
      </w:r>
    </w:p>
    <w:p w14:paraId="1AECA06C" w14:textId="77777777" w:rsidR="00BC2284" w:rsidRPr="00D52D18" w:rsidRDefault="00BC2284" w:rsidP="00D52D18">
      <w:pPr>
        <w:pStyle w:val="Heading2"/>
        <w:numPr>
          <w:ilvl w:val="0"/>
          <w:numId w:val="50"/>
        </w:numPr>
        <w:spacing w:after="120" w:line="264" w:lineRule="auto"/>
        <w:ind w:left="0" w:firstLine="284"/>
        <w:rPr>
          <w:rFonts w:asciiTheme="majorBidi" w:hAnsiTheme="majorBidi" w:cstheme="majorBidi"/>
          <w:sz w:val="22"/>
        </w:rPr>
      </w:pPr>
      <w:r w:rsidRPr="00D52D18">
        <w:rPr>
          <w:rFonts w:asciiTheme="majorBidi" w:hAnsiTheme="majorBidi" w:cstheme="majorBidi"/>
          <w:sz w:val="22"/>
        </w:rPr>
        <w:t>Active Proctypes</w:t>
      </w:r>
    </w:p>
    <w:p w14:paraId="02D30051" w14:textId="77777777" w:rsidR="00BC2284" w:rsidRPr="00D52D18" w:rsidRDefault="00BC2284" w:rsidP="00D52D18">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In Spin version 2 there is a keyword active that can be prefixed to any proctype definition. If the keyword is present, an instance of that proctype will be active in the initial system state. Multiple instantiations of that proctype can be specified with an optional array suffix of the keyword. Example:</w:t>
      </w:r>
    </w:p>
    <w:p w14:paraId="73BFD5ED" w14:textId="77777777" w:rsidR="00BC2284" w:rsidRPr="00D52D18" w:rsidRDefault="00BC2284" w:rsidP="00D52D18">
      <w:pPr>
        <w:pStyle w:val="HTMLPreformatted"/>
        <w:spacing w:after="120" w:line="264" w:lineRule="auto"/>
        <w:ind w:firstLine="284"/>
        <w:rPr>
          <w:rFonts w:asciiTheme="majorBidi" w:hAnsiTheme="majorBidi" w:cstheme="majorBidi"/>
          <w:i/>
          <w:iCs/>
          <w:sz w:val="22"/>
          <w:szCs w:val="22"/>
        </w:rPr>
      </w:pPr>
      <w:r w:rsidRPr="00D52D18">
        <w:rPr>
          <w:rFonts w:asciiTheme="majorBidi" w:hAnsiTheme="majorBidi" w:cstheme="majorBidi"/>
          <w:i/>
          <w:iCs/>
          <w:sz w:val="22"/>
          <w:szCs w:val="22"/>
        </w:rPr>
        <w:t xml:space="preserve"> active proctype A() { ... }</w:t>
      </w:r>
    </w:p>
    <w:p w14:paraId="11D027C9" w14:textId="2B37E483" w:rsidR="00BC2284" w:rsidRPr="00D52D18" w:rsidRDefault="00BC2284" w:rsidP="00D52D18">
      <w:pPr>
        <w:pStyle w:val="HTMLPreformatted"/>
        <w:spacing w:after="120" w:line="264" w:lineRule="auto"/>
        <w:ind w:firstLine="284"/>
        <w:rPr>
          <w:rFonts w:asciiTheme="majorBidi" w:hAnsiTheme="majorBidi" w:cstheme="majorBidi"/>
          <w:sz w:val="22"/>
          <w:szCs w:val="22"/>
        </w:rPr>
      </w:pPr>
      <w:r w:rsidRPr="00D52D18">
        <w:rPr>
          <w:rFonts w:asciiTheme="majorBidi" w:hAnsiTheme="majorBidi" w:cstheme="majorBidi"/>
          <w:i/>
          <w:iCs/>
          <w:sz w:val="22"/>
          <w:szCs w:val="22"/>
        </w:rPr>
        <w:t xml:space="preserve"> active [4] proctype B() { ... }</w:t>
      </w:r>
    </w:p>
    <w:p w14:paraId="05FACEEB" w14:textId="7371337B" w:rsidR="00D52D18" w:rsidRPr="00D52D18" w:rsidRDefault="00D52D18" w:rsidP="009C2676">
      <w:pPr>
        <w:tabs>
          <w:tab w:val="left" w:pos="720"/>
        </w:tabs>
        <w:autoSpaceDE w:val="0"/>
        <w:autoSpaceDN w:val="0"/>
        <w:adjustRightInd w:val="0"/>
        <w:spacing w:before="240" w:after="120" w:line="240" w:lineRule="auto"/>
        <w:ind w:left="0" w:right="0" w:firstLine="0"/>
        <w:jc w:val="left"/>
        <w:rPr>
          <w:rFonts w:ascii="Segoe UI" w:eastAsiaTheme="minorEastAsia" w:hAnsi="Segoe UI" w:cs="Segoe UI"/>
          <w:sz w:val="18"/>
          <w:szCs w:val="18"/>
          <w:lang w:bidi="ar-SA"/>
        </w:rPr>
      </w:pPr>
      <w:r>
        <w:rPr>
          <w:rFonts w:asciiTheme="majorBidi" w:eastAsiaTheme="minorEastAsia" w:hAnsiTheme="majorBidi" w:cstheme="majorBidi"/>
          <w:b/>
          <w:bCs/>
          <w:sz w:val="22"/>
          <w:lang w:bidi="ar-SA"/>
        </w:rPr>
        <w:t xml:space="preserve">2.3.2 </w:t>
      </w:r>
      <w:r w:rsidRPr="00D52D18">
        <w:rPr>
          <w:rFonts w:asciiTheme="majorBidi" w:eastAsiaTheme="minorEastAsia" w:hAnsiTheme="majorBidi" w:cstheme="majorBidi"/>
          <w:b/>
          <w:bCs/>
          <w:sz w:val="22"/>
          <w:lang w:bidi="ar-SA"/>
        </w:rPr>
        <w:t>LTL syntax in spin</w:t>
      </w:r>
      <w:r>
        <w:rPr>
          <w:rFonts w:ascii="Segoe UI" w:eastAsiaTheme="minorEastAsia" w:hAnsi="Segoe UI" w:cs="Segoe UI"/>
          <w:sz w:val="18"/>
          <w:szCs w:val="18"/>
          <w:lang w:bidi="ar-SA"/>
        </w:rPr>
        <w:t xml:space="preserve"> </w:t>
      </w:r>
    </w:p>
    <w:p w14:paraId="1168998C" w14:textId="2B4F733C" w:rsidR="00D52D18" w:rsidRPr="00D52D18" w:rsidRDefault="00D52D18" w:rsidP="009C2676">
      <w:pPr>
        <w:pStyle w:val="ListParagraph"/>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ight="0"/>
        <w:jc w:val="left"/>
        <w:rPr>
          <w:rFonts w:asciiTheme="majorBidi" w:hAnsiTheme="majorBidi" w:cstheme="majorBidi"/>
          <w:sz w:val="24"/>
          <w:szCs w:val="24"/>
          <w:lang w:bidi="ar-SA"/>
        </w:rPr>
      </w:pPr>
      <w:r w:rsidRPr="00D52D18">
        <w:rPr>
          <w:rFonts w:asciiTheme="majorBidi" w:hAnsiTheme="majorBidi" w:cstheme="majorBidi"/>
          <w:b/>
          <w:bCs/>
          <w:sz w:val="24"/>
          <w:szCs w:val="24"/>
          <w:lang w:bidi="ar-SA"/>
        </w:rPr>
        <w:t>Grammar</w:t>
      </w:r>
      <w:r w:rsidRPr="00D52D18">
        <w:rPr>
          <w:rFonts w:asciiTheme="majorBidi" w:hAnsiTheme="majorBidi" w:cstheme="majorBidi"/>
          <w:b/>
          <w:bCs/>
          <w:sz w:val="24"/>
          <w:szCs w:val="24"/>
          <w:u w:val="single"/>
          <w:lang w:bidi="ar-SA"/>
        </w:rPr>
        <w:t>:</w:t>
      </w:r>
      <w:r w:rsidRPr="00D52D18">
        <w:rPr>
          <w:rFonts w:asciiTheme="majorBidi" w:hAnsiTheme="majorBidi" w:cstheme="majorBidi"/>
          <w:sz w:val="24"/>
          <w:szCs w:val="24"/>
          <w:lang w:bidi="ar-SA"/>
        </w:rPr>
        <w:t xml:space="preserve"> </w:t>
      </w:r>
      <m:oMath>
        <m:r>
          <w:rPr>
            <w:rFonts w:ascii="Cambria Math" w:hAnsi="Cambria Math" w:cstheme="majorBidi"/>
            <w:sz w:val="24"/>
            <w:szCs w:val="24"/>
            <w:lang w:bidi="ar-SA"/>
          </w:rPr>
          <m:t xml:space="preserve">ltl ::= </m:t>
        </m:r>
        <m:r>
          <m:rPr>
            <m:sty m:val="bi"/>
          </m:rPr>
          <w:rPr>
            <w:rFonts w:ascii="Cambria Math" w:hAnsi="Cambria Math" w:cstheme="majorBidi"/>
            <w:sz w:val="24"/>
            <w:szCs w:val="24"/>
            <w:lang w:bidi="ar-SA"/>
          </w:rPr>
          <m:t>opd</m:t>
        </m:r>
        <m:r>
          <w:rPr>
            <w:rFonts w:ascii="Cambria Math" w:hAnsi="Cambria Math" w:cstheme="majorBidi"/>
            <w:sz w:val="24"/>
            <w:szCs w:val="24"/>
            <w:lang w:bidi="ar-SA"/>
          </w:rPr>
          <m:t xml:space="preserve"> | ( ltl ) | ltl </m:t>
        </m:r>
        <m:r>
          <m:rPr>
            <m:sty m:val="bi"/>
          </m:rPr>
          <w:rPr>
            <w:rFonts w:ascii="Cambria Math" w:hAnsi="Cambria Math" w:cstheme="majorBidi"/>
            <w:sz w:val="24"/>
            <w:szCs w:val="24"/>
            <w:lang w:bidi="ar-SA"/>
          </w:rPr>
          <m:t>binop</m:t>
        </m:r>
        <m:r>
          <w:rPr>
            <w:rFonts w:ascii="Cambria Math" w:hAnsi="Cambria Math" w:cstheme="majorBidi"/>
            <w:sz w:val="24"/>
            <w:szCs w:val="24"/>
            <w:lang w:bidi="ar-SA"/>
          </w:rPr>
          <m:t xml:space="preserve"> ltl | </m:t>
        </m:r>
        <m:r>
          <m:rPr>
            <m:sty m:val="bi"/>
          </m:rPr>
          <w:rPr>
            <w:rFonts w:ascii="Cambria Math" w:hAnsi="Cambria Math" w:cstheme="majorBidi"/>
            <w:sz w:val="24"/>
            <w:szCs w:val="24"/>
            <w:lang w:bidi="ar-SA"/>
          </w:rPr>
          <m:t>unop</m:t>
        </m:r>
        <m:r>
          <w:rPr>
            <w:rFonts w:ascii="Cambria Math" w:hAnsi="Cambria Math" w:cstheme="majorBidi"/>
            <w:sz w:val="24"/>
            <w:szCs w:val="24"/>
            <w:lang w:bidi="ar-SA"/>
          </w:rPr>
          <m:t xml:space="preserve"> ltl</m:t>
        </m:r>
      </m:oMath>
    </w:p>
    <w:p w14:paraId="063EEFFA" w14:textId="77777777" w:rsidR="009C2676" w:rsidRDefault="00D52D18" w:rsidP="009C2676">
      <w:pPr>
        <w:pStyle w:val="ListParagraph"/>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ight="0"/>
        <w:jc w:val="left"/>
        <w:rPr>
          <w:rFonts w:asciiTheme="majorBidi" w:hAnsiTheme="majorBidi" w:cstheme="majorBidi"/>
          <w:b/>
          <w:bCs/>
          <w:sz w:val="24"/>
          <w:szCs w:val="24"/>
          <w:lang w:bidi="ar-SA"/>
        </w:rPr>
      </w:pPr>
      <w:r w:rsidRPr="00D52D18">
        <w:rPr>
          <w:rFonts w:asciiTheme="majorBidi" w:hAnsiTheme="majorBidi" w:cstheme="majorBidi"/>
          <w:b/>
          <w:bCs/>
          <w:sz w:val="24"/>
          <w:szCs w:val="24"/>
          <w:lang w:bidi="ar-SA"/>
        </w:rPr>
        <w:t>Operands (opd):</w:t>
      </w:r>
    </w:p>
    <w:p w14:paraId="022221B4" w14:textId="1851693C" w:rsidR="00D52D18" w:rsidRPr="009C2676" w:rsidRDefault="009C2676" w:rsidP="009C267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b/>
          <w:bCs/>
          <w:sz w:val="22"/>
          <w:lang w:bidi="ar-SA"/>
        </w:rPr>
      </w:pPr>
      <w:r>
        <w:rPr>
          <w:rFonts w:asciiTheme="majorBidi" w:hAnsiTheme="majorBidi" w:cstheme="majorBidi"/>
          <w:b/>
          <w:bCs/>
          <w:sz w:val="24"/>
          <w:szCs w:val="24"/>
          <w:lang w:bidi="ar-SA"/>
        </w:rPr>
        <w:t xml:space="preserve"> </w:t>
      </w:r>
      <w:r w:rsidR="00D52D18" w:rsidRPr="009C2676">
        <w:rPr>
          <w:rFonts w:asciiTheme="majorBidi" w:hAnsiTheme="majorBidi" w:cstheme="majorBidi"/>
          <w:sz w:val="22"/>
          <w:lang w:bidi="ar-SA"/>
        </w:rPr>
        <w:t>true, false, user-defined names starting with a lower-case letter,</w:t>
      </w:r>
    </w:p>
    <w:p w14:paraId="576E5C2C" w14:textId="4FF66DEC"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or embedded expressions inside curly braces, e.g.,: { a+b&gt;n }.</w:t>
      </w:r>
    </w:p>
    <w:p w14:paraId="3FD2D907" w14:textId="77777777" w:rsidR="00D52D18" w:rsidRPr="009C2676" w:rsidRDefault="00D52D18" w:rsidP="009C2676">
      <w:pPr>
        <w:pStyle w:val="ListParagraph"/>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ight="0"/>
        <w:jc w:val="left"/>
        <w:rPr>
          <w:rFonts w:asciiTheme="majorBidi" w:hAnsiTheme="majorBidi" w:cstheme="majorBidi"/>
          <w:b/>
          <w:bCs/>
          <w:sz w:val="22"/>
          <w:lang w:bidi="ar-SA"/>
        </w:rPr>
      </w:pPr>
      <w:r w:rsidRPr="009C2676">
        <w:rPr>
          <w:rFonts w:asciiTheme="majorBidi" w:hAnsiTheme="majorBidi" w:cstheme="majorBidi"/>
          <w:b/>
          <w:bCs/>
          <w:sz w:val="22"/>
          <w:lang w:bidi="ar-SA"/>
        </w:rPr>
        <w:t>Unary Operators (unop):</w:t>
      </w:r>
    </w:p>
    <w:p w14:paraId="16DCC19B" w14:textId="735C2174"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w:t>
      </w:r>
      <w:r w:rsidRPr="009C2676">
        <w:rPr>
          <w:rFonts w:asciiTheme="majorBidi" w:hAnsiTheme="majorBidi" w:cstheme="majorBidi"/>
          <w:sz w:val="22"/>
          <w:lang w:bidi="ar-SA"/>
        </w:rPr>
        <w:tab/>
        <w:t xml:space="preserve">(the temporal operator </w:t>
      </w:r>
      <w:r w:rsidRPr="009C2676">
        <w:rPr>
          <w:rFonts w:asciiTheme="majorBidi" w:hAnsiTheme="majorBidi" w:cstheme="majorBidi"/>
          <w:i/>
          <w:iCs/>
          <w:sz w:val="22"/>
          <w:lang w:bidi="ar-SA"/>
        </w:rPr>
        <w:t>always</w:t>
      </w:r>
      <w:r w:rsidRPr="009C2676">
        <w:rPr>
          <w:rFonts w:asciiTheme="majorBidi" w:hAnsiTheme="majorBidi" w:cstheme="majorBidi"/>
          <w:sz w:val="22"/>
          <w:lang w:bidi="ar-SA"/>
        </w:rPr>
        <w:t>)</w:t>
      </w:r>
    </w:p>
    <w:p w14:paraId="2DFC058A" w14:textId="5A202456"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&lt;&gt;</w:t>
      </w:r>
      <w:r w:rsidRPr="009C2676">
        <w:rPr>
          <w:rFonts w:asciiTheme="majorBidi" w:hAnsiTheme="majorBidi" w:cstheme="majorBidi"/>
          <w:sz w:val="22"/>
          <w:lang w:bidi="ar-SA"/>
        </w:rPr>
        <w:tab/>
        <w:t xml:space="preserve">(the temporal operator </w:t>
      </w:r>
      <w:r w:rsidRPr="009C2676">
        <w:rPr>
          <w:rFonts w:asciiTheme="majorBidi" w:hAnsiTheme="majorBidi" w:cstheme="majorBidi"/>
          <w:i/>
          <w:iCs/>
          <w:sz w:val="22"/>
          <w:lang w:bidi="ar-SA"/>
        </w:rPr>
        <w:t>eventually</w:t>
      </w:r>
      <w:r w:rsidRPr="009C2676">
        <w:rPr>
          <w:rFonts w:asciiTheme="majorBidi" w:hAnsiTheme="majorBidi" w:cstheme="majorBidi"/>
          <w:sz w:val="22"/>
          <w:lang w:bidi="ar-SA"/>
        </w:rPr>
        <w:t>)</w:t>
      </w:r>
    </w:p>
    <w:p w14:paraId="56657558" w14:textId="7DED62B5"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lastRenderedPageBreak/>
        <w:t xml:space="preserve">! </w:t>
      </w:r>
      <w:r w:rsidRPr="009C2676">
        <w:rPr>
          <w:rFonts w:asciiTheme="majorBidi" w:hAnsiTheme="majorBidi" w:cstheme="majorBidi"/>
          <w:sz w:val="22"/>
          <w:lang w:bidi="ar-SA"/>
        </w:rPr>
        <w:tab/>
        <w:t xml:space="preserve">(the boolean operator for </w:t>
      </w:r>
      <w:r w:rsidRPr="009C2676">
        <w:rPr>
          <w:rFonts w:asciiTheme="majorBidi" w:hAnsiTheme="majorBidi" w:cstheme="majorBidi"/>
          <w:i/>
          <w:iCs/>
          <w:sz w:val="22"/>
          <w:lang w:bidi="ar-SA"/>
        </w:rPr>
        <w:t>negation</w:t>
      </w:r>
      <w:r w:rsidR="009C2676" w:rsidRPr="009C2676">
        <w:rPr>
          <w:rFonts w:asciiTheme="majorBidi" w:hAnsiTheme="majorBidi" w:cstheme="majorBidi"/>
          <w:sz w:val="22"/>
          <w:lang w:bidi="ar-SA"/>
        </w:rPr>
        <w:t>)</w:t>
      </w:r>
    </w:p>
    <w:p w14:paraId="0D538B56" w14:textId="77777777" w:rsidR="00D52D18" w:rsidRPr="009C2676" w:rsidRDefault="00D52D18" w:rsidP="009C2676">
      <w:pPr>
        <w:pStyle w:val="ListParagraph"/>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ight="0"/>
        <w:jc w:val="left"/>
        <w:rPr>
          <w:rFonts w:asciiTheme="majorBidi" w:hAnsiTheme="majorBidi" w:cstheme="majorBidi"/>
          <w:b/>
          <w:bCs/>
          <w:sz w:val="22"/>
          <w:lang w:bidi="ar-SA"/>
        </w:rPr>
      </w:pPr>
      <w:r w:rsidRPr="009C2676">
        <w:rPr>
          <w:rFonts w:asciiTheme="majorBidi" w:hAnsiTheme="majorBidi" w:cstheme="majorBidi"/>
          <w:b/>
          <w:bCs/>
          <w:sz w:val="22"/>
          <w:lang w:bidi="ar-SA"/>
        </w:rPr>
        <w:t>Binary Operators (binop):</w:t>
      </w:r>
    </w:p>
    <w:p w14:paraId="591517F7" w14:textId="425626A9"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 xml:space="preserve">U </w:t>
      </w:r>
      <w:r w:rsidRPr="009C2676">
        <w:rPr>
          <w:rFonts w:asciiTheme="majorBidi" w:hAnsiTheme="majorBidi" w:cstheme="majorBidi"/>
          <w:sz w:val="22"/>
          <w:lang w:bidi="ar-SA"/>
        </w:rPr>
        <w:tab/>
        <w:t xml:space="preserve">(the temporal operator </w:t>
      </w:r>
      <w:r w:rsidRPr="009C2676">
        <w:rPr>
          <w:rFonts w:asciiTheme="majorBidi" w:hAnsiTheme="majorBidi" w:cstheme="majorBidi"/>
          <w:i/>
          <w:iCs/>
          <w:sz w:val="22"/>
          <w:lang w:bidi="ar-SA"/>
        </w:rPr>
        <w:t>strong until</w:t>
      </w:r>
      <w:r w:rsidRPr="009C2676">
        <w:rPr>
          <w:rFonts w:asciiTheme="majorBidi" w:hAnsiTheme="majorBidi" w:cstheme="majorBidi"/>
          <w:sz w:val="22"/>
          <w:lang w:bidi="ar-SA"/>
        </w:rPr>
        <w:t>)</w:t>
      </w:r>
    </w:p>
    <w:p w14:paraId="194541A3" w14:textId="74DBB3B0"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W</w:t>
      </w:r>
      <w:r w:rsidRPr="009C2676">
        <w:rPr>
          <w:rFonts w:asciiTheme="majorBidi" w:hAnsiTheme="majorBidi" w:cstheme="majorBidi"/>
          <w:sz w:val="22"/>
          <w:lang w:bidi="ar-SA"/>
        </w:rPr>
        <w:tab/>
      </w:r>
      <w:commentRangeStart w:id="1210"/>
      <w:r w:rsidRPr="009C2676">
        <w:rPr>
          <w:rFonts w:asciiTheme="majorBidi" w:hAnsiTheme="majorBidi" w:cstheme="majorBidi"/>
          <w:sz w:val="22"/>
          <w:lang w:bidi="ar-SA"/>
        </w:rPr>
        <w:t xml:space="preserve">(the temporal operator </w:t>
      </w:r>
      <w:r w:rsidRPr="009C2676">
        <w:rPr>
          <w:rFonts w:asciiTheme="majorBidi" w:hAnsiTheme="majorBidi" w:cstheme="majorBidi"/>
          <w:i/>
          <w:iCs/>
          <w:sz w:val="22"/>
          <w:lang w:bidi="ar-SA"/>
        </w:rPr>
        <w:t>weak until</w:t>
      </w:r>
      <w:commentRangeEnd w:id="1210"/>
      <w:r w:rsidRPr="009C2676">
        <w:rPr>
          <w:rStyle w:val="CommentReference"/>
          <w:sz w:val="22"/>
          <w:szCs w:val="22"/>
        </w:rPr>
        <w:commentReference w:id="1210"/>
      </w:r>
    </w:p>
    <w:p w14:paraId="10F3DB11" w14:textId="20DB51B2"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 xml:space="preserve">V </w:t>
      </w:r>
      <w:r w:rsidRPr="009C2676">
        <w:rPr>
          <w:rFonts w:asciiTheme="majorBidi" w:hAnsiTheme="majorBidi" w:cstheme="majorBidi"/>
          <w:sz w:val="22"/>
          <w:lang w:bidi="ar-SA"/>
        </w:rPr>
        <w:tab/>
        <w:t>(the dual of U): (p V q) means !(!p U !q))</w:t>
      </w:r>
    </w:p>
    <w:p w14:paraId="7627CE46" w14:textId="63C1235F"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&amp;&amp;</w:t>
      </w:r>
      <w:r w:rsidRPr="009C2676">
        <w:rPr>
          <w:rFonts w:asciiTheme="majorBidi" w:hAnsiTheme="majorBidi" w:cstheme="majorBidi"/>
          <w:sz w:val="22"/>
          <w:lang w:bidi="ar-SA"/>
        </w:rPr>
        <w:tab/>
        <w:t xml:space="preserve">(the boolean operator for </w:t>
      </w:r>
      <w:r w:rsidRPr="009C2676">
        <w:rPr>
          <w:rFonts w:asciiTheme="majorBidi" w:hAnsiTheme="majorBidi" w:cstheme="majorBidi"/>
          <w:i/>
          <w:iCs/>
          <w:sz w:val="22"/>
          <w:lang w:bidi="ar-SA"/>
        </w:rPr>
        <w:t>logical and</w:t>
      </w:r>
      <w:r w:rsidRPr="009C2676">
        <w:rPr>
          <w:rFonts w:asciiTheme="majorBidi" w:hAnsiTheme="majorBidi" w:cstheme="majorBidi"/>
          <w:sz w:val="22"/>
          <w:lang w:bidi="ar-SA"/>
        </w:rPr>
        <w:t>)</w:t>
      </w:r>
    </w:p>
    <w:p w14:paraId="70214EFC" w14:textId="3244218A"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w:t>
      </w:r>
      <w:r w:rsidRPr="009C2676">
        <w:rPr>
          <w:rFonts w:asciiTheme="majorBidi" w:hAnsiTheme="majorBidi" w:cstheme="majorBidi"/>
          <w:sz w:val="22"/>
          <w:lang w:bidi="ar-SA"/>
        </w:rPr>
        <w:tab/>
        <w:t xml:space="preserve">(the boolean operator for </w:t>
      </w:r>
      <w:r w:rsidRPr="009C2676">
        <w:rPr>
          <w:rFonts w:asciiTheme="majorBidi" w:hAnsiTheme="majorBidi" w:cstheme="majorBidi"/>
          <w:i/>
          <w:iCs/>
          <w:sz w:val="22"/>
          <w:lang w:bidi="ar-SA"/>
        </w:rPr>
        <w:t>logical or</w:t>
      </w:r>
      <w:r w:rsidRPr="009C2676">
        <w:rPr>
          <w:rFonts w:asciiTheme="majorBidi" w:hAnsiTheme="majorBidi" w:cstheme="majorBidi"/>
          <w:sz w:val="22"/>
          <w:lang w:bidi="ar-SA"/>
        </w:rPr>
        <w:t>)</w:t>
      </w:r>
    </w:p>
    <w:p w14:paraId="48E0079E" w14:textId="22E47E34"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w:t>
      </w:r>
      <w:r w:rsidRPr="009C2676">
        <w:rPr>
          <w:rFonts w:asciiTheme="majorBidi" w:hAnsiTheme="majorBidi" w:cstheme="majorBidi"/>
          <w:sz w:val="22"/>
          <w:lang w:bidi="ar-SA"/>
        </w:rPr>
        <w:tab/>
        <w:t>(alternative form of &amp;&amp;)</w:t>
      </w:r>
    </w:p>
    <w:p w14:paraId="55910BCB" w14:textId="1E727642"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w:t>
      </w:r>
      <w:r w:rsidRPr="009C2676">
        <w:rPr>
          <w:rFonts w:asciiTheme="majorBidi" w:hAnsiTheme="majorBidi" w:cstheme="majorBidi"/>
          <w:sz w:val="22"/>
          <w:lang w:bidi="ar-SA"/>
        </w:rPr>
        <w:tab/>
        <w:t>(alternative form of ||)</w:t>
      </w:r>
    </w:p>
    <w:p w14:paraId="387E4AF4" w14:textId="23A5363F"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3" w:right="0" w:firstLine="0"/>
        <w:jc w:val="left"/>
        <w:rPr>
          <w:rFonts w:asciiTheme="majorBidi" w:hAnsiTheme="majorBidi" w:cstheme="majorBidi"/>
          <w:sz w:val="22"/>
          <w:lang w:bidi="ar-SA"/>
        </w:rPr>
      </w:pPr>
      <w:r w:rsidRPr="009C2676">
        <w:rPr>
          <w:rFonts w:asciiTheme="majorBidi" w:hAnsiTheme="majorBidi" w:cstheme="majorBidi"/>
          <w:sz w:val="22"/>
          <w:lang w:bidi="ar-SA"/>
        </w:rPr>
        <w:t>-&gt;</w:t>
      </w:r>
      <w:r w:rsidRPr="009C2676">
        <w:rPr>
          <w:rFonts w:asciiTheme="majorBidi" w:hAnsiTheme="majorBidi" w:cstheme="majorBidi"/>
          <w:sz w:val="22"/>
          <w:lang w:bidi="ar-SA"/>
        </w:rPr>
        <w:tab/>
        <w:t xml:space="preserve">(the boolean operator for </w:t>
      </w:r>
      <w:r w:rsidRPr="009C2676">
        <w:rPr>
          <w:rFonts w:asciiTheme="majorBidi" w:hAnsiTheme="majorBidi" w:cstheme="majorBidi"/>
          <w:i/>
          <w:iCs/>
          <w:sz w:val="22"/>
          <w:lang w:bidi="ar-SA"/>
        </w:rPr>
        <w:t>logical implication</w:t>
      </w:r>
      <w:r w:rsidRPr="009C2676">
        <w:rPr>
          <w:rFonts w:asciiTheme="majorBidi" w:hAnsiTheme="majorBidi" w:cstheme="majorBidi"/>
          <w:sz w:val="22"/>
          <w:lang w:bidi="ar-SA"/>
        </w:rPr>
        <w:t>)</w:t>
      </w:r>
    </w:p>
    <w:p w14:paraId="78DBA0C1" w14:textId="77777777" w:rsid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283" w:right="0" w:firstLine="0"/>
        <w:jc w:val="left"/>
        <w:rPr>
          <w:rFonts w:asciiTheme="majorBidi" w:hAnsiTheme="majorBidi" w:cstheme="majorBidi"/>
          <w:sz w:val="22"/>
          <w:lang w:bidi="ar-SA"/>
        </w:rPr>
      </w:pPr>
      <w:r w:rsidRPr="009C2676">
        <w:rPr>
          <w:rFonts w:asciiTheme="majorBidi" w:hAnsiTheme="majorBidi" w:cstheme="majorBidi"/>
          <w:sz w:val="22"/>
          <w:lang w:bidi="ar-SA"/>
        </w:rPr>
        <w:t>&lt;-&gt;</w:t>
      </w:r>
      <w:r w:rsidRPr="009C2676">
        <w:rPr>
          <w:rFonts w:asciiTheme="majorBidi" w:hAnsiTheme="majorBidi" w:cstheme="majorBidi"/>
          <w:sz w:val="22"/>
          <w:lang w:bidi="ar-SA"/>
        </w:rPr>
        <w:tab/>
        <w:t xml:space="preserve">(the boolean operator for </w:t>
      </w:r>
      <w:r w:rsidRPr="009C2676">
        <w:rPr>
          <w:rFonts w:asciiTheme="majorBidi" w:hAnsiTheme="majorBidi" w:cstheme="majorBidi"/>
          <w:i/>
          <w:iCs/>
          <w:sz w:val="22"/>
          <w:lang w:bidi="ar-SA"/>
        </w:rPr>
        <w:t>logical equivalence</w:t>
      </w:r>
      <w:r w:rsidR="009C2676" w:rsidRPr="009C2676">
        <w:rPr>
          <w:rFonts w:asciiTheme="majorBidi" w:hAnsiTheme="majorBidi" w:cstheme="majorBidi"/>
          <w:sz w:val="22"/>
          <w:lang w:bidi="ar-SA"/>
        </w:rPr>
        <w:t>)</w:t>
      </w:r>
    </w:p>
    <w:p w14:paraId="2E2A2986" w14:textId="1DE5AF41" w:rsidR="00D52D18" w:rsidRPr="009C2676" w:rsidRDefault="009C2676"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sz w:val="22"/>
          <w:lang w:bidi="ar-SA"/>
        </w:rPr>
      </w:pPr>
      <w:r w:rsidRPr="009C2676">
        <w:rPr>
          <w:rFonts w:asciiTheme="majorBidi" w:hAnsiTheme="majorBidi" w:cstheme="majorBidi"/>
          <w:sz w:val="22"/>
          <w:lang w:bidi="ar-SA"/>
        </w:rPr>
        <w:t>The easiest way to specify an LTL property is to specify it inline. The formula is specified globally</w:t>
      </w:r>
      <w:r w:rsidR="00D52D18" w:rsidRPr="009C2676">
        <w:rPr>
          <w:rFonts w:asciiTheme="majorBidi" w:hAnsiTheme="majorBidi" w:cstheme="majorBidi"/>
          <w:sz w:val="22"/>
          <w:lang w:bidi="ar-SA"/>
        </w:rPr>
        <w:br/>
        <w:t>(i.e., outside all proctype or init declarations) with the following syntax:</w:t>
      </w:r>
      <w:r>
        <w:rPr>
          <w:rFonts w:asciiTheme="majorBidi" w:hAnsiTheme="majorBidi" w:cstheme="majorBidi"/>
          <w:sz w:val="22"/>
          <w:lang w:bidi="ar-SA"/>
        </w:rPr>
        <w:t xml:space="preserve"> </w:t>
      </w:r>
      <w:r w:rsidR="00D52D18" w:rsidRPr="009C2676">
        <w:rPr>
          <w:rFonts w:asciiTheme="majorBidi" w:hAnsiTheme="majorBidi" w:cstheme="majorBidi"/>
          <w:i/>
          <w:iCs/>
          <w:sz w:val="22"/>
          <w:lang w:bidi="ar-SA"/>
        </w:rPr>
        <w:t xml:space="preserve">ltl [ name ] '{' </w:t>
      </w:r>
      <w:commentRangeStart w:id="1211"/>
      <w:r w:rsidR="00D52D18" w:rsidRPr="009C2676">
        <w:rPr>
          <w:rFonts w:asciiTheme="majorBidi" w:hAnsiTheme="majorBidi" w:cstheme="majorBidi"/>
          <w:i/>
          <w:iCs/>
          <w:sz w:val="22"/>
          <w:lang w:bidi="ar-SA"/>
        </w:rPr>
        <w:t xml:space="preserve"> formula</w:t>
      </w:r>
      <w:commentRangeEnd w:id="1211"/>
      <w:r w:rsidR="00D52D18" w:rsidRPr="009C2676">
        <w:rPr>
          <w:rStyle w:val="CommentReference"/>
          <w:sz w:val="22"/>
          <w:szCs w:val="22"/>
        </w:rPr>
        <w:commentReference w:id="1211"/>
      </w:r>
      <w:r w:rsidR="00D52D18" w:rsidRPr="009C2676">
        <w:rPr>
          <w:rFonts w:asciiTheme="majorBidi" w:hAnsiTheme="majorBidi" w:cstheme="majorBidi"/>
          <w:i/>
          <w:iCs/>
          <w:sz w:val="22"/>
          <w:lang w:bidi="ar-SA"/>
        </w:rPr>
        <w:t xml:space="preserve"> '}'</w:t>
      </w:r>
    </w:p>
    <w:p w14:paraId="2287D2EC" w14:textId="4B2A1C17" w:rsidR="00D52D18" w:rsidRPr="009C2676" w:rsidRDefault="00D52D18" w:rsidP="009C2676">
      <w:pPr>
        <w:spacing w:after="0" w:line="264" w:lineRule="auto"/>
        <w:ind w:left="0" w:right="0" w:firstLine="284"/>
        <w:jc w:val="left"/>
        <w:rPr>
          <w:rFonts w:asciiTheme="majorBidi" w:hAnsiTheme="majorBidi" w:cstheme="majorBidi"/>
          <w:color w:val="auto"/>
          <w:sz w:val="22"/>
          <w:lang w:bidi="ar-SA"/>
        </w:rPr>
      </w:pPr>
      <w:r w:rsidRPr="009C2676">
        <w:rPr>
          <w:rFonts w:asciiTheme="majorBidi" w:hAnsiTheme="majorBidi" w:cstheme="majorBidi"/>
          <w:sz w:val="22"/>
          <w:shd w:val="clear" w:color="auto" w:fill="FFFFFF"/>
          <w:lang w:bidi="ar-SA"/>
        </w:rPr>
        <w:t>The name is optional, but can be useful when specifying multiple formulae. (Each such formula follows the same basic format.) The formula has the grammar outlined above, with some extensions. First, white space (newlines, spaces, tabs) can be used anywhere to separate operands and operators. Second, the names of operators can either be abbreviated with the symbols shown above, or spelled out in full (as </w:t>
      </w:r>
      <w:r w:rsidRPr="009C2676">
        <w:rPr>
          <w:rFonts w:asciiTheme="majorBidi" w:hAnsiTheme="majorBidi" w:cstheme="majorBidi"/>
          <w:sz w:val="22"/>
          <w:lang w:bidi="ar-SA"/>
        </w:rPr>
        <w:t>always</w:t>
      </w:r>
      <w:r w:rsidRPr="009C2676">
        <w:rPr>
          <w:rFonts w:asciiTheme="majorBidi" w:hAnsiTheme="majorBidi" w:cstheme="majorBidi"/>
          <w:sz w:val="22"/>
          <w:shd w:val="clear" w:color="auto" w:fill="FFFFFF"/>
          <w:lang w:bidi="ar-SA"/>
        </w:rPr>
        <w:t>, </w:t>
      </w:r>
      <w:r w:rsidRPr="009C2676">
        <w:rPr>
          <w:rFonts w:asciiTheme="majorBidi" w:hAnsiTheme="majorBidi" w:cstheme="majorBidi"/>
          <w:sz w:val="22"/>
          <w:lang w:bidi="ar-SA"/>
        </w:rPr>
        <w:t>eventually</w:t>
      </w:r>
      <w:r w:rsidRPr="009C2676">
        <w:rPr>
          <w:rFonts w:asciiTheme="majorBidi" w:hAnsiTheme="majorBidi" w:cstheme="majorBidi"/>
          <w:sz w:val="22"/>
          <w:shd w:val="clear" w:color="auto" w:fill="FFFFFF"/>
          <w:lang w:bidi="ar-SA"/>
        </w:rPr>
        <w:t>, </w:t>
      </w:r>
      <w:r w:rsidRPr="009C2676">
        <w:rPr>
          <w:rFonts w:asciiTheme="majorBidi" w:hAnsiTheme="majorBidi" w:cstheme="majorBidi"/>
          <w:sz w:val="22"/>
          <w:lang w:bidi="ar-SA"/>
        </w:rPr>
        <w:t>until</w:t>
      </w:r>
      <w:r w:rsidRPr="009C2676">
        <w:rPr>
          <w:rFonts w:asciiTheme="majorBidi" w:hAnsiTheme="majorBidi" w:cstheme="majorBidi"/>
          <w:sz w:val="22"/>
          <w:shd w:val="clear" w:color="auto" w:fill="FFFFFF"/>
          <w:lang w:bidi="ar-SA"/>
        </w:rPr>
        <w:t>, </w:t>
      </w:r>
      <w:r w:rsidRPr="009C2676">
        <w:rPr>
          <w:rFonts w:asciiTheme="majorBidi" w:hAnsiTheme="majorBidi" w:cstheme="majorBidi"/>
          <w:sz w:val="22"/>
          <w:lang w:bidi="ar-SA"/>
        </w:rPr>
        <w:t>implies</w:t>
      </w:r>
      <w:r w:rsidRPr="009C2676">
        <w:rPr>
          <w:rFonts w:asciiTheme="majorBidi" w:hAnsiTheme="majorBidi" w:cstheme="majorBidi"/>
          <w:sz w:val="22"/>
          <w:shd w:val="clear" w:color="auto" w:fill="FFFFFF"/>
          <w:lang w:bidi="ar-SA"/>
        </w:rPr>
        <w:t>, and </w:t>
      </w:r>
      <w:r w:rsidRPr="009C2676">
        <w:rPr>
          <w:rFonts w:asciiTheme="majorBidi" w:hAnsiTheme="majorBidi" w:cstheme="majorBidi"/>
          <w:sz w:val="22"/>
          <w:lang w:bidi="ar-SA"/>
        </w:rPr>
        <w:t>equivalent</w:t>
      </w:r>
      <w:r w:rsidR="009C2676">
        <w:rPr>
          <w:rFonts w:asciiTheme="majorBidi" w:hAnsiTheme="majorBidi" w:cstheme="majorBidi"/>
          <w:sz w:val="22"/>
          <w:shd w:val="clear" w:color="auto" w:fill="FFFFFF"/>
          <w:lang w:bidi="ar-SA"/>
        </w:rPr>
        <w:t xml:space="preserve">. The alternative </w:t>
      </w:r>
      <w:r w:rsidRPr="009C2676">
        <w:rPr>
          <w:rFonts w:asciiTheme="majorBidi" w:hAnsiTheme="majorBidi" w:cstheme="majorBidi"/>
          <w:sz w:val="22"/>
          <w:shd w:val="clear" w:color="auto" w:fill="FFFFFF"/>
          <w:lang w:bidi="ar-SA"/>
        </w:rPr>
        <w:t>operators </w:t>
      </w:r>
      <w:r w:rsidRPr="009C2676">
        <w:rPr>
          <w:rFonts w:asciiTheme="majorBidi" w:hAnsiTheme="majorBidi" w:cstheme="majorBidi"/>
          <w:sz w:val="22"/>
          <w:lang w:bidi="ar-SA"/>
        </w:rPr>
        <w:t>weakuntil</w:t>
      </w:r>
      <w:r w:rsidRPr="009C2676">
        <w:rPr>
          <w:rFonts w:asciiTheme="majorBidi" w:hAnsiTheme="majorBidi" w:cstheme="majorBidi"/>
          <w:sz w:val="22"/>
          <w:shd w:val="clear" w:color="auto" w:fill="FFFFFF"/>
          <w:lang w:bidi="ar-SA"/>
        </w:rPr>
        <w:t>, </w:t>
      </w:r>
      <w:r w:rsidRPr="009C2676">
        <w:rPr>
          <w:rFonts w:asciiTheme="majorBidi" w:hAnsiTheme="majorBidi" w:cstheme="majorBidi"/>
          <w:sz w:val="22"/>
          <w:lang w:bidi="ar-SA"/>
        </w:rPr>
        <w:t>stronguntil</w:t>
      </w:r>
      <w:r w:rsidRPr="009C2676">
        <w:rPr>
          <w:rFonts w:asciiTheme="majorBidi" w:hAnsiTheme="majorBidi" w:cstheme="majorBidi"/>
          <w:sz w:val="22"/>
          <w:shd w:val="clear" w:color="auto" w:fill="FFFFFF"/>
          <w:lang w:bidi="ar-SA"/>
        </w:rPr>
        <w:t>, and </w:t>
      </w:r>
      <w:r w:rsidRPr="009C2676">
        <w:rPr>
          <w:rFonts w:asciiTheme="majorBidi" w:hAnsiTheme="majorBidi" w:cstheme="majorBidi"/>
          <w:sz w:val="22"/>
          <w:lang w:bidi="ar-SA"/>
        </w:rPr>
        <w:t>release</w:t>
      </w:r>
      <w:r w:rsidRPr="009C2676">
        <w:rPr>
          <w:rFonts w:asciiTheme="majorBidi" w:hAnsiTheme="majorBidi" w:cstheme="majorBidi"/>
          <w:sz w:val="22"/>
          <w:shd w:val="clear" w:color="auto" w:fill="FFFFFF"/>
          <w:lang w:bidi="ar-SA"/>
        </w:rPr>
        <w:t> (for the V operator, see above), are also supported. </w:t>
      </w:r>
      <w:r w:rsidRPr="009C2676">
        <w:rPr>
          <w:rFonts w:asciiTheme="majorBidi" w:hAnsiTheme="majorBidi" w:cstheme="majorBidi"/>
          <w:sz w:val="22"/>
          <w:lang w:bidi="ar-SA"/>
        </w:rPr>
        <w:br/>
      </w:r>
      <w:r w:rsidRPr="009C2676">
        <w:rPr>
          <w:rFonts w:asciiTheme="majorBidi" w:hAnsiTheme="majorBidi" w:cstheme="majorBidi"/>
          <w:sz w:val="22"/>
          <w:shd w:val="clear" w:color="auto" w:fill="FFFFFF"/>
          <w:lang w:bidi="ar-SA"/>
        </w:rPr>
        <w:t>This means that the following two are equivalent:</w:t>
      </w:r>
    </w:p>
    <w:p w14:paraId="4FB36806" w14:textId="77777777"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0" w:right="0" w:firstLine="0"/>
        <w:jc w:val="left"/>
        <w:rPr>
          <w:rFonts w:asciiTheme="majorBidi" w:hAnsiTheme="majorBidi" w:cstheme="majorBidi"/>
          <w:i/>
          <w:iCs/>
          <w:sz w:val="22"/>
          <w:lang w:bidi="ar-SA"/>
        </w:rPr>
      </w:pPr>
      <w:r w:rsidRPr="009C2676">
        <w:rPr>
          <w:rFonts w:asciiTheme="majorBidi" w:hAnsiTheme="majorBidi" w:cstheme="majorBidi"/>
          <w:sz w:val="22"/>
          <w:lang w:bidi="ar-SA"/>
        </w:rPr>
        <w:tab/>
      </w:r>
      <w:r w:rsidRPr="009C2676">
        <w:rPr>
          <w:rFonts w:asciiTheme="majorBidi" w:hAnsiTheme="majorBidi" w:cstheme="majorBidi"/>
          <w:sz w:val="22"/>
          <w:lang w:bidi="ar-SA"/>
        </w:rPr>
        <w:tab/>
      </w:r>
      <w:r w:rsidRPr="009C2676">
        <w:rPr>
          <w:rFonts w:asciiTheme="majorBidi" w:hAnsiTheme="majorBidi" w:cstheme="majorBidi"/>
          <w:sz w:val="22"/>
          <w:lang w:bidi="ar-SA"/>
        </w:rPr>
        <w:tab/>
      </w:r>
      <w:r w:rsidRPr="009C2676">
        <w:rPr>
          <w:rFonts w:asciiTheme="majorBidi" w:hAnsiTheme="majorBidi" w:cstheme="majorBidi"/>
          <w:i/>
          <w:iCs/>
          <w:sz w:val="22"/>
          <w:lang w:bidi="ar-SA"/>
        </w:rPr>
        <w:t>ltl p1 { []&lt;&gt; p }</w:t>
      </w:r>
    </w:p>
    <w:p w14:paraId="1850C394" w14:textId="1CED700D" w:rsidR="00D52D18" w:rsidRPr="009C2676" w:rsidRDefault="00D52D18" w:rsidP="00AD1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0"/>
        <w:jc w:val="left"/>
        <w:rPr>
          <w:rFonts w:asciiTheme="majorBidi" w:hAnsiTheme="majorBidi" w:cstheme="majorBidi"/>
          <w:i/>
          <w:iCs/>
          <w:sz w:val="22"/>
          <w:lang w:bidi="ar-SA"/>
        </w:rPr>
      </w:pPr>
      <w:r w:rsidRPr="009C2676">
        <w:rPr>
          <w:rFonts w:asciiTheme="majorBidi" w:hAnsiTheme="majorBidi" w:cstheme="majorBidi"/>
          <w:i/>
          <w:iCs/>
          <w:sz w:val="22"/>
          <w:lang w:bidi="ar-SA"/>
        </w:rPr>
        <w:tab/>
      </w:r>
      <w:r w:rsidRPr="009C2676">
        <w:rPr>
          <w:rFonts w:asciiTheme="majorBidi" w:hAnsiTheme="majorBidi" w:cstheme="majorBidi"/>
          <w:i/>
          <w:iCs/>
          <w:sz w:val="22"/>
          <w:lang w:bidi="ar-SA"/>
        </w:rPr>
        <w:tab/>
      </w:r>
      <w:r w:rsidRPr="009C2676">
        <w:rPr>
          <w:rFonts w:asciiTheme="majorBidi" w:hAnsiTheme="majorBidi" w:cstheme="majorBidi"/>
          <w:i/>
          <w:iCs/>
          <w:sz w:val="22"/>
          <w:lang w:bidi="ar-SA"/>
        </w:rPr>
        <w:tab/>
        <w:t>ltl p2 { always eventually p }</w:t>
      </w:r>
    </w:p>
    <w:p w14:paraId="6D6BC653" w14:textId="77777777" w:rsidR="00D52D18" w:rsidRDefault="00D52D18" w:rsidP="00AD1E9F">
      <w:pPr>
        <w:spacing w:after="120" w:line="264" w:lineRule="auto"/>
        <w:ind w:left="0" w:right="0" w:firstLine="284"/>
        <w:rPr>
          <w:rFonts w:asciiTheme="majorBidi" w:hAnsiTheme="majorBidi" w:cstheme="majorBidi"/>
          <w:sz w:val="24"/>
          <w:szCs w:val="24"/>
          <w:shd w:val="clear" w:color="auto" w:fill="FFFFFF"/>
          <w:lang w:bidi="ar-SA"/>
        </w:rPr>
      </w:pPr>
      <w:r w:rsidRPr="00327154">
        <w:rPr>
          <w:rFonts w:asciiTheme="majorBidi" w:hAnsiTheme="majorBidi" w:cstheme="majorBidi"/>
          <w:sz w:val="24"/>
          <w:szCs w:val="24"/>
          <w:shd w:val="clear" w:color="auto" w:fill="FFFFFF"/>
          <w:lang w:bidi="ar-SA"/>
        </w:rPr>
        <w:t>The properties stated in this way are taken as positive properties that must be satisfied by the model. The model checker will perform an automatic negation of the formula to find counter-examples</w:t>
      </w:r>
      <w:r>
        <w:rPr>
          <w:rFonts w:asciiTheme="majorBidi" w:hAnsiTheme="majorBidi" w:cstheme="majorBidi"/>
          <w:sz w:val="24"/>
          <w:szCs w:val="24"/>
          <w:shd w:val="clear" w:color="auto" w:fill="FFFFFF"/>
          <w:lang w:bidi="ar-SA"/>
        </w:rPr>
        <w:t>.</w:t>
      </w:r>
    </w:p>
    <w:p w14:paraId="04EE3C73" w14:textId="6B2F6035" w:rsidR="00AD1E9F" w:rsidRDefault="00AD1E9F" w:rsidP="00AD1E9F">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sz w:val="22"/>
          <w:lang w:bidi="ar-SA"/>
        </w:rPr>
      </w:pPr>
      <w:r>
        <w:rPr>
          <w:rFonts w:asciiTheme="majorBidi" w:eastAsiaTheme="minorEastAsia" w:hAnsiTheme="majorBidi" w:cstheme="majorBidi"/>
          <w:b/>
          <w:bCs/>
          <w:sz w:val="22"/>
          <w:lang w:bidi="ar-SA"/>
        </w:rPr>
        <w:t xml:space="preserve">2.4 </w:t>
      </w:r>
      <w:r w:rsidR="003A5D05">
        <w:rPr>
          <w:rFonts w:asciiTheme="majorBidi" w:eastAsiaTheme="minorEastAsia" w:hAnsiTheme="majorBidi" w:cstheme="majorBidi"/>
          <w:b/>
          <w:bCs/>
          <w:sz w:val="22"/>
          <w:lang w:bidi="ar-SA"/>
        </w:rPr>
        <w:t>Building And</w:t>
      </w:r>
      <w:r w:rsidRPr="00AD1E9F">
        <w:rPr>
          <w:rFonts w:asciiTheme="majorBidi" w:eastAsiaTheme="minorEastAsia" w:hAnsiTheme="majorBidi" w:cstheme="majorBidi"/>
          <w:b/>
          <w:bCs/>
          <w:sz w:val="22"/>
          <w:lang w:bidi="ar-SA"/>
        </w:rPr>
        <w:t xml:space="preserve"> V</w:t>
      </w:r>
      <w:r>
        <w:rPr>
          <w:rFonts w:asciiTheme="majorBidi" w:eastAsiaTheme="minorEastAsia" w:hAnsiTheme="majorBidi" w:cstheme="majorBidi"/>
          <w:b/>
          <w:bCs/>
          <w:sz w:val="22"/>
          <w:lang w:bidi="ar-SA"/>
        </w:rPr>
        <w:t xml:space="preserve">erifying </w:t>
      </w:r>
      <w:r w:rsidRPr="00AD1E9F">
        <w:rPr>
          <w:rFonts w:asciiTheme="majorBidi" w:eastAsiaTheme="minorEastAsia" w:hAnsiTheme="majorBidi" w:cstheme="majorBidi"/>
          <w:b/>
          <w:bCs/>
          <w:sz w:val="22"/>
          <w:lang w:bidi="ar-SA"/>
        </w:rPr>
        <w:t xml:space="preserve"> Spin</w:t>
      </w:r>
    </w:p>
    <w:p w14:paraId="205E1909" w14:textId="5FC8E496" w:rsidR="00AD1E9F" w:rsidRPr="004C29F3" w:rsidRDefault="00AD1E9F" w:rsidP="008C185C">
      <w:pPr>
        <w:spacing w:after="120" w:line="22" w:lineRule="atLeast"/>
        <w:ind w:left="0" w:right="0" w:firstLine="0"/>
        <w:rPr>
          <w:rFonts w:asciiTheme="majorBidi" w:eastAsia="Arial" w:hAnsiTheme="majorBidi" w:cstheme="majorBidi"/>
          <w:iCs/>
          <w:color w:val="0070C0"/>
          <w:sz w:val="22"/>
        </w:rPr>
      </w:pPr>
      <w:ins w:id="1212" w:author="K23.06" w:date="2017-01-04T16:08:00Z">
        <w:r w:rsidRPr="004C29F3">
          <w:rPr>
            <w:rFonts w:asciiTheme="majorBidi" w:eastAsia="Arial" w:hAnsiTheme="majorBidi" w:cstheme="majorBidi"/>
            <w:b/>
            <w:iCs/>
            <w:color w:val="0070C0"/>
            <w:sz w:val="22"/>
            <w:u w:val="single"/>
          </w:rPr>
          <w:t>Example</w:t>
        </w:r>
      </w:ins>
      <w:r w:rsidRPr="004C29F3">
        <w:rPr>
          <w:rFonts w:asciiTheme="majorBidi" w:eastAsia="Arial" w:hAnsiTheme="majorBidi" w:cstheme="majorBidi"/>
          <w:b/>
          <w:iCs/>
          <w:color w:val="0070C0"/>
          <w:sz w:val="22"/>
          <w:u w:val="single"/>
        </w:rPr>
        <w:t>:</w:t>
      </w:r>
      <w:r w:rsidRPr="004C29F3">
        <w:rPr>
          <w:rFonts w:asciiTheme="majorBidi" w:eastAsia="Arial" w:hAnsiTheme="majorBidi" w:cstheme="majorBidi"/>
          <w:b/>
          <w:iCs/>
          <w:color w:val="0070C0"/>
          <w:sz w:val="22"/>
        </w:rPr>
        <w:t xml:space="preserve">  </w:t>
      </w:r>
      <w:r w:rsidR="003A5D05" w:rsidRPr="004C29F3">
        <w:rPr>
          <w:rFonts w:asciiTheme="majorBidi" w:eastAsia="Arial" w:hAnsiTheme="majorBidi" w:cstheme="majorBidi"/>
          <w:bCs/>
          <w:iCs/>
          <w:color w:val="0070C0"/>
          <w:sz w:val="22"/>
        </w:rPr>
        <w:t xml:space="preserve">we performed a verification  </w:t>
      </w:r>
      <w:r w:rsidR="003A5D05" w:rsidRPr="004C29F3">
        <w:rPr>
          <w:rFonts w:asciiTheme="majorBidi" w:eastAsiaTheme="minorHAnsi" w:hAnsiTheme="majorBidi" w:cstheme="majorBidi"/>
          <w:bCs/>
          <w:color w:val="0070C0"/>
          <w:sz w:val="22"/>
        </w:rPr>
        <w:t>on</w:t>
      </w:r>
      <w:r w:rsidR="003A5D05" w:rsidRPr="004C29F3">
        <w:rPr>
          <w:rFonts w:asciiTheme="majorBidi" w:eastAsia="Arial" w:hAnsiTheme="majorBidi" w:cstheme="majorBidi"/>
          <w:bCs/>
          <w:iCs/>
          <w:color w:val="0070C0"/>
          <w:sz w:val="22"/>
        </w:rPr>
        <w:t xml:space="preserve"> vending machine</w:t>
      </w:r>
      <w:r w:rsidR="003A5D05" w:rsidRPr="004C29F3">
        <w:rPr>
          <w:rStyle w:val="CommentReference"/>
          <w:bCs/>
          <w:color w:val="0070C0"/>
          <w:sz w:val="22"/>
          <w:szCs w:val="22"/>
        </w:rPr>
        <w:commentReference w:id="1213"/>
      </w:r>
      <w:r w:rsidR="00502F94">
        <w:rPr>
          <w:rFonts w:asciiTheme="majorBidi" w:eastAsia="Arial" w:hAnsiTheme="majorBidi" w:cstheme="majorBidi"/>
          <w:bCs/>
          <w:iCs/>
          <w:color w:val="0070C0"/>
          <w:sz w:val="22"/>
        </w:rPr>
        <w:t xml:space="preserve"> (VM)</w:t>
      </w:r>
      <w:r w:rsidR="00D40652" w:rsidRPr="004C29F3">
        <w:rPr>
          <w:rFonts w:asciiTheme="majorBidi" w:eastAsia="Arial" w:hAnsiTheme="majorBidi" w:cstheme="majorBidi"/>
          <w:bCs/>
          <w:iCs/>
          <w:color w:val="0070C0"/>
          <w:sz w:val="22"/>
        </w:rPr>
        <w:t xml:space="preserve"> model  that was written  in </w:t>
      </w:r>
      <w:r w:rsidR="00D40652" w:rsidRPr="004C29F3">
        <w:rPr>
          <w:rFonts w:asciiTheme="majorBidi" w:hAnsiTheme="majorBidi" w:cstheme="majorBidi"/>
          <w:bCs/>
          <w:i/>
          <w:color w:val="0070C0"/>
          <w:sz w:val="22"/>
        </w:rPr>
        <w:t>PROMELA</w:t>
      </w:r>
      <w:r w:rsidR="00D40652" w:rsidRPr="004C29F3">
        <w:rPr>
          <w:rFonts w:asciiTheme="majorBidi" w:hAnsiTheme="majorBidi" w:cstheme="majorBidi"/>
          <w:bCs/>
          <w:iCs/>
          <w:color w:val="0070C0"/>
          <w:sz w:val="22"/>
        </w:rPr>
        <w:t xml:space="preserve">  language (</w:t>
      </w:r>
      <w:r w:rsidR="004C29F3" w:rsidRPr="004C29F3">
        <w:rPr>
          <w:rFonts w:asciiTheme="majorBidi" w:hAnsiTheme="majorBidi" w:cstheme="majorBidi"/>
          <w:color w:val="0070C0"/>
          <w:sz w:val="22"/>
        </w:rPr>
        <w:t xml:space="preserve">Figure </w:t>
      </w:r>
      <w:r w:rsidR="004C29F3" w:rsidRPr="004C29F3">
        <w:rPr>
          <w:rFonts w:asciiTheme="majorBidi" w:eastAsia="Arial" w:hAnsiTheme="majorBidi" w:cstheme="majorBidi"/>
          <w:bCs/>
          <w:iCs/>
          <w:color w:val="0070C0"/>
          <w:sz w:val="22"/>
        </w:rPr>
        <w:t>2.0</w:t>
      </w:r>
      <w:r w:rsidR="00D40652" w:rsidRPr="004C29F3">
        <w:rPr>
          <w:rFonts w:asciiTheme="majorBidi" w:eastAsiaTheme="minorHAnsi" w:hAnsiTheme="majorBidi" w:cstheme="majorBidi"/>
          <w:bCs/>
          <w:color w:val="0070C0"/>
          <w:sz w:val="22"/>
        </w:rPr>
        <w:t>)</w:t>
      </w:r>
      <w:r w:rsidRPr="004C29F3">
        <w:rPr>
          <w:rFonts w:asciiTheme="majorBidi" w:eastAsiaTheme="minorHAnsi" w:hAnsiTheme="majorBidi" w:cstheme="majorBidi"/>
          <w:bCs/>
          <w:color w:val="0070C0"/>
          <w:sz w:val="22"/>
        </w:rPr>
        <w:t>.</w:t>
      </w:r>
      <w:r w:rsidRPr="004C29F3">
        <w:rPr>
          <w:rFonts w:asciiTheme="majorBidi" w:hAnsiTheme="majorBidi" w:cstheme="majorBidi"/>
          <w:bCs/>
          <w:iCs/>
          <w:color w:val="0070C0"/>
          <w:sz w:val="22"/>
        </w:rPr>
        <w:t xml:space="preserve"> </w:t>
      </w:r>
    </w:p>
    <w:tbl>
      <w:tblPr>
        <w:tblStyle w:val="TableGrid0"/>
        <w:tblW w:w="0" w:type="auto"/>
        <w:tblInd w:w="137" w:type="dxa"/>
        <w:tblLayout w:type="fixed"/>
        <w:tblLook w:val="04A0" w:firstRow="1" w:lastRow="0" w:firstColumn="1" w:lastColumn="0" w:noHBand="0" w:noVBand="1"/>
      </w:tblPr>
      <w:tblGrid>
        <w:gridCol w:w="7938"/>
      </w:tblGrid>
      <w:tr w:rsidR="00D40652" w14:paraId="457F0449" w14:textId="77777777" w:rsidTr="00D40652">
        <w:tc>
          <w:tcPr>
            <w:tcW w:w="7938" w:type="dxa"/>
          </w:tcPr>
          <w:commentRangeStart w:id="1214"/>
          <w:p w14:paraId="32D2366F" w14:textId="071A1951" w:rsidR="00D40652" w:rsidRDefault="004C29F3" w:rsidP="00D40652">
            <w:pPr>
              <w:spacing w:after="120" w:line="22" w:lineRule="atLeast"/>
              <w:ind w:left="0" w:right="1454" w:firstLine="0"/>
              <w:rPr>
                <w:rFonts w:asciiTheme="majorBidi" w:eastAsia="Arial" w:hAnsiTheme="majorBidi" w:cstheme="majorBidi"/>
                <w:b/>
                <w:i/>
                <w:sz w:val="22"/>
              </w:rPr>
            </w:pPr>
            <w:r>
              <w:object w:dxaOrig="10965" w:dyaOrig="8535" w14:anchorId="276D9AA3">
                <v:shape id="_x0000_i1239" type="#_x0000_t75" style="width:375.05pt;height:338.25pt" o:ole="">
                  <v:imagedata r:id="rId13" o:title=""/>
                </v:shape>
                <o:OLEObject Type="Embed" ProgID="PBrush" ShapeID="_x0000_i1239" DrawAspect="Content" ObjectID="_1545287223" r:id="rId44"/>
              </w:object>
            </w:r>
            <w:commentRangeEnd w:id="1214"/>
            <w:r w:rsidR="00D40652">
              <w:rPr>
                <w:rStyle w:val="CommentReference"/>
              </w:rPr>
              <w:commentReference w:id="1214"/>
            </w:r>
          </w:p>
        </w:tc>
      </w:tr>
      <w:tr w:rsidR="00D40652" w:rsidRPr="00933285" w14:paraId="4BF651C7" w14:textId="77777777" w:rsidTr="00D40652">
        <w:tc>
          <w:tcPr>
            <w:tcW w:w="7938" w:type="dxa"/>
          </w:tcPr>
          <w:p w14:paraId="34D434B2" w14:textId="002FD770" w:rsidR="00D40652" w:rsidRPr="00933285" w:rsidRDefault="004C29F3" w:rsidP="004C29F3">
            <w:pPr>
              <w:spacing w:after="120" w:line="22" w:lineRule="atLeast"/>
              <w:ind w:left="115" w:right="1454" w:firstLine="0"/>
              <w:rPr>
                <w:rFonts w:asciiTheme="majorBidi" w:eastAsia="Arial" w:hAnsiTheme="majorBidi" w:cstheme="majorBidi"/>
                <w:iCs/>
                <w:color w:val="000000" w:themeColor="text1"/>
                <w:sz w:val="22"/>
                <w:highlight w:val="yellow"/>
              </w:rPr>
            </w:pPr>
            <w:r w:rsidRPr="00933285">
              <w:rPr>
                <w:rFonts w:asciiTheme="majorBidi" w:hAnsiTheme="majorBidi" w:cstheme="majorBidi"/>
                <w:color w:val="000000" w:themeColor="text1"/>
                <w:sz w:val="22"/>
                <w:highlight w:val="yellow"/>
              </w:rPr>
              <w:t xml:space="preserve">Figure </w:t>
            </w:r>
            <w:r w:rsidRPr="00933285">
              <w:rPr>
                <w:rFonts w:asciiTheme="majorBidi" w:eastAsia="Arial" w:hAnsiTheme="majorBidi" w:cstheme="majorBidi"/>
                <w:bCs/>
                <w:iCs/>
                <w:color w:val="000000" w:themeColor="text1"/>
                <w:sz w:val="22"/>
                <w:highlight w:val="yellow"/>
              </w:rPr>
              <w:t xml:space="preserve">2.0 : </w:t>
            </w:r>
            <w:r w:rsidR="00D40652" w:rsidRPr="00933285">
              <w:rPr>
                <w:rFonts w:asciiTheme="majorBidi" w:eastAsia="Arial" w:hAnsiTheme="majorBidi" w:cstheme="majorBidi"/>
                <w:bCs/>
                <w:iCs/>
                <w:color w:val="000000" w:themeColor="text1"/>
                <w:sz w:val="22"/>
                <w:highlight w:val="yellow"/>
              </w:rPr>
              <w:t>represent</w:t>
            </w:r>
            <w:r w:rsidRPr="00933285">
              <w:rPr>
                <w:rFonts w:asciiTheme="majorBidi" w:eastAsia="Arial" w:hAnsiTheme="majorBidi" w:cstheme="majorBidi"/>
                <w:bCs/>
                <w:iCs/>
                <w:color w:val="000000" w:themeColor="text1"/>
                <w:sz w:val="22"/>
                <w:highlight w:val="yellow"/>
              </w:rPr>
              <w:t xml:space="preserve">ation </w:t>
            </w:r>
            <w:r w:rsidR="00D40652" w:rsidRPr="00933285">
              <w:rPr>
                <w:rFonts w:asciiTheme="majorBidi" w:eastAsia="Arial" w:hAnsiTheme="majorBidi" w:cstheme="majorBidi"/>
                <w:bCs/>
                <w:iCs/>
                <w:color w:val="000000" w:themeColor="text1"/>
                <w:sz w:val="22"/>
                <w:highlight w:val="yellow"/>
              </w:rPr>
              <w:t xml:space="preserve"> a program graph</w:t>
            </w:r>
            <w:r w:rsidR="00987AC9" w:rsidRPr="00933285">
              <w:rPr>
                <w:rFonts w:asciiTheme="majorBidi" w:eastAsia="Arial" w:hAnsiTheme="majorBidi" w:cstheme="majorBidi"/>
                <w:bCs/>
                <w:iCs/>
                <w:color w:val="000000" w:themeColor="text1"/>
                <w:sz w:val="22"/>
                <w:highlight w:val="yellow"/>
              </w:rPr>
              <w:t xml:space="preserve"> and model </w:t>
            </w:r>
            <w:r w:rsidR="00D40652" w:rsidRPr="00933285">
              <w:rPr>
                <w:rFonts w:asciiTheme="majorBidi" w:eastAsia="Arial" w:hAnsiTheme="majorBidi" w:cstheme="majorBidi"/>
                <w:bCs/>
                <w:iCs/>
                <w:color w:val="000000" w:themeColor="text1"/>
                <w:sz w:val="22"/>
                <w:highlight w:val="yellow"/>
              </w:rPr>
              <w:t xml:space="preserve"> of </w:t>
            </w:r>
            <w:r w:rsidR="00502F94" w:rsidRPr="00933285">
              <w:rPr>
                <w:rFonts w:asciiTheme="majorBidi" w:eastAsia="Arial" w:hAnsiTheme="majorBidi" w:cstheme="majorBidi"/>
                <w:bCs/>
                <w:iCs/>
                <w:color w:val="000000" w:themeColor="text1"/>
                <w:sz w:val="22"/>
                <w:highlight w:val="yellow"/>
              </w:rPr>
              <w:t>VM</w:t>
            </w:r>
            <w:r w:rsidRPr="00933285">
              <w:rPr>
                <w:rFonts w:asciiTheme="majorBidi" w:eastAsia="Arial" w:hAnsiTheme="majorBidi" w:cstheme="majorBidi"/>
                <w:bCs/>
                <w:iCs/>
                <w:color w:val="000000" w:themeColor="text1"/>
                <w:sz w:val="22"/>
                <w:highlight w:val="yellow"/>
              </w:rPr>
              <w:t xml:space="preserve"> </w:t>
            </w:r>
          </w:p>
        </w:tc>
      </w:tr>
    </w:tbl>
    <w:p w14:paraId="62AA888F" w14:textId="38AE02D6" w:rsidR="00954843" w:rsidRPr="00933285" w:rsidRDefault="004C29F3" w:rsidP="00954843">
      <w:pPr>
        <w:spacing w:after="120" w:line="22" w:lineRule="atLeast"/>
        <w:ind w:left="0" w:right="0" w:firstLine="284"/>
        <w:rPr>
          <w:rFonts w:asciiTheme="majorBidi" w:eastAsia="Arial" w:hAnsiTheme="majorBidi" w:cstheme="majorBidi"/>
          <w:bCs/>
          <w:iCs/>
          <w:color w:val="000000" w:themeColor="text1"/>
          <w:sz w:val="22"/>
        </w:rPr>
      </w:pPr>
      <w:r w:rsidRPr="00933285">
        <w:rPr>
          <w:rFonts w:asciiTheme="majorBidi" w:eastAsia="Arial" w:hAnsiTheme="majorBidi" w:cstheme="majorBidi"/>
          <w:bCs/>
          <w:iCs/>
          <w:color w:val="000000" w:themeColor="text1"/>
          <w:sz w:val="22"/>
          <w:highlight w:val="yellow"/>
        </w:rPr>
        <w:t xml:space="preserve">We added a ltl </w:t>
      </w:r>
      <w:r w:rsidRPr="00933285">
        <w:rPr>
          <w:rFonts w:asciiTheme="majorBidi" w:hAnsiTheme="majorBidi" w:cstheme="majorBidi"/>
          <w:bCs/>
          <w:iCs/>
          <w:color w:val="000000" w:themeColor="text1"/>
          <w:sz w:val="22"/>
          <w:highlight w:val="yellow"/>
          <w:shd w:val="clear" w:color="auto" w:fill="FFFFFF"/>
        </w:rPr>
        <w:t>condition</w:t>
      </w:r>
      <w:r w:rsidRPr="00933285">
        <w:rPr>
          <w:rFonts w:asciiTheme="majorBidi" w:eastAsia="Arial" w:hAnsiTheme="majorBidi" w:cstheme="majorBidi"/>
          <w:bCs/>
          <w:iCs/>
          <w:color w:val="000000" w:themeColor="text1"/>
          <w:sz w:val="22"/>
          <w:highlight w:val="yellow"/>
        </w:rPr>
        <w:t xml:space="preserve"> to the </w:t>
      </w:r>
      <w:r w:rsidRPr="00933285">
        <w:rPr>
          <w:rFonts w:asciiTheme="majorBidi" w:hAnsiTheme="majorBidi" w:cstheme="majorBidi"/>
          <w:bCs/>
          <w:iCs/>
          <w:color w:val="000000" w:themeColor="text1"/>
          <w:sz w:val="22"/>
          <w:highlight w:val="yellow"/>
        </w:rPr>
        <w:t>PROMELA</w:t>
      </w:r>
      <w:r w:rsidRPr="00933285">
        <w:rPr>
          <w:rFonts w:asciiTheme="majorBidi" w:eastAsia="Arial" w:hAnsiTheme="majorBidi" w:cstheme="majorBidi"/>
          <w:bCs/>
          <w:iCs/>
          <w:color w:val="000000" w:themeColor="text1"/>
          <w:sz w:val="22"/>
          <w:highlight w:val="yellow"/>
        </w:rPr>
        <w:t xml:space="preserve"> </w:t>
      </w:r>
      <w:r w:rsidRPr="00933285">
        <w:rPr>
          <w:rFonts w:asciiTheme="majorBidi" w:hAnsiTheme="majorBidi" w:cstheme="majorBidi"/>
          <w:bCs/>
          <w:iCs/>
          <w:color w:val="000000" w:themeColor="text1"/>
          <w:sz w:val="22"/>
          <w:highlight w:val="yellow"/>
        </w:rPr>
        <w:t xml:space="preserve">in order to </w:t>
      </w:r>
      <w:r w:rsidRPr="00933285">
        <w:rPr>
          <w:rFonts w:asciiTheme="majorBidi" w:eastAsia="Arial" w:hAnsiTheme="majorBidi" w:cstheme="majorBidi"/>
          <w:bCs/>
          <w:iCs/>
          <w:color w:val="000000" w:themeColor="text1"/>
          <w:sz w:val="22"/>
          <w:highlight w:val="yellow"/>
        </w:rPr>
        <w:t>verify The machine is refilled infinitely many times. We run verification in spin and the result show an error (</w:t>
      </w:r>
      <w:r w:rsidRPr="00933285">
        <w:rPr>
          <w:rFonts w:asciiTheme="majorBidi" w:hAnsiTheme="majorBidi" w:cstheme="majorBidi"/>
          <w:color w:val="000000" w:themeColor="text1"/>
          <w:sz w:val="22"/>
          <w:highlight w:val="yellow"/>
        </w:rPr>
        <w:t xml:space="preserve">Figure </w:t>
      </w:r>
      <w:r w:rsidRPr="00933285">
        <w:rPr>
          <w:rFonts w:asciiTheme="majorBidi" w:eastAsia="Arial" w:hAnsiTheme="majorBidi" w:cstheme="majorBidi"/>
          <w:bCs/>
          <w:iCs/>
          <w:color w:val="000000" w:themeColor="text1"/>
          <w:sz w:val="22"/>
          <w:highlight w:val="yellow"/>
        </w:rPr>
        <w:t xml:space="preserve">2.1) </w:t>
      </w:r>
      <w:r w:rsidR="00954843" w:rsidRPr="00933285">
        <w:rPr>
          <w:rFonts w:asciiTheme="majorBidi" w:eastAsia="Arial" w:hAnsiTheme="majorBidi" w:cstheme="majorBidi"/>
          <w:bCs/>
          <w:iCs/>
          <w:color w:val="000000" w:themeColor="text1"/>
          <w:sz w:val="22"/>
          <w:highlight w:val="yellow"/>
        </w:rPr>
        <w:t xml:space="preserve"> </w:t>
      </w:r>
      <w:r w:rsidR="00954843" w:rsidRPr="00933285">
        <w:rPr>
          <w:rFonts w:asciiTheme="majorBidi" w:eastAsia="Arial" w:hAnsiTheme="majorBidi" w:cstheme="majorBidi"/>
          <w:bCs/>
          <w:iCs/>
          <w:color w:val="000000" w:themeColor="text1"/>
          <w:sz w:val="24"/>
          <w:szCs w:val="24"/>
          <w:highlight w:val="yellow"/>
        </w:rPr>
        <w:t xml:space="preserve">because there is a path  that Contradicts  the </w:t>
      </w:r>
      <w:r w:rsidR="00954843" w:rsidRPr="00933285">
        <w:rPr>
          <w:rFonts w:asciiTheme="majorBidi" w:hAnsiTheme="majorBidi" w:cstheme="majorBidi"/>
          <w:bCs/>
          <w:iCs/>
          <w:color w:val="000000" w:themeColor="text1"/>
          <w:sz w:val="22"/>
          <w:highlight w:val="yellow"/>
          <w:shd w:val="clear" w:color="auto" w:fill="FFFFFF"/>
        </w:rPr>
        <w:t>condition</w:t>
      </w:r>
      <w:r w:rsidR="00954843" w:rsidRPr="00933285">
        <w:rPr>
          <w:rFonts w:asciiTheme="majorBidi" w:eastAsia="Arial" w:hAnsiTheme="majorBidi" w:cstheme="majorBidi"/>
          <w:bCs/>
          <w:iCs/>
          <w:color w:val="000000" w:themeColor="text1"/>
          <w:sz w:val="22"/>
          <w:highlight w:val="yellow"/>
        </w:rPr>
        <w:t xml:space="preserve"> </w:t>
      </w:r>
      <w:r w:rsidR="00954843" w:rsidRPr="00933285">
        <w:rPr>
          <w:rFonts w:asciiTheme="majorBidi" w:eastAsia="Arial" w:hAnsiTheme="majorBidi" w:cstheme="majorBidi"/>
          <w:bCs/>
          <w:iCs/>
          <w:color w:val="000000" w:themeColor="text1"/>
          <w:sz w:val="24"/>
          <w:szCs w:val="24"/>
          <w:highlight w:val="yellow"/>
        </w:rPr>
        <w:t>(</w:t>
      </w:r>
      <w:r w:rsidR="00954843" w:rsidRPr="00933285">
        <w:rPr>
          <w:rFonts w:asciiTheme="majorBidi" w:hAnsiTheme="majorBidi" w:cstheme="majorBidi"/>
          <w:color w:val="000000" w:themeColor="text1"/>
          <w:sz w:val="22"/>
          <w:highlight w:val="yellow"/>
        </w:rPr>
        <w:t xml:space="preserve">Figure </w:t>
      </w:r>
      <w:r w:rsidR="00954843" w:rsidRPr="00933285">
        <w:rPr>
          <w:rFonts w:asciiTheme="majorBidi" w:eastAsia="Arial" w:hAnsiTheme="majorBidi" w:cstheme="majorBidi"/>
          <w:bCs/>
          <w:iCs/>
          <w:color w:val="000000" w:themeColor="text1"/>
          <w:sz w:val="22"/>
          <w:highlight w:val="yellow"/>
        </w:rPr>
        <w:t>2.2</w:t>
      </w:r>
      <w:r w:rsidR="00954843" w:rsidRPr="00933285">
        <w:rPr>
          <w:rFonts w:asciiTheme="majorBidi" w:eastAsia="Arial" w:hAnsiTheme="majorBidi" w:cstheme="majorBidi"/>
          <w:bCs/>
          <w:iCs/>
          <w:color w:val="000000" w:themeColor="text1"/>
          <w:sz w:val="24"/>
          <w:szCs w:val="24"/>
          <w:highlight w:val="yellow"/>
        </w:rPr>
        <w:t>).</w:t>
      </w:r>
    </w:p>
    <w:p w14:paraId="0879C565" w14:textId="77777777" w:rsidR="00954843" w:rsidRDefault="00954843" w:rsidP="004C29F3">
      <w:pPr>
        <w:spacing w:after="120" w:line="22" w:lineRule="atLeast"/>
        <w:ind w:left="0" w:right="0" w:firstLine="284"/>
        <w:rPr>
          <w:rFonts w:asciiTheme="majorBidi" w:eastAsia="Arial" w:hAnsiTheme="majorBidi" w:cstheme="majorBidi"/>
          <w:bCs/>
          <w:iCs/>
          <w:color w:val="0070C0"/>
          <w:sz w:val="22"/>
        </w:rPr>
      </w:pPr>
    </w:p>
    <w:p w14:paraId="5290E335" w14:textId="77777777" w:rsidR="004C29F3" w:rsidRDefault="004C29F3" w:rsidP="004C29F3">
      <w:pPr>
        <w:spacing w:after="120" w:line="22" w:lineRule="atLeast"/>
        <w:ind w:left="0" w:right="0" w:firstLine="284"/>
        <w:rPr>
          <w:rFonts w:asciiTheme="majorBidi" w:eastAsia="Arial" w:hAnsiTheme="majorBidi" w:cstheme="majorBidi"/>
          <w:bCs/>
          <w:iCs/>
          <w:color w:val="0070C0"/>
          <w:sz w:val="22"/>
        </w:rPr>
      </w:pPr>
    </w:p>
    <w:tbl>
      <w:tblPr>
        <w:tblStyle w:val="TableGrid0"/>
        <w:tblW w:w="0" w:type="auto"/>
        <w:tblLook w:val="04A0" w:firstRow="1" w:lastRow="0" w:firstColumn="1" w:lastColumn="0" w:noHBand="0" w:noVBand="1"/>
      </w:tblPr>
      <w:tblGrid>
        <w:gridCol w:w="6962"/>
      </w:tblGrid>
      <w:tr w:rsidR="004C29F3" w14:paraId="7D44C5D8" w14:textId="77777777" w:rsidTr="004C29F3">
        <w:tc>
          <w:tcPr>
            <w:tcW w:w="6962" w:type="dxa"/>
          </w:tcPr>
          <w:p w14:paraId="25F32E52" w14:textId="77777777" w:rsidR="004C29F3" w:rsidRDefault="004C29F3" w:rsidP="00502F94">
            <w:pPr>
              <w:spacing w:after="0" w:line="22" w:lineRule="atLeast"/>
              <w:ind w:left="0" w:right="0" w:firstLine="0"/>
              <w:rPr>
                <w:rFonts w:asciiTheme="majorBidi" w:eastAsia="Arial" w:hAnsiTheme="majorBidi" w:cstheme="majorBidi"/>
                <w:bCs/>
                <w:iCs/>
                <w:sz w:val="24"/>
                <w:szCs w:val="24"/>
              </w:rPr>
            </w:pPr>
            <w:r>
              <w:rPr>
                <w:noProof/>
                <w:rtl/>
                <w:lang w:bidi="ar-SA"/>
              </w:rPr>
              <w:lastRenderedPageBreak/>
              <mc:AlternateContent>
                <mc:Choice Requires="wps">
                  <w:drawing>
                    <wp:anchor distT="0" distB="0" distL="114300" distR="114300" simplePos="0" relativeHeight="251727360" behindDoc="0" locked="0" layoutInCell="1" allowOverlap="1" wp14:anchorId="17914DF5" wp14:editId="3C687C82">
                      <wp:simplePos x="0" y="0"/>
                      <wp:positionH relativeFrom="column">
                        <wp:posOffset>443534</wp:posOffset>
                      </wp:positionH>
                      <wp:positionV relativeFrom="paragraph">
                        <wp:posOffset>814457</wp:posOffset>
                      </wp:positionV>
                      <wp:extent cx="1948069" cy="214685"/>
                      <wp:effectExtent l="57150" t="57150" r="52705" b="52070"/>
                      <wp:wrapNone/>
                      <wp:docPr id="18" name="Rectangle 18"/>
                      <wp:cNvGraphicFramePr/>
                      <a:graphic xmlns:a="http://schemas.openxmlformats.org/drawingml/2006/main">
                        <a:graphicData uri="http://schemas.microsoft.com/office/word/2010/wordprocessingShape">
                          <wps:wsp>
                            <wps:cNvSpPr/>
                            <wps:spPr>
                              <a:xfrm>
                                <a:off x="0" y="0"/>
                                <a:ext cx="1948069" cy="214685"/>
                              </a:xfrm>
                              <a:prstGeom prst="rect">
                                <a:avLst/>
                              </a:prstGeom>
                              <a:noFill/>
                              <a:ln>
                                <a:solidFill>
                                  <a:srgbClr val="FF000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8E9DA" id="Rectangle 18" o:spid="_x0000_s1026" style="position:absolute;margin-left:34.9pt;margin-top:64.15pt;width:153.4pt;height:16.9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" filled="f" strokecolor="red" strokeweight="1pt"/>
                  </w:pict>
                </mc:Fallback>
              </mc:AlternateContent>
            </w:r>
            <w:r>
              <w:object w:dxaOrig="8550" w:dyaOrig="6420" w14:anchorId="78E93716">
                <v:shape id="_x0000_i1240" type="#_x0000_t75" style="width:337.4pt;height:281.3pt" o:ole="">
                  <v:imagedata r:id="rId15" o:title=""/>
                </v:shape>
                <o:OLEObject Type="Embed" ProgID="PBrush" ShapeID="_x0000_i1240" DrawAspect="Content" ObjectID="_1545287224" r:id="rId45"/>
              </w:object>
            </w:r>
          </w:p>
        </w:tc>
      </w:tr>
      <w:tr w:rsidR="004C29F3" w14:paraId="5111164C" w14:textId="77777777" w:rsidTr="004C29F3">
        <w:tc>
          <w:tcPr>
            <w:tcW w:w="6962" w:type="dxa"/>
          </w:tcPr>
          <w:p w14:paraId="5266E94D" w14:textId="644EAD9D" w:rsidR="004C29F3" w:rsidRDefault="004C29F3" w:rsidP="00502F94">
            <w:pPr>
              <w:spacing w:after="120" w:line="22" w:lineRule="atLeast"/>
              <w:ind w:left="0" w:right="1454" w:firstLine="0"/>
              <w:jc w:val="center"/>
              <w:rPr>
                <w:rFonts w:asciiTheme="majorBidi" w:eastAsia="Arial" w:hAnsiTheme="majorBidi" w:cstheme="majorBidi"/>
                <w:bCs/>
                <w:iCs/>
                <w:sz w:val="24"/>
                <w:szCs w:val="24"/>
              </w:rPr>
            </w:pPr>
            <w:r w:rsidRPr="00933285">
              <w:rPr>
                <w:rFonts w:asciiTheme="majorBidi" w:hAnsiTheme="majorBidi" w:cstheme="majorBidi"/>
                <w:color w:val="000000" w:themeColor="text1"/>
                <w:sz w:val="22"/>
                <w:highlight w:val="yellow"/>
              </w:rPr>
              <w:t xml:space="preserve">Figure </w:t>
            </w:r>
            <w:r w:rsidRPr="00933285">
              <w:rPr>
                <w:rFonts w:asciiTheme="majorBidi" w:eastAsia="Arial" w:hAnsiTheme="majorBidi" w:cstheme="majorBidi"/>
                <w:bCs/>
                <w:iCs/>
                <w:color w:val="000000" w:themeColor="text1"/>
                <w:sz w:val="22"/>
                <w:highlight w:val="yellow"/>
              </w:rPr>
              <w:t>2.1 The verification result</w:t>
            </w:r>
            <w:r w:rsidRPr="00933285">
              <w:rPr>
                <w:rFonts w:asciiTheme="majorBidi" w:eastAsia="Arial" w:hAnsiTheme="majorBidi" w:cstheme="majorBidi"/>
                <w:bCs/>
                <w:iCs/>
                <w:color w:val="000000" w:themeColor="text1"/>
                <w:sz w:val="22"/>
              </w:rPr>
              <w:t xml:space="preserve"> </w:t>
            </w:r>
          </w:p>
        </w:tc>
      </w:tr>
    </w:tbl>
    <w:p w14:paraId="61441FBC" w14:textId="01E908EA" w:rsidR="004C29F3" w:rsidRDefault="004C29F3" w:rsidP="004C29F3">
      <w:pPr>
        <w:spacing w:after="120" w:line="22" w:lineRule="atLeast"/>
        <w:ind w:left="0" w:right="0" w:firstLine="0"/>
        <w:rPr>
          <w:rFonts w:asciiTheme="majorBidi" w:eastAsia="Arial" w:hAnsiTheme="majorBidi" w:cstheme="majorBidi"/>
          <w:bCs/>
          <w:iCs/>
          <w:color w:val="0070C0"/>
          <w:sz w:val="22"/>
        </w:rPr>
      </w:pPr>
    </w:p>
    <w:tbl>
      <w:tblPr>
        <w:tblStyle w:val="TableGrid0"/>
        <w:tblW w:w="0" w:type="auto"/>
        <w:tblLook w:val="04A0" w:firstRow="1" w:lastRow="0" w:firstColumn="1" w:lastColumn="0" w:noHBand="0" w:noVBand="1"/>
      </w:tblPr>
      <w:tblGrid>
        <w:gridCol w:w="7157"/>
      </w:tblGrid>
      <w:tr w:rsidR="00973ABE" w14:paraId="0945DE54" w14:textId="77777777" w:rsidTr="00502F94">
        <w:tc>
          <w:tcPr>
            <w:tcW w:w="6941" w:type="dxa"/>
          </w:tcPr>
          <w:p w14:paraId="5D0AFAD6" w14:textId="77777777" w:rsidR="00973ABE" w:rsidRDefault="00973ABE" w:rsidP="00502F94">
            <w:pPr>
              <w:spacing w:after="0" w:line="22" w:lineRule="atLeast"/>
              <w:ind w:left="0" w:right="0" w:firstLine="0"/>
              <w:rPr>
                <w:rFonts w:asciiTheme="majorBidi" w:eastAsia="Arial" w:hAnsiTheme="majorBidi" w:cstheme="majorBidi"/>
                <w:bCs/>
                <w:iCs/>
                <w:sz w:val="24"/>
                <w:szCs w:val="24"/>
              </w:rPr>
            </w:pPr>
            <w:r>
              <w:object w:dxaOrig="10965" w:dyaOrig="6345" w14:anchorId="374494BD">
                <v:shape id="_x0000_i1241" type="#_x0000_t75" style="width:347.45pt;height:227.7pt" o:ole="">
                  <v:imagedata r:id="rId17" o:title=""/>
                </v:shape>
                <o:OLEObject Type="Embed" ProgID="PBrush" ShapeID="_x0000_i1241" DrawAspect="Content" ObjectID="_1545287225" r:id="rId46"/>
              </w:object>
            </w:r>
          </w:p>
        </w:tc>
      </w:tr>
      <w:tr w:rsidR="00973ABE" w:rsidRPr="00933285" w14:paraId="33EB2A15" w14:textId="77777777" w:rsidTr="00502F94">
        <w:tc>
          <w:tcPr>
            <w:tcW w:w="6941" w:type="dxa"/>
          </w:tcPr>
          <w:p w14:paraId="586EF649" w14:textId="7A5FA14A" w:rsidR="00973ABE" w:rsidRPr="00933285" w:rsidRDefault="00973ABE" w:rsidP="00502F94">
            <w:pPr>
              <w:spacing w:after="120" w:line="22" w:lineRule="atLeast"/>
              <w:ind w:left="0" w:right="1454" w:firstLine="0"/>
              <w:jc w:val="center"/>
              <w:rPr>
                <w:rFonts w:asciiTheme="majorBidi" w:eastAsia="Arial" w:hAnsiTheme="majorBidi" w:cstheme="majorBidi"/>
                <w:bCs/>
                <w:iCs/>
                <w:color w:val="000000" w:themeColor="text1"/>
                <w:sz w:val="24"/>
                <w:szCs w:val="24"/>
              </w:rPr>
            </w:pPr>
            <w:r w:rsidRPr="00933285">
              <w:rPr>
                <w:rFonts w:asciiTheme="majorBidi" w:hAnsiTheme="majorBidi" w:cstheme="majorBidi"/>
                <w:color w:val="000000" w:themeColor="text1"/>
                <w:sz w:val="22"/>
              </w:rPr>
              <w:t xml:space="preserve">Figure </w:t>
            </w:r>
            <w:r w:rsidRPr="00933285">
              <w:rPr>
                <w:rFonts w:asciiTheme="majorBidi" w:eastAsia="Arial" w:hAnsiTheme="majorBidi" w:cstheme="majorBidi"/>
                <w:bCs/>
                <w:iCs/>
                <w:color w:val="000000" w:themeColor="text1"/>
                <w:sz w:val="22"/>
              </w:rPr>
              <w:t>2.2</w:t>
            </w:r>
            <w:r w:rsidR="00954843" w:rsidRPr="00933285">
              <w:rPr>
                <w:rFonts w:asciiTheme="majorBidi" w:eastAsia="Arial" w:hAnsiTheme="majorBidi" w:cstheme="majorBidi"/>
                <w:bCs/>
                <w:iCs/>
                <w:color w:val="000000" w:themeColor="text1"/>
                <w:sz w:val="22"/>
              </w:rPr>
              <w:t xml:space="preserve">  </w:t>
            </w:r>
            <w:r w:rsidR="00954843" w:rsidRPr="00933285">
              <w:rPr>
                <w:rFonts w:asciiTheme="majorBidi" w:eastAsia="Arial" w:hAnsiTheme="majorBidi" w:cstheme="majorBidi"/>
                <w:bCs/>
                <w:iCs/>
                <w:color w:val="000000" w:themeColor="text1"/>
                <w:sz w:val="24"/>
                <w:szCs w:val="24"/>
              </w:rPr>
              <w:t xml:space="preserve">the path  that Contradicts  the </w:t>
            </w:r>
            <w:r w:rsidR="00954843" w:rsidRPr="00933285">
              <w:rPr>
                <w:rFonts w:asciiTheme="majorBidi" w:hAnsiTheme="majorBidi" w:cstheme="majorBidi"/>
                <w:bCs/>
                <w:iCs/>
                <w:color w:val="000000" w:themeColor="text1"/>
                <w:sz w:val="22"/>
                <w:shd w:val="clear" w:color="auto" w:fill="FFFFFF"/>
              </w:rPr>
              <w:t>condition</w:t>
            </w:r>
          </w:p>
        </w:tc>
      </w:tr>
    </w:tbl>
    <w:p w14:paraId="3ED70129" w14:textId="741C0FF1" w:rsidR="00954843" w:rsidRPr="00933285" w:rsidRDefault="00954843" w:rsidP="004C29F3">
      <w:pPr>
        <w:spacing w:after="120" w:line="22" w:lineRule="atLeast"/>
        <w:ind w:left="0" w:right="0" w:firstLine="0"/>
        <w:rPr>
          <w:rFonts w:asciiTheme="majorBidi" w:eastAsia="Arial" w:hAnsiTheme="majorBidi" w:cstheme="majorBidi"/>
          <w:bCs/>
          <w:iCs/>
          <w:color w:val="000000" w:themeColor="text1"/>
          <w:sz w:val="22"/>
        </w:rPr>
      </w:pPr>
    </w:p>
    <w:p w14:paraId="1D46188C" w14:textId="5864B06F" w:rsidR="004C29F3" w:rsidRPr="00933285" w:rsidRDefault="004C29F3" w:rsidP="004C29F3">
      <w:pPr>
        <w:spacing w:after="120" w:line="22" w:lineRule="atLeast"/>
        <w:ind w:left="115" w:right="1454" w:firstLine="0"/>
        <w:rPr>
          <w:rFonts w:asciiTheme="majorBidi" w:eastAsia="Arial" w:hAnsiTheme="majorBidi" w:cstheme="majorBidi"/>
          <w:bCs/>
          <w:iCs/>
          <w:color w:val="000000" w:themeColor="text1"/>
          <w:sz w:val="22"/>
        </w:rPr>
      </w:pPr>
      <w:r w:rsidRPr="00933285">
        <w:rPr>
          <w:rFonts w:asciiTheme="majorBidi" w:eastAsia="Arial" w:hAnsiTheme="majorBidi" w:cstheme="majorBidi"/>
          <w:bCs/>
          <w:iCs/>
          <w:color w:val="000000" w:themeColor="text1"/>
          <w:sz w:val="22"/>
        </w:rPr>
        <w:t xml:space="preserve">In order to fix </w:t>
      </w:r>
      <w:r w:rsidRPr="00933285">
        <w:rPr>
          <w:rFonts w:asciiTheme="majorBidi" w:hAnsiTheme="majorBidi" w:cstheme="majorBidi"/>
          <w:bCs/>
          <w:iCs/>
          <w:color w:val="000000" w:themeColor="text1"/>
          <w:sz w:val="22"/>
        </w:rPr>
        <w:t>this error we adde</w:t>
      </w:r>
      <w:r w:rsidR="00E81BBF" w:rsidRPr="00933285">
        <w:rPr>
          <w:rFonts w:asciiTheme="majorBidi" w:hAnsiTheme="majorBidi" w:cstheme="majorBidi"/>
          <w:bCs/>
          <w:iCs/>
          <w:color w:val="000000" w:themeColor="text1"/>
          <w:sz w:val="22"/>
        </w:rPr>
        <w:t>d a new condition to the vm code</w:t>
      </w:r>
      <w:r w:rsidRPr="00933285">
        <w:rPr>
          <w:rFonts w:asciiTheme="majorBidi" w:eastAsia="Arial" w:hAnsiTheme="majorBidi" w:cstheme="majorBidi"/>
          <w:bCs/>
          <w:iCs/>
          <w:color w:val="000000" w:themeColor="text1"/>
          <w:sz w:val="22"/>
        </w:rPr>
        <w:t xml:space="preserve"> </w:t>
      </w:r>
      <w:r w:rsidR="00954843" w:rsidRPr="00933285">
        <w:rPr>
          <w:rFonts w:asciiTheme="majorBidi" w:eastAsia="Arial" w:hAnsiTheme="majorBidi" w:cstheme="majorBidi"/>
          <w:bCs/>
          <w:iCs/>
          <w:color w:val="000000" w:themeColor="text1"/>
          <w:sz w:val="22"/>
        </w:rPr>
        <w:t>(</w:t>
      </w:r>
      <w:r w:rsidR="00954843" w:rsidRPr="00933285">
        <w:rPr>
          <w:rFonts w:asciiTheme="majorBidi" w:hAnsiTheme="majorBidi" w:cstheme="majorBidi"/>
          <w:color w:val="000000" w:themeColor="text1"/>
          <w:sz w:val="22"/>
        </w:rPr>
        <w:t xml:space="preserve">Figure </w:t>
      </w:r>
      <w:r w:rsidR="00954843" w:rsidRPr="00933285">
        <w:rPr>
          <w:rFonts w:asciiTheme="majorBidi" w:eastAsia="Arial" w:hAnsiTheme="majorBidi" w:cstheme="majorBidi"/>
          <w:bCs/>
          <w:iCs/>
          <w:color w:val="000000" w:themeColor="text1"/>
          <w:sz w:val="22"/>
        </w:rPr>
        <w:t>2</w:t>
      </w:r>
      <w:r w:rsidRPr="00933285">
        <w:rPr>
          <w:rFonts w:asciiTheme="majorBidi" w:eastAsia="Arial" w:hAnsiTheme="majorBidi" w:cstheme="majorBidi"/>
          <w:bCs/>
          <w:iCs/>
          <w:color w:val="000000" w:themeColor="text1"/>
          <w:sz w:val="22"/>
        </w:rPr>
        <w:t>.3)</w:t>
      </w:r>
    </w:p>
    <w:tbl>
      <w:tblPr>
        <w:tblStyle w:val="TableGrid0"/>
        <w:tblW w:w="0" w:type="auto"/>
        <w:tblInd w:w="115" w:type="dxa"/>
        <w:tblLayout w:type="fixed"/>
        <w:tblLook w:val="04A0" w:firstRow="1" w:lastRow="0" w:firstColumn="1" w:lastColumn="0" w:noHBand="0" w:noVBand="1"/>
      </w:tblPr>
      <w:tblGrid>
        <w:gridCol w:w="7110"/>
      </w:tblGrid>
      <w:tr w:rsidR="00954843" w14:paraId="40D7FA71" w14:textId="77777777" w:rsidTr="00502F94">
        <w:tc>
          <w:tcPr>
            <w:tcW w:w="7110" w:type="dxa"/>
          </w:tcPr>
          <w:p w14:paraId="0F3D61A7" w14:textId="77777777" w:rsidR="00954843" w:rsidRDefault="00954843" w:rsidP="00502F94">
            <w:pPr>
              <w:spacing w:after="120" w:line="22" w:lineRule="atLeast"/>
              <w:ind w:left="0" w:right="1454" w:firstLine="0"/>
              <w:rPr>
                <w:rFonts w:asciiTheme="majorBidi" w:eastAsia="Arial" w:hAnsiTheme="majorBidi" w:cstheme="majorBidi"/>
                <w:b/>
                <w:i/>
                <w:sz w:val="22"/>
              </w:rPr>
            </w:pPr>
            <w:r>
              <w:object w:dxaOrig="8295" w:dyaOrig="7215" w14:anchorId="6A63BC58">
                <v:shape id="_x0000_i1242" type="#_x0000_t75" style="width:326.5pt;height:360.85pt" o:ole="">
                  <v:imagedata r:id="rId20" o:title=""/>
                </v:shape>
                <o:OLEObject Type="Embed" ProgID="PBrush" ShapeID="_x0000_i1242" DrawAspect="Content" ObjectID="_1545287226" r:id="rId47"/>
              </w:object>
            </w:r>
          </w:p>
        </w:tc>
      </w:tr>
      <w:tr w:rsidR="00954843" w:rsidRPr="00933285" w14:paraId="42911D1D" w14:textId="77777777" w:rsidTr="00502F94">
        <w:tc>
          <w:tcPr>
            <w:tcW w:w="7110" w:type="dxa"/>
          </w:tcPr>
          <w:p w14:paraId="38AF926C" w14:textId="56158081" w:rsidR="00954843" w:rsidRPr="00933285" w:rsidRDefault="00954843" w:rsidP="00987AC9">
            <w:pPr>
              <w:spacing w:after="120" w:line="22" w:lineRule="atLeast"/>
              <w:ind w:left="0" w:right="1454" w:firstLine="0"/>
              <w:jc w:val="center"/>
              <w:rPr>
                <w:rFonts w:asciiTheme="majorBidi" w:eastAsia="Arial" w:hAnsiTheme="majorBidi" w:cstheme="majorBidi"/>
                <w:b/>
                <w:i/>
                <w:color w:val="000000" w:themeColor="text1"/>
                <w:sz w:val="22"/>
                <w:highlight w:val="yellow"/>
              </w:rPr>
            </w:pPr>
            <w:r w:rsidRPr="00933285">
              <w:rPr>
                <w:rFonts w:asciiTheme="majorBidi" w:hAnsiTheme="majorBidi" w:cstheme="majorBidi"/>
                <w:color w:val="000000" w:themeColor="text1"/>
                <w:sz w:val="22"/>
                <w:highlight w:val="yellow"/>
              </w:rPr>
              <w:t xml:space="preserve">Figure </w:t>
            </w:r>
            <w:r w:rsidRPr="00933285">
              <w:rPr>
                <w:rFonts w:asciiTheme="majorBidi" w:eastAsia="Arial" w:hAnsiTheme="majorBidi" w:cstheme="majorBidi"/>
                <w:bCs/>
                <w:iCs/>
                <w:color w:val="000000" w:themeColor="text1"/>
                <w:sz w:val="24"/>
                <w:szCs w:val="24"/>
                <w:highlight w:val="yellow"/>
              </w:rPr>
              <w:t>2.3</w:t>
            </w:r>
            <w:r w:rsidR="00987AC9" w:rsidRPr="00933285">
              <w:rPr>
                <w:rFonts w:asciiTheme="majorBidi" w:eastAsia="Arial" w:hAnsiTheme="majorBidi" w:cstheme="majorBidi"/>
                <w:bCs/>
                <w:iCs/>
                <w:color w:val="000000" w:themeColor="text1"/>
                <w:sz w:val="24"/>
                <w:szCs w:val="24"/>
                <w:highlight w:val="yellow"/>
              </w:rPr>
              <w:t xml:space="preserve"> The Second VM </w:t>
            </w:r>
            <w:r w:rsidR="00987AC9" w:rsidRPr="00933285">
              <w:rPr>
                <w:rFonts w:asciiTheme="majorBidi" w:hAnsiTheme="majorBidi" w:cstheme="majorBidi"/>
                <w:color w:val="000000" w:themeColor="text1"/>
                <w:sz w:val="22"/>
                <w:highlight w:val="yellow"/>
              </w:rPr>
              <w:t xml:space="preserve">model </w:t>
            </w:r>
            <w:r w:rsidR="00987AC9" w:rsidRPr="00933285">
              <w:rPr>
                <w:rFonts w:asciiTheme="majorBidi" w:eastAsia="Arial" w:hAnsiTheme="majorBidi" w:cstheme="majorBidi"/>
                <w:bCs/>
                <w:iCs/>
                <w:color w:val="000000" w:themeColor="text1"/>
                <w:sz w:val="24"/>
                <w:szCs w:val="24"/>
                <w:highlight w:val="yellow"/>
              </w:rPr>
              <w:t xml:space="preserve"> and the verification result</w:t>
            </w:r>
          </w:p>
        </w:tc>
      </w:tr>
    </w:tbl>
    <w:p w14:paraId="29D6320D" w14:textId="77777777" w:rsidR="00987AC9" w:rsidRPr="00933285" w:rsidRDefault="00987AC9" w:rsidP="00987AC9">
      <w:pPr>
        <w:spacing w:after="120" w:line="264" w:lineRule="auto"/>
        <w:ind w:left="0" w:right="0" w:firstLine="0"/>
        <w:rPr>
          <w:rFonts w:asciiTheme="majorBidi" w:hAnsiTheme="majorBidi" w:cstheme="majorBidi"/>
          <w:color w:val="000000" w:themeColor="text1"/>
          <w:sz w:val="22"/>
          <w:highlight w:val="yellow"/>
        </w:rPr>
      </w:pPr>
    </w:p>
    <w:p w14:paraId="6549F529" w14:textId="51552FEF" w:rsidR="00580857" w:rsidRPr="00933285" w:rsidRDefault="00E81BBF" w:rsidP="00580857">
      <w:pPr>
        <w:spacing w:after="120" w:line="264" w:lineRule="auto"/>
        <w:ind w:left="0" w:right="0" w:firstLine="0"/>
        <w:rPr>
          <w:rFonts w:asciiTheme="majorBidi" w:hAnsiTheme="majorBidi" w:cstheme="majorBidi"/>
          <w:color w:val="000000" w:themeColor="text1"/>
          <w:sz w:val="22"/>
          <w:highlight w:val="yellow"/>
        </w:rPr>
      </w:pPr>
      <w:r w:rsidRPr="00933285">
        <w:rPr>
          <w:rFonts w:asciiTheme="majorBidi" w:hAnsiTheme="majorBidi" w:cstheme="majorBidi"/>
          <w:color w:val="000000" w:themeColor="text1"/>
          <w:sz w:val="22"/>
          <w:highlight w:val="yellow"/>
        </w:rPr>
        <w:t xml:space="preserve">The first vm </w:t>
      </w:r>
      <w:r w:rsidR="00FE1BD2" w:rsidRPr="00933285">
        <w:rPr>
          <w:rFonts w:asciiTheme="majorBidi" w:hAnsiTheme="majorBidi" w:cstheme="majorBidi"/>
          <w:color w:val="000000" w:themeColor="text1"/>
          <w:sz w:val="22"/>
          <w:highlight w:val="yellow"/>
        </w:rPr>
        <w:t>model allows</w:t>
      </w:r>
      <w:r w:rsidRPr="00933285">
        <w:rPr>
          <w:rFonts w:asciiTheme="majorBidi" w:hAnsiTheme="majorBidi" w:cstheme="majorBidi"/>
          <w:color w:val="000000" w:themeColor="text1"/>
          <w:sz w:val="22"/>
          <w:highlight w:val="yellow"/>
        </w:rPr>
        <w:t xml:space="preserve"> switching from start state to selection without </w:t>
      </w:r>
      <w:r w:rsidR="00FE1BD2" w:rsidRPr="00933285">
        <w:rPr>
          <w:rFonts w:asciiTheme="majorBidi" w:hAnsiTheme="majorBidi" w:cstheme="majorBidi"/>
          <w:color w:val="000000" w:themeColor="text1"/>
          <w:sz w:val="22"/>
          <w:highlight w:val="yellow"/>
        </w:rPr>
        <w:t>checking the</w:t>
      </w:r>
      <w:r w:rsidRPr="00933285">
        <w:rPr>
          <w:rFonts w:asciiTheme="majorBidi" w:hAnsiTheme="majorBidi" w:cstheme="majorBidi"/>
          <w:color w:val="000000" w:themeColor="text1"/>
          <w:sz w:val="22"/>
          <w:highlight w:val="yellow"/>
        </w:rPr>
        <w:t xml:space="preserve"> possibility that the machine is empty</w:t>
      </w:r>
      <w:r w:rsidR="00987AC9" w:rsidRPr="00933285">
        <w:rPr>
          <w:rFonts w:asciiTheme="majorBidi" w:hAnsiTheme="majorBidi" w:cstheme="majorBidi"/>
          <w:color w:val="000000" w:themeColor="text1"/>
          <w:sz w:val="22"/>
          <w:highlight w:val="yellow"/>
        </w:rPr>
        <w:t>,</w:t>
      </w:r>
      <w:r w:rsidRPr="00933285">
        <w:rPr>
          <w:rFonts w:asciiTheme="majorBidi" w:hAnsiTheme="majorBidi" w:cstheme="majorBidi"/>
          <w:color w:val="000000" w:themeColor="text1"/>
          <w:sz w:val="22"/>
          <w:highlight w:val="yellow"/>
        </w:rPr>
        <w:t xml:space="preserve"> thus the </w:t>
      </w:r>
      <w:r w:rsidR="00FE1BD2" w:rsidRPr="00933285">
        <w:rPr>
          <w:rFonts w:asciiTheme="majorBidi" w:hAnsiTheme="majorBidi" w:cstheme="majorBidi"/>
          <w:color w:val="000000" w:themeColor="text1"/>
          <w:sz w:val="22"/>
          <w:highlight w:val="yellow"/>
        </w:rPr>
        <w:t xml:space="preserve">error was </w:t>
      </w:r>
      <w:r w:rsidRPr="00933285">
        <w:rPr>
          <w:rFonts w:asciiTheme="majorBidi" w:hAnsiTheme="majorBidi" w:cstheme="majorBidi"/>
          <w:color w:val="000000" w:themeColor="text1"/>
          <w:sz w:val="22"/>
          <w:highlight w:val="yellow"/>
        </w:rPr>
        <w:t xml:space="preserve"> </w:t>
      </w:r>
      <w:r w:rsidR="00FE1BD2" w:rsidRPr="00933285">
        <w:rPr>
          <w:rFonts w:asciiTheme="majorBidi" w:hAnsiTheme="majorBidi" w:cstheme="majorBidi"/>
          <w:color w:val="000000" w:themeColor="text1"/>
          <w:sz w:val="22"/>
          <w:highlight w:val="yellow"/>
        </w:rPr>
        <w:t>occurred</w:t>
      </w:r>
      <w:r w:rsidR="00987AC9" w:rsidRPr="00933285">
        <w:rPr>
          <w:rFonts w:asciiTheme="majorBidi" w:hAnsiTheme="majorBidi" w:cstheme="majorBidi"/>
          <w:color w:val="000000" w:themeColor="text1"/>
          <w:sz w:val="22"/>
          <w:highlight w:val="yellow"/>
        </w:rPr>
        <w:t>,</w:t>
      </w:r>
      <w:r w:rsidR="00FE1BD2" w:rsidRPr="00933285">
        <w:rPr>
          <w:rFonts w:asciiTheme="majorBidi" w:hAnsiTheme="majorBidi" w:cstheme="majorBidi"/>
          <w:color w:val="000000" w:themeColor="text1"/>
          <w:sz w:val="22"/>
          <w:highlight w:val="yellow"/>
        </w:rPr>
        <w:t xml:space="preserve"> </w:t>
      </w:r>
      <w:r w:rsidRPr="00933285">
        <w:rPr>
          <w:rFonts w:asciiTheme="majorBidi" w:hAnsiTheme="majorBidi" w:cstheme="majorBidi"/>
          <w:color w:val="000000" w:themeColor="text1"/>
          <w:sz w:val="22"/>
          <w:highlight w:val="yellow"/>
        </w:rPr>
        <w:t>but in the second model we add</w:t>
      </w:r>
      <w:r w:rsidR="00FE1BD2" w:rsidRPr="00933285">
        <w:rPr>
          <w:rFonts w:asciiTheme="majorBidi" w:hAnsiTheme="majorBidi" w:cstheme="majorBidi"/>
          <w:color w:val="000000" w:themeColor="text1"/>
          <w:sz w:val="22"/>
          <w:highlight w:val="yellow"/>
        </w:rPr>
        <w:t xml:space="preserve">ed a condition before </w:t>
      </w:r>
      <w:r w:rsidRPr="00933285">
        <w:rPr>
          <w:rFonts w:asciiTheme="majorBidi" w:hAnsiTheme="majorBidi" w:cstheme="majorBidi"/>
          <w:color w:val="000000" w:themeColor="text1"/>
          <w:sz w:val="22"/>
          <w:highlight w:val="yellow"/>
        </w:rPr>
        <w:t xml:space="preserve"> </w:t>
      </w:r>
      <w:r w:rsidR="00FE1BD2" w:rsidRPr="00933285">
        <w:rPr>
          <w:rFonts w:asciiTheme="majorBidi" w:hAnsiTheme="majorBidi" w:cstheme="majorBidi"/>
          <w:color w:val="000000" w:themeColor="text1"/>
          <w:sz w:val="22"/>
          <w:highlight w:val="yellow"/>
        </w:rPr>
        <w:t xml:space="preserve">the </w:t>
      </w:r>
      <w:r w:rsidR="00FE1BD2" w:rsidRPr="00933285">
        <w:rPr>
          <w:rFonts w:asciiTheme="majorBidi" w:hAnsiTheme="majorBidi" w:cstheme="majorBidi"/>
          <w:color w:val="000000" w:themeColor="text1"/>
          <w:sz w:val="22"/>
          <w:highlight w:val="yellow"/>
          <w:shd w:val="clear" w:color="auto" w:fill="FFFFFF"/>
        </w:rPr>
        <w:t>transfer</w:t>
      </w:r>
      <w:r w:rsidR="00FE1BD2" w:rsidRPr="00933285">
        <w:rPr>
          <w:rFonts w:asciiTheme="majorBidi" w:hAnsiTheme="majorBidi" w:cstheme="majorBidi"/>
          <w:color w:val="000000" w:themeColor="text1"/>
          <w:sz w:val="22"/>
          <w:highlight w:val="yellow"/>
        </w:rPr>
        <w:t xml:space="preserve"> , </w:t>
      </w:r>
      <w:r w:rsidRPr="00933285">
        <w:rPr>
          <w:rFonts w:asciiTheme="majorBidi" w:hAnsiTheme="majorBidi" w:cstheme="majorBidi"/>
          <w:color w:val="000000" w:themeColor="text1"/>
          <w:sz w:val="22"/>
          <w:highlight w:val="yellow"/>
        </w:rPr>
        <w:t xml:space="preserve">the condition was number of </w:t>
      </w:r>
      <w:r w:rsidR="00FE1BD2" w:rsidRPr="00933285">
        <w:rPr>
          <w:rFonts w:asciiTheme="majorBidi" w:hAnsiTheme="majorBidi" w:cstheme="majorBidi"/>
          <w:color w:val="000000" w:themeColor="text1"/>
          <w:sz w:val="22"/>
          <w:highlight w:val="yellow"/>
        </w:rPr>
        <w:t xml:space="preserve">beer  </w:t>
      </w:r>
      <w:r w:rsidRPr="00933285">
        <w:rPr>
          <w:rFonts w:asciiTheme="majorBidi" w:hAnsiTheme="majorBidi" w:cstheme="majorBidi"/>
          <w:color w:val="000000" w:themeColor="text1"/>
          <w:sz w:val="22"/>
          <w:highlight w:val="yellow"/>
        </w:rPr>
        <w:t xml:space="preserve">or soda is </w:t>
      </w:r>
      <w:r w:rsidR="00FE1BD2" w:rsidRPr="00933285">
        <w:rPr>
          <w:rFonts w:asciiTheme="majorBidi" w:hAnsiTheme="majorBidi" w:cstheme="majorBidi"/>
          <w:color w:val="000000" w:themeColor="text1"/>
          <w:sz w:val="22"/>
          <w:highlight w:val="yellow"/>
        </w:rPr>
        <w:t xml:space="preserve">greater </w:t>
      </w:r>
      <w:r w:rsidRPr="00933285">
        <w:rPr>
          <w:rFonts w:asciiTheme="majorBidi" w:hAnsiTheme="majorBidi" w:cstheme="majorBidi"/>
          <w:color w:val="000000" w:themeColor="text1"/>
          <w:sz w:val="22"/>
          <w:highlight w:val="yellow"/>
        </w:rPr>
        <w:t>than 0</w:t>
      </w:r>
    </w:p>
    <w:p w14:paraId="4C1CC6CE" w14:textId="58C69100" w:rsidR="00580857" w:rsidRPr="00933285" w:rsidRDefault="00580857" w:rsidP="00580857">
      <w:pPr>
        <w:pStyle w:val="ListParagraph"/>
        <w:numPr>
          <w:ilvl w:val="0"/>
          <w:numId w:val="53"/>
        </w:numPr>
        <w:spacing w:before="240" w:after="120" w:line="264" w:lineRule="auto"/>
        <w:ind w:right="0"/>
        <w:rPr>
          <w:rStyle w:val="CommentReference"/>
          <w:rFonts w:asciiTheme="majorBidi" w:hAnsiTheme="majorBidi" w:cstheme="majorBidi"/>
          <w:b/>
          <w:bCs/>
          <w:color w:val="000000" w:themeColor="text1"/>
          <w:sz w:val="24"/>
          <w:szCs w:val="24"/>
          <w:highlight w:val="yellow"/>
          <w:lang w:val="en-GB"/>
        </w:rPr>
      </w:pPr>
      <w:r w:rsidRPr="00933285">
        <w:rPr>
          <w:rStyle w:val="CommentReference"/>
          <w:rFonts w:asciiTheme="majorBidi" w:hAnsiTheme="majorBidi" w:cstheme="majorBidi"/>
          <w:b/>
          <w:i/>
          <w:color w:val="000000" w:themeColor="text1"/>
          <w:highlight w:val="yellow"/>
        </w:rPr>
        <w:commentReference w:id="1215"/>
      </w:r>
      <w:r w:rsidRPr="00933285">
        <w:rPr>
          <w:rFonts w:asciiTheme="majorBidi" w:eastAsiaTheme="minorEastAsia" w:hAnsiTheme="majorBidi" w:cstheme="majorBidi"/>
          <w:b/>
          <w:bCs/>
          <w:color w:val="000000" w:themeColor="text1"/>
          <w:sz w:val="24"/>
          <w:szCs w:val="24"/>
          <w:highlight w:val="yellow"/>
          <w:lang w:bidi="ar-SA"/>
        </w:rPr>
        <w:t>D</w:t>
      </w:r>
      <w:r w:rsidRPr="00933285">
        <w:rPr>
          <w:rFonts w:asciiTheme="majorBidi" w:hAnsiTheme="majorBidi" w:cstheme="majorBidi"/>
          <w:b/>
          <w:bCs/>
          <w:color w:val="000000" w:themeColor="text1"/>
          <w:sz w:val="24"/>
          <w:szCs w:val="24"/>
          <w:highlight w:val="yellow"/>
          <w:lang w:bidi="ar-SA"/>
        </w:rPr>
        <w:t>ETAILED DESCRIPTION:</w:t>
      </w:r>
    </w:p>
    <w:p w14:paraId="6A6531D9" w14:textId="77777777" w:rsidR="00987AC9" w:rsidRPr="00580857" w:rsidRDefault="00987AC9" w:rsidP="00580857">
      <w:pPr>
        <w:spacing w:after="120" w:line="264" w:lineRule="auto"/>
        <w:ind w:left="0" w:right="0" w:firstLine="284"/>
        <w:jc w:val="left"/>
        <w:rPr>
          <w:rFonts w:asciiTheme="majorBidi" w:hAnsiTheme="majorBidi" w:cstheme="majorBidi"/>
          <w:color w:val="auto"/>
          <w:sz w:val="22"/>
        </w:rPr>
      </w:pPr>
      <w:r w:rsidRPr="00580857">
        <w:rPr>
          <w:rFonts w:asciiTheme="majorBidi" w:hAnsiTheme="majorBidi" w:cstheme="majorBidi"/>
          <w:color w:val="auto"/>
          <w:sz w:val="22"/>
        </w:rPr>
        <w:t xml:space="preserve">As it was mentioned above, we will build a tool </w:t>
      </w:r>
      <w:r w:rsidRPr="00580857">
        <w:rPr>
          <w:rFonts w:asciiTheme="majorBidi" w:hAnsiTheme="majorBidi" w:cstheme="majorBidi"/>
          <w:color w:val="auto"/>
          <w:sz w:val="22"/>
          <w:shd w:val="clear" w:color="auto" w:fill="FFFFFF"/>
        </w:rPr>
        <w:t>that allows the graphical definition of specifications of cellular applications</w:t>
      </w:r>
      <w:r w:rsidRPr="00580857">
        <w:rPr>
          <w:rFonts w:asciiTheme="majorBidi" w:hAnsiTheme="majorBidi" w:cstheme="majorBidi"/>
          <w:color w:val="auto"/>
          <w:sz w:val="22"/>
        </w:rPr>
        <w:t>. To be more practical, we implement our tool using a real application for cellular phones, called “Bopo” Supervised by Dr. Elena Ravve. We take its spec in order to compose it in a visual form.</w:t>
      </w:r>
    </w:p>
    <w:p w14:paraId="47365242" w14:textId="77777777" w:rsidR="00987AC9" w:rsidRPr="00580857" w:rsidRDefault="00987AC9" w:rsidP="00580857">
      <w:pPr>
        <w:spacing w:after="120" w:line="264" w:lineRule="auto"/>
        <w:ind w:left="0" w:right="0" w:firstLine="284"/>
        <w:jc w:val="left"/>
        <w:rPr>
          <w:rFonts w:asciiTheme="majorBidi" w:hAnsiTheme="majorBidi" w:cstheme="majorBidi"/>
          <w:color w:val="auto"/>
          <w:sz w:val="22"/>
        </w:rPr>
      </w:pPr>
      <w:r w:rsidRPr="00580857">
        <w:rPr>
          <w:rFonts w:asciiTheme="majorBidi" w:hAnsiTheme="majorBidi" w:cstheme="majorBidi"/>
          <w:color w:val="auto"/>
          <w:sz w:val="22"/>
        </w:rPr>
        <w:t>In order to add a new screen to the spec of an application, the user should press “add screen”, then she/he sets the screen location, defined the name and the description and then presses “save”.</w:t>
      </w:r>
    </w:p>
    <w:p w14:paraId="09FE948F" w14:textId="39AFFF81" w:rsidR="00987AC9" w:rsidRDefault="00987AC9" w:rsidP="00580857">
      <w:pPr>
        <w:spacing w:after="120" w:line="264" w:lineRule="auto"/>
        <w:ind w:left="0" w:right="0" w:firstLine="284"/>
        <w:jc w:val="left"/>
        <w:rPr>
          <w:rFonts w:asciiTheme="majorBidi" w:hAnsiTheme="majorBidi" w:cstheme="majorBidi"/>
          <w:sz w:val="22"/>
        </w:rPr>
      </w:pPr>
      <w:r w:rsidRPr="00580857">
        <w:rPr>
          <w:rFonts w:asciiTheme="majorBidi" w:hAnsiTheme="majorBidi" w:cstheme="majorBidi"/>
          <w:sz w:val="22"/>
        </w:rPr>
        <w:t xml:space="preserve">The user should press on </w:t>
      </w:r>
      <w:r w:rsidRPr="00580857">
        <w:rPr>
          <w:rFonts w:asciiTheme="majorBidi" w:hAnsiTheme="majorBidi" w:cstheme="majorBidi"/>
          <w:b/>
          <w:bCs/>
          <w:i/>
          <w:iCs/>
          <w:sz w:val="22"/>
        </w:rPr>
        <w:t xml:space="preserve">"+" </w:t>
      </w:r>
      <w:r w:rsidRPr="00580857">
        <w:rPr>
          <w:rFonts w:asciiTheme="majorBidi" w:hAnsiTheme="majorBidi" w:cstheme="majorBidi"/>
          <w:sz w:val="22"/>
        </w:rPr>
        <w:t>button to choose an element type from the menu bar, this way we can represent the specs types of screens</w:t>
      </w:r>
    </w:p>
    <w:tbl>
      <w:tblPr>
        <w:tblStyle w:val="TableGrid0"/>
        <w:tblW w:w="0" w:type="auto"/>
        <w:tblLook w:val="04A0" w:firstRow="1" w:lastRow="0" w:firstColumn="1" w:lastColumn="0" w:noHBand="0" w:noVBand="1"/>
      </w:tblPr>
      <w:tblGrid>
        <w:gridCol w:w="3771"/>
        <w:gridCol w:w="3320"/>
      </w:tblGrid>
      <w:tr w:rsidR="008C185C" w:rsidRPr="00AC1FEB" w14:paraId="6D6ED080" w14:textId="77777777" w:rsidTr="008C185C">
        <w:tc>
          <w:tcPr>
            <w:tcW w:w="3399" w:type="dxa"/>
          </w:tcPr>
          <w:commentRangeStart w:id="1216"/>
          <w:p w14:paraId="2C4FD736" w14:textId="77777777" w:rsidR="008C185C" w:rsidRPr="00AC1FEB" w:rsidRDefault="008C185C" w:rsidP="00483504">
            <w:pPr>
              <w:spacing w:after="120" w:line="240" w:lineRule="auto"/>
              <w:ind w:left="0" w:right="120" w:firstLine="0"/>
              <w:jc w:val="left"/>
              <w:rPr>
                <w:rFonts w:asciiTheme="majorBidi" w:hAnsiTheme="majorBidi" w:cstheme="majorBidi"/>
                <w:sz w:val="22"/>
              </w:rPr>
            </w:pPr>
            <w:r w:rsidRPr="00AC1FEB">
              <w:rPr>
                <w:rFonts w:asciiTheme="majorBidi" w:hAnsiTheme="majorBidi" w:cstheme="majorBidi"/>
              </w:rPr>
              <w:object w:dxaOrig="3705" w:dyaOrig="3075" w14:anchorId="14D34BFF">
                <v:shape id="_x0000_i1243" type="#_x0000_t75" style="width:171.65pt;height:175.8pt" o:ole="">
                  <v:imagedata r:id="rId22" o:title=""/>
                </v:shape>
                <o:OLEObject Type="Embed" ProgID="PBrush" ShapeID="_x0000_i1243" DrawAspect="Content" ObjectID="_1545287227" r:id="rId48"/>
              </w:object>
            </w:r>
            <w:commentRangeEnd w:id="1216"/>
            <w:r>
              <w:rPr>
                <w:rStyle w:val="CommentReference"/>
              </w:rPr>
              <w:commentReference w:id="1216"/>
            </w:r>
          </w:p>
        </w:tc>
        <w:tc>
          <w:tcPr>
            <w:tcW w:w="2995" w:type="dxa"/>
          </w:tcPr>
          <w:p w14:paraId="32D69715" w14:textId="067CC1F3" w:rsidR="008C185C" w:rsidRPr="00AC1FEB" w:rsidRDefault="008C185C" w:rsidP="00483504">
            <w:pPr>
              <w:spacing w:after="120" w:line="240" w:lineRule="auto"/>
              <w:ind w:left="0" w:right="120" w:firstLine="0"/>
              <w:jc w:val="left"/>
              <w:rPr>
                <w:rFonts w:asciiTheme="majorBidi" w:hAnsiTheme="majorBidi" w:cstheme="majorBidi"/>
                <w:sz w:val="22"/>
              </w:rPr>
            </w:pPr>
            <w:r w:rsidRPr="00AC1FEB">
              <w:rPr>
                <w:rFonts w:asciiTheme="majorBidi" w:hAnsiTheme="majorBidi" w:cstheme="majorBidi"/>
              </w:rPr>
              <w:object w:dxaOrig="4155" w:dyaOrig="4065" w14:anchorId="5A0C7E22">
                <v:shape id="_x0000_i1244" type="#_x0000_t75" style="width:149pt;height:184.2pt" o:ole="">
                  <v:imagedata r:id="rId26" o:title=""/>
                </v:shape>
                <o:OLEObject Type="Embed" ProgID="PBrush" ShapeID="_x0000_i1244" DrawAspect="Content" ObjectID="_1545287228" r:id="rId49"/>
              </w:object>
            </w:r>
          </w:p>
        </w:tc>
      </w:tr>
      <w:tr w:rsidR="008C185C" w:rsidRPr="00AC1FEB" w14:paraId="5971787B" w14:textId="77777777" w:rsidTr="008C185C">
        <w:tc>
          <w:tcPr>
            <w:tcW w:w="3399" w:type="dxa"/>
          </w:tcPr>
          <w:p w14:paraId="4F41B077" w14:textId="62E67FDF" w:rsidR="008C185C" w:rsidRPr="00AC1FEB" w:rsidRDefault="008C185C" w:rsidP="00483504">
            <w:pPr>
              <w:spacing w:after="120" w:line="240" w:lineRule="auto"/>
              <w:ind w:left="0" w:right="120" w:firstLine="0"/>
              <w:jc w:val="center"/>
              <w:rPr>
                <w:rFonts w:asciiTheme="majorBidi" w:hAnsiTheme="majorBidi" w:cstheme="majorBidi"/>
                <w:sz w:val="22"/>
              </w:rPr>
            </w:pPr>
            <w:r w:rsidRPr="00933285">
              <w:rPr>
                <w:rFonts w:asciiTheme="majorBidi" w:hAnsiTheme="majorBidi" w:cstheme="majorBidi"/>
                <w:color w:val="000000" w:themeColor="text1"/>
                <w:sz w:val="22"/>
                <w:highlight w:val="yellow"/>
              </w:rPr>
              <w:t xml:space="preserve">Figure </w:t>
            </w:r>
            <w:r w:rsidRPr="00933285">
              <w:rPr>
                <w:rFonts w:asciiTheme="majorBidi" w:eastAsia="Arial" w:hAnsiTheme="majorBidi" w:cstheme="majorBidi"/>
                <w:bCs/>
                <w:iCs/>
                <w:color w:val="000000" w:themeColor="text1"/>
                <w:sz w:val="22"/>
                <w:highlight w:val="yellow"/>
              </w:rPr>
              <w:t>3.1 Adding  a new screen</w:t>
            </w:r>
            <w:r w:rsidRPr="00933285">
              <w:rPr>
                <w:rFonts w:asciiTheme="majorBidi" w:eastAsia="Arial" w:hAnsiTheme="majorBidi" w:cstheme="majorBidi"/>
                <w:bCs/>
                <w:iCs/>
                <w:color w:val="000000" w:themeColor="text1"/>
                <w:sz w:val="22"/>
              </w:rPr>
              <w:t xml:space="preserve"> </w:t>
            </w:r>
          </w:p>
        </w:tc>
        <w:tc>
          <w:tcPr>
            <w:tcW w:w="2995" w:type="dxa"/>
          </w:tcPr>
          <w:p w14:paraId="0E4A74DA" w14:textId="4CF77E44" w:rsidR="008C185C" w:rsidRPr="00AC1FEB" w:rsidRDefault="008C185C" w:rsidP="00483504">
            <w:pPr>
              <w:spacing w:after="120" w:line="240" w:lineRule="auto"/>
              <w:ind w:left="0" w:right="120" w:firstLine="0"/>
              <w:jc w:val="center"/>
              <w:rPr>
                <w:rFonts w:asciiTheme="majorBidi" w:hAnsiTheme="majorBidi" w:cstheme="majorBidi"/>
                <w:sz w:val="22"/>
              </w:rPr>
            </w:pPr>
            <w:r w:rsidRPr="00933285">
              <w:rPr>
                <w:rFonts w:asciiTheme="majorBidi" w:hAnsiTheme="majorBidi" w:cstheme="majorBidi"/>
                <w:color w:val="000000" w:themeColor="text1"/>
                <w:sz w:val="22"/>
                <w:highlight w:val="yellow"/>
              </w:rPr>
              <w:t xml:space="preserve">Figure </w:t>
            </w:r>
            <w:r w:rsidRPr="00933285">
              <w:rPr>
                <w:rFonts w:asciiTheme="majorBidi" w:eastAsia="Arial" w:hAnsiTheme="majorBidi" w:cstheme="majorBidi"/>
                <w:bCs/>
                <w:iCs/>
                <w:color w:val="000000" w:themeColor="text1"/>
                <w:sz w:val="22"/>
                <w:highlight w:val="yellow"/>
              </w:rPr>
              <w:t>3.2 adding new spec to the screen</w:t>
            </w:r>
          </w:p>
        </w:tc>
      </w:tr>
    </w:tbl>
    <w:p w14:paraId="2FE9B9F4" w14:textId="77777777" w:rsidR="00580857" w:rsidRPr="00580857" w:rsidRDefault="00580857" w:rsidP="00580857">
      <w:pPr>
        <w:spacing w:after="120" w:line="264" w:lineRule="auto"/>
        <w:ind w:left="0" w:right="0" w:firstLine="284"/>
        <w:jc w:val="left"/>
        <w:rPr>
          <w:rFonts w:asciiTheme="majorBidi" w:hAnsiTheme="majorBidi" w:cstheme="majorBidi"/>
          <w:sz w:val="22"/>
        </w:rPr>
      </w:pPr>
    </w:p>
    <w:p w14:paraId="33E50E97" w14:textId="77777777" w:rsidR="00580857" w:rsidRPr="00AC1FEB" w:rsidRDefault="00580857" w:rsidP="00580857">
      <w:pPr>
        <w:spacing w:after="120" w:line="240" w:lineRule="auto"/>
        <w:ind w:left="0" w:right="0" w:firstLine="0"/>
        <w:jc w:val="left"/>
        <w:rPr>
          <w:rFonts w:asciiTheme="majorBidi" w:hAnsiTheme="majorBidi" w:cstheme="majorBidi"/>
          <w:color w:val="auto"/>
          <w:sz w:val="24"/>
          <w:szCs w:val="24"/>
        </w:rPr>
      </w:pPr>
      <w:del w:id="1217" w:author="K23.06" w:date="2017-01-04T15:41:00Z">
        <w:r w:rsidRPr="00CC21F3" w:rsidDel="00C7711C">
          <w:rPr>
            <w:rFonts w:asciiTheme="majorBidi" w:hAnsiTheme="majorBidi" w:cstheme="majorBidi"/>
            <w:color w:val="auto"/>
            <w:sz w:val="22"/>
          </w:rPr>
          <w:delText>the m</w:delText>
        </w:r>
      </w:del>
      <w:ins w:id="1218" w:author="K23.06" w:date="2017-01-04T15:41:00Z">
        <w:r>
          <w:rPr>
            <w:rFonts w:asciiTheme="majorBidi" w:hAnsiTheme="majorBidi" w:cstheme="majorBidi"/>
            <w:color w:val="auto"/>
            <w:sz w:val="22"/>
          </w:rPr>
          <w:t>M</w:t>
        </w:r>
      </w:ins>
      <w:r w:rsidRPr="00CC21F3">
        <w:rPr>
          <w:rFonts w:asciiTheme="majorBidi" w:hAnsiTheme="majorBidi" w:cstheme="majorBidi"/>
          <w:color w:val="auto"/>
          <w:sz w:val="22"/>
        </w:rPr>
        <w:t>enu bar include</w:t>
      </w:r>
      <w:r>
        <w:rPr>
          <w:rFonts w:asciiTheme="majorBidi" w:hAnsiTheme="majorBidi" w:cstheme="majorBidi"/>
          <w:color w:val="auto"/>
          <w:sz w:val="22"/>
        </w:rPr>
        <w:t>s</w:t>
      </w:r>
      <w:r w:rsidRPr="00CC21F3">
        <w:rPr>
          <w:rFonts w:asciiTheme="majorBidi" w:hAnsiTheme="majorBidi" w:cstheme="majorBidi"/>
          <w:color w:val="auto"/>
          <w:sz w:val="22"/>
        </w:rPr>
        <w:t xml:space="preserve"> </w:t>
      </w:r>
      <w:r>
        <w:rPr>
          <w:rFonts w:asciiTheme="majorBidi" w:hAnsiTheme="majorBidi" w:cstheme="majorBidi"/>
          <w:color w:val="auto"/>
          <w:sz w:val="22"/>
        </w:rPr>
        <w:t>the following</w:t>
      </w:r>
      <w:r w:rsidRPr="00CC21F3">
        <w:rPr>
          <w:rFonts w:asciiTheme="majorBidi" w:hAnsiTheme="majorBidi" w:cstheme="majorBidi"/>
          <w:color w:val="auto"/>
          <w:sz w:val="22"/>
        </w:rPr>
        <w:t xml:space="preserve"> options:</w:t>
      </w:r>
    </w:p>
    <w:p w14:paraId="5F7EA3BC" w14:textId="19840DB2" w:rsidR="00580857" w:rsidRPr="00580857" w:rsidRDefault="00580857" w:rsidP="00580857">
      <w:pPr>
        <w:numPr>
          <w:ilvl w:val="0"/>
          <w:numId w:val="30"/>
        </w:numPr>
        <w:spacing w:after="0" w:line="264" w:lineRule="auto"/>
        <w:ind w:left="284" w:right="0" w:hanging="284"/>
        <w:jc w:val="left"/>
        <w:textAlignment w:val="baseline"/>
        <w:rPr>
          <w:rFonts w:asciiTheme="majorBidi" w:hAnsiTheme="majorBidi" w:cstheme="majorBidi"/>
          <w:color w:val="auto"/>
          <w:sz w:val="22"/>
        </w:rPr>
      </w:pPr>
      <w:r w:rsidRPr="00CC21F3">
        <w:rPr>
          <w:rFonts w:asciiTheme="majorBidi" w:hAnsiTheme="majorBidi" w:cstheme="majorBidi"/>
          <w:b/>
          <w:bCs/>
          <w:color w:val="auto"/>
          <w:sz w:val="22"/>
        </w:rPr>
        <w:t>On-Off</w:t>
      </w:r>
      <w:r w:rsidRPr="00CC21F3">
        <w:rPr>
          <w:rFonts w:asciiTheme="majorBidi" w:hAnsiTheme="majorBidi" w:cstheme="majorBidi"/>
          <w:color w:val="auto"/>
          <w:sz w:val="22"/>
        </w:rPr>
        <w:t xml:space="preserve"> : this type  allows to </w:t>
      </w:r>
      <w:r w:rsidRPr="00CC21F3">
        <w:rPr>
          <w:rFonts w:asciiTheme="majorBidi" w:hAnsiTheme="majorBidi" w:cstheme="majorBidi"/>
          <w:color w:val="auto"/>
          <w:sz w:val="22"/>
          <w:shd w:val="clear" w:color="auto" w:fill="FFFFFF"/>
        </w:rPr>
        <w:t xml:space="preserve">activate or deactivate some features, in this  element type  we specified a field for name(the element name) and </w:t>
      </w:r>
      <w:commentRangeStart w:id="1219"/>
      <w:r w:rsidRPr="00CC21F3">
        <w:rPr>
          <w:rFonts w:asciiTheme="majorBidi" w:hAnsiTheme="majorBidi" w:cstheme="majorBidi"/>
          <w:color w:val="auto"/>
          <w:sz w:val="22"/>
          <w:shd w:val="clear" w:color="auto" w:fill="FFFFFF"/>
        </w:rPr>
        <w:t>a list for</w:t>
      </w:r>
      <w:commentRangeEnd w:id="1219"/>
      <w:r>
        <w:rPr>
          <w:rStyle w:val="CommentReference"/>
        </w:rPr>
        <w:commentReference w:id="1219"/>
      </w:r>
      <w:r w:rsidRPr="00CC21F3">
        <w:rPr>
          <w:rFonts w:asciiTheme="majorBidi" w:hAnsiTheme="majorBidi" w:cstheme="majorBidi"/>
          <w:color w:val="auto"/>
          <w:sz w:val="22"/>
          <w:shd w:val="clear" w:color="auto" w:fill="FFFFFF"/>
        </w:rPr>
        <w:t xml:space="preserve"> default values.</w:t>
      </w:r>
    </w:p>
    <w:p w14:paraId="046F2FB5" w14:textId="77777777" w:rsidR="00580857" w:rsidRDefault="00580857" w:rsidP="00580857">
      <w:pPr>
        <w:spacing w:after="0" w:line="240" w:lineRule="auto"/>
        <w:ind w:left="0" w:right="0" w:firstLine="284"/>
        <w:jc w:val="left"/>
        <w:textAlignment w:val="baseline"/>
        <w:rPr>
          <w:rFonts w:asciiTheme="majorBidi" w:hAnsiTheme="majorBidi" w:cstheme="majorBidi"/>
          <w:b/>
          <w:bCs/>
          <w:color w:val="auto"/>
          <w:sz w:val="22"/>
        </w:rPr>
      </w:pPr>
      <w:r w:rsidRPr="00AC1FEB">
        <w:rPr>
          <w:rFonts w:asciiTheme="majorBidi" w:hAnsiTheme="majorBidi" w:cstheme="majorBidi"/>
          <w:b/>
          <w:bCs/>
          <w:color w:val="auto"/>
          <w:sz w:val="22"/>
        </w:rPr>
        <w:t xml:space="preserve">Front-end: </w:t>
      </w:r>
    </w:p>
    <w:p w14:paraId="344D2480" w14:textId="31444A32" w:rsidR="00580857" w:rsidRDefault="0022523F" w:rsidP="00580857">
      <w:pPr>
        <w:spacing w:after="0" w:line="240" w:lineRule="auto"/>
        <w:ind w:left="360" w:right="120" w:firstLine="0"/>
        <w:jc w:val="left"/>
        <w:textAlignment w:val="baseline"/>
        <w:rPr>
          <w:rFonts w:asciiTheme="majorBidi" w:hAnsiTheme="majorBidi" w:cstheme="majorBidi"/>
          <w:b/>
          <w:bCs/>
          <w:color w:val="auto"/>
          <w:sz w:val="22"/>
        </w:rPr>
      </w:pPr>
      <w:r>
        <w:rPr>
          <w:rFonts w:asciiTheme="majorBidi" w:hAnsiTheme="majorBidi" w:cstheme="majorBidi"/>
        </w:rPr>
        <w:tab/>
      </w:r>
    </w:p>
    <w:p w14:paraId="0E7E24BC" w14:textId="77777777" w:rsidR="00580857" w:rsidRDefault="00580857" w:rsidP="00580857">
      <w:pPr>
        <w:spacing w:after="0" w:line="240" w:lineRule="auto"/>
        <w:ind w:left="360" w:right="120" w:firstLine="0"/>
        <w:jc w:val="left"/>
        <w:textAlignment w:val="baseline"/>
        <w:rPr>
          <w:rFonts w:asciiTheme="majorBidi" w:hAnsiTheme="majorBidi" w:cstheme="majorBidi"/>
          <w:b/>
          <w:bCs/>
          <w:color w:val="auto"/>
          <w:sz w:val="22"/>
        </w:rPr>
      </w:pPr>
    </w:p>
    <w:p w14:paraId="1853F8CC" w14:textId="77777777" w:rsidR="00580857" w:rsidRPr="00CC21F3" w:rsidRDefault="00580857" w:rsidP="00580857">
      <w:pPr>
        <w:spacing w:after="0" w:line="240" w:lineRule="auto"/>
        <w:ind w:left="360" w:right="120" w:firstLine="0"/>
        <w:jc w:val="left"/>
        <w:textAlignment w:val="baseline"/>
        <w:rPr>
          <w:rFonts w:asciiTheme="majorBidi" w:hAnsiTheme="majorBidi" w:cstheme="majorBidi"/>
          <w:color w:val="auto"/>
          <w:sz w:val="22"/>
        </w:rPr>
      </w:pPr>
    </w:p>
    <w:tbl>
      <w:tblPr>
        <w:tblStyle w:val="TableGrid0"/>
        <w:tblW w:w="0" w:type="auto"/>
        <w:tblInd w:w="720" w:type="dxa"/>
        <w:tblLook w:val="04A0" w:firstRow="1" w:lastRow="0" w:firstColumn="1" w:lastColumn="0" w:noHBand="0" w:noVBand="1"/>
      </w:tblPr>
      <w:tblGrid>
        <w:gridCol w:w="3216"/>
      </w:tblGrid>
      <w:tr w:rsidR="00580857" w:rsidRPr="00AC1FEB" w14:paraId="05DFD803" w14:textId="77777777" w:rsidTr="00483504">
        <w:tc>
          <w:tcPr>
            <w:tcW w:w="3216" w:type="dxa"/>
          </w:tcPr>
          <w:p w14:paraId="687C5BEF" w14:textId="77777777" w:rsidR="00580857" w:rsidRPr="00AC1FEB" w:rsidRDefault="00580857" w:rsidP="00483504">
            <w:pPr>
              <w:spacing w:after="0" w:line="240" w:lineRule="auto"/>
              <w:ind w:left="0" w:right="120" w:firstLine="0"/>
              <w:jc w:val="left"/>
              <w:textAlignment w:val="baseline"/>
              <w:rPr>
                <w:rFonts w:asciiTheme="majorBidi" w:hAnsiTheme="majorBidi" w:cstheme="majorBidi"/>
                <w:color w:val="0000FF"/>
                <w:sz w:val="22"/>
              </w:rPr>
            </w:pPr>
          </w:p>
        </w:tc>
      </w:tr>
      <w:tr w:rsidR="00580857" w:rsidRPr="00AC1FEB" w14:paraId="6BCB5B11" w14:textId="77777777" w:rsidTr="00483504">
        <w:trPr>
          <w:trHeight w:val="70"/>
        </w:trPr>
        <w:tc>
          <w:tcPr>
            <w:tcW w:w="3216" w:type="dxa"/>
          </w:tcPr>
          <w:p w14:paraId="776EAC0D" w14:textId="77777777" w:rsidR="00580857" w:rsidRPr="00AC1FEB" w:rsidRDefault="00580857" w:rsidP="00483504">
            <w:pPr>
              <w:spacing w:after="0" w:line="240" w:lineRule="auto"/>
              <w:ind w:left="0" w:right="120" w:firstLine="0"/>
              <w:jc w:val="center"/>
              <w:textAlignment w:val="baseline"/>
              <w:rPr>
                <w:rFonts w:asciiTheme="majorBidi" w:hAnsiTheme="majorBidi" w:cstheme="majorBidi"/>
                <w:color w:val="0000FF"/>
                <w:sz w:val="22"/>
              </w:rPr>
            </w:pPr>
            <w:r w:rsidRPr="00CC21F3">
              <w:rPr>
                <w:rFonts w:asciiTheme="majorBidi" w:hAnsiTheme="majorBidi" w:cstheme="majorBidi"/>
                <w:color w:val="auto"/>
              </w:rPr>
              <w:t>Fig. 1:</w:t>
            </w:r>
          </w:p>
        </w:tc>
      </w:tr>
    </w:tbl>
    <w:p w14:paraId="73718E30"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commentRangeStart w:id="1220"/>
      <w:r w:rsidRPr="001B35DE">
        <w:rPr>
          <w:rFonts w:asciiTheme="majorBidi" w:hAnsiTheme="majorBidi" w:cstheme="majorBidi"/>
          <w:b/>
          <w:bCs/>
          <w:color w:val="auto"/>
          <w:sz w:val="22"/>
        </w:rPr>
        <w:t xml:space="preserve">Back-end: </w:t>
      </w:r>
    </w:p>
    <w:p w14:paraId="6668C0BF"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If &lt; Screen, defaultval=OFF &gt; </w:t>
      </w:r>
    </w:p>
    <w:p w14:paraId="5BB73C39"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ON&gt;</w:t>
      </w:r>
    </w:p>
    <w:p w14:paraId="1F8E3292"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Else if &lt; screen, ON&gt;</w:t>
      </w:r>
    </w:p>
    <w:p w14:paraId="2D36D90A"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&lt;Screen, OFF&gt;</w:t>
      </w:r>
    </w:p>
    <w:p w14:paraId="2C3131D8"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Else if &lt; screen, OFF&gt;</w:t>
      </w:r>
    </w:p>
    <w:p w14:paraId="765203CE"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&lt;Screen, ON &gt;</w:t>
      </w:r>
      <w:commentRangeEnd w:id="1220"/>
      <w:r>
        <w:rPr>
          <w:rStyle w:val="CommentReference"/>
        </w:rPr>
        <w:commentReference w:id="1220"/>
      </w:r>
    </w:p>
    <w:p w14:paraId="4368FBF5"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p>
    <w:p w14:paraId="2D96C53D"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p>
    <w:p w14:paraId="0C1989D5" w14:textId="77777777" w:rsidR="00580857" w:rsidRPr="00AC1FEB" w:rsidRDefault="00580857" w:rsidP="00580857">
      <w:pPr>
        <w:spacing w:after="0" w:line="240" w:lineRule="auto"/>
        <w:ind w:left="0" w:right="120" w:firstLine="0"/>
        <w:jc w:val="left"/>
        <w:textAlignment w:val="baseline"/>
        <w:rPr>
          <w:rFonts w:asciiTheme="majorBidi" w:hAnsiTheme="majorBidi" w:cstheme="majorBidi"/>
          <w:color w:val="0000FF"/>
          <w:sz w:val="22"/>
        </w:rPr>
      </w:pPr>
    </w:p>
    <w:p w14:paraId="4AC96D98" w14:textId="77777777" w:rsidR="00580857" w:rsidRPr="00CC21F3" w:rsidRDefault="00580857" w:rsidP="00580857">
      <w:pPr>
        <w:spacing w:after="0" w:line="240" w:lineRule="auto"/>
        <w:ind w:left="720" w:right="120" w:firstLine="0"/>
        <w:jc w:val="left"/>
        <w:textAlignment w:val="baseline"/>
        <w:rPr>
          <w:rFonts w:asciiTheme="majorBidi" w:hAnsiTheme="majorBidi" w:cstheme="majorBidi"/>
          <w:color w:val="auto"/>
          <w:sz w:val="22"/>
        </w:rPr>
      </w:pPr>
    </w:p>
    <w:p w14:paraId="2C7E496B" w14:textId="77777777" w:rsidR="00580857" w:rsidRPr="00294ED7" w:rsidRDefault="00580857" w:rsidP="00580857">
      <w:pPr>
        <w:numPr>
          <w:ilvl w:val="0"/>
          <w:numId w:val="30"/>
        </w:numPr>
        <w:spacing w:after="0" w:line="240" w:lineRule="auto"/>
        <w:ind w:right="120"/>
        <w:jc w:val="left"/>
        <w:textAlignment w:val="baseline"/>
        <w:rPr>
          <w:rFonts w:asciiTheme="majorBidi" w:hAnsiTheme="majorBidi" w:cstheme="majorBidi"/>
          <w:color w:val="auto"/>
          <w:sz w:val="22"/>
        </w:rPr>
      </w:pPr>
      <w:r w:rsidRPr="00CC21F3">
        <w:rPr>
          <w:rFonts w:asciiTheme="majorBidi" w:hAnsiTheme="majorBidi" w:cstheme="majorBidi"/>
          <w:b/>
          <w:bCs/>
          <w:color w:val="auto"/>
          <w:sz w:val="22"/>
        </w:rPr>
        <w:t>List</w:t>
      </w:r>
      <w:r w:rsidRPr="00AC1FEB">
        <w:rPr>
          <w:rFonts w:asciiTheme="majorBidi" w:hAnsiTheme="majorBidi" w:cstheme="majorBidi"/>
          <w:color w:val="auto"/>
          <w:sz w:val="22"/>
        </w:rPr>
        <w:t>:</w:t>
      </w:r>
      <w:r w:rsidRPr="00CC21F3">
        <w:rPr>
          <w:rFonts w:asciiTheme="majorBidi" w:hAnsiTheme="majorBidi" w:cstheme="majorBidi"/>
          <w:color w:val="auto"/>
          <w:sz w:val="22"/>
        </w:rPr>
        <w:t xml:space="preserve"> if the user knows the parameters </w:t>
      </w:r>
      <w:r w:rsidRPr="00AC1FEB">
        <w:rPr>
          <w:rFonts w:asciiTheme="majorBidi" w:hAnsiTheme="majorBidi" w:cstheme="majorBidi"/>
          <w:color w:val="auto"/>
          <w:sz w:val="22"/>
        </w:rPr>
        <w:t>she/he</w:t>
      </w:r>
      <w:r w:rsidRPr="00CC21F3">
        <w:rPr>
          <w:rFonts w:asciiTheme="majorBidi" w:hAnsiTheme="majorBidi" w:cstheme="majorBidi"/>
          <w:color w:val="auto"/>
          <w:sz w:val="22"/>
        </w:rPr>
        <w:t xml:space="preserve"> can add them as a </w:t>
      </w:r>
      <w:r w:rsidRPr="00AC1FEB">
        <w:rPr>
          <w:rFonts w:asciiTheme="majorBidi" w:hAnsiTheme="majorBidi" w:cstheme="majorBidi"/>
          <w:color w:val="auto"/>
          <w:sz w:val="22"/>
        </w:rPr>
        <w:t>list, so</w:t>
      </w:r>
      <w:r w:rsidRPr="00CC21F3">
        <w:rPr>
          <w:rFonts w:asciiTheme="majorBidi" w:hAnsiTheme="majorBidi" w:cstheme="majorBidi"/>
          <w:color w:val="auto"/>
          <w:sz w:val="22"/>
        </w:rPr>
        <w:t xml:space="preserve"> we specified a</w:t>
      </w:r>
      <w:r w:rsidRPr="00CC21F3">
        <w:rPr>
          <w:rFonts w:asciiTheme="majorBidi" w:hAnsiTheme="majorBidi" w:cstheme="majorBidi"/>
          <w:color w:val="auto"/>
          <w:sz w:val="22"/>
          <w:shd w:val="clear" w:color="auto" w:fill="FFFFFF"/>
        </w:rPr>
        <w:t xml:space="preserve"> field for </w:t>
      </w:r>
      <w:r w:rsidRPr="00AC1FEB">
        <w:rPr>
          <w:rFonts w:asciiTheme="majorBidi" w:hAnsiTheme="majorBidi" w:cstheme="majorBidi"/>
          <w:color w:val="auto"/>
          <w:sz w:val="22"/>
          <w:shd w:val="clear" w:color="auto" w:fill="FFFFFF"/>
        </w:rPr>
        <w:t>name,</w:t>
      </w:r>
      <w:r w:rsidRPr="00CC21F3">
        <w:rPr>
          <w:rFonts w:asciiTheme="majorBidi" w:hAnsiTheme="majorBidi" w:cstheme="majorBidi"/>
          <w:color w:val="auto"/>
          <w:sz w:val="22"/>
          <w:shd w:val="clear" w:color="auto" w:fill="FFFFFF"/>
        </w:rPr>
        <w:t xml:space="preserve"> values and a list for default values.</w:t>
      </w:r>
    </w:p>
    <w:p w14:paraId="03D3689D" w14:textId="77777777" w:rsidR="00580857" w:rsidRDefault="00580857" w:rsidP="00580857">
      <w:pPr>
        <w:spacing w:after="0" w:line="240" w:lineRule="auto"/>
        <w:ind w:right="120"/>
        <w:jc w:val="left"/>
        <w:textAlignment w:val="baseline"/>
        <w:rPr>
          <w:rFonts w:asciiTheme="majorBidi" w:hAnsiTheme="majorBidi" w:cstheme="majorBidi"/>
          <w:color w:val="auto"/>
          <w:sz w:val="22"/>
        </w:rPr>
      </w:pPr>
    </w:p>
    <w:p w14:paraId="6061013C" w14:textId="77777777" w:rsidR="00580857" w:rsidRPr="00CC21F3" w:rsidRDefault="00580857" w:rsidP="00580857">
      <w:pPr>
        <w:spacing w:after="0" w:line="240" w:lineRule="auto"/>
        <w:ind w:right="120"/>
        <w:jc w:val="left"/>
        <w:textAlignment w:val="baseline"/>
        <w:rPr>
          <w:rFonts w:asciiTheme="majorBidi" w:hAnsiTheme="majorBidi" w:cstheme="majorBidi"/>
          <w:color w:val="auto"/>
          <w:sz w:val="22"/>
        </w:rPr>
      </w:pPr>
      <w:commentRangeStart w:id="1222"/>
      <w:ins w:id="1223" w:author="K23.06" w:date="2017-01-04T15:49:00Z">
        <w:r>
          <w:rPr>
            <w:rFonts w:asciiTheme="majorBidi" w:hAnsiTheme="majorBidi" w:cstheme="majorBidi"/>
            <w:color w:val="auto"/>
            <w:sz w:val="22"/>
          </w:rPr>
          <w:t xml:space="preserve"> </w:t>
        </w:r>
      </w:ins>
      <w:commentRangeEnd w:id="1222"/>
      <w:ins w:id="1224" w:author="K23.06" w:date="2017-01-04T15:50:00Z">
        <w:r>
          <w:rPr>
            <w:rStyle w:val="CommentReference"/>
          </w:rPr>
          <w:commentReference w:id="1222"/>
        </w:r>
      </w:ins>
    </w:p>
    <w:tbl>
      <w:tblPr>
        <w:tblStyle w:val="TableGrid0"/>
        <w:tblW w:w="0" w:type="auto"/>
        <w:tblInd w:w="720" w:type="dxa"/>
        <w:tblLook w:val="04A0" w:firstRow="1" w:lastRow="0" w:firstColumn="1" w:lastColumn="0" w:noHBand="0" w:noVBand="1"/>
      </w:tblPr>
      <w:tblGrid>
        <w:gridCol w:w="4522"/>
        <w:gridCol w:w="3812"/>
      </w:tblGrid>
      <w:tr w:rsidR="00580857" w:rsidRPr="00AC1FEB" w14:paraId="7FF04CB5" w14:textId="77777777" w:rsidTr="00483504">
        <w:tc>
          <w:tcPr>
            <w:tcW w:w="4522" w:type="dxa"/>
          </w:tcPr>
          <w:p w14:paraId="04794F77" w14:textId="77777777" w:rsidR="00580857" w:rsidRPr="00AC1FEB"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5025" w:dyaOrig="4110" w14:anchorId="5C49DB32">
                <v:shape id="_x0000_i1245" type="#_x0000_t75" style="width:209.3pt;height:204.3pt" o:ole="">
                  <v:imagedata r:id="rId30" o:title=""/>
                </v:shape>
                <o:OLEObject Type="Embed" ProgID="PBrush" ShapeID="_x0000_i1245" DrawAspect="Content" ObjectID="_1545287229" r:id="rId50"/>
              </w:object>
            </w:r>
          </w:p>
        </w:tc>
        <w:tc>
          <w:tcPr>
            <w:tcW w:w="4038" w:type="dxa"/>
          </w:tcPr>
          <w:p w14:paraId="3CEA3497" w14:textId="77777777" w:rsidR="00580857" w:rsidRPr="00AC1FEB" w:rsidRDefault="00580857" w:rsidP="00483504">
            <w:pPr>
              <w:spacing w:after="0" w:line="240" w:lineRule="auto"/>
              <w:ind w:left="0" w:right="120" w:firstLine="0"/>
              <w:jc w:val="left"/>
              <w:textAlignment w:val="baseline"/>
              <w:rPr>
                <w:rFonts w:asciiTheme="majorBidi" w:hAnsiTheme="majorBidi" w:cstheme="majorBidi"/>
              </w:rPr>
            </w:pPr>
          </w:p>
        </w:tc>
      </w:tr>
      <w:tr w:rsidR="00580857" w:rsidRPr="00AC1FEB" w14:paraId="6D0AB427" w14:textId="77777777" w:rsidTr="00483504">
        <w:trPr>
          <w:trHeight w:val="273"/>
        </w:trPr>
        <w:tc>
          <w:tcPr>
            <w:tcW w:w="4522" w:type="dxa"/>
          </w:tcPr>
          <w:p w14:paraId="40BBC360" w14:textId="77777777" w:rsidR="00580857" w:rsidRPr="00224031" w:rsidRDefault="00580857" w:rsidP="00483504">
            <w:pPr>
              <w:spacing w:after="0" w:line="240" w:lineRule="auto"/>
              <w:ind w:left="0" w:right="120" w:firstLine="0"/>
              <w:jc w:val="center"/>
              <w:textAlignment w:val="baseline"/>
              <w:rPr>
                <w:rFonts w:asciiTheme="majorBidi" w:hAnsiTheme="majorBidi" w:cstheme="majorBidi"/>
                <w:color w:val="0000FF"/>
                <w:szCs w:val="20"/>
              </w:rPr>
            </w:pPr>
            <w:commentRangeStart w:id="1225"/>
            <w:r>
              <w:rPr>
                <w:rFonts w:asciiTheme="majorBidi" w:hAnsiTheme="majorBidi" w:cstheme="majorBidi"/>
                <w:b/>
                <w:bCs/>
                <w:color w:val="auto"/>
                <w:sz w:val="22"/>
              </w:rPr>
              <w:t>New element design</w:t>
            </w:r>
          </w:p>
        </w:tc>
        <w:tc>
          <w:tcPr>
            <w:tcW w:w="4038" w:type="dxa"/>
          </w:tcPr>
          <w:p w14:paraId="7E430B05" w14:textId="77777777" w:rsidR="00580857" w:rsidRPr="00224031" w:rsidRDefault="00580857" w:rsidP="00483504">
            <w:pPr>
              <w:spacing w:after="0" w:line="240" w:lineRule="auto"/>
              <w:ind w:left="0" w:right="120" w:firstLine="0"/>
              <w:jc w:val="center"/>
              <w:textAlignment w:val="baseline"/>
              <w:rPr>
                <w:rFonts w:asciiTheme="majorBidi" w:hAnsiTheme="majorBidi" w:cstheme="majorBidi"/>
                <w:color w:val="auto"/>
                <w:szCs w:val="20"/>
              </w:rPr>
            </w:pPr>
            <w:r>
              <w:rPr>
                <w:rFonts w:asciiTheme="majorBidi" w:hAnsiTheme="majorBidi" w:cstheme="majorBidi"/>
                <w:b/>
                <w:bCs/>
                <w:color w:val="auto"/>
                <w:sz w:val="22"/>
              </w:rPr>
              <w:t>New GUI design</w:t>
            </w:r>
            <w:commentRangeEnd w:id="1225"/>
            <w:r>
              <w:rPr>
                <w:rStyle w:val="CommentReference"/>
              </w:rPr>
              <w:commentReference w:id="1225"/>
            </w:r>
          </w:p>
        </w:tc>
      </w:tr>
    </w:tbl>
    <w:p w14:paraId="4EAE2764" w14:textId="77777777" w:rsidR="00580857" w:rsidRPr="00AC1FEB" w:rsidRDefault="00580857" w:rsidP="00580857">
      <w:pPr>
        <w:spacing w:after="0" w:line="240" w:lineRule="auto"/>
        <w:ind w:left="0" w:right="120" w:firstLine="0"/>
        <w:jc w:val="left"/>
        <w:textAlignment w:val="baseline"/>
        <w:rPr>
          <w:rFonts w:asciiTheme="majorBidi" w:hAnsiTheme="majorBidi" w:cstheme="majorBidi"/>
          <w:color w:val="0000FF"/>
          <w:sz w:val="22"/>
        </w:rPr>
      </w:pPr>
    </w:p>
    <w:p w14:paraId="0A29FE79" w14:textId="77777777" w:rsidR="00580857" w:rsidRDefault="00580857" w:rsidP="00580857">
      <w:pPr>
        <w:spacing w:after="0" w:line="240" w:lineRule="auto"/>
        <w:ind w:left="360" w:right="120" w:firstLine="0"/>
        <w:jc w:val="left"/>
        <w:textAlignment w:val="baseline"/>
        <w:rPr>
          <w:rFonts w:asciiTheme="majorBidi" w:hAnsiTheme="majorBidi" w:cstheme="majorBidi"/>
          <w:color w:val="0000FF"/>
          <w:sz w:val="22"/>
        </w:rPr>
      </w:pPr>
      <w:r>
        <w:rPr>
          <w:rStyle w:val="CommentReference"/>
        </w:rPr>
        <w:commentReference w:id="1226"/>
      </w:r>
      <w:r>
        <w:rPr>
          <w:rStyle w:val="CommentReference"/>
        </w:rPr>
        <w:commentReference w:id="1227"/>
      </w:r>
    </w:p>
    <w:tbl>
      <w:tblPr>
        <w:tblStyle w:val="TableGrid0"/>
        <w:tblW w:w="0" w:type="auto"/>
        <w:tblInd w:w="108" w:type="dxa"/>
        <w:tblLook w:val="04A0" w:firstRow="1" w:lastRow="0" w:firstColumn="1" w:lastColumn="0" w:noHBand="0" w:noVBand="1"/>
      </w:tblPr>
      <w:tblGrid>
        <w:gridCol w:w="4678"/>
        <w:gridCol w:w="4268"/>
      </w:tblGrid>
      <w:tr w:rsidR="00580857" w:rsidRPr="00AC1FEB" w14:paraId="1DF6DCEE" w14:textId="77777777" w:rsidTr="00483504">
        <w:tc>
          <w:tcPr>
            <w:tcW w:w="4820" w:type="dxa"/>
          </w:tcPr>
          <w:p w14:paraId="081424F4"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07DA5293"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0672" behindDoc="0" locked="0" layoutInCell="1" allowOverlap="1" wp14:anchorId="012F090F" wp14:editId="047B3B4D">
                      <wp:simplePos x="0" y="0"/>
                      <wp:positionH relativeFrom="column">
                        <wp:posOffset>909320</wp:posOffset>
                      </wp:positionH>
                      <wp:positionV relativeFrom="paragraph">
                        <wp:posOffset>31750</wp:posOffset>
                      </wp:positionV>
                      <wp:extent cx="1266825" cy="257175"/>
                      <wp:effectExtent l="0" t="0" r="28575" b="28575"/>
                      <wp:wrapNone/>
                      <wp:docPr id="38" name="Text Box 38"/>
                      <wp:cNvGraphicFramePr/>
                      <a:graphic xmlns:a="http://schemas.openxmlformats.org/drawingml/2006/main">
                        <a:graphicData uri="http://schemas.microsoft.com/office/word/2010/wordprocessingShape">
                          <wps:wsp>
                            <wps:cNvSpPr txBox="1"/>
                            <wps:spPr>
                              <a:xfrm>
                                <a:off x="0" y="0"/>
                                <a:ext cx="1266825" cy="257175"/>
                              </a:xfrm>
                              <a:prstGeom prst="rect">
                                <a:avLst/>
                              </a:prstGeom>
                              <a:solidFill>
                                <a:schemeClr val="lt1"/>
                              </a:solidFill>
                              <a:ln w="6350">
                                <a:solidFill>
                                  <a:schemeClr val="bg1"/>
                                </a:solidFill>
                              </a:ln>
                            </wps:spPr>
                            <wps:txbx>
                              <w:txbxContent>
                                <w:p w14:paraId="3752656C" w14:textId="77777777" w:rsidR="00580857" w:rsidRDefault="00580857" w:rsidP="00580857">
                                  <w:pPr>
                                    <w:spacing w:line="360" w:lineRule="auto"/>
                                    <w:ind w:left="0" w:right="0" w:firstLine="0"/>
                                    <w:jc w:val="left"/>
                                  </w:pPr>
                                  <w:r>
                                    <w:t>Go:(category=study)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F090F" id="Text Box 38" o:spid="_x0000_s1040" type="#_x0000_t202" style="position:absolute;margin-left:71.6pt;margin-top:2.5pt;width:99.75pt;height:20.2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" fillcolor="white [3201]" strokecolor="white [3212]" strokeweight=".5pt">
                      <v:textbox>
                        <w:txbxContent>
                          <w:p w14:paraId="3752656C" w14:textId="77777777" w:rsidR="00580857" w:rsidRDefault="00580857" w:rsidP="00580857">
                            <w:pPr>
                              <w:spacing w:line="360" w:lineRule="auto"/>
                              <w:ind w:left="0" w:right="0" w:firstLine="0"/>
                              <w:jc w:val="left"/>
                            </w:pPr>
                            <w:r>
                              <w:t>Go:(category=study)</w:t>
                            </w:r>
                          </w:p>
                        </w:txbxContent>
                      </v:textbox>
                    </v:shape>
                  </w:pict>
                </mc:Fallback>
              </mc:AlternateContent>
            </w:r>
          </w:p>
          <w:p w14:paraId="5D9E9224"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38624" behindDoc="0" locked="0" layoutInCell="1" allowOverlap="1" wp14:anchorId="069EAAF4" wp14:editId="10111789">
                      <wp:simplePos x="0" y="0"/>
                      <wp:positionH relativeFrom="column">
                        <wp:posOffset>899795</wp:posOffset>
                      </wp:positionH>
                      <wp:positionV relativeFrom="paragraph">
                        <wp:posOffset>129539</wp:posOffset>
                      </wp:positionV>
                      <wp:extent cx="152400" cy="180975"/>
                      <wp:effectExtent l="0" t="0" r="76200" b="47625"/>
                      <wp:wrapNone/>
                      <wp:docPr id="39" name="Straight Arrow Connector 39"/>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CAB38F" id="Straight Arrow Connector 39" o:spid="_x0000_s1026" type="#_x0000_t32" style="position:absolute;margin-left:70.85pt;margin-top:10.2pt;width:12pt;height:14.2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" strokecolor="black [3200]" strokeweight=".5pt">
                      <v:stroke endarrow="block" joinstyle="miter"/>
                    </v:shape>
                  </w:pict>
                </mc:Fallback>
              </mc:AlternateContent>
            </w:r>
          </w:p>
          <w:p w14:paraId="27594685"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37600" behindDoc="0" locked="0" layoutInCell="1" allowOverlap="1" wp14:anchorId="7AC0A282" wp14:editId="4B274565">
                      <wp:simplePos x="0" y="0"/>
                      <wp:positionH relativeFrom="column">
                        <wp:posOffset>852170</wp:posOffset>
                      </wp:positionH>
                      <wp:positionV relativeFrom="paragraph">
                        <wp:posOffset>107315</wp:posOffset>
                      </wp:positionV>
                      <wp:extent cx="942975" cy="323850"/>
                      <wp:effectExtent l="0" t="0" r="28575" b="19050"/>
                      <wp:wrapNone/>
                      <wp:docPr id="40" name="Oval 40"/>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62CFA119" w14:textId="77777777" w:rsidR="00580857" w:rsidRDefault="00580857" w:rsidP="00580857">
                                  <w:pPr>
                                    <w:spacing w:after="0" w:line="240" w:lineRule="auto"/>
                                    <w:ind w:left="0" w:right="0" w:firstLine="0"/>
                                    <w:jc w:val="left"/>
                                  </w:pPr>
                                  <w:r>
                                    <w:t>Screen1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C0A282" id="Oval 40" o:spid="_x0000_s1041" style="position:absolute;margin-left:67.1pt;margin-top:8.45pt;width:74.25pt;height:25.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" fillcolor="white [3201]" strokecolor="black [3200]" strokeweight="1pt">
                      <v:stroke joinstyle="miter"/>
                      <v:textbox>
                        <w:txbxContent>
                          <w:p w14:paraId="62CFA119" w14:textId="77777777" w:rsidR="00580857" w:rsidRDefault="00580857" w:rsidP="00580857">
                            <w:pPr>
                              <w:spacing w:after="0" w:line="240" w:lineRule="auto"/>
                              <w:ind w:left="0" w:right="0" w:firstLine="0"/>
                              <w:jc w:val="left"/>
                            </w:pPr>
                            <w:r>
                              <w:t>Screen1</w:t>
                            </w:r>
                          </w:p>
                        </w:txbxContent>
                      </v:textbox>
                    </v:oval>
                  </w:pict>
                </mc:Fallback>
              </mc:AlternateContent>
            </w:r>
          </w:p>
          <w:p w14:paraId="26F3352F"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1696" behindDoc="0" locked="0" layoutInCell="1" allowOverlap="1" wp14:anchorId="3C9E0A62" wp14:editId="16013183">
                      <wp:simplePos x="0" y="0"/>
                      <wp:positionH relativeFrom="column">
                        <wp:posOffset>890270</wp:posOffset>
                      </wp:positionH>
                      <wp:positionV relativeFrom="paragraph">
                        <wp:posOffset>142240</wp:posOffset>
                      </wp:positionV>
                      <wp:extent cx="314325" cy="133350"/>
                      <wp:effectExtent l="400050" t="0" r="0" b="95250"/>
                      <wp:wrapNone/>
                      <wp:docPr id="41" name="Curved Connector 31"/>
                      <wp:cNvGraphicFramePr/>
                      <a:graphic xmlns:a="http://schemas.openxmlformats.org/drawingml/2006/main">
                        <a:graphicData uri="http://schemas.microsoft.com/office/word/2010/wordprocessingShape">
                          <wps:wsp>
                            <wps:cNvCnPr/>
                            <wps:spPr>
                              <a:xfrm>
                                <a:off x="0" y="0"/>
                                <a:ext cx="314325" cy="133350"/>
                              </a:xfrm>
                              <a:prstGeom prst="curvedConnector3">
                                <a:avLst>
                                  <a:gd name="adj1" fmla="val -1257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20F13C" id="Curved Connector 31" o:spid="_x0000_s1026" type="#_x0000_t38" style="position:absolute;margin-left:70.1pt;margin-top:11.2pt;width:24.75pt;height:10.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" adj="-27164" strokecolor="black [3200]" strokeweight=".5pt">
                      <v:stroke endarrow="block" joinstyle="miter"/>
                    </v:shape>
                  </w:pict>
                </mc:Fallback>
              </mc:AlternateContent>
            </w:r>
            <w:r>
              <w:rPr>
                <w:rFonts w:asciiTheme="majorBidi" w:hAnsiTheme="majorBidi" w:cstheme="majorBidi"/>
                <w:noProof/>
                <w:lang w:bidi="ar-SA"/>
              </w:rPr>
              <mc:AlternateContent>
                <mc:Choice Requires="wps">
                  <w:drawing>
                    <wp:anchor distT="0" distB="0" distL="114300" distR="114300" simplePos="0" relativeHeight="251739648" behindDoc="0" locked="0" layoutInCell="1" allowOverlap="1" wp14:anchorId="46D5353F" wp14:editId="7C6896BD">
                      <wp:simplePos x="0" y="0"/>
                      <wp:positionH relativeFrom="column">
                        <wp:posOffset>1537970</wp:posOffset>
                      </wp:positionH>
                      <wp:positionV relativeFrom="paragraph">
                        <wp:posOffset>123190</wp:posOffset>
                      </wp:positionV>
                      <wp:extent cx="266700" cy="142875"/>
                      <wp:effectExtent l="38100" t="0" r="381000" b="85725"/>
                      <wp:wrapNone/>
                      <wp:docPr id="47" name="Curved Connector 32"/>
                      <wp:cNvGraphicFramePr/>
                      <a:graphic xmlns:a="http://schemas.openxmlformats.org/drawingml/2006/main">
                        <a:graphicData uri="http://schemas.microsoft.com/office/word/2010/wordprocessingShape">
                          <wps:wsp>
                            <wps:cNvCnPr/>
                            <wps:spPr>
                              <a:xfrm flipH="1">
                                <a:off x="0" y="0"/>
                                <a:ext cx="266700" cy="142875"/>
                              </a:xfrm>
                              <a:prstGeom prst="curvedConnector3">
                                <a:avLst>
                                  <a:gd name="adj1" fmla="val -1392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AA253B" id="Curved Connector 32" o:spid="_x0000_s1026" type="#_x0000_t38" style="position:absolute;margin-left:121.1pt;margin-top:9.7pt;width:21pt;height:11.25pt;flip:x;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" adj="-30086" strokecolor="black [3200]" strokeweight=".5pt">
                      <v:stroke endarrow="block" joinstyle="miter"/>
                    </v:shape>
                  </w:pict>
                </mc:Fallback>
              </mc:AlternateContent>
            </w:r>
          </w:p>
          <w:p w14:paraId="5B4C0FE2"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3744" behindDoc="0" locked="0" layoutInCell="1" allowOverlap="1" wp14:anchorId="536BBD3B" wp14:editId="674761EA">
                      <wp:simplePos x="0" y="0"/>
                      <wp:positionH relativeFrom="column">
                        <wp:posOffset>-62230</wp:posOffset>
                      </wp:positionH>
                      <wp:positionV relativeFrom="paragraph">
                        <wp:posOffset>171450</wp:posOffset>
                      </wp:positionV>
                      <wp:extent cx="1581150" cy="695325"/>
                      <wp:effectExtent l="0" t="0" r="19050" b="28575"/>
                      <wp:wrapNone/>
                      <wp:docPr id="51" name="Text Box 51"/>
                      <wp:cNvGraphicFramePr/>
                      <a:graphic xmlns:a="http://schemas.openxmlformats.org/drawingml/2006/main">
                        <a:graphicData uri="http://schemas.microsoft.com/office/word/2010/wordprocessingShape">
                          <wps:wsp>
                            <wps:cNvSpPr txBox="1"/>
                            <wps:spPr>
                              <a:xfrm>
                                <a:off x="0" y="0"/>
                                <a:ext cx="1581150" cy="695325"/>
                              </a:xfrm>
                              <a:prstGeom prst="rect">
                                <a:avLst/>
                              </a:prstGeom>
                              <a:solidFill>
                                <a:schemeClr val="lt1"/>
                              </a:solidFill>
                              <a:ln w="6350">
                                <a:solidFill>
                                  <a:schemeClr val="bg1"/>
                                </a:solidFill>
                              </a:ln>
                            </wps:spPr>
                            <wps:txbx>
                              <w:txbxContent>
                                <w:p w14:paraId="68F99EBE" w14:textId="77777777" w:rsidR="00580857" w:rsidRDefault="00580857" w:rsidP="00580857">
                                  <w:pPr>
                                    <w:spacing w:line="360" w:lineRule="auto"/>
                                    <w:ind w:left="0" w:right="0" w:firstLine="0"/>
                                    <w:jc w:val="left"/>
                                  </w:pPr>
                                  <w:r>
                                    <w:t>{category =study}</w:t>
                                  </w:r>
                                </w:p>
                                <w:p w14:paraId="4B4BD52F" w14:textId="77777777" w:rsidR="00580857" w:rsidRDefault="00580857" w:rsidP="00580857">
                                  <w:pPr>
                                    <w:spacing w:line="360" w:lineRule="auto"/>
                                    <w:ind w:left="0" w:right="0" w:firstLine="0"/>
                                    <w:jc w:val="left"/>
                                  </w:pPr>
                                  <w:r>
                                    <w:t>{category =eat and drink}</w:t>
                                  </w:r>
                                </w:p>
                                <w:p w14:paraId="373E5713" w14:textId="77777777" w:rsidR="00580857" w:rsidRDefault="00580857" w:rsidP="00580857">
                                  <w:pPr>
                                    <w:spacing w:line="360" w:lineRule="auto"/>
                                    <w:ind w:left="0" w:right="0" w:firstLine="0"/>
                                    <w:jc w:val="left"/>
                                  </w:pPr>
                                  <w:r>
                                    <w:t>{category =concerts}</w:t>
                                  </w:r>
                                </w:p>
                                <w:p w14:paraId="6D9F3610" w14:textId="77777777" w:rsidR="00580857" w:rsidRDefault="00580857" w:rsidP="00580857">
                                  <w:pPr>
                                    <w:spacing w:line="360" w:lineRule="auto"/>
                                    <w:ind w:left="0" w:right="0" w:firstLine="0"/>
                                    <w:jc w:val="left"/>
                                  </w:pPr>
                                </w:p>
                                <w:p w14:paraId="0FE9EC91" w14:textId="77777777" w:rsidR="00580857" w:rsidRDefault="00580857" w:rsidP="00580857">
                                  <w:pPr>
                                    <w:spacing w:line="360" w:lineRule="auto"/>
                                    <w:ind w:left="0" w:right="0" w:firstLine="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BBD3B" id="Text Box 51" o:spid="_x0000_s1042" type="#_x0000_t202" style="position:absolute;margin-left:-4.9pt;margin-top:13.5pt;width:124.5pt;height:54.7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" fillcolor="white [3201]" strokecolor="white [3212]" strokeweight=".5pt">
                      <v:textbox>
                        <w:txbxContent>
                          <w:p w14:paraId="68F99EBE" w14:textId="77777777" w:rsidR="00580857" w:rsidRDefault="00580857" w:rsidP="00580857">
                            <w:pPr>
                              <w:spacing w:line="360" w:lineRule="auto"/>
                              <w:ind w:left="0" w:right="0" w:firstLine="0"/>
                              <w:jc w:val="left"/>
                            </w:pPr>
                            <w:r>
                              <w:t>{category =study}</w:t>
                            </w:r>
                          </w:p>
                          <w:p w14:paraId="4B4BD52F" w14:textId="77777777" w:rsidR="00580857" w:rsidRDefault="00580857" w:rsidP="00580857">
                            <w:pPr>
                              <w:spacing w:line="360" w:lineRule="auto"/>
                              <w:ind w:left="0" w:right="0" w:firstLine="0"/>
                              <w:jc w:val="left"/>
                            </w:pPr>
                            <w:r>
                              <w:t>{category =eat and drink}</w:t>
                            </w:r>
                          </w:p>
                          <w:p w14:paraId="373E5713" w14:textId="77777777" w:rsidR="00580857" w:rsidRDefault="00580857" w:rsidP="00580857">
                            <w:pPr>
                              <w:spacing w:line="360" w:lineRule="auto"/>
                              <w:ind w:left="0" w:right="0" w:firstLine="0"/>
                              <w:jc w:val="left"/>
                            </w:pPr>
                            <w:r>
                              <w:t>{category =concerts}</w:t>
                            </w:r>
                          </w:p>
                          <w:p w14:paraId="6D9F3610" w14:textId="77777777" w:rsidR="00580857" w:rsidRDefault="00580857" w:rsidP="00580857">
                            <w:pPr>
                              <w:spacing w:line="360" w:lineRule="auto"/>
                              <w:ind w:left="0" w:right="0" w:firstLine="0"/>
                              <w:jc w:val="left"/>
                            </w:pPr>
                          </w:p>
                          <w:p w14:paraId="0FE9EC91" w14:textId="77777777" w:rsidR="00580857" w:rsidRDefault="00580857" w:rsidP="00580857">
                            <w:pPr>
                              <w:spacing w:line="360" w:lineRule="auto"/>
                              <w:ind w:left="0" w:right="0" w:firstLine="0"/>
                              <w:jc w:val="left"/>
                            </w:pPr>
                          </w:p>
                        </w:txbxContent>
                      </v:textbox>
                    </v:shape>
                  </w:pict>
                </mc:Fallback>
              </mc:AlternateContent>
            </w:r>
          </w:p>
          <w:p w14:paraId="100A39B4"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2720" behindDoc="0" locked="0" layoutInCell="1" allowOverlap="1" wp14:anchorId="388433E9" wp14:editId="42C84CAF">
                      <wp:simplePos x="0" y="0"/>
                      <wp:positionH relativeFrom="column">
                        <wp:posOffset>1383665</wp:posOffset>
                      </wp:positionH>
                      <wp:positionV relativeFrom="paragraph">
                        <wp:posOffset>15875</wp:posOffset>
                      </wp:positionV>
                      <wp:extent cx="1552575" cy="514350"/>
                      <wp:effectExtent l="0" t="0" r="28575" b="19050"/>
                      <wp:wrapNone/>
                      <wp:docPr id="52" name="Text Box 52"/>
                      <wp:cNvGraphicFramePr/>
                      <a:graphic xmlns:a="http://schemas.openxmlformats.org/drawingml/2006/main">
                        <a:graphicData uri="http://schemas.microsoft.com/office/word/2010/wordprocessingShape">
                          <wps:wsp>
                            <wps:cNvSpPr txBox="1"/>
                            <wps:spPr>
                              <a:xfrm>
                                <a:off x="0" y="0"/>
                                <a:ext cx="1552575" cy="514350"/>
                              </a:xfrm>
                              <a:prstGeom prst="rect">
                                <a:avLst/>
                              </a:prstGeom>
                              <a:solidFill>
                                <a:schemeClr val="lt1"/>
                              </a:solidFill>
                              <a:ln w="6350">
                                <a:solidFill>
                                  <a:schemeClr val="bg1"/>
                                </a:solidFill>
                              </a:ln>
                            </wps:spPr>
                            <wps:txbx>
                              <w:txbxContent>
                                <w:p w14:paraId="5872EFFA" w14:textId="77777777" w:rsidR="00580857" w:rsidRDefault="00580857" w:rsidP="00580857">
                                  <w:pPr>
                                    <w:spacing w:line="360" w:lineRule="auto"/>
                                    <w:ind w:left="0" w:right="0" w:firstLine="0"/>
                                    <w:jc w:val="left"/>
                                  </w:pPr>
                                  <w:r>
                                    <w:t>{category =sports}</w:t>
                                  </w:r>
                                </w:p>
                                <w:p w14:paraId="4C6D33FE" w14:textId="77777777" w:rsidR="00580857" w:rsidRDefault="00580857" w:rsidP="00580857">
                                  <w:pPr>
                                    <w:spacing w:line="360" w:lineRule="auto"/>
                                    <w:ind w:left="0" w:right="0" w:firstLine="0"/>
                                    <w:jc w:val="left"/>
                                  </w:pPr>
                                  <w:r>
                                    <w:t>{{</w:t>
                                  </w:r>
                                  <w:r w:rsidRPr="00294ED7">
                                    <w:t>category</w:t>
                                  </w:r>
                                  <w:r>
                                    <w:t xml:space="preserve"> =conventions}</w:t>
                                  </w:r>
                                </w:p>
                                <w:p w14:paraId="14707FE0" w14:textId="77777777" w:rsidR="00580857" w:rsidRDefault="00580857" w:rsidP="00580857">
                                  <w:pPr>
                                    <w:spacing w:line="360" w:lineRule="auto"/>
                                    <w:ind w:left="0" w:right="0" w:firstLine="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433E9" id="Text Box 52" o:spid="_x0000_s1043" type="#_x0000_t202" style="position:absolute;margin-left:108.95pt;margin-top:1.25pt;width:122.25pt;height:40.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" fillcolor="white [3201]" strokecolor="white [3212]" strokeweight=".5pt">
                      <v:textbox>
                        <w:txbxContent>
                          <w:p w14:paraId="5872EFFA" w14:textId="77777777" w:rsidR="00580857" w:rsidRDefault="00580857" w:rsidP="00580857">
                            <w:pPr>
                              <w:spacing w:line="360" w:lineRule="auto"/>
                              <w:ind w:left="0" w:right="0" w:firstLine="0"/>
                              <w:jc w:val="left"/>
                            </w:pPr>
                            <w:r>
                              <w:t>{category =sports}</w:t>
                            </w:r>
                          </w:p>
                          <w:p w14:paraId="4C6D33FE" w14:textId="77777777" w:rsidR="00580857" w:rsidRDefault="00580857" w:rsidP="00580857">
                            <w:pPr>
                              <w:spacing w:line="360" w:lineRule="auto"/>
                              <w:ind w:left="0" w:right="0" w:firstLine="0"/>
                              <w:jc w:val="left"/>
                            </w:pPr>
                            <w:r>
                              <w:t>{{</w:t>
                            </w:r>
                            <w:r w:rsidRPr="00294ED7">
                              <w:t>category</w:t>
                            </w:r>
                            <w:r>
                              <w:t xml:space="preserve"> =conventions}</w:t>
                            </w:r>
                          </w:p>
                          <w:p w14:paraId="14707FE0" w14:textId="77777777" w:rsidR="00580857" w:rsidRDefault="00580857" w:rsidP="00580857">
                            <w:pPr>
                              <w:spacing w:line="360" w:lineRule="auto"/>
                              <w:ind w:left="0" w:right="0" w:firstLine="0"/>
                              <w:jc w:val="left"/>
                            </w:pPr>
                          </w:p>
                        </w:txbxContent>
                      </v:textbox>
                    </v:shape>
                  </w:pict>
                </mc:Fallback>
              </mc:AlternateContent>
            </w:r>
          </w:p>
          <w:p w14:paraId="735477BE" w14:textId="77777777" w:rsidR="00580857" w:rsidRDefault="00580857" w:rsidP="00483504">
            <w:pPr>
              <w:spacing w:after="0" w:line="240" w:lineRule="auto"/>
              <w:ind w:left="0" w:right="0" w:firstLine="0"/>
              <w:jc w:val="left"/>
              <w:textAlignment w:val="baseline"/>
              <w:rPr>
                <w:rFonts w:asciiTheme="majorBidi" w:hAnsiTheme="majorBidi" w:cstheme="majorBidi"/>
              </w:rPr>
            </w:pPr>
          </w:p>
          <w:p w14:paraId="0A82AD90"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52491267"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5853CFE2" w14:textId="77777777" w:rsidR="00580857" w:rsidRPr="00AC1FEB" w:rsidRDefault="00580857" w:rsidP="00483504">
            <w:pPr>
              <w:spacing w:after="0" w:line="240" w:lineRule="auto"/>
              <w:ind w:left="0" w:right="120" w:firstLine="0"/>
              <w:jc w:val="left"/>
              <w:textAlignment w:val="baseline"/>
              <w:rPr>
                <w:rFonts w:asciiTheme="majorBidi" w:hAnsiTheme="majorBidi" w:cstheme="majorBidi"/>
                <w:color w:val="0000FF"/>
                <w:sz w:val="22"/>
              </w:rPr>
            </w:pPr>
          </w:p>
        </w:tc>
        <w:tc>
          <w:tcPr>
            <w:tcW w:w="4352" w:type="dxa"/>
          </w:tcPr>
          <w:p w14:paraId="225B0278"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p>
          <w:p w14:paraId="187A889E" w14:textId="77777777" w:rsidR="00580857"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mtype = {</w:t>
            </w:r>
            <w:ins w:id="1228" w:author="K23.06" w:date="2017-01-04T15:55:00Z">
              <w:r>
                <w:rPr>
                  <w:rFonts w:asciiTheme="majorBidi" w:hAnsiTheme="majorBidi" w:cstheme="majorBidi"/>
                </w:rPr>
                <w:t xml:space="preserve">undefined, </w:t>
              </w:r>
            </w:ins>
            <w:r>
              <w:rPr>
                <w:rFonts w:asciiTheme="majorBidi" w:hAnsiTheme="majorBidi" w:cstheme="majorBidi"/>
              </w:rPr>
              <w:t>study</w:t>
            </w:r>
            <w:r w:rsidRPr="00E13EDF">
              <w:rPr>
                <w:rFonts w:asciiTheme="majorBidi" w:hAnsiTheme="majorBidi" w:cstheme="majorBidi"/>
              </w:rPr>
              <w:t xml:space="preserve">, </w:t>
            </w:r>
            <w:r>
              <w:t>eat and drink</w:t>
            </w:r>
            <w:r w:rsidRPr="00E13EDF">
              <w:rPr>
                <w:rFonts w:asciiTheme="majorBidi" w:hAnsiTheme="majorBidi" w:cstheme="majorBidi"/>
              </w:rPr>
              <w:t xml:space="preserve">, </w:t>
            </w:r>
            <w:r>
              <w:t>concerts</w:t>
            </w:r>
            <w:r w:rsidRPr="00E13EDF">
              <w:rPr>
                <w:rFonts w:asciiTheme="majorBidi" w:hAnsiTheme="majorBidi" w:cstheme="majorBidi"/>
              </w:rPr>
              <w:t xml:space="preserve">, </w:t>
            </w:r>
            <w:r>
              <w:t>sports</w:t>
            </w:r>
            <w:r w:rsidRPr="00E13EDF">
              <w:rPr>
                <w:rFonts w:asciiTheme="majorBidi" w:hAnsiTheme="majorBidi" w:cstheme="majorBidi"/>
              </w:rPr>
              <w:t xml:space="preserve"> </w:t>
            </w:r>
            <w:r>
              <w:t xml:space="preserve">conventions, </w:t>
            </w:r>
            <w:commentRangeStart w:id="1229"/>
            <w:r>
              <w:t>screen1</w:t>
            </w:r>
            <w:commentRangeEnd w:id="1229"/>
            <w:r>
              <w:rPr>
                <w:rStyle w:val="CommentReference"/>
              </w:rPr>
              <w:commentReference w:id="1229"/>
            </w:r>
            <w:r w:rsidRPr="00E13EDF">
              <w:rPr>
                <w:rFonts w:asciiTheme="majorBidi" w:hAnsiTheme="majorBidi" w:cstheme="majorBidi"/>
              </w:rPr>
              <w:t>};</w:t>
            </w:r>
          </w:p>
          <w:p w14:paraId="2FD7D2C4"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mtype state=start;</w:t>
            </w:r>
          </w:p>
          <w:p w14:paraId="05BD79FB"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mtype </w:t>
            </w:r>
            <w:r>
              <w:rPr>
                <w:rFonts w:asciiTheme="majorBidi" w:hAnsiTheme="majorBidi" w:cstheme="majorBidi"/>
              </w:rPr>
              <w:t>category</w:t>
            </w:r>
            <w:r w:rsidRPr="00E13EDF">
              <w:rPr>
                <w:rFonts w:asciiTheme="majorBidi" w:hAnsiTheme="majorBidi" w:cstheme="majorBidi"/>
              </w:rPr>
              <w:t>=</w:t>
            </w:r>
            <w:r>
              <w:rPr>
                <w:rFonts w:asciiTheme="majorBidi" w:hAnsiTheme="majorBidi" w:cstheme="majorBidi"/>
              </w:rPr>
              <w:t>study</w:t>
            </w:r>
            <w:r w:rsidRPr="00E13EDF">
              <w:rPr>
                <w:rFonts w:asciiTheme="majorBidi" w:hAnsiTheme="majorBidi" w:cstheme="majorBidi"/>
              </w:rPr>
              <w:t>;</w:t>
            </w:r>
          </w:p>
          <w:p w14:paraId="50FD3E51"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active proctype vm()</w:t>
            </w:r>
            <w:r w:rsidRPr="00E13EDF">
              <w:rPr>
                <w:rFonts w:asciiTheme="majorBidi" w:hAnsiTheme="majorBidi" w:cstheme="majorBidi"/>
              </w:rPr>
              <w:tab/>
            </w:r>
          </w:p>
          <w:p w14:paraId="1E4C82BE"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78407A47"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do</w:t>
            </w:r>
          </w:p>
          <w:p w14:paraId="5C9FEC07"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 </w:t>
            </w:r>
            <w:r>
              <w:rPr>
                <w:rFonts w:asciiTheme="majorBidi" w:hAnsiTheme="majorBidi" w:cstheme="majorBidi"/>
              </w:rPr>
              <w:t>:</w:t>
            </w:r>
            <w:r w:rsidRPr="00E13EDF">
              <w:rPr>
                <w:rFonts w:asciiTheme="majorBidi" w:hAnsiTheme="majorBidi" w:cstheme="majorBidi"/>
              </w:rPr>
              <w:t>state==</w:t>
            </w:r>
            <w:r>
              <w:rPr>
                <w:rFonts w:asciiTheme="majorBidi" w:hAnsiTheme="majorBidi" w:cstheme="majorBidi"/>
              </w:rPr>
              <w:t xml:space="preserve"> </w:t>
            </w:r>
            <w:del w:id="1230" w:author="K23.06" w:date="2017-01-04T15:55:00Z">
              <w:r w:rsidDel="00773D19">
                <w:rPr>
                  <w:rFonts w:asciiTheme="majorBidi" w:hAnsiTheme="majorBidi" w:cstheme="majorBidi"/>
                </w:rPr>
                <w:delText>study</w:delText>
              </w:r>
              <w:r w:rsidRPr="00E13EDF" w:rsidDel="00773D19">
                <w:rPr>
                  <w:rFonts w:asciiTheme="majorBidi" w:hAnsiTheme="majorBidi" w:cstheme="majorBidi"/>
                </w:rPr>
                <w:delText xml:space="preserve"> </w:delText>
              </w:r>
            </w:del>
            <w:ins w:id="1231" w:author="K23.06" w:date="2017-01-04T15:55:00Z">
              <w:r>
                <w:rPr>
                  <w:rFonts w:asciiTheme="majorBidi" w:hAnsiTheme="majorBidi" w:cstheme="majorBidi"/>
                </w:rPr>
                <w:t>screen1</w:t>
              </w:r>
              <w:r w:rsidRPr="00E13EDF">
                <w:rPr>
                  <w:rFonts w:asciiTheme="majorBidi" w:hAnsiTheme="majorBidi" w:cstheme="majorBidi"/>
                </w:rPr>
                <w:t xml:space="preserve"> </w:t>
              </w:r>
            </w:ins>
            <w:r w:rsidRPr="00E13EDF">
              <w:rPr>
                <w:rFonts w:asciiTheme="majorBidi" w:hAnsiTheme="majorBidi" w:cstheme="majorBidi"/>
              </w:rPr>
              <w:t xml:space="preserve">-&gt; </w:t>
            </w:r>
          </w:p>
          <w:p w14:paraId="7E2EBAA8" w14:textId="77777777" w:rsidR="00580857" w:rsidRDefault="00580857" w:rsidP="00483504">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=eat and drink</w:t>
            </w:r>
            <w:r w:rsidRPr="00E13EDF">
              <w:rPr>
                <w:rFonts w:asciiTheme="majorBidi" w:hAnsiTheme="majorBidi" w:cstheme="majorBidi"/>
              </w:rPr>
              <w:t>}</w:t>
            </w:r>
          </w:p>
          <w:p w14:paraId="61BBB15F" w14:textId="77777777" w:rsidR="00580857" w:rsidRDefault="00580857" w:rsidP="00483504">
            <w:pPr>
              <w:spacing w:after="0" w:line="240" w:lineRule="auto"/>
              <w:ind w:right="120"/>
              <w:jc w:val="left"/>
              <w:textAlignment w:val="baseline"/>
              <w:rPr>
                <w:rFonts w:asciiTheme="majorBidi" w:hAnsiTheme="majorBidi" w:cstheme="majorBidi"/>
              </w:rPr>
            </w:pPr>
            <w:r>
              <w:rPr>
                <w:rFonts w:asciiTheme="majorBidi" w:hAnsiTheme="majorBidi" w:cstheme="majorBidi"/>
              </w:rPr>
              <w:t xml:space="preserve">       ::</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=study</w:t>
            </w:r>
            <w:r w:rsidRPr="00E13EDF">
              <w:rPr>
                <w:rFonts w:asciiTheme="majorBidi" w:hAnsiTheme="majorBidi" w:cstheme="majorBidi"/>
              </w:rPr>
              <w:t>}</w:t>
            </w:r>
          </w:p>
          <w:p w14:paraId="78906A8A" w14:textId="77777777" w:rsidR="00580857" w:rsidRDefault="00580857" w:rsidP="00483504">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concerts</w:t>
            </w:r>
            <w:r w:rsidRPr="00E13EDF">
              <w:rPr>
                <w:rFonts w:asciiTheme="majorBidi" w:hAnsiTheme="majorBidi" w:cstheme="majorBidi"/>
              </w:rPr>
              <w:t xml:space="preserve"> }</w:t>
            </w:r>
          </w:p>
          <w:p w14:paraId="575438F3" w14:textId="77777777" w:rsidR="00580857" w:rsidRPr="00E13EDF" w:rsidRDefault="00580857" w:rsidP="00483504">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sports</w:t>
            </w:r>
            <w:r w:rsidRPr="00E13EDF">
              <w:rPr>
                <w:rFonts w:asciiTheme="majorBidi" w:hAnsiTheme="majorBidi" w:cstheme="majorBidi"/>
              </w:rPr>
              <w:t xml:space="preserve"> }</w:t>
            </w:r>
          </w:p>
          <w:p w14:paraId="5519B631" w14:textId="77777777" w:rsidR="00580857" w:rsidRDefault="00580857" w:rsidP="00483504">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conventions</w:t>
            </w:r>
            <w:r w:rsidRPr="00E13EDF">
              <w:rPr>
                <w:rFonts w:asciiTheme="majorBidi" w:hAnsiTheme="majorBidi" w:cstheme="majorBidi"/>
              </w:rPr>
              <w:t xml:space="preserve"> }</w:t>
            </w:r>
          </w:p>
          <w:p w14:paraId="566F4F90" w14:textId="77777777" w:rsidR="00580857" w:rsidRPr="00E13EDF" w:rsidRDefault="00580857" w:rsidP="00483504">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study</w:t>
            </w:r>
            <w:r w:rsidRPr="00E13EDF">
              <w:rPr>
                <w:rFonts w:asciiTheme="majorBidi" w:hAnsiTheme="majorBidi" w:cstheme="majorBidi"/>
              </w:rPr>
              <w:t xml:space="preserve"> }</w:t>
            </w:r>
          </w:p>
          <w:p w14:paraId="074C3862" w14:textId="77777777" w:rsidR="00580857" w:rsidRPr="00E13EDF" w:rsidRDefault="00580857" w:rsidP="00483504">
            <w:pPr>
              <w:spacing w:after="0" w:line="240" w:lineRule="auto"/>
              <w:ind w:left="720" w:right="120" w:firstLine="0"/>
              <w:jc w:val="left"/>
              <w:textAlignment w:val="baseline"/>
              <w:rPr>
                <w:rFonts w:asciiTheme="majorBidi" w:hAnsiTheme="majorBidi" w:cstheme="majorBidi"/>
              </w:rPr>
            </w:pPr>
          </w:p>
          <w:p w14:paraId="121BBEC0"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od</w:t>
            </w:r>
          </w:p>
          <w:p w14:paraId="4D71999A"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1A1E7839" w14:textId="77777777" w:rsidR="00580857" w:rsidRPr="00AC1FEB" w:rsidRDefault="00580857" w:rsidP="00483504">
            <w:pPr>
              <w:spacing w:after="0" w:line="240" w:lineRule="auto"/>
              <w:ind w:left="0" w:right="120" w:firstLine="0"/>
              <w:jc w:val="left"/>
              <w:textAlignment w:val="baseline"/>
              <w:rPr>
                <w:rFonts w:asciiTheme="majorBidi" w:hAnsiTheme="majorBidi" w:cstheme="majorBidi"/>
              </w:rPr>
            </w:pPr>
          </w:p>
        </w:tc>
      </w:tr>
      <w:tr w:rsidR="00580857" w:rsidRPr="00AC1FEB" w14:paraId="28E554C5" w14:textId="77777777" w:rsidTr="00483504">
        <w:tc>
          <w:tcPr>
            <w:tcW w:w="4820" w:type="dxa"/>
          </w:tcPr>
          <w:p w14:paraId="22864F1C" w14:textId="77777777" w:rsidR="00580857" w:rsidRPr="00224031" w:rsidRDefault="00580857" w:rsidP="00483504">
            <w:pPr>
              <w:spacing w:after="0" w:line="240" w:lineRule="auto"/>
              <w:ind w:left="0" w:right="120" w:firstLine="0"/>
              <w:jc w:val="center"/>
              <w:textAlignment w:val="baseline"/>
              <w:rPr>
                <w:rFonts w:asciiTheme="majorBidi" w:hAnsiTheme="majorBidi" w:cstheme="majorBidi"/>
                <w:color w:val="0000FF"/>
                <w:szCs w:val="20"/>
              </w:rPr>
            </w:pPr>
            <w:commentRangeStart w:id="1232"/>
            <w:r w:rsidRPr="00224031">
              <w:rPr>
                <w:rFonts w:asciiTheme="majorBidi" w:hAnsiTheme="majorBidi" w:cstheme="majorBidi"/>
                <w:color w:val="auto"/>
                <w:szCs w:val="20"/>
              </w:rPr>
              <w:t>Fig 2:</w:t>
            </w:r>
            <w:commentRangeEnd w:id="1232"/>
            <w:r>
              <w:rPr>
                <w:rStyle w:val="CommentReference"/>
              </w:rPr>
              <w:commentReference w:id="1232"/>
            </w:r>
          </w:p>
        </w:tc>
        <w:tc>
          <w:tcPr>
            <w:tcW w:w="4352" w:type="dxa"/>
          </w:tcPr>
          <w:p w14:paraId="1595A4F0" w14:textId="77777777" w:rsidR="00580857" w:rsidRPr="00224031" w:rsidRDefault="00580857" w:rsidP="00483504">
            <w:pPr>
              <w:spacing w:after="0" w:line="240" w:lineRule="auto"/>
              <w:ind w:left="0" w:right="120" w:firstLine="0"/>
              <w:jc w:val="center"/>
              <w:textAlignment w:val="baseline"/>
              <w:rPr>
                <w:rFonts w:asciiTheme="majorBidi" w:hAnsiTheme="majorBidi" w:cstheme="majorBidi"/>
                <w:color w:val="auto"/>
                <w:szCs w:val="20"/>
              </w:rPr>
            </w:pPr>
          </w:p>
        </w:tc>
      </w:tr>
    </w:tbl>
    <w:p w14:paraId="00F1CB48" w14:textId="77777777" w:rsidR="00580857" w:rsidRPr="00AC1FEB" w:rsidRDefault="00580857" w:rsidP="00580857">
      <w:pPr>
        <w:spacing w:after="0" w:line="240" w:lineRule="auto"/>
        <w:ind w:left="360" w:right="120" w:firstLine="0"/>
        <w:jc w:val="left"/>
        <w:textAlignment w:val="baseline"/>
        <w:rPr>
          <w:rFonts w:asciiTheme="majorBidi" w:hAnsiTheme="majorBidi" w:cstheme="majorBidi"/>
          <w:color w:val="0000FF"/>
          <w:sz w:val="22"/>
        </w:rPr>
      </w:pPr>
    </w:p>
    <w:p w14:paraId="57104818" w14:textId="77777777" w:rsidR="00580857" w:rsidRPr="00AC1FEB" w:rsidRDefault="00580857" w:rsidP="00580857">
      <w:pPr>
        <w:spacing w:after="0" w:line="240" w:lineRule="auto"/>
        <w:ind w:left="360" w:right="120" w:firstLine="0"/>
        <w:jc w:val="left"/>
        <w:textAlignment w:val="baseline"/>
        <w:rPr>
          <w:rFonts w:asciiTheme="majorBidi" w:hAnsiTheme="majorBidi" w:cstheme="majorBidi"/>
          <w:color w:val="0000FF"/>
          <w:sz w:val="22"/>
        </w:rPr>
      </w:pPr>
    </w:p>
    <w:p w14:paraId="26AAB0BD" w14:textId="77777777" w:rsidR="00580857" w:rsidRPr="00AC1FEB" w:rsidRDefault="00580857" w:rsidP="00580857">
      <w:pPr>
        <w:spacing w:after="0" w:line="240" w:lineRule="auto"/>
        <w:ind w:right="120"/>
        <w:jc w:val="left"/>
        <w:textAlignment w:val="baseline"/>
        <w:rPr>
          <w:rFonts w:asciiTheme="majorBidi" w:hAnsiTheme="majorBidi" w:cstheme="majorBidi"/>
          <w:color w:val="0000FF"/>
          <w:sz w:val="22"/>
        </w:rPr>
      </w:pPr>
    </w:p>
    <w:p w14:paraId="7D4B16CD"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sidRPr="001B35DE">
        <w:rPr>
          <w:rFonts w:asciiTheme="majorBidi" w:hAnsiTheme="majorBidi" w:cstheme="majorBidi"/>
          <w:b/>
          <w:bCs/>
          <w:color w:val="auto"/>
          <w:sz w:val="22"/>
        </w:rPr>
        <w:t xml:space="preserve">Back-end: </w:t>
      </w:r>
    </w:p>
    <w:p w14:paraId="44B6B600"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w:t>
      </w:r>
      <w:commentRangeStart w:id="1233"/>
      <w:r>
        <w:rPr>
          <w:rFonts w:asciiTheme="majorBidi" w:hAnsiTheme="majorBidi" w:cstheme="majorBidi"/>
          <w:b/>
          <w:bCs/>
          <w:color w:val="auto"/>
          <w:sz w:val="22"/>
        </w:rPr>
        <w:t>Screen, defaultval=val &gt;</w:t>
      </w:r>
      <w:commentRangeEnd w:id="1233"/>
      <w:r>
        <w:rPr>
          <w:rStyle w:val="CommentReference"/>
        </w:rPr>
        <w:commentReference w:id="1233"/>
      </w:r>
      <w:r>
        <w:rPr>
          <w:rFonts w:asciiTheme="majorBidi" w:hAnsiTheme="majorBidi" w:cstheme="majorBidi"/>
          <w:b/>
          <w:bCs/>
          <w:color w:val="auto"/>
          <w:sz w:val="22"/>
        </w:rPr>
        <w:t xml:space="preserve"> </w:t>
      </w:r>
    </w:p>
    <w:p w14:paraId="3070FDD6"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N=sizeOfLIst</w:t>
      </w:r>
    </w:p>
    <w:p w14:paraId="79C6BA6E"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commentRangeStart w:id="1234"/>
      <w:r>
        <w:rPr>
          <w:rFonts w:asciiTheme="majorBidi" w:hAnsiTheme="majorBidi" w:cstheme="majorBidi"/>
          <w:b/>
          <w:bCs/>
          <w:color w:val="auto"/>
          <w:sz w:val="22"/>
        </w:rPr>
        <w:t>If SelectedVal = 0</w:t>
      </w:r>
    </w:p>
    <w:p w14:paraId="57EAF6EF"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0&gt;</w:t>
      </w:r>
    </w:p>
    <w:p w14:paraId="6C101B18"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If SelectedVal = 1</w:t>
      </w:r>
    </w:p>
    <w:p w14:paraId="40EC539E"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1&gt;</w:t>
      </w:r>
    </w:p>
    <w:p w14:paraId="45509D74"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If SelectedVal = 2</w:t>
      </w:r>
    </w:p>
    <w:p w14:paraId="40B548CD"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2&gt;</w:t>
      </w:r>
    </w:p>
    <w:p w14:paraId="05B6BC44"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If SelectedVal = 3</w:t>
      </w:r>
    </w:p>
    <w:p w14:paraId="4E611D5F"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3&gt;</w:t>
      </w:r>
    </w:p>
    <w:p w14:paraId="7EB0A6D7"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w:t>
      </w:r>
    </w:p>
    <w:p w14:paraId="59FD846F"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w:t>
      </w:r>
    </w:p>
    <w:p w14:paraId="6DCE79C0"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p>
    <w:p w14:paraId="2521BC61"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lastRenderedPageBreak/>
        <w:t xml:space="preserve"> If SelectedVal = N-1</w:t>
      </w:r>
    </w:p>
    <w:p w14:paraId="1A449202"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N-1&gt;</w:t>
      </w:r>
      <w:commentRangeEnd w:id="1234"/>
      <w:r>
        <w:rPr>
          <w:rStyle w:val="CommentReference"/>
        </w:rPr>
        <w:commentReference w:id="1234"/>
      </w:r>
    </w:p>
    <w:p w14:paraId="53A2161D" w14:textId="77777777" w:rsidR="00580857" w:rsidRDefault="00580857" w:rsidP="00580857">
      <w:pPr>
        <w:spacing w:after="0" w:line="240" w:lineRule="auto"/>
        <w:ind w:left="360" w:right="120" w:firstLine="0"/>
        <w:jc w:val="left"/>
        <w:textAlignment w:val="baseline"/>
        <w:rPr>
          <w:rFonts w:asciiTheme="majorBidi" w:hAnsiTheme="majorBidi" w:cstheme="majorBidi"/>
          <w:color w:val="0000FF"/>
          <w:sz w:val="22"/>
        </w:rPr>
      </w:pPr>
    </w:p>
    <w:p w14:paraId="0C374A01" w14:textId="77777777" w:rsidR="00580857" w:rsidRPr="00AC1FEB" w:rsidRDefault="00580857" w:rsidP="00580857">
      <w:pPr>
        <w:spacing w:after="0" w:line="240" w:lineRule="auto"/>
        <w:ind w:left="360" w:right="120" w:firstLine="0"/>
        <w:jc w:val="left"/>
        <w:textAlignment w:val="baseline"/>
        <w:rPr>
          <w:rFonts w:asciiTheme="majorBidi" w:hAnsiTheme="majorBidi" w:cstheme="majorBidi"/>
          <w:color w:val="0000FF"/>
          <w:sz w:val="22"/>
        </w:rPr>
      </w:pPr>
    </w:p>
    <w:p w14:paraId="401EB851" w14:textId="77777777" w:rsidR="00580857" w:rsidRPr="00224031" w:rsidRDefault="00580857" w:rsidP="00580857">
      <w:pPr>
        <w:numPr>
          <w:ilvl w:val="0"/>
          <w:numId w:val="30"/>
        </w:numPr>
        <w:spacing w:after="0" w:line="240" w:lineRule="auto"/>
        <w:ind w:right="120"/>
        <w:jc w:val="left"/>
        <w:textAlignment w:val="baseline"/>
        <w:rPr>
          <w:rFonts w:asciiTheme="majorBidi" w:hAnsiTheme="majorBidi" w:cstheme="majorBidi"/>
          <w:color w:val="auto"/>
          <w:sz w:val="22"/>
        </w:rPr>
      </w:pPr>
      <w:r w:rsidRPr="00224031">
        <w:rPr>
          <w:rFonts w:asciiTheme="majorBidi" w:hAnsiTheme="majorBidi" w:cstheme="majorBidi"/>
          <w:b/>
          <w:bCs/>
          <w:color w:val="auto"/>
          <w:sz w:val="22"/>
        </w:rPr>
        <w:t xml:space="preserve">standard button </w:t>
      </w:r>
      <w:r w:rsidRPr="00224031">
        <w:rPr>
          <w:rFonts w:asciiTheme="majorBidi" w:hAnsiTheme="majorBidi" w:cstheme="majorBidi"/>
          <w:color w:val="auto"/>
          <w:sz w:val="22"/>
        </w:rPr>
        <w:t>: this type is  used  to enable moving  from screen to another screen  ,in this type we  </w:t>
      </w:r>
      <w:r w:rsidRPr="00224031">
        <w:rPr>
          <w:rFonts w:asciiTheme="majorBidi" w:hAnsiTheme="majorBidi" w:cstheme="majorBidi"/>
          <w:color w:val="auto"/>
          <w:sz w:val="22"/>
          <w:shd w:val="clear" w:color="auto" w:fill="FFFFFF"/>
        </w:rPr>
        <w:t xml:space="preserve">specified a field for </w:t>
      </w:r>
      <w:r w:rsidRPr="00224031">
        <w:rPr>
          <w:rFonts w:asciiTheme="majorBidi" w:hAnsiTheme="majorBidi" w:cstheme="majorBidi"/>
          <w:color w:val="auto"/>
          <w:sz w:val="22"/>
        </w:rPr>
        <w:t> name ,default value, conditions ,and the next  screen.</w:t>
      </w:r>
    </w:p>
    <w:p w14:paraId="7591DEDA" w14:textId="77777777" w:rsidR="00580857" w:rsidRPr="00AC1FEB" w:rsidRDefault="00580857" w:rsidP="00580857">
      <w:pPr>
        <w:spacing w:after="0" w:line="240" w:lineRule="auto"/>
        <w:ind w:left="720" w:right="120" w:firstLine="0"/>
        <w:jc w:val="left"/>
        <w:textAlignment w:val="baseline"/>
        <w:rPr>
          <w:rFonts w:asciiTheme="majorBidi" w:hAnsiTheme="majorBidi" w:cstheme="majorBidi"/>
          <w:color w:val="0000FF"/>
          <w:sz w:val="22"/>
        </w:rPr>
      </w:pPr>
    </w:p>
    <w:tbl>
      <w:tblPr>
        <w:tblStyle w:val="TableGrid0"/>
        <w:tblW w:w="0" w:type="auto"/>
        <w:tblInd w:w="-5" w:type="dxa"/>
        <w:tblLook w:val="04A0" w:firstRow="1" w:lastRow="0" w:firstColumn="1" w:lastColumn="0" w:noHBand="0" w:noVBand="1"/>
      </w:tblPr>
      <w:tblGrid>
        <w:gridCol w:w="4908"/>
        <w:gridCol w:w="4151"/>
      </w:tblGrid>
      <w:tr w:rsidR="00580857" w:rsidRPr="00AC1FEB" w14:paraId="20AD2A19" w14:textId="77777777" w:rsidTr="00483504">
        <w:trPr>
          <w:trHeight w:val="4166"/>
        </w:trPr>
        <w:tc>
          <w:tcPr>
            <w:tcW w:w="4911" w:type="dxa"/>
          </w:tcPr>
          <w:p w14:paraId="781F52D1" w14:textId="77777777" w:rsidR="00580857" w:rsidRPr="00AC1FEB"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6525" w:dyaOrig="3570" w14:anchorId="186AEC7A">
                <v:shape id="_x0000_i1246" type="#_x0000_t75" style="width:227.7pt;height:178.35pt" o:ole="">
                  <v:imagedata r:id="rId32" o:title=""/>
                </v:shape>
                <o:OLEObject Type="Embed" ProgID="PBrush" ShapeID="_x0000_i1246" DrawAspect="Content" ObjectID="_1545287230" r:id="rId51"/>
              </w:object>
            </w:r>
          </w:p>
        </w:tc>
        <w:tc>
          <w:tcPr>
            <w:tcW w:w="4331" w:type="dxa"/>
          </w:tcPr>
          <w:p w14:paraId="64B9256B" w14:textId="77777777" w:rsidR="00580857" w:rsidRDefault="00580857" w:rsidP="00483504">
            <w:pPr>
              <w:spacing w:after="0" w:line="240" w:lineRule="auto"/>
              <w:ind w:left="0" w:right="120" w:firstLine="0"/>
              <w:jc w:val="left"/>
              <w:textAlignment w:val="baseline"/>
              <w:rPr>
                <w:noProof/>
              </w:rPr>
            </w:pPr>
          </w:p>
          <w:p w14:paraId="2DDD5FB3" w14:textId="77777777" w:rsidR="00580857" w:rsidRPr="00AC1FEB" w:rsidRDefault="00580857" w:rsidP="00483504">
            <w:pPr>
              <w:spacing w:after="0" w:line="240" w:lineRule="auto"/>
              <w:ind w:left="0" w:right="120" w:firstLine="0"/>
              <w:jc w:val="left"/>
              <w:textAlignment w:val="baseline"/>
              <w:rPr>
                <w:rFonts w:asciiTheme="majorBidi" w:hAnsiTheme="majorBidi" w:cstheme="majorBidi"/>
              </w:rPr>
            </w:pPr>
            <w:r>
              <w:rPr>
                <w:noProof/>
                <w:lang w:bidi="ar-SA"/>
              </w:rPr>
              <w:drawing>
                <wp:inline distT="0" distB="0" distL="0" distR="0" wp14:anchorId="1932A3A7" wp14:editId="46BCFB7C">
                  <wp:extent cx="2047828" cy="27882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7344" t="28337" r="51574" b="45754"/>
                          <a:stretch/>
                        </pic:blipFill>
                        <pic:spPr bwMode="auto">
                          <a:xfrm>
                            <a:off x="0" y="0"/>
                            <a:ext cx="2063062" cy="2809028"/>
                          </a:xfrm>
                          <a:prstGeom prst="rect">
                            <a:avLst/>
                          </a:prstGeom>
                          <a:ln>
                            <a:noFill/>
                          </a:ln>
                          <a:extLst>
                            <a:ext uri="{53640926-AAD7-44D8-BBD7-CCE9431645EC}">
                              <a14:shadowObscured xmlns:a14="http://schemas.microsoft.com/office/drawing/2010/main"/>
                            </a:ext>
                          </a:extLst>
                        </pic:spPr>
                      </pic:pic>
                    </a:graphicData>
                  </a:graphic>
                </wp:inline>
              </w:drawing>
            </w:r>
          </w:p>
        </w:tc>
      </w:tr>
      <w:tr w:rsidR="00580857" w:rsidRPr="00AC1FEB" w14:paraId="24FA7B53" w14:textId="77777777" w:rsidTr="00483504">
        <w:trPr>
          <w:trHeight w:val="70"/>
        </w:trPr>
        <w:tc>
          <w:tcPr>
            <w:tcW w:w="4911" w:type="dxa"/>
          </w:tcPr>
          <w:p w14:paraId="2E34D348" w14:textId="77777777" w:rsidR="00580857" w:rsidRPr="00224031" w:rsidRDefault="00580857" w:rsidP="00483504">
            <w:pPr>
              <w:spacing w:after="0" w:line="240" w:lineRule="auto"/>
              <w:ind w:left="0" w:right="120" w:firstLine="0"/>
              <w:jc w:val="center"/>
              <w:textAlignment w:val="baseline"/>
              <w:rPr>
                <w:rFonts w:asciiTheme="majorBidi" w:hAnsiTheme="majorBidi" w:cstheme="majorBidi"/>
                <w:color w:val="0000FF"/>
                <w:szCs w:val="20"/>
              </w:rPr>
            </w:pPr>
            <w:r w:rsidRPr="00224031">
              <w:rPr>
                <w:rFonts w:asciiTheme="majorBidi" w:hAnsiTheme="majorBidi" w:cstheme="majorBidi"/>
                <w:color w:val="auto"/>
                <w:szCs w:val="20"/>
              </w:rPr>
              <w:t>Fig 3:</w:t>
            </w:r>
          </w:p>
        </w:tc>
        <w:tc>
          <w:tcPr>
            <w:tcW w:w="4331" w:type="dxa"/>
          </w:tcPr>
          <w:p w14:paraId="3B9A2E99" w14:textId="77777777" w:rsidR="00580857" w:rsidRPr="00990EA7" w:rsidRDefault="00580857" w:rsidP="00483504">
            <w:pPr>
              <w:spacing w:after="0" w:line="240" w:lineRule="auto"/>
              <w:ind w:left="0" w:right="120" w:firstLine="0"/>
              <w:jc w:val="center"/>
              <w:textAlignment w:val="baseline"/>
              <w:rPr>
                <w:rFonts w:asciiTheme="majorBidi" w:hAnsiTheme="majorBidi" w:cstheme="majorBidi"/>
                <w:color w:val="auto"/>
                <w:szCs w:val="20"/>
              </w:rPr>
            </w:pPr>
            <w:r>
              <w:rPr>
                <w:rFonts w:asciiTheme="majorBidi" w:hAnsiTheme="majorBidi" w:cstheme="majorBidi"/>
                <w:color w:val="auto"/>
                <w:szCs w:val="20"/>
              </w:rPr>
              <w:t>Fig 3.1:</w:t>
            </w:r>
          </w:p>
        </w:tc>
      </w:tr>
    </w:tbl>
    <w:p w14:paraId="3859ED87" w14:textId="77777777" w:rsidR="00580857" w:rsidRDefault="00580857" w:rsidP="00580857">
      <w:pPr>
        <w:spacing w:after="0" w:line="240" w:lineRule="auto"/>
        <w:ind w:left="720" w:right="120" w:firstLine="0"/>
        <w:jc w:val="left"/>
        <w:textAlignment w:val="baseline"/>
        <w:rPr>
          <w:rFonts w:asciiTheme="majorBidi" w:hAnsiTheme="majorBidi" w:cstheme="majorBidi"/>
          <w:noProof/>
          <w:color w:val="0000FF"/>
          <w:sz w:val="22"/>
        </w:rPr>
      </w:pPr>
    </w:p>
    <w:p w14:paraId="6CFA2DBB" w14:textId="77777777" w:rsidR="00580857" w:rsidRDefault="00580857" w:rsidP="00580857">
      <w:pPr>
        <w:spacing w:after="0" w:line="240" w:lineRule="auto"/>
        <w:ind w:left="720" w:right="120" w:firstLine="0"/>
        <w:jc w:val="right"/>
        <w:textAlignment w:val="baseline"/>
        <w:rPr>
          <w:rFonts w:asciiTheme="majorBidi" w:hAnsiTheme="majorBidi" w:cstheme="majorBidi"/>
          <w:color w:val="0000FF"/>
          <w:sz w:val="22"/>
        </w:rPr>
      </w:pPr>
      <w:r>
        <w:rPr>
          <w:rStyle w:val="CommentReference"/>
        </w:rPr>
        <w:commentReference w:id="1235"/>
      </w:r>
    </w:p>
    <w:tbl>
      <w:tblPr>
        <w:tblStyle w:val="TableGrid0"/>
        <w:tblpPr w:leftFromText="180" w:rightFromText="180" w:vertAnchor="text" w:horzAnchor="margin" w:tblpY="99"/>
        <w:tblW w:w="9303" w:type="dxa"/>
        <w:tblLook w:val="04A0" w:firstRow="1" w:lastRow="0" w:firstColumn="1" w:lastColumn="0" w:noHBand="0" w:noVBand="1"/>
      </w:tblPr>
      <w:tblGrid>
        <w:gridCol w:w="5023"/>
        <w:gridCol w:w="4280"/>
      </w:tblGrid>
      <w:tr w:rsidR="00580857" w14:paraId="19EBF1D0" w14:textId="77777777" w:rsidTr="00483504">
        <w:trPr>
          <w:trHeight w:val="3251"/>
        </w:trPr>
        <w:tc>
          <w:tcPr>
            <w:tcW w:w="5023" w:type="dxa"/>
          </w:tcPr>
          <w:p w14:paraId="54B94908"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63339989"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4D96109C"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4768" behindDoc="0" locked="0" layoutInCell="1" allowOverlap="1" wp14:anchorId="5B089844" wp14:editId="73C648D5">
                      <wp:simplePos x="0" y="0"/>
                      <wp:positionH relativeFrom="column">
                        <wp:posOffset>899795</wp:posOffset>
                      </wp:positionH>
                      <wp:positionV relativeFrom="paragraph">
                        <wp:posOffset>129539</wp:posOffset>
                      </wp:positionV>
                      <wp:extent cx="152400" cy="180975"/>
                      <wp:effectExtent l="0" t="0" r="76200" b="47625"/>
                      <wp:wrapNone/>
                      <wp:docPr id="53" name="Straight Arrow Connector 53"/>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1DC82" id="Straight Arrow Connector 53" o:spid="_x0000_s1026" type="#_x0000_t32" style="position:absolute;margin-left:70.85pt;margin-top:10.2pt;width:12pt;height:14.2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" strokecolor="black [3200]" strokeweight=".5pt">
                      <v:stroke endarrow="block" joinstyle="miter"/>
                    </v:shape>
                  </w:pict>
                </mc:Fallback>
              </mc:AlternateContent>
            </w:r>
          </w:p>
          <w:p w14:paraId="11080379"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5792" behindDoc="0" locked="0" layoutInCell="1" allowOverlap="1" wp14:anchorId="18E5154F" wp14:editId="276F29FA">
                      <wp:simplePos x="0" y="0"/>
                      <wp:positionH relativeFrom="column">
                        <wp:posOffset>908050</wp:posOffset>
                      </wp:positionH>
                      <wp:positionV relativeFrom="paragraph">
                        <wp:posOffset>112395</wp:posOffset>
                      </wp:positionV>
                      <wp:extent cx="942975" cy="323850"/>
                      <wp:effectExtent l="0" t="0" r="28575" b="19050"/>
                      <wp:wrapNone/>
                      <wp:docPr id="54" name="Oval 54"/>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3772421B" w14:textId="77777777" w:rsidR="00580857" w:rsidRDefault="00580857" w:rsidP="00580857">
                                  <w:pPr>
                                    <w:spacing w:after="0" w:line="240" w:lineRule="auto"/>
                                    <w:ind w:left="0" w:right="0" w:firstLine="0"/>
                                    <w:jc w:val="left"/>
                                  </w:pPr>
                                  <w:r>
                                    <w:t>Screen1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E5154F" id="Oval 54" o:spid="_x0000_s1044" style="position:absolute;margin-left:71.5pt;margin-top:8.85pt;width:74.25pt;height:25.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" fillcolor="white [3201]" strokecolor="black [3200]" strokeweight="1pt">
                      <v:stroke joinstyle="miter"/>
                      <v:textbox>
                        <w:txbxContent>
                          <w:p w14:paraId="3772421B" w14:textId="77777777" w:rsidR="00580857" w:rsidRDefault="00580857" w:rsidP="00580857">
                            <w:pPr>
                              <w:spacing w:after="0" w:line="240" w:lineRule="auto"/>
                              <w:ind w:left="0" w:right="0" w:firstLine="0"/>
                              <w:jc w:val="left"/>
                            </w:pPr>
                            <w:r>
                              <w:t>Screen1</w:t>
                            </w:r>
                          </w:p>
                        </w:txbxContent>
                      </v:textbox>
                    </v:oval>
                  </w:pict>
                </mc:Fallback>
              </mc:AlternateContent>
            </w:r>
          </w:p>
          <w:p w14:paraId="7B79E16A"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7840" behindDoc="0" locked="0" layoutInCell="1" allowOverlap="1" wp14:anchorId="6EAA3116" wp14:editId="122A0DF5">
                      <wp:simplePos x="0" y="0"/>
                      <wp:positionH relativeFrom="column">
                        <wp:posOffset>904240</wp:posOffset>
                      </wp:positionH>
                      <wp:positionV relativeFrom="paragraph">
                        <wp:posOffset>113030</wp:posOffset>
                      </wp:positionV>
                      <wp:extent cx="38100" cy="752475"/>
                      <wp:effectExtent l="266700" t="0" r="19050" b="85725"/>
                      <wp:wrapNone/>
                      <wp:docPr id="55" name="Curved Connector 43"/>
                      <wp:cNvGraphicFramePr/>
                      <a:graphic xmlns:a="http://schemas.openxmlformats.org/drawingml/2006/main">
                        <a:graphicData uri="http://schemas.microsoft.com/office/word/2010/wordprocessingShape">
                          <wps:wsp>
                            <wps:cNvCnPr/>
                            <wps:spPr>
                              <a:xfrm>
                                <a:off x="0" y="0"/>
                                <a:ext cx="38100" cy="752475"/>
                              </a:xfrm>
                              <a:prstGeom prst="curvedConnector3">
                                <a:avLst>
                                  <a:gd name="adj1" fmla="val -7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B23283" id="Curved Connector 43" o:spid="_x0000_s1026" type="#_x0000_t38" style="position:absolute;margin-left:71.2pt;margin-top:8.9pt;width:3pt;height:59.25pt;z-index:25174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" adj="-151200" strokecolor="#5b9bd5 [3204]" strokeweight=".5pt">
                      <v:stroke endarrow="block" joinstyle="miter"/>
                    </v:shape>
                  </w:pict>
                </mc:Fallback>
              </mc:AlternateContent>
            </w:r>
          </w:p>
          <w:p w14:paraId="0DC9A303"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0B7F552D"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2EF363D5"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4A49BCF8"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6816" behindDoc="0" locked="0" layoutInCell="1" allowOverlap="1" wp14:anchorId="7266384F" wp14:editId="568B1367">
                      <wp:simplePos x="0" y="0"/>
                      <wp:positionH relativeFrom="column">
                        <wp:posOffset>946150</wp:posOffset>
                      </wp:positionH>
                      <wp:positionV relativeFrom="paragraph">
                        <wp:posOffset>104140</wp:posOffset>
                      </wp:positionV>
                      <wp:extent cx="942975" cy="323850"/>
                      <wp:effectExtent l="0" t="0" r="28575" b="19050"/>
                      <wp:wrapNone/>
                      <wp:docPr id="56" name="Oval 56"/>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11890E12" w14:textId="77777777" w:rsidR="00580857" w:rsidRDefault="00580857" w:rsidP="00580857">
                                  <w:pPr>
                                    <w:spacing w:after="0" w:line="240" w:lineRule="auto"/>
                                    <w:ind w:left="0" w:right="0" w:firstLine="0"/>
                                    <w:jc w:val="left"/>
                                  </w:pPr>
                                  <w:r>
                                    <w:t>Screen2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66384F" id="Oval 56" o:spid="_x0000_s1045" style="position:absolute;margin-left:74.5pt;margin-top:8.2pt;width:74.25pt;height:25.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" fillcolor="white [3201]" strokecolor="black [3200]" strokeweight="1pt">
                      <v:stroke joinstyle="miter"/>
                      <v:textbox>
                        <w:txbxContent>
                          <w:p w14:paraId="11890E12" w14:textId="77777777" w:rsidR="00580857" w:rsidRDefault="00580857" w:rsidP="00580857">
                            <w:pPr>
                              <w:spacing w:after="0" w:line="240" w:lineRule="auto"/>
                              <w:ind w:left="0" w:right="0" w:firstLine="0"/>
                              <w:jc w:val="left"/>
                            </w:pPr>
                            <w:r>
                              <w:t>Screen2</w:t>
                            </w:r>
                          </w:p>
                        </w:txbxContent>
                      </v:textbox>
                    </v:oval>
                  </w:pict>
                </mc:Fallback>
              </mc:AlternateContent>
            </w:r>
          </w:p>
          <w:p w14:paraId="09E340BA"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6E36CFBF" w14:textId="77777777" w:rsidR="00580857" w:rsidRDefault="00580857" w:rsidP="00483504">
            <w:pPr>
              <w:spacing w:after="0" w:line="240" w:lineRule="auto"/>
              <w:ind w:left="0" w:right="120" w:firstLine="0"/>
              <w:jc w:val="right"/>
              <w:textAlignment w:val="baseline"/>
              <w:rPr>
                <w:rFonts w:asciiTheme="majorBidi" w:hAnsiTheme="majorBidi" w:cstheme="majorBidi"/>
                <w:color w:val="0000FF"/>
                <w:sz w:val="22"/>
              </w:rPr>
            </w:pPr>
          </w:p>
        </w:tc>
        <w:tc>
          <w:tcPr>
            <w:tcW w:w="4280" w:type="dxa"/>
          </w:tcPr>
          <w:p w14:paraId="47CCCAB9" w14:textId="77777777" w:rsidR="00580857" w:rsidRPr="00156065"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mtype = {</w:t>
            </w:r>
            <w:r>
              <w:rPr>
                <w:rFonts w:asciiTheme="majorBidi" w:hAnsiTheme="majorBidi" w:cstheme="majorBidi"/>
                <w:color w:val="0000FF"/>
                <w:sz w:val="22"/>
              </w:rPr>
              <w:t>screen1</w:t>
            </w:r>
            <w:r w:rsidRPr="00156065">
              <w:rPr>
                <w:rFonts w:asciiTheme="majorBidi" w:hAnsiTheme="majorBidi" w:cstheme="majorBidi"/>
                <w:color w:val="0000FF"/>
                <w:sz w:val="22"/>
              </w:rPr>
              <w:t xml:space="preserve">, </w:t>
            </w:r>
            <w:r>
              <w:rPr>
                <w:rFonts w:asciiTheme="majorBidi" w:hAnsiTheme="majorBidi" w:cstheme="majorBidi"/>
                <w:color w:val="0000FF"/>
                <w:sz w:val="22"/>
              </w:rPr>
              <w:t>screen2</w:t>
            </w:r>
            <w:r w:rsidRPr="00156065">
              <w:rPr>
                <w:rFonts w:asciiTheme="majorBidi" w:hAnsiTheme="majorBidi" w:cstheme="majorBidi"/>
                <w:color w:val="0000FF"/>
                <w:sz w:val="22"/>
              </w:rPr>
              <w:t xml:space="preserve">, </w:t>
            </w:r>
            <w:commentRangeStart w:id="1236"/>
            <w:r>
              <w:rPr>
                <w:rFonts w:asciiTheme="majorBidi" w:hAnsiTheme="majorBidi" w:cstheme="majorBidi"/>
                <w:color w:val="0000FF"/>
                <w:sz w:val="22"/>
              </w:rPr>
              <w:t>cond1</w:t>
            </w:r>
            <w:r w:rsidRPr="00156065">
              <w:rPr>
                <w:rFonts w:asciiTheme="majorBidi" w:hAnsiTheme="majorBidi" w:cstheme="majorBidi"/>
                <w:color w:val="0000FF"/>
                <w:sz w:val="22"/>
              </w:rPr>
              <w:t>}</w:t>
            </w:r>
            <w:commentRangeEnd w:id="1236"/>
            <w:r>
              <w:rPr>
                <w:rStyle w:val="CommentReference"/>
              </w:rPr>
              <w:commentReference w:id="1236"/>
            </w:r>
            <w:r w:rsidRPr="00156065">
              <w:rPr>
                <w:rFonts w:asciiTheme="majorBidi" w:hAnsiTheme="majorBidi" w:cstheme="majorBidi"/>
                <w:color w:val="0000FF"/>
                <w:sz w:val="22"/>
              </w:rPr>
              <w:t>;</w:t>
            </w:r>
          </w:p>
          <w:p w14:paraId="1689EA42" w14:textId="77777777" w:rsidR="00580857"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mtype state=</w:t>
            </w:r>
            <w:r>
              <w:rPr>
                <w:rFonts w:asciiTheme="majorBidi" w:hAnsiTheme="majorBidi" w:cstheme="majorBidi"/>
                <w:color w:val="0000FF"/>
                <w:sz w:val="22"/>
              </w:rPr>
              <w:t xml:space="preserve"> screen1</w:t>
            </w:r>
            <w:r w:rsidRPr="00156065">
              <w:rPr>
                <w:rFonts w:asciiTheme="majorBidi" w:hAnsiTheme="majorBidi" w:cstheme="majorBidi"/>
                <w:color w:val="0000FF"/>
                <w:sz w:val="22"/>
              </w:rPr>
              <w:t>;</w:t>
            </w:r>
          </w:p>
          <w:p w14:paraId="43ECB1A7" w14:textId="77777777" w:rsidR="00580857" w:rsidRPr="00156065" w:rsidRDefault="00580857" w:rsidP="00483504">
            <w:pPr>
              <w:spacing w:after="0" w:line="240" w:lineRule="auto"/>
              <w:ind w:left="0" w:right="120" w:firstLine="0"/>
              <w:jc w:val="left"/>
              <w:textAlignment w:val="baseline"/>
              <w:rPr>
                <w:rFonts w:asciiTheme="majorBidi" w:hAnsiTheme="majorBidi" w:cstheme="majorBidi"/>
                <w:color w:val="0000FF"/>
                <w:sz w:val="22"/>
              </w:rPr>
            </w:pPr>
            <w:commentRangeStart w:id="1237"/>
            <w:r w:rsidRPr="00156065">
              <w:rPr>
                <w:rFonts w:asciiTheme="majorBidi" w:hAnsiTheme="majorBidi" w:cstheme="majorBidi"/>
                <w:color w:val="0000FF"/>
                <w:sz w:val="22"/>
              </w:rPr>
              <w:t>mtype</w:t>
            </w:r>
            <w:r>
              <w:rPr>
                <w:rFonts w:asciiTheme="majorBidi" w:hAnsiTheme="majorBidi" w:cstheme="majorBidi"/>
                <w:color w:val="0000FF"/>
                <w:sz w:val="22"/>
              </w:rPr>
              <w:t xml:space="preserve"> cond=cond1;</w:t>
            </w:r>
            <w:commentRangeEnd w:id="1237"/>
            <w:r>
              <w:rPr>
                <w:rStyle w:val="CommentReference"/>
              </w:rPr>
              <w:commentReference w:id="1237"/>
            </w:r>
          </w:p>
          <w:p w14:paraId="6A683F0A" w14:textId="77777777" w:rsidR="00580857" w:rsidRPr="00156065" w:rsidRDefault="00580857" w:rsidP="00483504">
            <w:pPr>
              <w:spacing w:after="0" w:line="240" w:lineRule="auto"/>
              <w:ind w:left="0" w:right="120" w:firstLine="0"/>
              <w:jc w:val="left"/>
              <w:textAlignment w:val="baseline"/>
              <w:rPr>
                <w:rFonts w:asciiTheme="majorBidi" w:hAnsiTheme="majorBidi" w:cstheme="majorBidi"/>
                <w:color w:val="0000FF"/>
                <w:sz w:val="22"/>
              </w:rPr>
            </w:pPr>
          </w:p>
          <w:p w14:paraId="3C4747A3" w14:textId="77777777" w:rsidR="00580857" w:rsidRPr="00156065"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active proctype vm()</w:t>
            </w:r>
            <w:r w:rsidRPr="00156065">
              <w:rPr>
                <w:rFonts w:asciiTheme="majorBidi" w:hAnsiTheme="majorBidi" w:cstheme="majorBidi"/>
                <w:color w:val="0000FF"/>
                <w:sz w:val="22"/>
              </w:rPr>
              <w:tab/>
            </w:r>
          </w:p>
          <w:p w14:paraId="15940C5D" w14:textId="77777777" w:rsidR="00580857" w:rsidRPr="00156065"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w:t>
            </w:r>
          </w:p>
          <w:p w14:paraId="6BAAFE96" w14:textId="77777777" w:rsidR="00580857" w:rsidRPr="00156065"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do</w:t>
            </w:r>
          </w:p>
          <w:p w14:paraId="19F5A02E" w14:textId="77777777" w:rsidR="00580857"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 state==</w:t>
            </w:r>
            <w:r>
              <w:rPr>
                <w:rFonts w:asciiTheme="majorBidi" w:hAnsiTheme="majorBidi" w:cstheme="majorBidi"/>
                <w:color w:val="0000FF"/>
                <w:sz w:val="22"/>
              </w:rPr>
              <w:t xml:space="preserve"> screen1</w:t>
            </w:r>
            <w:r w:rsidRPr="00156065">
              <w:rPr>
                <w:rFonts w:asciiTheme="majorBidi" w:hAnsiTheme="majorBidi" w:cstheme="majorBidi"/>
                <w:color w:val="0000FF"/>
                <w:sz w:val="22"/>
              </w:rPr>
              <w:t xml:space="preserve">-&gt; </w:t>
            </w:r>
          </w:p>
          <w:p w14:paraId="7F0EB689" w14:textId="77777777" w:rsidR="00580857"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 xml:space="preserve">if :: </w:t>
            </w:r>
            <w:r>
              <w:rPr>
                <w:rFonts w:asciiTheme="majorBidi" w:hAnsiTheme="majorBidi" w:cstheme="majorBidi"/>
                <w:color w:val="0000FF"/>
                <w:sz w:val="22"/>
              </w:rPr>
              <w:t>cond==cond1</w:t>
            </w:r>
            <w:r w:rsidRPr="00156065">
              <w:rPr>
                <w:rFonts w:asciiTheme="majorBidi" w:hAnsiTheme="majorBidi" w:cstheme="majorBidi"/>
                <w:color w:val="0000FF"/>
                <w:sz w:val="22"/>
              </w:rPr>
              <w:t xml:space="preserve"> -&gt; </w:t>
            </w:r>
          </w:p>
          <w:p w14:paraId="727D9DF4" w14:textId="77777777" w:rsidR="00580857" w:rsidRDefault="00580857" w:rsidP="00483504">
            <w:pPr>
              <w:spacing w:after="0" w:line="240" w:lineRule="auto"/>
              <w:ind w:left="0" w:right="120" w:firstLine="0"/>
              <w:jc w:val="left"/>
              <w:textAlignment w:val="baseline"/>
              <w:rPr>
                <w:rFonts w:asciiTheme="majorBidi" w:hAnsiTheme="majorBidi" w:cstheme="majorBidi"/>
                <w:color w:val="0000FF"/>
                <w:sz w:val="22"/>
              </w:rPr>
            </w:pPr>
            <w:r>
              <w:rPr>
                <w:rFonts w:asciiTheme="majorBidi" w:hAnsiTheme="majorBidi" w:cstheme="majorBidi"/>
                <w:color w:val="0000FF"/>
                <w:sz w:val="22"/>
              </w:rPr>
              <w:t xml:space="preserve">                        </w:t>
            </w:r>
            <w:r w:rsidRPr="00156065">
              <w:rPr>
                <w:rFonts w:asciiTheme="majorBidi" w:hAnsiTheme="majorBidi" w:cstheme="majorBidi"/>
                <w:color w:val="0000FF"/>
                <w:sz w:val="22"/>
              </w:rPr>
              <w:t>atomic{ state==</w:t>
            </w:r>
            <w:r>
              <w:rPr>
                <w:rFonts w:asciiTheme="majorBidi" w:hAnsiTheme="majorBidi" w:cstheme="majorBidi"/>
                <w:color w:val="0000FF"/>
                <w:sz w:val="22"/>
              </w:rPr>
              <w:t xml:space="preserve"> screen2</w:t>
            </w:r>
            <w:r w:rsidRPr="00156065">
              <w:rPr>
                <w:rFonts w:asciiTheme="majorBidi" w:hAnsiTheme="majorBidi" w:cstheme="majorBidi"/>
                <w:color w:val="0000FF"/>
                <w:sz w:val="22"/>
              </w:rPr>
              <w:t>}</w:t>
            </w:r>
          </w:p>
          <w:p w14:paraId="582180F7" w14:textId="77777777" w:rsidR="00580857"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fi</w:t>
            </w:r>
          </w:p>
          <w:p w14:paraId="185D7028" w14:textId="77777777" w:rsidR="00580857" w:rsidRPr="00156065" w:rsidDel="00E72534" w:rsidRDefault="00580857" w:rsidP="00483504">
            <w:pPr>
              <w:spacing w:after="0" w:line="240" w:lineRule="auto"/>
              <w:ind w:left="0" w:right="120" w:firstLine="0"/>
              <w:jc w:val="left"/>
              <w:textAlignment w:val="baseline"/>
              <w:rPr>
                <w:del w:id="1238" w:author="K23.06" w:date="2017-01-04T16:30:00Z"/>
                <w:rFonts w:asciiTheme="majorBidi" w:hAnsiTheme="majorBidi" w:cstheme="majorBidi"/>
                <w:color w:val="0000FF"/>
                <w:sz w:val="22"/>
              </w:rPr>
            </w:pPr>
            <w:del w:id="1239" w:author="K23.06" w:date="2017-01-04T16:30:00Z">
              <w:r w:rsidRPr="00156065" w:rsidDel="00E72534">
                <w:rPr>
                  <w:rFonts w:asciiTheme="majorBidi" w:hAnsiTheme="majorBidi" w:cstheme="majorBidi"/>
                  <w:color w:val="0000FF"/>
                  <w:sz w:val="22"/>
                </w:rPr>
                <w:delText>:: state==</w:delText>
              </w:r>
              <w:r w:rsidDel="00E72534">
                <w:rPr>
                  <w:rFonts w:asciiTheme="majorBidi" w:hAnsiTheme="majorBidi" w:cstheme="majorBidi"/>
                  <w:color w:val="0000FF"/>
                  <w:sz w:val="22"/>
                </w:rPr>
                <w:delText xml:space="preserve"> screen1</w:delText>
              </w:r>
              <w:r w:rsidRPr="00156065" w:rsidDel="00E72534">
                <w:rPr>
                  <w:rFonts w:asciiTheme="majorBidi" w:hAnsiTheme="majorBidi" w:cstheme="majorBidi"/>
                  <w:color w:val="0000FF"/>
                  <w:sz w:val="22"/>
                </w:rPr>
                <w:delText xml:space="preserve">-&gt; </w:delText>
              </w:r>
            </w:del>
          </w:p>
          <w:p w14:paraId="53A45BA3" w14:textId="77777777" w:rsidR="00580857" w:rsidDel="00E72534" w:rsidRDefault="00580857" w:rsidP="00483504">
            <w:pPr>
              <w:spacing w:after="0" w:line="240" w:lineRule="auto"/>
              <w:ind w:left="0" w:right="120" w:firstLine="0"/>
              <w:jc w:val="left"/>
              <w:textAlignment w:val="baseline"/>
              <w:rPr>
                <w:del w:id="1240" w:author="K23.06" w:date="2017-01-04T16:30:00Z"/>
                <w:rFonts w:asciiTheme="majorBidi" w:hAnsiTheme="majorBidi" w:cstheme="majorBidi"/>
                <w:color w:val="0000FF"/>
                <w:sz w:val="22"/>
              </w:rPr>
            </w:pPr>
            <w:del w:id="1241" w:author="K23.06" w:date="2017-01-04T16:30:00Z">
              <w:r w:rsidRPr="00156065" w:rsidDel="00E72534">
                <w:rPr>
                  <w:rFonts w:asciiTheme="majorBidi" w:hAnsiTheme="majorBidi" w:cstheme="majorBidi"/>
                  <w:color w:val="0000FF"/>
                  <w:sz w:val="22"/>
                </w:rPr>
                <w:delText xml:space="preserve">if :: </w:delText>
              </w:r>
              <w:r w:rsidDel="00E72534">
                <w:rPr>
                  <w:rFonts w:asciiTheme="majorBidi" w:hAnsiTheme="majorBidi" w:cstheme="majorBidi"/>
                  <w:color w:val="0000FF"/>
                  <w:sz w:val="22"/>
                </w:rPr>
                <w:delText>cond!=cond1</w:delText>
              </w:r>
              <w:r w:rsidRPr="00156065" w:rsidDel="00E72534">
                <w:rPr>
                  <w:rFonts w:asciiTheme="majorBidi" w:hAnsiTheme="majorBidi" w:cstheme="majorBidi"/>
                  <w:color w:val="0000FF"/>
                  <w:sz w:val="22"/>
                </w:rPr>
                <w:delText xml:space="preserve"> -&gt; </w:delText>
              </w:r>
            </w:del>
          </w:p>
          <w:p w14:paraId="635C6364" w14:textId="77777777" w:rsidR="00580857" w:rsidDel="00E72534" w:rsidRDefault="00580857" w:rsidP="00483504">
            <w:pPr>
              <w:spacing w:after="0" w:line="240" w:lineRule="auto"/>
              <w:ind w:left="0" w:right="120" w:firstLine="0"/>
              <w:jc w:val="left"/>
              <w:textAlignment w:val="baseline"/>
              <w:rPr>
                <w:del w:id="1242" w:author="K23.06" w:date="2017-01-04T16:30:00Z"/>
                <w:rFonts w:asciiTheme="majorBidi" w:hAnsiTheme="majorBidi" w:cstheme="majorBidi"/>
                <w:color w:val="0000FF"/>
                <w:sz w:val="22"/>
              </w:rPr>
            </w:pPr>
            <w:del w:id="1243" w:author="K23.06" w:date="2017-01-04T16:30:00Z">
              <w:r w:rsidDel="00E72534">
                <w:rPr>
                  <w:rFonts w:asciiTheme="majorBidi" w:hAnsiTheme="majorBidi" w:cstheme="majorBidi"/>
                  <w:color w:val="0000FF"/>
                  <w:sz w:val="22"/>
                </w:rPr>
                <w:delText xml:space="preserve">                        </w:delText>
              </w:r>
              <w:r w:rsidRPr="00156065" w:rsidDel="00E72534">
                <w:rPr>
                  <w:rFonts w:asciiTheme="majorBidi" w:hAnsiTheme="majorBidi" w:cstheme="majorBidi"/>
                  <w:color w:val="0000FF"/>
                  <w:sz w:val="22"/>
                </w:rPr>
                <w:delText>atomic{ state==</w:delText>
              </w:r>
              <w:r w:rsidDel="00E72534">
                <w:rPr>
                  <w:rFonts w:asciiTheme="majorBidi" w:hAnsiTheme="majorBidi" w:cstheme="majorBidi"/>
                  <w:color w:val="0000FF"/>
                  <w:sz w:val="22"/>
                </w:rPr>
                <w:delText xml:space="preserve"> screen1</w:delText>
              </w:r>
              <w:r w:rsidRPr="00156065" w:rsidDel="00E72534">
                <w:rPr>
                  <w:rFonts w:asciiTheme="majorBidi" w:hAnsiTheme="majorBidi" w:cstheme="majorBidi"/>
                  <w:color w:val="0000FF"/>
                  <w:sz w:val="22"/>
                </w:rPr>
                <w:delText>}</w:delText>
              </w:r>
            </w:del>
          </w:p>
          <w:p w14:paraId="6A5DD1BC" w14:textId="77777777" w:rsidR="00580857" w:rsidRPr="00156065" w:rsidDel="00E72534" w:rsidRDefault="00580857" w:rsidP="00483504">
            <w:pPr>
              <w:spacing w:after="0" w:line="240" w:lineRule="auto"/>
              <w:ind w:left="0" w:right="120" w:firstLine="0"/>
              <w:jc w:val="left"/>
              <w:textAlignment w:val="baseline"/>
              <w:rPr>
                <w:del w:id="1244" w:author="K23.06" w:date="2017-01-04T16:30:00Z"/>
                <w:rFonts w:asciiTheme="majorBidi" w:hAnsiTheme="majorBidi" w:cstheme="majorBidi"/>
                <w:color w:val="0000FF"/>
                <w:sz w:val="22"/>
              </w:rPr>
            </w:pPr>
            <w:del w:id="1245" w:author="K23.06" w:date="2017-01-04T16:30:00Z">
              <w:r w:rsidRPr="00156065" w:rsidDel="00E72534">
                <w:rPr>
                  <w:rFonts w:asciiTheme="majorBidi" w:hAnsiTheme="majorBidi" w:cstheme="majorBidi"/>
                  <w:color w:val="0000FF"/>
                  <w:sz w:val="22"/>
                </w:rPr>
                <w:delText>fi</w:delText>
              </w:r>
            </w:del>
          </w:p>
          <w:p w14:paraId="2C441468" w14:textId="77777777" w:rsidR="00580857" w:rsidRPr="00156065"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od</w:t>
            </w:r>
          </w:p>
          <w:p w14:paraId="4ACF9DF7" w14:textId="77777777" w:rsidR="00580857"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w:t>
            </w:r>
          </w:p>
        </w:tc>
      </w:tr>
      <w:tr w:rsidR="00580857" w14:paraId="74F7CADD" w14:textId="77777777" w:rsidTr="00483504">
        <w:trPr>
          <w:trHeight w:val="132"/>
        </w:trPr>
        <w:tc>
          <w:tcPr>
            <w:tcW w:w="5023" w:type="dxa"/>
          </w:tcPr>
          <w:p w14:paraId="0BA86D51" w14:textId="77777777" w:rsidR="00580857" w:rsidRDefault="00580857" w:rsidP="00483504">
            <w:pPr>
              <w:spacing w:after="0" w:line="240" w:lineRule="auto"/>
              <w:ind w:left="0" w:right="120" w:firstLine="0"/>
              <w:jc w:val="right"/>
              <w:textAlignment w:val="baseline"/>
              <w:rPr>
                <w:rFonts w:asciiTheme="majorBidi" w:hAnsiTheme="majorBidi" w:cstheme="majorBidi"/>
                <w:color w:val="0000FF"/>
                <w:sz w:val="22"/>
              </w:rPr>
            </w:pPr>
            <w:r>
              <w:rPr>
                <w:rFonts w:asciiTheme="majorBidi" w:hAnsiTheme="majorBidi" w:cstheme="majorBidi"/>
                <w:color w:val="0000FF"/>
                <w:sz w:val="22"/>
              </w:rPr>
              <w:t xml:space="preserve">  </w:t>
            </w:r>
          </w:p>
        </w:tc>
        <w:tc>
          <w:tcPr>
            <w:tcW w:w="4280" w:type="dxa"/>
          </w:tcPr>
          <w:p w14:paraId="57766B1B" w14:textId="77777777" w:rsidR="00580857" w:rsidRDefault="00580857" w:rsidP="00483504">
            <w:pPr>
              <w:spacing w:after="0" w:line="240" w:lineRule="auto"/>
              <w:ind w:left="0" w:right="120" w:firstLine="0"/>
              <w:jc w:val="right"/>
              <w:textAlignment w:val="baseline"/>
              <w:rPr>
                <w:rFonts w:asciiTheme="majorBidi" w:hAnsiTheme="majorBidi" w:cstheme="majorBidi"/>
                <w:color w:val="0000FF"/>
                <w:sz w:val="22"/>
              </w:rPr>
            </w:pPr>
          </w:p>
        </w:tc>
      </w:tr>
    </w:tbl>
    <w:p w14:paraId="612E7B3E" w14:textId="77777777" w:rsidR="00580857" w:rsidRDefault="00580857" w:rsidP="00580857">
      <w:pPr>
        <w:spacing w:after="0" w:line="240" w:lineRule="auto"/>
        <w:ind w:left="720" w:right="120" w:firstLine="0"/>
        <w:jc w:val="right"/>
        <w:textAlignment w:val="baseline"/>
        <w:rPr>
          <w:rFonts w:asciiTheme="majorBidi" w:hAnsiTheme="majorBidi" w:cstheme="majorBidi"/>
          <w:color w:val="0000FF"/>
          <w:sz w:val="22"/>
        </w:rPr>
      </w:pPr>
    </w:p>
    <w:p w14:paraId="4F3AD636" w14:textId="77777777" w:rsidR="00580857" w:rsidDel="00E72534" w:rsidRDefault="00580857" w:rsidP="00580857">
      <w:pPr>
        <w:spacing w:after="0" w:line="240" w:lineRule="auto"/>
        <w:ind w:left="720" w:right="120" w:firstLine="0"/>
        <w:jc w:val="right"/>
        <w:textAlignment w:val="baseline"/>
        <w:rPr>
          <w:del w:id="1246" w:author="K23.06" w:date="2017-01-04T16:30:00Z"/>
          <w:rFonts w:asciiTheme="majorBidi" w:hAnsiTheme="majorBidi" w:cstheme="majorBidi"/>
          <w:noProof/>
          <w:color w:val="0000FF"/>
          <w:sz w:val="22"/>
        </w:rPr>
      </w:pPr>
      <w:r>
        <w:rPr>
          <w:rStyle w:val="CommentReference"/>
        </w:rPr>
        <w:commentReference w:id="1247"/>
      </w:r>
    </w:p>
    <w:p w14:paraId="1F38A38C" w14:textId="77777777" w:rsidR="00580857" w:rsidDel="00E72534" w:rsidRDefault="00580857" w:rsidP="00580857">
      <w:pPr>
        <w:spacing w:after="0" w:line="240" w:lineRule="auto"/>
        <w:ind w:left="720" w:right="120" w:firstLine="0"/>
        <w:jc w:val="right"/>
        <w:textAlignment w:val="baseline"/>
        <w:rPr>
          <w:del w:id="1248" w:author="K23.06" w:date="2017-01-04T16:30:00Z"/>
          <w:rFonts w:asciiTheme="majorBidi" w:hAnsiTheme="majorBidi" w:cstheme="majorBidi"/>
          <w:noProof/>
          <w:color w:val="0000FF"/>
          <w:sz w:val="22"/>
        </w:rPr>
      </w:pPr>
    </w:p>
    <w:p w14:paraId="5AE6E1BD" w14:textId="77777777" w:rsidR="00580857" w:rsidRDefault="00580857" w:rsidP="00580857">
      <w:pPr>
        <w:spacing w:after="0" w:line="240" w:lineRule="auto"/>
        <w:ind w:left="0" w:right="120" w:firstLine="0"/>
        <w:jc w:val="left"/>
        <w:textAlignment w:val="baseline"/>
        <w:rPr>
          <w:rFonts w:asciiTheme="majorBidi" w:hAnsiTheme="majorBidi" w:cstheme="majorBidi"/>
          <w:color w:val="0000FF"/>
          <w:sz w:val="22"/>
        </w:rPr>
      </w:pPr>
    </w:p>
    <w:p w14:paraId="666EEC1F" w14:textId="77777777" w:rsidR="00580857" w:rsidRPr="00AC1FEB" w:rsidRDefault="00580857" w:rsidP="00580857">
      <w:pPr>
        <w:spacing w:after="0" w:line="240" w:lineRule="auto"/>
        <w:ind w:left="720" w:right="120" w:firstLine="0"/>
        <w:jc w:val="left"/>
        <w:textAlignment w:val="baseline"/>
        <w:rPr>
          <w:rFonts w:asciiTheme="majorBidi" w:hAnsiTheme="majorBidi" w:cstheme="majorBidi"/>
          <w:color w:val="0000FF"/>
          <w:sz w:val="22"/>
        </w:rPr>
      </w:pPr>
    </w:p>
    <w:p w14:paraId="486540A5" w14:textId="77777777" w:rsidR="00580857" w:rsidRPr="00224031" w:rsidRDefault="00580857" w:rsidP="00580857">
      <w:pPr>
        <w:numPr>
          <w:ilvl w:val="0"/>
          <w:numId w:val="30"/>
        </w:numPr>
        <w:spacing w:after="120" w:line="240" w:lineRule="auto"/>
        <w:ind w:right="120"/>
        <w:jc w:val="left"/>
        <w:textAlignment w:val="baseline"/>
        <w:rPr>
          <w:rFonts w:asciiTheme="majorBidi" w:hAnsiTheme="majorBidi" w:cstheme="majorBidi"/>
          <w:color w:val="auto"/>
          <w:sz w:val="22"/>
        </w:rPr>
      </w:pPr>
      <w:commentRangeStart w:id="1249"/>
      <w:r w:rsidRPr="00224031">
        <w:rPr>
          <w:rFonts w:asciiTheme="majorBidi" w:hAnsiTheme="majorBidi" w:cstheme="majorBidi"/>
          <w:b/>
          <w:bCs/>
          <w:color w:val="auto"/>
          <w:sz w:val="22"/>
        </w:rPr>
        <w:t>defined/undefined:</w:t>
      </w:r>
      <w:r w:rsidRPr="00224031">
        <w:rPr>
          <w:rFonts w:asciiTheme="majorBidi" w:hAnsiTheme="majorBidi" w:cstheme="majorBidi"/>
          <w:color w:val="auto"/>
          <w:sz w:val="22"/>
        </w:rPr>
        <w:t xml:space="preserve"> </w:t>
      </w:r>
      <w:commentRangeEnd w:id="1249"/>
      <w:r>
        <w:rPr>
          <w:rStyle w:val="CommentReference"/>
        </w:rPr>
        <w:commentReference w:id="1249"/>
      </w:r>
      <w:r w:rsidRPr="00224031">
        <w:rPr>
          <w:rFonts w:asciiTheme="majorBidi" w:hAnsiTheme="majorBidi" w:cstheme="majorBidi"/>
          <w:color w:val="auto"/>
          <w:sz w:val="22"/>
        </w:rPr>
        <w:t xml:space="preserve">some elements such as a </w:t>
      </w:r>
      <w:r w:rsidRPr="00AC1FEB">
        <w:rPr>
          <w:rFonts w:asciiTheme="majorBidi" w:hAnsiTheme="majorBidi" w:cstheme="majorBidi"/>
          <w:color w:val="auto"/>
          <w:sz w:val="22"/>
        </w:rPr>
        <w:t>Name, Location,</w:t>
      </w:r>
      <w:r w:rsidRPr="00224031">
        <w:rPr>
          <w:rFonts w:asciiTheme="majorBidi" w:hAnsiTheme="majorBidi" w:cstheme="majorBidi"/>
          <w:color w:val="auto"/>
          <w:sz w:val="22"/>
        </w:rPr>
        <w:t xml:space="preserve"> can get </w:t>
      </w:r>
      <w:r w:rsidRPr="00224031">
        <w:rPr>
          <w:rFonts w:asciiTheme="majorBidi" w:hAnsiTheme="majorBidi" w:cstheme="majorBidi"/>
          <w:color w:val="auto"/>
          <w:szCs w:val="20"/>
          <w:shd w:val="clear" w:color="auto" w:fill="FFFFFF"/>
        </w:rPr>
        <w:t xml:space="preserve">a lot </w:t>
      </w:r>
      <w:r w:rsidRPr="00AC1FEB">
        <w:rPr>
          <w:rFonts w:asciiTheme="majorBidi" w:hAnsiTheme="majorBidi" w:cstheme="majorBidi"/>
          <w:color w:val="auto"/>
          <w:szCs w:val="20"/>
          <w:shd w:val="clear" w:color="auto" w:fill="FFFFFF"/>
        </w:rPr>
        <w:t>of varied</w:t>
      </w:r>
      <w:r w:rsidRPr="00224031">
        <w:rPr>
          <w:rFonts w:asciiTheme="majorBidi" w:hAnsiTheme="majorBidi" w:cstheme="majorBidi"/>
          <w:color w:val="auto"/>
          <w:szCs w:val="20"/>
          <w:shd w:val="clear" w:color="auto" w:fill="FFFFFF"/>
        </w:rPr>
        <w:t xml:space="preserve"> values so we defined   this </w:t>
      </w:r>
      <w:r w:rsidRPr="00AC1FEB">
        <w:rPr>
          <w:rFonts w:asciiTheme="majorBidi" w:hAnsiTheme="majorBidi" w:cstheme="majorBidi"/>
          <w:color w:val="auto"/>
          <w:szCs w:val="20"/>
          <w:shd w:val="clear" w:color="auto" w:fill="FFFFFF"/>
        </w:rPr>
        <w:t>type.</w:t>
      </w:r>
    </w:p>
    <w:p w14:paraId="6F6DDC8B" w14:textId="77777777" w:rsidR="00580857" w:rsidRPr="00224031" w:rsidRDefault="00580857" w:rsidP="00580857">
      <w:pPr>
        <w:spacing w:after="120" w:line="240" w:lineRule="auto"/>
        <w:ind w:left="720" w:right="120" w:firstLine="0"/>
        <w:jc w:val="left"/>
        <w:textAlignment w:val="baseline"/>
        <w:rPr>
          <w:rFonts w:asciiTheme="majorBidi" w:hAnsiTheme="majorBidi" w:cstheme="majorBidi"/>
          <w:color w:val="auto"/>
          <w:sz w:val="22"/>
        </w:rPr>
      </w:pPr>
      <w:r>
        <w:rPr>
          <w:rFonts w:asciiTheme="majorBidi" w:hAnsiTheme="majorBidi" w:cstheme="majorBidi"/>
          <w:color w:val="auto"/>
          <w:szCs w:val="20"/>
          <w:shd w:val="clear" w:color="auto" w:fill="FFFFFF"/>
        </w:rPr>
        <w:t>W</w:t>
      </w:r>
      <w:commentRangeStart w:id="1250"/>
      <w:r w:rsidRPr="00AC1FEB">
        <w:rPr>
          <w:rFonts w:asciiTheme="majorBidi" w:hAnsiTheme="majorBidi" w:cstheme="majorBidi"/>
          <w:color w:val="auto"/>
          <w:szCs w:val="20"/>
          <w:shd w:val="clear" w:color="auto" w:fill="FFFFFF"/>
        </w:rPr>
        <w:t>e</w:t>
      </w:r>
      <w:commentRangeEnd w:id="1250"/>
      <w:r>
        <w:rPr>
          <w:rStyle w:val="CommentReference"/>
        </w:rPr>
        <w:commentReference w:id="1250"/>
      </w:r>
      <w:r w:rsidRPr="00AC1FEB">
        <w:rPr>
          <w:rFonts w:asciiTheme="majorBidi" w:hAnsiTheme="majorBidi" w:cstheme="majorBidi"/>
          <w:color w:val="auto"/>
          <w:szCs w:val="20"/>
          <w:shd w:val="clear" w:color="auto" w:fill="FFFFFF"/>
        </w:rPr>
        <w:t xml:space="preserve"> </w:t>
      </w:r>
      <w:r w:rsidRPr="00AC1FEB">
        <w:rPr>
          <w:rFonts w:asciiTheme="majorBidi" w:hAnsiTheme="majorBidi" w:cstheme="majorBidi"/>
          <w:color w:val="auto"/>
          <w:sz w:val="22"/>
        </w:rPr>
        <w:t>specified</w:t>
      </w:r>
      <w:r w:rsidRPr="00224031">
        <w:rPr>
          <w:rFonts w:asciiTheme="majorBidi" w:hAnsiTheme="majorBidi" w:cstheme="majorBidi"/>
          <w:color w:val="auto"/>
          <w:sz w:val="22"/>
          <w:shd w:val="clear" w:color="auto" w:fill="FFFFFF"/>
        </w:rPr>
        <w:t xml:space="preserve"> a field </w:t>
      </w:r>
      <w:r w:rsidRPr="00AC1FEB">
        <w:rPr>
          <w:rFonts w:asciiTheme="majorBidi" w:hAnsiTheme="majorBidi" w:cstheme="majorBidi"/>
          <w:color w:val="auto"/>
          <w:sz w:val="22"/>
          <w:shd w:val="clear" w:color="auto" w:fill="FFFFFF"/>
        </w:rPr>
        <w:t xml:space="preserve">for </w:t>
      </w:r>
      <w:r w:rsidRPr="00AC1FEB">
        <w:rPr>
          <w:rFonts w:asciiTheme="majorBidi" w:hAnsiTheme="majorBidi" w:cstheme="majorBidi"/>
          <w:color w:val="auto"/>
          <w:sz w:val="22"/>
        </w:rPr>
        <w:t>name</w:t>
      </w:r>
      <w:r w:rsidRPr="00224031">
        <w:rPr>
          <w:rFonts w:asciiTheme="majorBidi" w:hAnsiTheme="majorBidi" w:cstheme="majorBidi"/>
          <w:color w:val="auto"/>
          <w:sz w:val="22"/>
        </w:rPr>
        <w:t xml:space="preserve"> and a list for default values.</w:t>
      </w:r>
    </w:p>
    <w:tbl>
      <w:tblPr>
        <w:tblStyle w:val="TableGrid0"/>
        <w:tblW w:w="0" w:type="auto"/>
        <w:tblInd w:w="-5" w:type="dxa"/>
        <w:tblLook w:val="04A0" w:firstRow="1" w:lastRow="0" w:firstColumn="1" w:lastColumn="0" w:noHBand="0" w:noVBand="1"/>
      </w:tblPr>
      <w:tblGrid>
        <w:gridCol w:w="5273"/>
        <w:gridCol w:w="3786"/>
      </w:tblGrid>
      <w:tr w:rsidR="00580857" w:rsidRPr="00AC1FEB" w14:paraId="4082261A" w14:textId="77777777" w:rsidTr="00483504">
        <w:tc>
          <w:tcPr>
            <w:tcW w:w="4962" w:type="dxa"/>
          </w:tcPr>
          <w:p w14:paraId="64B2C232" w14:textId="77777777" w:rsidR="00580857" w:rsidRPr="00AC1FEB"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5280" w:dyaOrig="4635" w14:anchorId="58FEB998">
                <v:shape id="_x0000_i1247" type="#_x0000_t75" style="width:247pt;height:231.9pt" o:ole="">
                  <v:imagedata r:id="rId35" o:title=""/>
                </v:shape>
                <o:OLEObject Type="Embed" ProgID="PBrush" ShapeID="_x0000_i1247" DrawAspect="Content" ObjectID="_1545287231" r:id="rId52"/>
              </w:object>
            </w:r>
          </w:p>
        </w:tc>
        <w:tc>
          <w:tcPr>
            <w:tcW w:w="4252" w:type="dxa"/>
          </w:tcPr>
          <w:p w14:paraId="38D0E230" w14:textId="77777777" w:rsidR="00580857" w:rsidRPr="00AC1FEB" w:rsidRDefault="00580857" w:rsidP="00483504">
            <w:pPr>
              <w:spacing w:after="0" w:line="240" w:lineRule="auto"/>
              <w:ind w:left="0" w:right="120" w:firstLine="0"/>
              <w:jc w:val="left"/>
              <w:textAlignment w:val="baseline"/>
              <w:rPr>
                <w:rFonts w:asciiTheme="majorBidi" w:hAnsiTheme="majorBidi" w:cstheme="majorBidi"/>
              </w:rPr>
            </w:pPr>
            <w:r>
              <w:object w:dxaOrig="3015" w:dyaOrig="3765" w14:anchorId="3F22DBAE">
                <v:shape id="_x0000_i1248" type="#_x0000_t75" style="width:169.1pt;height:226.9pt" o:ole="">
                  <v:imagedata r:id="rId37" o:title=""/>
                </v:shape>
                <o:OLEObject Type="Embed" ProgID="PBrush" ShapeID="_x0000_i1248" DrawAspect="Content" ObjectID="_1545287232" r:id="rId53"/>
              </w:object>
            </w:r>
          </w:p>
        </w:tc>
      </w:tr>
      <w:tr w:rsidR="00580857" w:rsidRPr="00AC1FEB" w14:paraId="77A3E037" w14:textId="77777777" w:rsidTr="00483504">
        <w:tc>
          <w:tcPr>
            <w:tcW w:w="4962" w:type="dxa"/>
          </w:tcPr>
          <w:p w14:paraId="5BFC850A" w14:textId="77777777" w:rsidR="00580857" w:rsidRPr="00224031" w:rsidRDefault="00580857" w:rsidP="00483504">
            <w:pPr>
              <w:spacing w:after="0" w:line="240" w:lineRule="auto"/>
              <w:ind w:left="0" w:right="120" w:firstLine="0"/>
              <w:jc w:val="center"/>
              <w:textAlignment w:val="baseline"/>
              <w:rPr>
                <w:rFonts w:asciiTheme="majorBidi" w:hAnsiTheme="majorBidi" w:cstheme="majorBidi"/>
                <w:color w:val="0000FF"/>
                <w:szCs w:val="20"/>
              </w:rPr>
            </w:pPr>
            <w:r w:rsidRPr="00224031">
              <w:rPr>
                <w:rFonts w:asciiTheme="majorBidi" w:hAnsiTheme="majorBidi" w:cstheme="majorBidi"/>
                <w:color w:val="auto"/>
                <w:szCs w:val="20"/>
              </w:rPr>
              <w:t>Fig 4:</w:t>
            </w:r>
          </w:p>
        </w:tc>
        <w:tc>
          <w:tcPr>
            <w:tcW w:w="4252" w:type="dxa"/>
          </w:tcPr>
          <w:p w14:paraId="0188C96C" w14:textId="77777777" w:rsidR="00580857" w:rsidRPr="00990EA7" w:rsidRDefault="00580857" w:rsidP="00483504">
            <w:pPr>
              <w:spacing w:after="0" w:line="240" w:lineRule="auto"/>
              <w:ind w:left="0" w:right="120" w:firstLine="0"/>
              <w:jc w:val="center"/>
              <w:textAlignment w:val="baseline"/>
              <w:rPr>
                <w:rFonts w:asciiTheme="majorBidi" w:hAnsiTheme="majorBidi" w:cstheme="majorBidi"/>
                <w:color w:val="auto"/>
                <w:szCs w:val="20"/>
              </w:rPr>
            </w:pPr>
          </w:p>
        </w:tc>
      </w:tr>
    </w:tbl>
    <w:p w14:paraId="64DD8FB9"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color w:val="0000FF"/>
          <w:sz w:val="22"/>
        </w:rPr>
        <w:tab/>
      </w:r>
    </w:p>
    <w:p w14:paraId="22DF873F" w14:textId="77777777" w:rsidR="00580857" w:rsidRPr="00AC1FEB" w:rsidRDefault="00580857" w:rsidP="00580857">
      <w:pPr>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p>
    <w:p w14:paraId="745449F6" w14:textId="77777777" w:rsidR="00580857" w:rsidRPr="00AC1FEB" w:rsidRDefault="00580857" w:rsidP="00580857">
      <w:pPr>
        <w:rPr>
          <w:rFonts w:asciiTheme="majorBidi" w:hAnsiTheme="majorBidi" w:cstheme="majorBidi"/>
        </w:rPr>
      </w:pPr>
    </w:p>
    <w:p w14:paraId="60A6468B" w14:textId="77777777" w:rsidR="00580857" w:rsidRDefault="00580857" w:rsidP="00580857">
      <w:pPr>
        <w:rPr>
          <w:rFonts w:asciiTheme="majorBidi" w:hAnsiTheme="majorBidi" w:cstheme="majorBidi"/>
        </w:rPr>
      </w:pPr>
    </w:p>
    <w:p w14:paraId="65ED3D27" w14:textId="77777777" w:rsidR="00580857" w:rsidRDefault="00580857" w:rsidP="00580857">
      <w:pPr>
        <w:rPr>
          <w:rFonts w:asciiTheme="majorBidi" w:hAnsiTheme="majorBidi" w:cstheme="majorBidi"/>
        </w:rPr>
      </w:pPr>
    </w:p>
    <w:p w14:paraId="594FE845" w14:textId="77777777" w:rsidR="00580857" w:rsidRDefault="00580857" w:rsidP="00580857">
      <w:pPr>
        <w:rPr>
          <w:rFonts w:asciiTheme="majorBidi" w:hAnsiTheme="majorBidi" w:cstheme="majorBidi"/>
        </w:rPr>
      </w:pPr>
    </w:p>
    <w:p w14:paraId="698E7681" w14:textId="77777777" w:rsidR="00580857" w:rsidRDefault="00580857" w:rsidP="00580857">
      <w:pPr>
        <w:rPr>
          <w:rFonts w:asciiTheme="majorBidi" w:hAnsiTheme="majorBidi" w:cstheme="majorBidi"/>
        </w:rPr>
      </w:pPr>
    </w:p>
    <w:p w14:paraId="19653218" w14:textId="77777777" w:rsidR="00580857" w:rsidRDefault="00580857" w:rsidP="00580857">
      <w:pPr>
        <w:rPr>
          <w:rFonts w:asciiTheme="majorBidi" w:hAnsiTheme="majorBidi" w:cstheme="majorBidi"/>
        </w:rPr>
      </w:pPr>
    </w:p>
    <w:p w14:paraId="5A3F8687" w14:textId="77777777" w:rsidR="00580857" w:rsidRDefault="00580857" w:rsidP="00580857">
      <w:pPr>
        <w:rPr>
          <w:rFonts w:asciiTheme="majorBidi" w:hAnsiTheme="majorBidi" w:cstheme="majorBidi"/>
        </w:rPr>
      </w:pPr>
    </w:p>
    <w:p w14:paraId="5218D1A4" w14:textId="77777777" w:rsidR="00580857" w:rsidRDefault="00580857" w:rsidP="00580857">
      <w:pPr>
        <w:rPr>
          <w:rFonts w:asciiTheme="majorBidi" w:hAnsiTheme="majorBidi" w:cstheme="majorBidi"/>
        </w:rPr>
      </w:pPr>
    </w:p>
    <w:p w14:paraId="1D2F704C" w14:textId="77777777" w:rsidR="00580857" w:rsidRDefault="00580857" w:rsidP="00580857">
      <w:pPr>
        <w:rPr>
          <w:rFonts w:asciiTheme="majorBidi" w:hAnsiTheme="majorBidi" w:cstheme="majorBidi"/>
        </w:rPr>
      </w:pPr>
    </w:p>
    <w:p w14:paraId="3FF3E6C8" w14:textId="77777777" w:rsidR="00580857" w:rsidRDefault="00580857" w:rsidP="00580857">
      <w:pPr>
        <w:rPr>
          <w:rFonts w:asciiTheme="majorBidi" w:hAnsiTheme="majorBidi" w:cstheme="majorBidi"/>
        </w:rPr>
      </w:pPr>
    </w:p>
    <w:p w14:paraId="0AE951F6" w14:textId="77777777" w:rsidR="00580857" w:rsidRDefault="00580857" w:rsidP="00580857">
      <w:pPr>
        <w:rPr>
          <w:rFonts w:asciiTheme="majorBidi" w:hAnsiTheme="majorBidi" w:cstheme="majorBidi"/>
        </w:rPr>
      </w:pPr>
    </w:p>
    <w:p w14:paraId="33FA12E6" w14:textId="77777777" w:rsidR="00580857" w:rsidRDefault="00580857" w:rsidP="00580857">
      <w:pPr>
        <w:rPr>
          <w:rFonts w:asciiTheme="majorBidi" w:hAnsiTheme="majorBidi" w:cstheme="majorBidi"/>
        </w:rPr>
      </w:pPr>
    </w:p>
    <w:p w14:paraId="1BB3D4CD" w14:textId="77777777" w:rsidR="00580857" w:rsidRDefault="00580857" w:rsidP="00580857">
      <w:pPr>
        <w:rPr>
          <w:rFonts w:asciiTheme="majorBidi" w:hAnsiTheme="majorBidi" w:cstheme="majorBidi"/>
        </w:rPr>
      </w:pPr>
    </w:p>
    <w:p w14:paraId="5CF78EBE" w14:textId="77777777" w:rsidR="00580857" w:rsidRDefault="00580857" w:rsidP="00580857">
      <w:pPr>
        <w:rPr>
          <w:rFonts w:asciiTheme="majorBidi" w:hAnsiTheme="majorBidi" w:cstheme="majorBidi"/>
        </w:rPr>
      </w:pPr>
    </w:p>
    <w:p w14:paraId="202BF9CC" w14:textId="77777777" w:rsidR="00580857" w:rsidRDefault="00580857" w:rsidP="00580857">
      <w:pPr>
        <w:rPr>
          <w:rFonts w:asciiTheme="majorBidi" w:hAnsiTheme="majorBidi" w:cstheme="majorBidi"/>
        </w:rPr>
      </w:pPr>
    </w:p>
    <w:p w14:paraId="521ADABB" w14:textId="77777777" w:rsidR="00580857" w:rsidRDefault="00580857" w:rsidP="00580857">
      <w:pPr>
        <w:rPr>
          <w:rFonts w:asciiTheme="majorBidi" w:hAnsiTheme="majorBidi" w:cstheme="majorBidi"/>
        </w:rPr>
      </w:pPr>
    </w:p>
    <w:tbl>
      <w:tblPr>
        <w:tblStyle w:val="TableGrid0"/>
        <w:tblW w:w="0" w:type="auto"/>
        <w:tblInd w:w="120" w:type="dxa"/>
        <w:tblLook w:val="04A0" w:firstRow="1" w:lastRow="0" w:firstColumn="1" w:lastColumn="0" w:noHBand="0" w:noVBand="1"/>
      </w:tblPr>
      <w:tblGrid>
        <w:gridCol w:w="4468"/>
        <w:gridCol w:w="4466"/>
      </w:tblGrid>
      <w:tr w:rsidR="00580857" w14:paraId="4459F3E4" w14:textId="77777777" w:rsidTr="00483504">
        <w:tc>
          <w:tcPr>
            <w:tcW w:w="4468" w:type="dxa"/>
          </w:tcPr>
          <w:p w14:paraId="6B4606AE"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787B3DBD"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51936" behindDoc="0" locked="0" layoutInCell="1" allowOverlap="1" wp14:anchorId="3074350E" wp14:editId="75241D5E">
                      <wp:simplePos x="0" y="0"/>
                      <wp:positionH relativeFrom="column">
                        <wp:posOffset>342265</wp:posOffset>
                      </wp:positionH>
                      <wp:positionV relativeFrom="paragraph">
                        <wp:posOffset>32385</wp:posOffset>
                      </wp:positionV>
                      <wp:extent cx="1905000" cy="257175"/>
                      <wp:effectExtent l="0" t="0" r="19050" b="28575"/>
                      <wp:wrapNone/>
                      <wp:docPr id="57" name="Text Box 57"/>
                      <wp:cNvGraphicFramePr/>
                      <a:graphic xmlns:a="http://schemas.openxmlformats.org/drawingml/2006/main">
                        <a:graphicData uri="http://schemas.microsoft.com/office/word/2010/wordprocessingShape">
                          <wps:wsp>
                            <wps:cNvSpPr txBox="1"/>
                            <wps:spPr>
                              <a:xfrm>
                                <a:off x="0" y="0"/>
                                <a:ext cx="1905000" cy="257175"/>
                              </a:xfrm>
                              <a:prstGeom prst="rect">
                                <a:avLst/>
                              </a:prstGeom>
                              <a:solidFill>
                                <a:schemeClr val="lt1"/>
                              </a:solidFill>
                              <a:ln w="6350">
                                <a:solidFill>
                                  <a:schemeClr val="bg1"/>
                                </a:solidFill>
                              </a:ln>
                            </wps:spPr>
                            <wps:txbx>
                              <w:txbxContent>
                                <w:p w14:paraId="1DBE8282" w14:textId="77777777" w:rsidR="00580857" w:rsidRDefault="00580857" w:rsidP="00580857">
                                  <w:pPr>
                                    <w:spacing w:line="360" w:lineRule="auto"/>
                                    <w:ind w:left="0" w:right="0" w:firstLine="0"/>
                                    <w:jc w:val="left"/>
                                  </w:pPr>
                                  <w:r>
                                    <w:t>Go:(description=undefined)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4350E" id="Text Box 57" o:spid="_x0000_s1046" type="#_x0000_t202" style="position:absolute;margin-left:26.95pt;margin-top:2.55pt;width:150pt;height:20.2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" fillcolor="white [3201]" strokecolor="white [3212]" strokeweight=".5pt">
                      <v:textbox>
                        <w:txbxContent>
                          <w:p w14:paraId="1DBE8282" w14:textId="77777777" w:rsidR="00580857" w:rsidRDefault="00580857" w:rsidP="00580857">
                            <w:pPr>
                              <w:spacing w:line="360" w:lineRule="auto"/>
                              <w:ind w:left="0" w:right="0" w:firstLine="0"/>
                              <w:jc w:val="left"/>
                            </w:pPr>
                            <w:r>
                              <w:t>Go:(description=undefined)</w:t>
                            </w:r>
                          </w:p>
                        </w:txbxContent>
                      </v:textbox>
                    </v:shape>
                  </w:pict>
                </mc:Fallback>
              </mc:AlternateContent>
            </w:r>
          </w:p>
          <w:p w14:paraId="2AFC77AB"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9888" behindDoc="0" locked="0" layoutInCell="1" allowOverlap="1" wp14:anchorId="0587A3B3" wp14:editId="3F9FC9F1">
                      <wp:simplePos x="0" y="0"/>
                      <wp:positionH relativeFrom="column">
                        <wp:posOffset>899795</wp:posOffset>
                      </wp:positionH>
                      <wp:positionV relativeFrom="paragraph">
                        <wp:posOffset>129539</wp:posOffset>
                      </wp:positionV>
                      <wp:extent cx="152400" cy="180975"/>
                      <wp:effectExtent l="0" t="0" r="76200" b="47625"/>
                      <wp:wrapNone/>
                      <wp:docPr id="58" name="Straight Arrow Connector 58"/>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163E4E" id="Straight Arrow Connector 58" o:spid="_x0000_s1026" type="#_x0000_t32" style="position:absolute;margin-left:70.85pt;margin-top:10.2pt;width:12pt;height:14.2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" strokecolor="black [3200]" strokeweight=".5pt">
                      <v:stroke endarrow="block" joinstyle="miter"/>
                    </v:shape>
                  </w:pict>
                </mc:Fallback>
              </mc:AlternateContent>
            </w:r>
          </w:p>
          <w:p w14:paraId="3287A646"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8864" behindDoc="0" locked="0" layoutInCell="1" allowOverlap="1" wp14:anchorId="7012FA10" wp14:editId="23103E03">
                      <wp:simplePos x="0" y="0"/>
                      <wp:positionH relativeFrom="column">
                        <wp:posOffset>852170</wp:posOffset>
                      </wp:positionH>
                      <wp:positionV relativeFrom="paragraph">
                        <wp:posOffset>107315</wp:posOffset>
                      </wp:positionV>
                      <wp:extent cx="942975" cy="323850"/>
                      <wp:effectExtent l="0" t="0" r="28575" b="19050"/>
                      <wp:wrapNone/>
                      <wp:docPr id="59" name="Oval 59"/>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3DC435D6" w14:textId="77777777" w:rsidR="00580857" w:rsidRDefault="00580857" w:rsidP="00580857">
                                  <w:pPr>
                                    <w:spacing w:after="0" w:line="240" w:lineRule="auto"/>
                                    <w:ind w:left="0" w:right="0" w:firstLine="0"/>
                                    <w:jc w:val="left"/>
                                  </w:pPr>
                                  <w:r>
                                    <w:t>Screen1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12FA10" id="Oval 59" o:spid="_x0000_s1047" style="position:absolute;margin-left:67.1pt;margin-top:8.45pt;width:74.25pt;height:25.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" fillcolor="white [3201]" strokecolor="black [3200]" strokeweight="1pt">
                      <v:stroke joinstyle="miter"/>
                      <v:textbox>
                        <w:txbxContent>
                          <w:p w14:paraId="3DC435D6" w14:textId="77777777" w:rsidR="00580857" w:rsidRDefault="00580857" w:rsidP="00580857">
                            <w:pPr>
                              <w:spacing w:after="0" w:line="240" w:lineRule="auto"/>
                              <w:ind w:left="0" w:right="0" w:firstLine="0"/>
                              <w:jc w:val="left"/>
                            </w:pPr>
                            <w:r>
                              <w:t>Screen1</w:t>
                            </w:r>
                          </w:p>
                        </w:txbxContent>
                      </v:textbox>
                    </v:oval>
                  </w:pict>
                </mc:Fallback>
              </mc:AlternateContent>
            </w:r>
          </w:p>
          <w:p w14:paraId="1902AC64"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50912" behindDoc="0" locked="0" layoutInCell="1" allowOverlap="1" wp14:anchorId="4127B8DB" wp14:editId="2BEB7324">
                      <wp:simplePos x="0" y="0"/>
                      <wp:positionH relativeFrom="column">
                        <wp:posOffset>1537970</wp:posOffset>
                      </wp:positionH>
                      <wp:positionV relativeFrom="paragraph">
                        <wp:posOffset>123190</wp:posOffset>
                      </wp:positionV>
                      <wp:extent cx="266700" cy="142875"/>
                      <wp:effectExtent l="38100" t="0" r="381000" b="85725"/>
                      <wp:wrapNone/>
                      <wp:docPr id="60" name="Curved Connector 48"/>
                      <wp:cNvGraphicFramePr/>
                      <a:graphic xmlns:a="http://schemas.openxmlformats.org/drawingml/2006/main">
                        <a:graphicData uri="http://schemas.microsoft.com/office/word/2010/wordprocessingShape">
                          <wps:wsp>
                            <wps:cNvCnPr/>
                            <wps:spPr>
                              <a:xfrm flipH="1">
                                <a:off x="0" y="0"/>
                                <a:ext cx="266700" cy="142875"/>
                              </a:xfrm>
                              <a:prstGeom prst="curvedConnector3">
                                <a:avLst>
                                  <a:gd name="adj1" fmla="val -1392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F0AB71" id="Curved Connector 48" o:spid="_x0000_s1026" type="#_x0000_t38" style="position:absolute;margin-left:121.1pt;margin-top:9.7pt;width:21pt;height:11.25pt;flip:x;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" adj="-30086" strokecolor="black [3200]" strokeweight=".5pt">
                      <v:stroke endarrow="block" joinstyle="miter"/>
                    </v:shape>
                  </w:pict>
                </mc:Fallback>
              </mc:AlternateContent>
            </w:r>
          </w:p>
          <w:p w14:paraId="169C2D75"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00888CAB"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52960" behindDoc="0" locked="0" layoutInCell="1" allowOverlap="1" wp14:anchorId="02ACEDCB" wp14:editId="3F2B43B0">
                      <wp:simplePos x="0" y="0"/>
                      <wp:positionH relativeFrom="column">
                        <wp:posOffset>637540</wp:posOffset>
                      </wp:positionH>
                      <wp:positionV relativeFrom="paragraph">
                        <wp:posOffset>35560</wp:posOffset>
                      </wp:positionV>
                      <wp:extent cx="1628775" cy="314325"/>
                      <wp:effectExtent l="0" t="0" r="28575" b="28575"/>
                      <wp:wrapNone/>
                      <wp:docPr id="61" name="Text Box 61"/>
                      <wp:cNvGraphicFramePr/>
                      <a:graphic xmlns:a="http://schemas.openxmlformats.org/drawingml/2006/main">
                        <a:graphicData uri="http://schemas.microsoft.com/office/word/2010/wordprocessingShape">
                          <wps:wsp>
                            <wps:cNvSpPr txBox="1"/>
                            <wps:spPr>
                              <a:xfrm>
                                <a:off x="0" y="0"/>
                                <a:ext cx="1628775" cy="314325"/>
                              </a:xfrm>
                              <a:prstGeom prst="rect">
                                <a:avLst/>
                              </a:prstGeom>
                              <a:solidFill>
                                <a:schemeClr val="lt1"/>
                              </a:solidFill>
                              <a:ln w="6350">
                                <a:solidFill>
                                  <a:schemeClr val="bg1"/>
                                </a:solidFill>
                              </a:ln>
                            </wps:spPr>
                            <wps:txbx>
                              <w:txbxContent>
                                <w:p w14:paraId="08DBB4F2" w14:textId="77777777" w:rsidR="00580857" w:rsidRDefault="00580857" w:rsidP="00580857">
                                  <w:pPr>
                                    <w:spacing w:line="360" w:lineRule="auto"/>
                                    <w:ind w:left="0" w:right="0" w:firstLine="0"/>
                                    <w:jc w:val="left"/>
                                  </w:pPr>
                                  <w:r>
                                    <w:t>{</w:t>
                                  </w:r>
                                  <w:r w:rsidRPr="00255F4D">
                                    <w:t>description</w:t>
                                  </w:r>
                                  <w:r>
                                    <w:t>=</w:t>
                                  </w:r>
                                  <w:r w:rsidRPr="00255F4D">
                                    <w:t xml:space="preserve"> </w:t>
                                  </w:r>
                                  <w:r>
                                    <w:t>defined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CEDCB" id="Text Box 61" o:spid="_x0000_s1048" type="#_x0000_t202" style="position:absolute;margin-left:50.2pt;margin-top:2.8pt;width:128.25pt;height:24.7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" fillcolor="white [3201]" strokecolor="white [3212]" strokeweight=".5pt">
                      <v:textbox>
                        <w:txbxContent>
                          <w:p w14:paraId="08DBB4F2" w14:textId="77777777" w:rsidR="00580857" w:rsidRDefault="00580857" w:rsidP="00580857">
                            <w:pPr>
                              <w:spacing w:line="360" w:lineRule="auto"/>
                              <w:ind w:left="0" w:right="0" w:firstLine="0"/>
                              <w:jc w:val="left"/>
                            </w:pPr>
                            <w:r>
                              <w:t>{</w:t>
                            </w:r>
                            <w:r w:rsidRPr="00255F4D">
                              <w:t>description</w:t>
                            </w:r>
                            <w:r>
                              <w:t>=</w:t>
                            </w:r>
                            <w:r w:rsidRPr="00255F4D">
                              <w:t xml:space="preserve"> </w:t>
                            </w:r>
                            <w:r>
                              <w:t>defined }</w:t>
                            </w:r>
                          </w:p>
                        </w:txbxContent>
                      </v:textbox>
                    </v:shape>
                  </w:pict>
                </mc:Fallback>
              </mc:AlternateContent>
            </w:r>
          </w:p>
          <w:p w14:paraId="11892137"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54CBEB16"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2E068180"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4AA2C6D8" w14:textId="77777777" w:rsidR="00580857" w:rsidRDefault="00580857" w:rsidP="00483504">
            <w:pPr>
              <w:ind w:left="0" w:firstLine="0"/>
              <w:rPr>
                <w:rFonts w:asciiTheme="majorBidi" w:hAnsiTheme="majorBidi" w:cstheme="majorBidi"/>
              </w:rPr>
            </w:pPr>
          </w:p>
        </w:tc>
        <w:tc>
          <w:tcPr>
            <w:tcW w:w="4466" w:type="dxa"/>
          </w:tcPr>
          <w:p w14:paraId="61B320E9"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p>
          <w:p w14:paraId="30027FAF" w14:textId="77777777" w:rsidR="00580857"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mtype = {</w:t>
            </w:r>
            <w:r>
              <w:rPr>
                <w:rFonts w:asciiTheme="majorBidi" w:hAnsiTheme="majorBidi" w:cstheme="majorBidi"/>
              </w:rPr>
              <w:t>screen1</w:t>
            </w:r>
            <w:r w:rsidRPr="00E13EDF">
              <w:rPr>
                <w:rFonts w:asciiTheme="majorBidi" w:hAnsiTheme="majorBidi" w:cstheme="majorBidi"/>
              </w:rPr>
              <w:t xml:space="preserve">, </w:t>
            </w:r>
            <w:r>
              <w:t>defined</w:t>
            </w:r>
            <w:r w:rsidRPr="00E13EDF">
              <w:rPr>
                <w:rFonts w:asciiTheme="majorBidi" w:hAnsiTheme="majorBidi" w:cstheme="majorBidi"/>
              </w:rPr>
              <w:t xml:space="preserve">, </w:t>
            </w:r>
            <w:r>
              <w:t>undefined</w:t>
            </w:r>
            <w:r>
              <w:rPr>
                <w:rFonts w:asciiTheme="majorBidi" w:hAnsiTheme="majorBidi" w:cstheme="majorBidi"/>
              </w:rPr>
              <w:t>}</w:t>
            </w:r>
            <w:r w:rsidRPr="00E13EDF">
              <w:rPr>
                <w:rFonts w:asciiTheme="majorBidi" w:hAnsiTheme="majorBidi" w:cstheme="majorBidi"/>
              </w:rPr>
              <w:t>;</w:t>
            </w:r>
          </w:p>
          <w:p w14:paraId="6AE92BC5"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mtype state=</w:t>
            </w:r>
            <w:r>
              <w:rPr>
                <w:rFonts w:asciiTheme="majorBidi" w:hAnsiTheme="majorBidi" w:cstheme="majorBidi"/>
              </w:rPr>
              <w:t xml:space="preserve"> screen1</w:t>
            </w:r>
            <w:r w:rsidRPr="00E13EDF">
              <w:rPr>
                <w:rFonts w:asciiTheme="majorBidi" w:hAnsiTheme="majorBidi" w:cstheme="majorBidi"/>
              </w:rPr>
              <w:t>;</w:t>
            </w:r>
          </w:p>
          <w:p w14:paraId="0E41248C"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mtype </w:t>
            </w:r>
            <w:r>
              <w:t>description</w:t>
            </w:r>
            <w:r w:rsidRPr="00E13EDF">
              <w:rPr>
                <w:rFonts w:asciiTheme="majorBidi" w:hAnsiTheme="majorBidi" w:cstheme="majorBidi"/>
              </w:rPr>
              <w:t xml:space="preserve"> =</w:t>
            </w:r>
            <w:r>
              <w:t xml:space="preserve"> undefined</w:t>
            </w:r>
            <w:r w:rsidRPr="00E13EDF">
              <w:rPr>
                <w:rFonts w:asciiTheme="majorBidi" w:hAnsiTheme="majorBidi" w:cstheme="majorBidi"/>
              </w:rPr>
              <w:t>;</w:t>
            </w:r>
          </w:p>
          <w:p w14:paraId="7423CBA0"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active proctype vm()</w:t>
            </w:r>
            <w:r w:rsidRPr="00E13EDF">
              <w:rPr>
                <w:rFonts w:asciiTheme="majorBidi" w:hAnsiTheme="majorBidi" w:cstheme="majorBidi"/>
              </w:rPr>
              <w:tab/>
            </w:r>
          </w:p>
          <w:p w14:paraId="1C479EE1"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02A6EAFE"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do</w:t>
            </w:r>
          </w:p>
          <w:p w14:paraId="5891D02A"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 </w:t>
            </w:r>
            <w:r>
              <w:rPr>
                <w:rFonts w:asciiTheme="majorBidi" w:hAnsiTheme="majorBidi" w:cstheme="majorBidi"/>
              </w:rPr>
              <w:t>:</w:t>
            </w:r>
            <w:r w:rsidRPr="00E13EDF">
              <w:rPr>
                <w:rFonts w:asciiTheme="majorBidi" w:hAnsiTheme="majorBidi" w:cstheme="majorBidi"/>
              </w:rPr>
              <w:t>state==</w:t>
            </w:r>
            <w:r>
              <w:rPr>
                <w:rFonts w:asciiTheme="majorBidi" w:hAnsiTheme="majorBidi" w:cstheme="majorBidi"/>
              </w:rPr>
              <w:t xml:space="preserve"> screen1</w:t>
            </w:r>
            <w:r w:rsidRPr="00E13EDF">
              <w:rPr>
                <w:rFonts w:asciiTheme="majorBidi" w:hAnsiTheme="majorBidi" w:cstheme="majorBidi"/>
              </w:rPr>
              <w:t xml:space="preserve">-&gt; </w:t>
            </w:r>
          </w:p>
          <w:p w14:paraId="6CEBB672" w14:textId="77777777" w:rsidR="00580857" w:rsidRPr="00E13EDF" w:rsidRDefault="00580857" w:rsidP="00483504">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w:t>
            </w:r>
            <w:r>
              <w:t>description</w:t>
            </w:r>
            <w:r w:rsidRPr="00E13EDF">
              <w:rPr>
                <w:rFonts w:asciiTheme="majorBidi" w:hAnsiTheme="majorBidi" w:cstheme="majorBidi"/>
              </w:rPr>
              <w:t xml:space="preserve"> </w:t>
            </w:r>
            <w:r>
              <w:rPr>
                <w:rFonts w:asciiTheme="majorBidi" w:hAnsiTheme="majorBidi" w:cstheme="majorBidi"/>
              </w:rPr>
              <w:t>=</w:t>
            </w:r>
            <w:r>
              <w:t xml:space="preserve"> defined</w:t>
            </w:r>
            <w:r>
              <w:rPr>
                <w:rFonts w:asciiTheme="majorBidi" w:hAnsiTheme="majorBidi" w:cstheme="majorBidi"/>
              </w:rPr>
              <w:t xml:space="preserve"> </w:t>
            </w:r>
            <w:r w:rsidRPr="00E13EDF">
              <w:rPr>
                <w:rFonts w:asciiTheme="majorBidi" w:hAnsiTheme="majorBidi" w:cstheme="majorBidi"/>
              </w:rPr>
              <w:t>}</w:t>
            </w:r>
          </w:p>
          <w:p w14:paraId="29C3266E"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od</w:t>
            </w:r>
          </w:p>
          <w:p w14:paraId="3EA61CE8"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05AFCD0C" w14:textId="77777777" w:rsidR="00580857" w:rsidRDefault="00580857" w:rsidP="00483504">
            <w:pPr>
              <w:ind w:left="0" w:firstLine="0"/>
              <w:rPr>
                <w:rFonts w:asciiTheme="majorBidi" w:hAnsiTheme="majorBidi" w:cstheme="majorBidi"/>
              </w:rPr>
            </w:pPr>
          </w:p>
        </w:tc>
      </w:tr>
      <w:tr w:rsidR="00580857" w14:paraId="3D0B9A66" w14:textId="77777777" w:rsidTr="00483504">
        <w:tc>
          <w:tcPr>
            <w:tcW w:w="4468" w:type="dxa"/>
          </w:tcPr>
          <w:p w14:paraId="49EE43F3" w14:textId="77777777" w:rsidR="00580857" w:rsidRDefault="00580857" w:rsidP="00483504">
            <w:pPr>
              <w:ind w:left="0" w:firstLine="0"/>
              <w:rPr>
                <w:rFonts w:asciiTheme="majorBidi" w:hAnsiTheme="majorBidi" w:cstheme="majorBidi"/>
              </w:rPr>
            </w:pPr>
          </w:p>
        </w:tc>
        <w:tc>
          <w:tcPr>
            <w:tcW w:w="4466" w:type="dxa"/>
          </w:tcPr>
          <w:p w14:paraId="54B19E1D" w14:textId="77777777" w:rsidR="00580857" w:rsidRDefault="00580857" w:rsidP="00483504">
            <w:pPr>
              <w:ind w:left="0" w:firstLine="0"/>
              <w:rPr>
                <w:rFonts w:asciiTheme="majorBidi" w:hAnsiTheme="majorBidi" w:cstheme="majorBidi"/>
              </w:rPr>
            </w:pPr>
          </w:p>
        </w:tc>
      </w:tr>
    </w:tbl>
    <w:p w14:paraId="6B69AF10" w14:textId="77777777" w:rsidR="00987AC9" w:rsidRPr="00987AC9" w:rsidRDefault="00987AC9" w:rsidP="00987AC9">
      <w:pPr>
        <w:pStyle w:val="ListParagraph"/>
        <w:spacing w:before="240" w:after="120" w:line="264" w:lineRule="auto"/>
        <w:ind w:left="0" w:right="0" w:firstLine="0"/>
        <w:rPr>
          <w:ins w:id="1251" w:author="hp" w:date="2017-01-05T18:05:00Z"/>
          <w:rFonts w:asciiTheme="majorBidi" w:hAnsiTheme="majorBidi" w:cstheme="majorBidi"/>
          <w:b/>
          <w:bCs/>
          <w:sz w:val="24"/>
          <w:szCs w:val="24"/>
        </w:rPr>
      </w:pPr>
    </w:p>
    <w:p w14:paraId="67F8F349" w14:textId="1F5B15FB" w:rsidR="00987AC9" w:rsidRDefault="00987AC9" w:rsidP="00987AC9">
      <w:pPr>
        <w:tabs>
          <w:tab w:val="left" w:pos="720"/>
        </w:tabs>
        <w:autoSpaceDE w:val="0"/>
        <w:autoSpaceDN w:val="0"/>
        <w:adjustRightInd w:val="0"/>
        <w:spacing w:after="0" w:line="240" w:lineRule="auto"/>
        <w:ind w:left="0" w:right="0" w:firstLine="0"/>
        <w:jc w:val="left"/>
        <w:rPr>
          <w:rFonts w:ascii="Segoe UI" w:eastAsiaTheme="minorEastAsia" w:hAnsi="Segoe UI" w:cs="Segoe UI"/>
          <w:sz w:val="18"/>
          <w:szCs w:val="18"/>
          <w:lang w:bidi="ar-SA"/>
        </w:rPr>
      </w:pPr>
      <w:r>
        <w:rPr>
          <w:rFonts w:ascii="Segoe UI" w:eastAsiaTheme="minorEastAsia" w:hAnsi="Segoe UI" w:cs="Segoe UI"/>
          <w:sz w:val="18"/>
          <w:szCs w:val="18"/>
          <w:lang w:bidi="ar-SA"/>
        </w:rPr>
        <w:t>.</w:t>
      </w:r>
    </w:p>
    <w:p w14:paraId="39DACA91" w14:textId="77777777" w:rsidR="008C185C" w:rsidRPr="00326274" w:rsidRDefault="008C185C" w:rsidP="00326274">
      <w:pPr>
        <w:pStyle w:val="ListParagraph"/>
        <w:numPr>
          <w:ilvl w:val="0"/>
          <w:numId w:val="53"/>
        </w:numPr>
        <w:spacing w:after="0"/>
        <w:ind w:right="0"/>
        <w:rPr>
          <w:rFonts w:asciiTheme="majorBidi" w:hAnsiTheme="majorBidi" w:cstheme="majorBidi"/>
          <w:b/>
          <w:bCs/>
          <w:color w:val="auto"/>
          <w:sz w:val="24"/>
          <w:szCs w:val="24"/>
        </w:rPr>
        <w:pPrChange w:id="1252" w:author="hp" w:date="2017-01-05T18:05:00Z">
          <w:pPr>
            <w:spacing w:after="120" w:line="22" w:lineRule="atLeast"/>
            <w:ind w:left="115" w:right="1454" w:firstLine="0"/>
          </w:pPr>
        </w:pPrChange>
      </w:pPr>
      <w:r w:rsidRPr="00326274">
        <w:rPr>
          <w:rFonts w:asciiTheme="majorBidi" w:eastAsiaTheme="minorEastAsia" w:hAnsiTheme="majorBidi" w:cstheme="majorBidi"/>
          <w:b/>
          <w:bCs/>
          <w:sz w:val="24"/>
          <w:szCs w:val="24"/>
          <w:lang w:bidi="ar-SA"/>
        </w:rPr>
        <w:t>Re-producing the spec of</w:t>
      </w:r>
    </w:p>
    <w:p w14:paraId="7801DB21" w14:textId="77777777" w:rsidR="008C185C" w:rsidRPr="00E91790" w:rsidRDefault="008C185C" w:rsidP="008C185C">
      <w:pPr>
        <w:pStyle w:val="Heading3"/>
        <w:numPr>
          <w:ilvl w:val="3"/>
          <w:numId w:val="29"/>
        </w:numPr>
        <w:spacing w:before="240" w:after="120" w:line="22" w:lineRule="atLeast"/>
        <w:ind w:left="1570"/>
        <w:rPr>
          <w:rFonts w:asciiTheme="majorBidi" w:hAnsiTheme="majorBidi" w:cstheme="majorBidi"/>
          <w:b w:val="0"/>
          <w:i w:val="0"/>
          <w:iCs/>
          <w:sz w:val="24"/>
          <w:szCs w:val="24"/>
        </w:rPr>
      </w:pPr>
      <w:r w:rsidRPr="00AC1FEB">
        <w:rPr>
          <w:rFonts w:asciiTheme="majorBidi" w:hAnsiTheme="majorBidi" w:cstheme="majorBidi"/>
          <w:sz w:val="22"/>
        </w:rPr>
        <w:lastRenderedPageBreak/>
        <w:tab/>
        <w:t>Main activity</w:t>
      </w:r>
    </w:p>
    <w:p w14:paraId="7A408BE7" w14:textId="77777777" w:rsidR="008C185C" w:rsidRPr="00AC1FEB" w:rsidRDefault="008C185C" w:rsidP="008C185C">
      <w:pPr>
        <w:spacing w:after="120" w:line="240" w:lineRule="auto"/>
        <w:ind w:right="120" w:firstLine="600"/>
        <w:jc w:val="left"/>
        <w:rPr>
          <w:rFonts w:asciiTheme="majorBidi" w:hAnsiTheme="majorBidi" w:cstheme="majorBidi"/>
          <w:i/>
          <w:iCs/>
          <w:sz w:val="22"/>
        </w:rPr>
      </w:pPr>
      <w:r w:rsidRPr="00AC1FEB">
        <w:rPr>
          <w:rFonts w:asciiTheme="majorBidi" w:hAnsiTheme="majorBidi" w:cstheme="majorBidi"/>
          <w:i/>
          <w:iCs/>
          <w:sz w:val="22"/>
        </w:rPr>
        <w:t>"...</w:t>
      </w:r>
    </w:p>
    <w:p w14:paraId="19441422" w14:textId="77777777" w:rsidR="008C185C" w:rsidRPr="00AC1FEB" w:rsidRDefault="008C185C" w:rsidP="008C185C">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Moderator + participant:</w:t>
      </w:r>
    </w:p>
    <w:p w14:paraId="63C50F87" w14:textId="77777777" w:rsidR="008C185C" w:rsidRPr="00AC1FEB" w:rsidRDefault="008C185C" w:rsidP="008C185C">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Description: The main screen of the application where the user can</w:t>
      </w:r>
    </w:p>
    <w:p w14:paraId="19F18A35" w14:textId="77777777" w:rsidR="008C185C" w:rsidRPr="00AC1FEB" w:rsidRDefault="008C185C" w:rsidP="008C185C">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choose what to do next (e.g. search, create new event, etc.).</w:t>
      </w:r>
    </w:p>
    <w:p w14:paraId="624FD6C3" w14:textId="77777777" w:rsidR="008C185C" w:rsidRPr="00AC1FEB" w:rsidRDefault="008C185C" w:rsidP="008C185C">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Input: The user chooses a desired option.</w:t>
      </w:r>
    </w:p>
    <w:p w14:paraId="2BEEE9EE" w14:textId="77777777" w:rsidR="008C185C" w:rsidRPr="00AC1FEB" w:rsidRDefault="008C185C" w:rsidP="008C185C">
      <w:pPr>
        <w:spacing w:after="120" w:line="240" w:lineRule="auto"/>
        <w:ind w:left="60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 Output: The user redirected to the suitable screen to her/his choice.</w:t>
      </w:r>
      <w:r w:rsidRPr="00AC1FEB">
        <w:rPr>
          <w:rFonts w:asciiTheme="majorBidi" w:hAnsiTheme="majorBidi" w:cstheme="majorBidi"/>
          <w:i/>
          <w:iCs/>
          <w:color w:val="auto"/>
          <w:sz w:val="24"/>
          <w:szCs w:val="24"/>
        </w:rPr>
        <w:t>"</w:t>
      </w:r>
    </w:p>
    <w:tbl>
      <w:tblPr>
        <w:tblStyle w:val="TableGrid0"/>
        <w:tblW w:w="0" w:type="auto"/>
        <w:tblInd w:w="2280" w:type="dxa"/>
        <w:tblLook w:val="04A0" w:firstRow="1" w:lastRow="0" w:firstColumn="1" w:lastColumn="0" w:noHBand="0" w:noVBand="1"/>
      </w:tblPr>
      <w:tblGrid>
        <w:gridCol w:w="2886"/>
      </w:tblGrid>
      <w:tr w:rsidR="008C185C" w:rsidRPr="00AC1FEB" w14:paraId="66EA40A4" w14:textId="77777777" w:rsidTr="00483504">
        <w:tc>
          <w:tcPr>
            <w:tcW w:w="2618" w:type="dxa"/>
          </w:tcPr>
          <w:p w14:paraId="0791294E" w14:textId="77777777" w:rsidR="008C185C" w:rsidRPr="00AC1FEB" w:rsidRDefault="008C185C" w:rsidP="00483504">
            <w:pPr>
              <w:spacing w:after="12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rPr>
              <w:object w:dxaOrig="2550" w:dyaOrig="4680" w14:anchorId="09CC2707">
                <v:shape id="_x0000_i1249" type="#_x0000_t75" style="width:127.25pt;height:214.35pt" o:ole="">
                  <v:imagedata r:id="rId39" o:title=""/>
                </v:shape>
                <o:OLEObject Type="Embed" ProgID="PBrush" ShapeID="_x0000_i1249" DrawAspect="Content" ObjectID="_1545287233" r:id="rId54"/>
              </w:object>
            </w:r>
          </w:p>
        </w:tc>
      </w:tr>
      <w:tr w:rsidR="008C185C" w:rsidRPr="00AC1FEB" w14:paraId="0ABE321C" w14:textId="77777777" w:rsidTr="00483504">
        <w:tc>
          <w:tcPr>
            <w:tcW w:w="2618" w:type="dxa"/>
          </w:tcPr>
          <w:p w14:paraId="43BED355" w14:textId="77777777" w:rsidR="008C185C" w:rsidRPr="00AC1FEB" w:rsidRDefault="008C185C" w:rsidP="00483504">
            <w:pPr>
              <w:spacing w:after="120" w:line="240" w:lineRule="auto"/>
              <w:ind w:left="0" w:right="120" w:firstLine="0"/>
              <w:jc w:val="center"/>
              <w:rPr>
                <w:rFonts w:asciiTheme="majorBidi" w:hAnsiTheme="majorBidi" w:cstheme="majorBidi"/>
                <w:color w:val="auto"/>
                <w:sz w:val="24"/>
                <w:szCs w:val="24"/>
              </w:rPr>
            </w:pPr>
            <w:r w:rsidRPr="00AC1FEB">
              <w:rPr>
                <w:rFonts w:asciiTheme="majorBidi" w:hAnsiTheme="majorBidi" w:cstheme="majorBidi"/>
              </w:rPr>
              <w:t>Fig. 2:</w:t>
            </w:r>
          </w:p>
        </w:tc>
      </w:tr>
    </w:tbl>
    <w:p w14:paraId="3D950190" w14:textId="77777777" w:rsidR="008C185C" w:rsidRPr="00AC1FEB" w:rsidRDefault="008C185C" w:rsidP="008C185C">
      <w:pPr>
        <w:spacing w:after="120" w:line="240" w:lineRule="auto"/>
        <w:ind w:left="0" w:right="120" w:firstLine="0"/>
        <w:jc w:val="left"/>
        <w:rPr>
          <w:rFonts w:asciiTheme="majorBidi" w:hAnsiTheme="majorBidi" w:cstheme="majorBidi"/>
          <w:color w:val="auto"/>
          <w:sz w:val="24"/>
          <w:szCs w:val="24"/>
        </w:rPr>
      </w:pPr>
    </w:p>
    <w:p w14:paraId="1869BD4B"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color w:val="212121"/>
          <w:sz w:val="22"/>
          <w:shd w:val="clear" w:color="auto" w:fill="FFFFFF"/>
        </w:rPr>
        <w:t xml:space="preserve">As it was mentioned above in the </w:t>
      </w:r>
      <w:r w:rsidRPr="00AC1FEB">
        <w:rPr>
          <w:rFonts w:asciiTheme="majorBidi" w:hAnsiTheme="majorBidi" w:cstheme="majorBidi"/>
          <w:b/>
          <w:bCs/>
          <w:i/>
          <w:iCs/>
          <w:sz w:val="22"/>
        </w:rPr>
        <w:t>Main Activity</w:t>
      </w:r>
      <w:r w:rsidRPr="00AC1FEB">
        <w:rPr>
          <w:rFonts w:asciiTheme="majorBidi" w:hAnsiTheme="majorBidi" w:cstheme="majorBidi"/>
          <w:color w:val="212121"/>
          <w:sz w:val="22"/>
          <w:shd w:val="clear" w:color="auto" w:fill="FFFFFF"/>
        </w:rPr>
        <w:t xml:space="preserve"> spec of</w:t>
      </w:r>
      <w:r w:rsidRPr="00AC1FEB">
        <w:rPr>
          <w:rFonts w:asciiTheme="majorBidi" w:hAnsiTheme="majorBidi" w:cstheme="majorBidi"/>
          <w:sz w:val="22"/>
        </w:rPr>
        <w:t xml:space="preserve"> we should add three elements </w:t>
      </w:r>
      <w:r w:rsidRPr="00AC1FEB">
        <w:rPr>
          <w:rFonts w:asciiTheme="majorBidi" w:hAnsiTheme="majorBidi" w:cstheme="majorBidi"/>
          <w:color w:val="212121"/>
          <w:sz w:val="22"/>
          <w:shd w:val="clear" w:color="auto" w:fill="FFFFFF"/>
        </w:rPr>
        <w:t>as follow:</w:t>
      </w:r>
    </w:p>
    <w:p w14:paraId="2B8FA0C4" w14:textId="77777777" w:rsidR="008C185C" w:rsidRPr="00AC1FEB" w:rsidRDefault="008C185C" w:rsidP="008C185C">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Create New Event - element type : standard button </w:t>
      </w:r>
    </w:p>
    <w:p w14:paraId="401753B9" w14:textId="77777777" w:rsidR="008C185C" w:rsidRPr="00AC1FEB" w:rsidRDefault="008C185C" w:rsidP="008C185C">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Show my events  - element type : standard button </w:t>
      </w:r>
    </w:p>
    <w:p w14:paraId="59F3B5D9" w14:textId="77777777" w:rsidR="008C185C" w:rsidRPr="00AC1FEB" w:rsidRDefault="008C185C" w:rsidP="008C185C">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Notification - element type : standard button </w:t>
      </w:r>
    </w:p>
    <w:p w14:paraId="75943745"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5219526B" w14:textId="77777777" w:rsidR="008C185C" w:rsidRPr="00AC1FEB" w:rsidRDefault="008C185C" w:rsidP="008C185C">
      <w:pPr>
        <w:numPr>
          <w:ilvl w:val="0"/>
          <w:numId w:val="32"/>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 The user press on </w:t>
      </w:r>
      <w:r w:rsidRPr="00AC1FEB">
        <w:rPr>
          <w:rFonts w:asciiTheme="majorBidi" w:hAnsiTheme="majorBidi" w:cstheme="majorBidi"/>
          <w:b/>
          <w:bCs/>
          <w:i/>
          <w:iCs/>
          <w:sz w:val="22"/>
        </w:rPr>
        <w:t>"add screen"</w:t>
      </w:r>
      <w:r w:rsidRPr="00AC1FEB">
        <w:rPr>
          <w:rFonts w:asciiTheme="majorBidi" w:hAnsiTheme="majorBidi" w:cstheme="majorBidi"/>
          <w:b/>
          <w:bCs/>
          <w:sz w:val="22"/>
        </w:rPr>
        <w:t xml:space="preserve"> </w:t>
      </w:r>
      <w:r w:rsidRPr="00AC1FEB">
        <w:rPr>
          <w:rFonts w:asciiTheme="majorBidi" w:hAnsiTheme="majorBidi" w:cstheme="majorBidi"/>
          <w:sz w:val="22"/>
        </w:rPr>
        <w:t>button to add three screens: Create New Event, Show my events and Notification.</w:t>
      </w:r>
    </w:p>
    <w:p w14:paraId="307BB28E" w14:textId="77777777" w:rsidR="008C185C" w:rsidRPr="00AC1FEB" w:rsidRDefault="008C185C" w:rsidP="008C185C">
      <w:pPr>
        <w:numPr>
          <w:ilvl w:val="0"/>
          <w:numId w:val="32"/>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The user adds an element  by pressing on "</w:t>
      </w:r>
      <w:r w:rsidRPr="00AC1FEB">
        <w:rPr>
          <w:rFonts w:asciiTheme="majorBidi" w:hAnsiTheme="majorBidi" w:cstheme="majorBidi"/>
          <w:b/>
          <w:bCs/>
          <w:sz w:val="22"/>
        </w:rPr>
        <w:t xml:space="preserve">+" </w:t>
      </w:r>
      <w:r w:rsidRPr="00AC1FEB">
        <w:rPr>
          <w:rFonts w:asciiTheme="majorBidi" w:hAnsiTheme="majorBidi" w:cstheme="majorBidi"/>
          <w:sz w:val="22"/>
        </w:rPr>
        <w:t>button and choosing a type of element  by pressing on  </w:t>
      </w:r>
      <w:r w:rsidRPr="00AC1FEB">
        <w:rPr>
          <w:rFonts w:asciiTheme="majorBidi" w:hAnsiTheme="majorBidi" w:cstheme="majorBidi"/>
          <w:b/>
          <w:bCs/>
          <w:sz w:val="22"/>
        </w:rPr>
        <w:t xml:space="preserve">“standard button” . </w:t>
      </w:r>
      <w:r w:rsidRPr="00AC1FEB">
        <w:rPr>
          <w:rFonts w:asciiTheme="majorBidi" w:hAnsiTheme="majorBidi" w:cstheme="majorBidi"/>
          <w:color w:val="auto"/>
          <w:sz w:val="22"/>
        </w:rPr>
        <w:t>she/he</w:t>
      </w:r>
      <w:r w:rsidRPr="00E91790">
        <w:rPr>
          <w:rFonts w:asciiTheme="majorBidi" w:hAnsiTheme="majorBidi" w:cstheme="majorBidi"/>
          <w:color w:val="auto"/>
          <w:sz w:val="22"/>
        </w:rPr>
        <w:t xml:space="preserve"> </w:t>
      </w:r>
      <w:r w:rsidRPr="00AC1FEB">
        <w:rPr>
          <w:rFonts w:asciiTheme="majorBidi" w:hAnsiTheme="majorBidi" w:cstheme="majorBidi"/>
          <w:sz w:val="22"/>
        </w:rPr>
        <w:t>defines the following:</w:t>
      </w:r>
      <w:r w:rsidRPr="00AC1FEB">
        <w:rPr>
          <w:rFonts w:asciiTheme="majorBidi" w:hAnsiTheme="majorBidi" w:cstheme="majorBidi"/>
          <w:b/>
          <w:bCs/>
          <w:sz w:val="22"/>
        </w:rPr>
        <w:t xml:space="preserve"> </w:t>
      </w:r>
      <w:r w:rsidRPr="00AC1FEB">
        <w:rPr>
          <w:rFonts w:asciiTheme="majorBidi" w:hAnsiTheme="majorBidi" w:cstheme="majorBidi"/>
          <w:sz w:val="22"/>
        </w:rPr>
        <w:t> </w:t>
      </w:r>
    </w:p>
    <w:p w14:paraId="147DC9B4" w14:textId="77777777" w:rsidR="008C185C" w:rsidRPr="00AC1FEB" w:rsidRDefault="008C185C" w:rsidP="008C185C">
      <w:pPr>
        <w:numPr>
          <w:ilvl w:val="1"/>
          <w:numId w:val="33"/>
        </w:numPr>
        <w:spacing w:after="0" w:line="240" w:lineRule="auto"/>
        <w:ind w:left="1440" w:right="120" w:hanging="360"/>
        <w:jc w:val="left"/>
        <w:textAlignment w:val="baseline"/>
        <w:rPr>
          <w:rFonts w:asciiTheme="majorBidi" w:hAnsiTheme="majorBidi" w:cstheme="majorBidi"/>
          <w:sz w:val="22"/>
        </w:rPr>
      </w:pPr>
      <w:r w:rsidRPr="00AC1FEB">
        <w:rPr>
          <w:rFonts w:asciiTheme="majorBidi" w:hAnsiTheme="majorBidi" w:cstheme="majorBidi"/>
          <w:b/>
          <w:bCs/>
          <w:sz w:val="22"/>
        </w:rPr>
        <w:t xml:space="preserve">name </w:t>
      </w:r>
      <w:r w:rsidRPr="00AC1FEB">
        <w:rPr>
          <w:rFonts w:asciiTheme="majorBidi" w:hAnsiTheme="majorBidi" w:cstheme="majorBidi"/>
          <w:sz w:val="22"/>
        </w:rPr>
        <w:t>of the button “Create New Event”.</w:t>
      </w:r>
    </w:p>
    <w:p w14:paraId="38AFC93F" w14:textId="77777777" w:rsidR="008C185C" w:rsidRPr="00AC1FEB" w:rsidRDefault="008C185C" w:rsidP="008C185C">
      <w:pPr>
        <w:numPr>
          <w:ilvl w:val="1"/>
          <w:numId w:val="33"/>
        </w:numPr>
        <w:spacing w:after="0" w:line="240" w:lineRule="auto"/>
        <w:ind w:left="1440" w:right="120" w:hanging="360"/>
        <w:jc w:val="left"/>
        <w:textAlignment w:val="baseline"/>
        <w:rPr>
          <w:rFonts w:asciiTheme="majorBidi" w:hAnsiTheme="majorBidi" w:cstheme="majorBidi"/>
          <w:sz w:val="22"/>
        </w:rPr>
      </w:pPr>
      <w:r w:rsidRPr="00AC1FEB">
        <w:rPr>
          <w:rFonts w:asciiTheme="majorBidi" w:hAnsiTheme="majorBidi" w:cstheme="majorBidi"/>
          <w:b/>
          <w:bCs/>
          <w:sz w:val="22"/>
        </w:rPr>
        <w:t>move to</w:t>
      </w:r>
      <w:r w:rsidRPr="00AC1FEB">
        <w:rPr>
          <w:rFonts w:asciiTheme="majorBidi" w:hAnsiTheme="majorBidi" w:cstheme="majorBidi"/>
          <w:sz w:val="22"/>
        </w:rPr>
        <w:t xml:space="preserve"> : "Create New Event" screen</w:t>
      </w:r>
    </w:p>
    <w:p w14:paraId="4AC83AF8" w14:textId="77777777" w:rsidR="008C185C" w:rsidRPr="00AC1FEB" w:rsidRDefault="008C185C" w:rsidP="008C185C">
      <w:pPr>
        <w:numPr>
          <w:ilvl w:val="0"/>
          <w:numId w:val="33"/>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user then adds the </w:t>
      </w:r>
      <w:r w:rsidRPr="00AC1FEB">
        <w:rPr>
          <w:rFonts w:asciiTheme="majorBidi" w:hAnsiTheme="majorBidi" w:cstheme="majorBidi"/>
          <w:color w:val="212121"/>
          <w:sz w:val="22"/>
          <w:shd w:val="clear" w:color="auto" w:fill="FFFFFF"/>
        </w:rPr>
        <w:t>remaining elements (</w:t>
      </w:r>
      <w:r w:rsidRPr="00AC1FEB">
        <w:rPr>
          <w:rFonts w:asciiTheme="majorBidi" w:hAnsiTheme="majorBidi" w:cstheme="majorBidi"/>
          <w:sz w:val="22"/>
        </w:rPr>
        <w:t>Show my events and Notification</w:t>
      </w:r>
      <w:r w:rsidRPr="00AC1FEB">
        <w:rPr>
          <w:rFonts w:asciiTheme="majorBidi" w:hAnsiTheme="majorBidi" w:cstheme="majorBidi"/>
          <w:color w:val="212121"/>
          <w:sz w:val="22"/>
          <w:shd w:val="clear" w:color="auto" w:fill="FFFFFF"/>
        </w:rPr>
        <w:t xml:space="preserve">) in the same way. </w:t>
      </w:r>
    </w:p>
    <w:p w14:paraId="7E8B2810"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3B8CE433"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271B5212"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5E283256" w14:textId="77777777" w:rsidR="008C185C" w:rsidRDefault="008C185C" w:rsidP="008C185C">
      <w:pPr>
        <w:spacing w:line="240" w:lineRule="auto"/>
        <w:ind w:left="0" w:right="120" w:firstLine="0"/>
        <w:jc w:val="left"/>
        <w:rPr>
          <w:rFonts w:asciiTheme="majorBidi" w:hAnsiTheme="majorBidi" w:cstheme="majorBidi"/>
          <w:color w:val="auto"/>
          <w:sz w:val="24"/>
          <w:szCs w:val="24"/>
        </w:rPr>
      </w:pPr>
    </w:p>
    <w:p w14:paraId="471FF71E" w14:textId="77777777" w:rsidR="008C185C" w:rsidRPr="00AC1FEB" w:rsidRDefault="008C185C" w:rsidP="008C185C">
      <w:pPr>
        <w:spacing w:line="240" w:lineRule="auto"/>
        <w:ind w:left="0" w:right="120" w:firstLine="0"/>
        <w:jc w:val="left"/>
        <w:rPr>
          <w:rFonts w:asciiTheme="majorBidi" w:hAnsiTheme="majorBidi" w:cstheme="majorBidi"/>
          <w:color w:val="auto"/>
          <w:sz w:val="24"/>
          <w:szCs w:val="24"/>
        </w:rPr>
      </w:pPr>
    </w:p>
    <w:p w14:paraId="305806A0" w14:textId="77777777" w:rsidR="008C185C" w:rsidRPr="00AC1FEB" w:rsidRDefault="008C185C" w:rsidP="008C185C">
      <w:pPr>
        <w:spacing w:line="240" w:lineRule="auto"/>
        <w:ind w:left="0" w:right="120" w:firstLine="0"/>
        <w:jc w:val="left"/>
        <w:rPr>
          <w:rFonts w:asciiTheme="majorBidi" w:hAnsiTheme="majorBidi" w:cstheme="majorBidi"/>
          <w:color w:val="auto"/>
          <w:sz w:val="24"/>
          <w:szCs w:val="24"/>
        </w:rPr>
      </w:pPr>
    </w:p>
    <w:p w14:paraId="3C0301F7" w14:textId="77777777" w:rsidR="008C185C" w:rsidRPr="00AC1FEB" w:rsidRDefault="008C185C" w:rsidP="008C185C">
      <w:pPr>
        <w:pStyle w:val="Heading3"/>
        <w:numPr>
          <w:ilvl w:val="3"/>
          <w:numId w:val="49"/>
        </w:numPr>
        <w:spacing w:before="240" w:after="120" w:line="22" w:lineRule="atLeast"/>
        <w:rPr>
          <w:rFonts w:asciiTheme="majorBidi" w:hAnsiTheme="majorBidi" w:cstheme="majorBidi"/>
          <w:iCs/>
          <w:sz w:val="24"/>
          <w:szCs w:val="24"/>
        </w:rPr>
      </w:pPr>
      <w:r w:rsidRPr="00AC1FEB">
        <w:rPr>
          <w:rFonts w:asciiTheme="majorBidi" w:hAnsiTheme="majorBidi" w:cstheme="majorBidi"/>
          <w:iCs/>
          <w:sz w:val="24"/>
          <w:szCs w:val="24"/>
        </w:rPr>
        <w:t>Create New Event activity:</w:t>
      </w:r>
    </w:p>
    <w:p w14:paraId="5A6F3267" w14:textId="77777777" w:rsidR="008C185C" w:rsidRPr="00AC1FEB" w:rsidRDefault="008C185C" w:rsidP="008C185C">
      <w:pPr>
        <w:spacing w:line="240" w:lineRule="auto"/>
        <w:ind w:left="0" w:right="120" w:firstLine="0"/>
        <w:jc w:val="left"/>
        <w:rPr>
          <w:rFonts w:asciiTheme="majorBidi" w:hAnsiTheme="majorBidi" w:cstheme="majorBidi"/>
          <w:color w:val="auto"/>
          <w:sz w:val="24"/>
          <w:szCs w:val="24"/>
        </w:rPr>
      </w:pPr>
    </w:p>
    <w:p w14:paraId="76ED72CE"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"Moderator + participant:</w:t>
      </w:r>
    </w:p>
    <w:p w14:paraId="0E5A3D6D"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lastRenderedPageBreak/>
        <w:t>Description: The user creates new event. Upon creating the event the user</w:t>
      </w:r>
    </w:p>
    <w:p w14:paraId="36F34A5A"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becomes the moderator of the event.</w:t>
      </w:r>
    </w:p>
    <w:p w14:paraId="2E782AAD"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Input: Category, title, description, date and time, Ack is needed (yes/no),</w:t>
      </w:r>
    </w:p>
    <w:p w14:paraId="5309E95E"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more details (optional), maximum number of participants (optional), save</w:t>
      </w:r>
    </w:p>
    <w:p w14:paraId="3E4A8FAB"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the event.</w:t>
      </w:r>
    </w:p>
    <w:p w14:paraId="4D7668C3"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Output: If the user didn’t fill one or more of the mandatory fields, a pop</w:t>
      </w:r>
    </w:p>
    <w:p w14:paraId="529DF248"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up message with a request to correct the suitable field(s) will appear.</w:t>
      </w:r>
    </w:p>
    <w:p w14:paraId="10648E26"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Otherwise, if the maximum number of participants is less than one, an</w:t>
      </w:r>
    </w:p>
    <w:p w14:paraId="7CAE010C"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error message will appear. Upon pressing the save button the user will be</w:t>
      </w:r>
    </w:p>
    <w:p w14:paraId="3A6B20DF"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directed to the Main screen.”</w:t>
      </w:r>
    </w:p>
    <w:p w14:paraId="3AD8DA10"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2C32637E"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r w:rsidRPr="00E91790">
        <w:rPr>
          <w:rFonts w:asciiTheme="majorBidi" w:hAnsiTheme="majorBidi" w:cstheme="majorBidi"/>
          <w:color w:val="auto"/>
          <w:sz w:val="22"/>
          <w:shd w:val="clear" w:color="auto" w:fill="FFFFFF"/>
        </w:rPr>
        <w:t xml:space="preserve">the spec of screen </w:t>
      </w:r>
      <w:r w:rsidRPr="00E91790">
        <w:rPr>
          <w:rFonts w:asciiTheme="majorBidi" w:hAnsiTheme="majorBidi" w:cstheme="majorBidi"/>
          <w:b/>
          <w:bCs/>
          <w:i/>
          <w:iCs/>
          <w:color w:val="auto"/>
          <w:sz w:val="22"/>
        </w:rPr>
        <w:t>Create New Event activity</w:t>
      </w:r>
      <w:r w:rsidRPr="00E91790">
        <w:rPr>
          <w:rFonts w:asciiTheme="majorBidi" w:hAnsiTheme="majorBidi" w:cstheme="majorBidi"/>
          <w:color w:val="auto"/>
          <w:sz w:val="22"/>
        </w:rPr>
        <w:t>:</w:t>
      </w:r>
      <w:r w:rsidRPr="00E91790">
        <w:rPr>
          <w:rFonts w:asciiTheme="majorBidi" w:hAnsiTheme="majorBidi" w:cstheme="majorBidi"/>
          <w:b/>
          <w:bCs/>
          <w:i/>
          <w:iCs/>
          <w:color w:val="auto"/>
          <w:sz w:val="22"/>
        </w:rPr>
        <w:t xml:space="preserve"> </w:t>
      </w:r>
      <w:r w:rsidRPr="00E91790">
        <w:rPr>
          <w:rFonts w:asciiTheme="majorBidi" w:hAnsiTheme="majorBidi" w:cstheme="majorBidi"/>
          <w:color w:val="auto"/>
          <w:sz w:val="22"/>
        </w:rPr>
        <w:t xml:space="preserve"> we should add </w:t>
      </w:r>
      <w:r w:rsidRPr="0042507A">
        <w:rPr>
          <w:rFonts w:asciiTheme="majorBidi" w:hAnsiTheme="majorBidi" w:cstheme="majorBidi"/>
          <w:color w:val="auto"/>
          <w:sz w:val="22"/>
        </w:rPr>
        <w:t>these elements</w:t>
      </w:r>
      <w:r w:rsidRPr="00E91790">
        <w:rPr>
          <w:rFonts w:asciiTheme="majorBidi" w:hAnsiTheme="majorBidi" w:cstheme="majorBidi"/>
          <w:color w:val="auto"/>
          <w:sz w:val="22"/>
        </w:rPr>
        <w:t xml:space="preserve"> </w:t>
      </w:r>
      <w:r w:rsidRPr="00E91790">
        <w:rPr>
          <w:rFonts w:asciiTheme="majorBidi" w:hAnsiTheme="majorBidi" w:cstheme="majorBidi"/>
          <w:color w:val="auto"/>
          <w:sz w:val="22"/>
          <w:shd w:val="clear" w:color="auto" w:fill="FFFFFF"/>
        </w:rPr>
        <w:t>as follows:</w:t>
      </w:r>
    </w:p>
    <w:p w14:paraId="241F9DC9" w14:textId="77777777" w:rsidR="008C185C" w:rsidRPr="00E91790" w:rsidRDefault="008C185C" w:rsidP="008C185C">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Category -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List </w:t>
      </w:r>
    </w:p>
    <w:p w14:paraId="6BF4E6A8" w14:textId="77777777" w:rsidR="008C185C" w:rsidRPr="00E91790" w:rsidRDefault="008C185C" w:rsidP="008C185C">
      <w:pPr>
        <w:numPr>
          <w:ilvl w:val="0"/>
          <w:numId w:val="37"/>
        </w:numPr>
        <w:spacing w:after="0" w:line="240" w:lineRule="auto"/>
        <w:ind w:right="120"/>
        <w:jc w:val="left"/>
        <w:textAlignment w:val="baseline"/>
        <w:rPr>
          <w:rFonts w:asciiTheme="majorBidi" w:hAnsiTheme="majorBidi" w:cstheme="majorBidi"/>
          <w:color w:val="auto"/>
          <w:sz w:val="22"/>
        </w:rPr>
      </w:pPr>
      <w:r w:rsidRPr="0042507A">
        <w:rPr>
          <w:rFonts w:asciiTheme="majorBidi" w:hAnsiTheme="majorBidi" w:cstheme="majorBidi"/>
          <w:color w:val="auto"/>
          <w:sz w:val="22"/>
        </w:rPr>
        <w:t>title -</w:t>
      </w:r>
      <w:r w:rsidRPr="00E91790">
        <w:rPr>
          <w:rFonts w:asciiTheme="majorBidi" w:hAnsiTheme="majorBidi" w:cstheme="majorBidi"/>
          <w:color w:val="auto"/>
          <w:sz w:val="22"/>
        </w:rPr>
        <w:t xml:space="preserve">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w:t>
      </w:r>
    </w:p>
    <w:p w14:paraId="2D41B58A" w14:textId="77777777" w:rsidR="008C185C" w:rsidRPr="00E91790" w:rsidRDefault="008C185C" w:rsidP="008C185C">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description-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w:t>
      </w:r>
    </w:p>
    <w:p w14:paraId="4CDE485F" w14:textId="77777777" w:rsidR="008C185C" w:rsidRPr="00E91790" w:rsidRDefault="008C185C" w:rsidP="008C185C">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date-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w:t>
      </w:r>
    </w:p>
    <w:p w14:paraId="068B4B2B" w14:textId="77777777" w:rsidR="008C185C" w:rsidRPr="00E91790" w:rsidRDefault="008C185C" w:rsidP="008C185C">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time-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 </w:t>
      </w:r>
    </w:p>
    <w:p w14:paraId="28CF5E41" w14:textId="77777777" w:rsidR="008C185C" w:rsidRPr="00E91790" w:rsidRDefault="008C185C" w:rsidP="008C185C">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Ack  - element type :On-Off</w:t>
      </w:r>
    </w:p>
    <w:p w14:paraId="365FAED8" w14:textId="77777777" w:rsidR="008C185C" w:rsidRPr="00E91790" w:rsidRDefault="008C185C" w:rsidP="008C185C">
      <w:pPr>
        <w:numPr>
          <w:ilvl w:val="0"/>
          <w:numId w:val="38"/>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save-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standard button</w:t>
      </w:r>
    </w:p>
    <w:p w14:paraId="0FC35609" w14:textId="77777777" w:rsidR="008C185C" w:rsidRPr="00E91790" w:rsidRDefault="008C185C" w:rsidP="008C185C">
      <w:pPr>
        <w:numPr>
          <w:ilvl w:val="0"/>
          <w:numId w:val="38"/>
        </w:numPr>
        <w:spacing w:after="12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cancel-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standard button</w:t>
      </w:r>
    </w:p>
    <w:p w14:paraId="53C84846"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45897754" w14:textId="77777777" w:rsidR="008C185C" w:rsidRPr="00AC1FEB" w:rsidRDefault="008C185C" w:rsidP="008C185C">
      <w:pPr>
        <w:spacing w:after="12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i/>
          <w:iCs/>
          <w:color w:val="434343"/>
          <w:sz w:val="22"/>
        </w:rPr>
        <w:t xml:space="preserve">“Input: Category, title, description, date and time, Ack is needed (yes/no), more details (optional), maximum number of participants (optional), save the event.” </w:t>
      </w:r>
    </w:p>
    <w:p w14:paraId="45B39972" w14:textId="77777777" w:rsidR="008C185C" w:rsidRPr="00AC1FEB" w:rsidRDefault="008C185C" w:rsidP="008C185C">
      <w:pPr>
        <w:numPr>
          <w:ilvl w:val="0"/>
          <w:numId w:val="39"/>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The user adds a Category element by pressing on </w:t>
      </w:r>
      <w:r w:rsidRPr="00AC1FEB">
        <w:rPr>
          <w:rFonts w:asciiTheme="majorBidi" w:hAnsiTheme="majorBidi" w:cstheme="majorBidi"/>
          <w:b/>
          <w:bCs/>
          <w:sz w:val="22"/>
        </w:rPr>
        <w:t xml:space="preserve">+ </w:t>
      </w:r>
      <w:r w:rsidRPr="00AC1FEB">
        <w:rPr>
          <w:rFonts w:asciiTheme="majorBidi" w:hAnsiTheme="majorBidi" w:cstheme="majorBidi"/>
          <w:sz w:val="22"/>
        </w:rPr>
        <w:t xml:space="preserve">button in </w:t>
      </w:r>
      <w:r w:rsidRPr="00AC1FEB">
        <w:rPr>
          <w:rFonts w:asciiTheme="majorBidi" w:hAnsiTheme="majorBidi" w:cstheme="majorBidi"/>
          <w:color w:val="212121"/>
          <w:sz w:val="22"/>
          <w:shd w:val="clear" w:color="auto" w:fill="FFFFFF"/>
        </w:rPr>
        <w:t> </w:t>
      </w:r>
      <w:r w:rsidRPr="00AC1FEB">
        <w:rPr>
          <w:rFonts w:asciiTheme="majorBidi" w:hAnsiTheme="majorBidi" w:cstheme="majorBidi"/>
          <w:b/>
          <w:bCs/>
          <w:i/>
          <w:iCs/>
          <w:sz w:val="22"/>
        </w:rPr>
        <w:t xml:space="preserve">Create New Event </w:t>
      </w:r>
      <w:r w:rsidRPr="00AC1FEB">
        <w:rPr>
          <w:rFonts w:asciiTheme="majorBidi" w:hAnsiTheme="majorBidi" w:cstheme="majorBidi"/>
          <w:b/>
          <w:bCs/>
          <w:sz w:val="22"/>
        </w:rPr>
        <w:t>screen</w:t>
      </w:r>
      <w:r w:rsidRPr="00AC1FEB">
        <w:rPr>
          <w:rFonts w:asciiTheme="majorBidi" w:hAnsiTheme="majorBidi" w:cstheme="majorBidi"/>
          <w:sz w:val="22"/>
        </w:rPr>
        <w:t xml:space="preserve"> and  chooses a  type of element  by pressing on “</w:t>
      </w:r>
      <w:r w:rsidRPr="00AC1FEB">
        <w:rPr>
          <w:rFonts w:asciiTheme="majorBidi" w:hAnsiTheme="majorBidi" w:cstheme="majorBidi"/>
          <w:b/>
          <w:bCs/>
          <w:i/>
          <w:iCs/>
          <w:sz w:val="22"/>
        </w:rPr>
        <w:t xml:space="preserve">List”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sz w:val="22"/>
        </w:rPr>
        <w:t>defines the following:</w:t>
      </w:r>
      <w:r w:rsidRPr="00AC1FEB">
        <w:rPr>
          <w:rFonts w:asciiTheme="majorBidi" w:hAnsiTheme="majorBidi" w:cstheme="majorBidi"/>
          <w:b/>
          <w:bCs/>
          <w:sz w:val="22"/>
        </w:rPr>
        <w:t xml:space="preserve"> </w:t>
      </w:r>
      <w:r w:rsidRPr="00AC1FEB">
        <w:rPr>
          <w:rFonts w:asciiTheme="majorBidi" w:hAnsiTheme="majorBidi" w:cstheme="majorBidi"/>
          <w:sz w:val="22"/>
        </w:rPr>
        <w:t> </w:t>
      </w:r>
    </w:p>
    <w:p w14:paraId="161292A4" w14:textId="77777777" w:rsidR="008C185C" w:rsidRPr="00AC1FEB" w:rsidRDefault="008C185C" w:rsidP="008C185C">
      <w:pPr>
        <w:numPr>
          <w:ilvl w:val="1"/>
          <w:numId w:val="40"/>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name of element: </w:t>
      </w:r>
      <w:r w:rsidRPr="00AC1FEB">
        <w:rPr>
          <w:rFonts w:asciiTheme="majorBidi" w:hAnsiTheme="majorBidi" w:cstheme="majorBidi"/>
          <w:sz w:val="22"/>
        </w:rPr>
        <w:t>Category  </w:t>
      </w:r>
    </w:p>
    <w:p w14:paraId="61906A74" w14:textId="77777777" w:rsidR="008C185C" w:rsidRPr="00AC1FEB" w:rsidRDefault="008C185C" w:rsidP="008C185C">
      <w:pPr>
        <w:numPr>
          <w:ilvl w:val="1"/>
          <w:numId w:val="40"/>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values : </w:t>
      </w:r>
      <w:r w:rsidRPr="00AC1FEB">
        <w:rPr>
          <w:rFonts w:asciiTheme="majorBidi" w:hAnsiTheme="majorBidi" w:cstheme="majorBidi"/>
          <w:sz w:val="22"/>
        </w:rPr>
        <w:t xml:space="preserve"> the user defines the values that will be in this list such as : Study, eat and drink ,concerts, sports and convernation . </w:t>
      </w:r>
    </w:p>
    <w:p w14:paraId="7C50CBEA" w14:textId="77777777" w:rsidR="008C185C" w:rsidRPr="00AC1FEB" w:rsidRDefault="008C185C" w:rsidP="008C185C">
      <w:pPr>
        <w:numPr>
          <w:ilvl w:val="1"/>
          <w:numId w:val="40"/>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sz w:val="22"/>
        </w:rPr>
        <w:t xml:space="preserve">defaultVal: </w:t>
      </w:r>
      <w:r w:rsidRPr="00AC1FEB">
        <w:rPr>
          <w:rFonts w:asciiTheme="majorBidi" w:hAnsiTheme="majorBidi" w:cstheme="majorBidi"/>
          <w:sz w:val="22"/>
        </w:rPr>
        <w:t xml:space="preserve">the user chooses default value from this list such as </w:t>
      </w:r>
      <w:r w:rsidRPr="00AC1FEB">
        <w:rPr>
          <w:rFonts w:asciiTheme="majorBidi" w:hAnsiTheme="majorBidi" w:cstheme="majorBidi"/>
          <w:b/>
          <w:bCs/>
          <w:i/>
          <w:iCs/>
          <w:sz w:val="22"/>
        </w:rPr>
        <w:t>“study”.</w:t>
      </w:r>
    </w:p>
    <w:p w14:paraId="42ABBFCD"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51E9F59C"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17804F38" w14:textId="77777777" w:rsidR="008C185C" w:rsidRPr="00AC1FEB" w:rsidRDefault="008C185C" w:rsidP="00326274">
      <w:pPr>
        <w:numPr>
          <w:ilvl w:val="0"/>
          <w:numId w:val="41"/>
        </w:numPr>
        <w:spacing w:after="0" w:line="264" w:lineRule="auto"/>
        <w:ind w:left="0" w:right="119" w:firstLine="0"/>
        <w:jc w:val="left"/>
        <w:textAlignment w:val="baseline"/>
        <w:rPr>
          <w:rFonts w:asciiTheme="majorBidi" w:hAnsiTheme="majorBidi" w:cstheme="majorBidi"/>
          <w:sz w:val="22"/>
        </w:rPr>
      </w:pPr>
      <w:r w:rsidRPr="00AC1FEB">
        <w:rPr>
          <w:rFonts w:asciiTheme="majorBidi" w:hAnsiTheme="majorBidi" w:cstheme="majorBidi"/>
          <w:sz w:val="22"/>
        </w:rPr>
        <w:t>The user adds elements title, description, date and time by pressing on "</w:t>
      </w:r>
      <w:r w:rsidRPr="00AC1FEB">
        <w:rPr>
          <w:rFonts w:asciiTheme="majorBidi" w:hAnsiTheme="majorBidi" w:cstheme="majorBidi"/>
          <w:b/>
          <w:bCs/>
          <w:sz w:val="22"/>
        </w:rPr>
        <w:t xml:space="preserve">+" </w:t>
      </w:r>
      <w:r w:rsidRPr="00AC1FEB">
        <w:rPr>
          <w:rFonts w:asciiTheme="majorBidi" w:hAnsiTheme="majorBidi" w:cstheme="majorBidi"/>
          <w:sz w:val="22"/>
        </w:rPr>
        <w:t xml:space="preserve">button in </w:t>
      </w:r>
      <w:r w:rsidRPr="00AC1FEB">
        <w:rPr>
          <w:rFonts w:asciiTheme="majorBidi" w:hAnsiTheme="majorBidi" w:cstheme="majorBidi"/>
          <w:color w:val="212121"/>
          <w:sz w:val="22"/>
          <w:shd w:val="clear" w:color="auto" w:fill="FFFFFF"/>
        </w:rPr>
        <w:t> </w:t>
      </w:r>
      <w:r w:rsidRPr="00AC1FEB">
        <w:rPr>
          <w:rFonts w:asciiTheme="majorBidi" w:hAnsiTheme="majorBidi" w:cstheme="majorBidi"/>
          <w:b/>
          <w:bCs/>
          <w:i/>
          <w:iCs/>
          <w:sz w:val="22"/>
        </w:rPr>
        <w:t xml:space="preserve">Create New Event activity </w:t>
      </w:r>
      <w:r w:rsidRPr="00AC1FEB">
        <w:rPr>
          <w:rFonts w:asciiTheme="majorBidi" w:hAnsiTheme="majorBidi" w:cstheme="majorBidi"/>
          <w:b/>
          <w:bCs/>
          <w:sz w:val="22"/>
        </w:rPr>
        <w:t xml:space="preserve">screen </w:t>
      </w:r>
      <w:r w:rsidRPr="00AC1FEB">
        <w:rPr>
          <w:rFonts w:asciiTheme="majorBidi" w:hAnsiTheme="majorBidi" w:cstheme="majorBidi"/>
          <w:sz w:val="22"/>
        </w:rPr>
        <w:t>and chooses the  type of element  by pressing on  </w:t>
      </w:r>
      <w:r w:rsidRPr="00AC1FEB">
        <w:rPr>
          <w:rFonts w:asciiTheme="majorBidi" w:hAnsiTheme="majorBidi" w:cstheme="majorBidi"/>
          <w:b/>
          <w:bCs/>
          <w:sz w:val="22"/>
        </w:rPr>
        <w:t xml:space="preserve">“defined/undefined”.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sz w:val="22"/>
        </w:rPr>
        <w:t xml:space="preserve">defines for elements as following: </w:t>
      </w:r>
    </w:p>
    <w:p w14:paraId="306BE040" w14:textId="77777777" w:rsidR="008C185C" w:rsidRPr="00AC1FEB" w:rsidRDefault="008C185C" w:rsidP="00326274">
      <w:pPr>
        <w:numPr>
          <w:ilvl w:val="1"/>
          <w:numId w:val="42"/>
        </w:numPr>
        <w:spacing w:after="0" w:line="264" w:lineRule="auto"/>
        <w:ind w:left="0" w:right="119"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Element name </w:t>
      </w:r>
      <w:r w:rsidRPr="00AC1FEB">
        <w:rPr>
          <w:rFonts w:asciiTheme="majorBidi" w:hAnsiTheme="majorBidi" w:cstheme="majorBidi"/>
          <w:b/>
          <w:bCs/>
          <w:sz w:val="22"/>
        </w:rPr>
        <w:t xml:space="preserve">: </w:t>
      </w:r>
      <w:r w:rsidRPr="00AC1FEB">
        <w:rPr>
          <w:rFonts w:asciiTheme="majorBidi" w:hAnsiTheme="majorBidi" w:cstheme="majorBidi"/>
          <w:sz w:val="22"/>
        </w:rPr>
        <w:t xml:space="preserve">the user enters a name such as a </w:t>
      </w:r>
      <w:r w:rsidRPr="00AC1FEB">
        <w:rPr>
          <w:rFonts w:asciiTheme="majorBidi" w:hAnsiTheme="majorBidi" w:cstheme="majorBidi"/>
          <w:b/>
          <w:bCs/>
          <w:i/>
          <w:iCs/>
          <w:sz w:val="22"/>
        </w:rPr>
        <w:t xml:space="preserve">title </w:t>
      </w:r>
      <w:r w:rsidRPr="00AC1FEB">
        <w:rPr>
          <w:rFonts w:asciiTheme="majorBidi" w:hAnsiTheme="majorBidi" w:cstheme="majorBidi"/>
          <w:sz w:val="22"/>
        </w:rPr>
        <w:t>.</w:t>
      </w:r>
    </w:p>
    <w:p w14:paraId="3586C6FA" w14:textId="77777777" w:rsidR="008C185C" w:rsidRPr="00AC1FEB" w:rsidRDefault="008C185C" w:rsidP="00326274">
      <w:pPr>
        <w:numPr>
          <w:ilvl w:val="1"/>
          <w:numId w:val="42"/>
        </w:numPr>
        <w:spacing w:after="0" w:line="264" w:lineRule="auto"/>
        <w:ind w:left="0" w:right="119" w:firstLine="0"/>
        <w:jc w:val="left"/>
        <w:textAlignment w:val="baseline"/>
        <w:rPr>
          <w:rFonts w:asciiTheme="majorBidi" w:hAnsiTheme="majorBidi" w:cstheme="majorBidi"/>
          <w:sz w:val="22"/>
        </w:rPr>
      </w:pPr>
      <w:r w:rsidRPr="00AC1FEB">
        <w:rPr>
          <w:rFonts w:asciiTheme="majorBidi" w:hAnsiTheme="majorBidi" w:cstheme="majorBidi"/>
          <w:b/>
          <w:bCs/>
          <w:sz w:val="22"/>
        </w:rPr>
        <w:t xml:space="preserve">defaultVal: </w:t>
      </w:r>
      <w:r w:rsidRPr="00AC1FEB">
        <w:rPr>
          <w:rFonts w:asciiTheme="majorBidi" w:hAnsiTheme="majorBidi" w:cstheme="majorBidi"/>
          <w:sz w:val="22"/>
        </w:rPr>
        <w:t xml:space="preserve">the user chooses a default value such as: </w:t>
      </w:r>
      <w:r w:rsidRPr="00AC1FEB">
        <w:rPr>
          <w:rFonts w:asciiTheme="majorBidi" w:hAnsiTheme="majorBidi" w:cstheme="majorBidi"/>
          <w:b/>
          <w:bCs/>
          <w:i/>
          <w:iCs/>
          <w:sz w:val="22"/>
        </w:rPr>
        <w:t>undefined</w:t>
      </w:r>
      <w:r w:rsidRPr="00AC1FEB">
        <w:rPr>
          <w:rFonts w:asciiTheme="majorBidi" w:hAnsiTheme="majorBidi" w:cstheme="majorBidi"/>
          <w:sz w:val="22"/>
        </w:rPr>
        <w:t>.</w:t>
      </w:r>
    </w:p>
    <w:p w14:paraId="0E8C227D"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3113DBB2" w14:textId="77777777" w:rsidR="008C185C" w:rsidRPr="00AC1FEB" w:rsidRDefault="008C185C" w:rsidP="008C185C">
      <w:pPr>
        <w:numPr>
          <w:ilvl w:val="0"/>
          <w:numId w:val="43"/>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sz w:val="22"/>
        </w:rPr>
        <w:t xml:space="preserve">The user adds “Ack” element by pressing on </w:t>
      </w:r>
      <w:r w:rsidRPr="00AC1FEB">
        <w:rPr>
          <w:rFonts w:asciiTheme="majorBidi" w:hAnsiTheme="majorBidi" w:cstheme="majorBidi"/>
          <w:b/>
          <w:bCs/>
          <w:sz w:val="22"/>
        </w:rPr>
        <w:t xml:space="preserve">"+" </w:t>
      </w:r>
      <w:r w:rsidRPr="00AC1FEB">
        <w:rPr>
          <w:rFonts w:asciiTheme="majorBidi" w:hAnsiTheme="majorBidi" w:cstheme="majorBidi"/>
          <w:sz w:val="22"/>
        </w:rPr>
        <w:t xml:space="preserve">button in </w:t>
      </w:r>
      <w:r w:rsidRPr="00AC1FEB">
        <w:rPr>
          <w:rFonts w:asciiTheme="majorBidi" w:hAnsiTheme="majorBidi" w:cstheme="majorBidi"/>
          <w:color w:val="212121"/>
          <w:sz w:val="22"/>
          <w:shd w:val="clear" w:color="auto" w:fill="FFFFFF"/>
        </w:rPr>
        <w:t>Create</w:t>
      </w:r>
      <w:r w:rsidRPr="00AC1FEB">
        <w:rPr>
          <w:rFonts w:asciiTheme="majorBidi" w:hAnsiTheme="majorBidi" w:cstheme="majorBidi"/>
          <w:b/>
          <w:bCs/>
          <w:i/>
          <w:iCs/>
          <w:sz w:val="22"/>
        </w:rPr>
        <w:t xml:space="preserve"> New Event activity </w:t>
      </w:r>
      <w:r w:rsidRPr="00AC1FEB">
        <w:rPr>
          <w:rFonts w:asciiTheme="majorBidi" w:hAnsiTheme="majorBidi" w:cstheme="majorBidi"/>
          <w:b/>
          <w:bCs/>
          <w:sz w:val="22"/>
        </w:rPr>
        <w:t xml:space="preserve">screen </w:t>
      </w:r>
      <w:r w:rsidRPr="00AC1FEB">
        <w:rPr>
          <w:rFonts w:asciiTheme="majorBidi" w:hAnsiTheme="majorBidi" w:cstheme="majorBidi"/>
          <w:sz w:val="22"/>
        </w:rPr>
        <w:t>and choosing the  type of element by pressing on  </w:t>
      </w:r>
      <w:r w:rsidRPr="00AC1FEB">
        <w:rPr>
          <w:rFonts w:asciiTheme="majorBidi" w:hAnsiTheme="majorBidi" w:cstheme="majorBidi"/>
          <w:b/>
          <w:bCs/>
          <w:sz w:val="22"/>
        </w:rPr>
        <w:t>“on/off”.</w:t>
      </w:r>
      <w:r w:rsidRPr="00AC1FEB">
        <w:rPr>
          <w:rFonts w:asciiTheme="majorBidi" w:hAnsiTheme="majorBidi" w:cstheme="majorBidi"/>
          <w:sz w:val="22"/>
        </w:rPr>
        <w:t xml:space="preserve">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sz w:val="22"/>
        </w:rPr>
        <w:t>defines for  elements the following:</w:t>
      </w:r>
    </w:p>
    <w:p w14:paraId="61DFFDAD" w14:textId="77777777" w:rsidR="008C185C" w:rsidRPr="00AC1FEB" w:rsidRDefault="008C185C" w:rsidP="008C185C">
      <w:pPr>
        <w:numPr>
          <w:ilvl w:val="1"/>
          <w:numId w:val="44"/>
        </w:numPr>
        <w:spacing w:after="0" w:line="240" w:lineRule="auto"/>
        <w:ind w:left="0" w:right="120" w:firstLine="0"/>
        <w:jc w:val="left"/>
        <w:textAlignment w:val="baseline"/>
        <w:rPr>
          <w:rFonts w:asciiTheme="majorBidi" w:hAnsiTheme="majorBidi" w:cstheme="majorBidi"/>
          <w:b/>
          <w:bCs/>
          <w:sz w:val="22"/>
        </w:rPr>
      </w:pPr>
      <w:r w:rsidRPr="00AC1FEB">
        <w:rPr>
          <w:rFonts w:asciiTheme="majorBidi" w:hAnsiTheme="majorBidi" w:cstheme="majorBidi"/>
          <w:b/>
          <w:bCs/>
          <w:sz w:val="22"/>
        </w:rPr>
        <w:t xml:space="preserve">The name of element: </w:t>
      </w:r>
      <w:r w:rsidRPr="00AC1FEB">
        <w:rPr>
          <w:rFonts w:asciiTheme="majorBidi" w:hAnsiTheme="majorBidi" w:cstheme="majorBidi"/>
          <w:sz w:val="22"/>
        </w:rPr>
        <w:t xml:space="preserve">ACK . </w:t>
      </w:r>
    </w:p>
    <w:p w14:paraId="6913B0A9" w14:textId="77777777" w:rsidR="008C185C" w:rsidRPr="00AC1FEB" w:rsidRDefault="008C185C" w:rsidP="008C185C">
      <w:pPr>
        <w:numPr>
          <w:ilvl w:val="1"/>
          <w:numId w:val="44"/>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sz w:val="22"/>
        </w:rPr>
        <w:t xml:space="preserve">defaultVal: </w:t>
      </w:r>
      <w:r w:rsidRPr="00AC1FEB">
        <w:rPr>
          <w:rFonts w:asciiTheme="majorBidi" w:hAnsiTheme="majorBidi" w:cstheme="majorBidi"/>
          <w:sz w:val="22"/>
        </w:rPr>
        <w:t>the user chooses the default value such as an “off”</w:t>
      </w:r>
    </w:p>
    <w:p w14:paraId="336D22EE"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7CE1CEA3" w14:textId="77777777" w:rsidR="008C185C" w:rsidRPr="00AC1FEB" w:rsidRDefault="008C185C" w:rsidP="008C185C">
      <w:pPr>
        <w:spacing w:after="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i/>
          <w:iCs/>
          <w:color w:val="434343"/>
          <w:sz w:val="22"/>
        </w:rPr>
        <w:t xml:space="preserve">”...Upon pressing the save button the user will be directed to the </w:t>
      </w:r>
      <w:r w:rsidRPr="00AC1FEB">
        <w:rPr>
          <w:rFonts w:asciiTheme="majorBidi" w:hAnsiTheme="majorBidi" w:cstheme="majorBidi"/>
          <w:b/>
          <w:bCs/>
          <w:i/>
          <w:iCs/>
          <w:color w:val="434343"/>
          <w:sz w:val="22"/>
        </w:rPr>
        <w:t>Main screen</w:t>
      </w:r>
      <w:r w:rsidRPr="00AC1FEB">
        <w:rPr>
          <w:rFonts w:asciiTheme="majorBidi" w:hAnsiTheme="majorBidi" w:cstheme="majorBidi"/>
          <w:i/>
          <w:iCs/>
          <w:color w:val="434343"/>
          <w:sz w:val="22"/>
        </w:rPr>
        <w:t>.”</w:t>
      </w:r>
    </w:p>
    <w:p w14:paraId="7DC13CAC" w14:textId="77777777" w:rsidR="008C185C" w:rsidRPr="00AC1FEB" w:rsidRDefault="008C185C" w:rsidP="008C185C">
      <w:pPr>
        <w:spacing w:after="0" w:line="240" w:lineRule="auto"/>
        <w:ind w:left="720" w:right="120" w:firstLine="0"/>
        <w:jc w:val="left"/>
        <w:rPr>
          <w:rFonts w:asciiTheme="majorBidi" w:hAnsiTheme="majorBidi" w:cstheme="majorBidi"/>
          <w:color w:val="auto"/>
          <w:sz w:val="24"/>
          <w:szCs w:val="24"/>
        </w:rPr>
      </w:pPr>
    </w:p>
    <w:p w14:paraId="79417D41" w14:textId="77777777" w:rsidR="008C185C" w:rsidRPr="00AC1FEB" w:rsidRDefault="008C185C" w:rsidP="008C185C">
      <w:pPr>
        <w:numPr>
          <w:ilvl w:val="0"/>
          <w:numId w:val="45"/>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sz w:val="22"/>
        </w:rPr>
        <w:t xml:space="preserve">The user adds a save element by pressing on </w:t>
      </w:r>
      <w:r w:rsidRPr="00AC1FEB">
        <w:rPr>
          <w:rFonts w:asciiTheme="majorBidi" w:hAnsiTheme="majorBidi" w:cstheme="majorBidi"/>
          <w:b/>
          <w:bCs/>
          <w:sz w:val="22"/>
        </w:rPr>
        <w:t xml:space="preserve">+ </w:t>
      </w:r>
      <w:r w:rsidRPr="00AC1FEB">
        <w:rPr>
          <w:rFonts w:asciiTheme="majorBidi" w:hAnsiTheme="majorBidi" w:cstheme="majorBidi"/>
          <w:sz w:val="22"/>
        </w:rPr>
        <w:t xml:space="preserve">button in </w:t>
      </w:r>
      <w:r w:rsidRPr="00AC1FEB">
        <w:rPr>
          <w:rFonts w:asciiTheme="majorBidi" w:hAnsiTheme="majorBidi" w:cstheme="majorBidi"/>
          <w:color w:val="212121"/>
          <w:sz w:val="22"/>
          <w:shd w:val="clear" w:color="auto" w:fill="FFFFFF"/>
        </w:rPr>
        <w:t> </w:t>
      </w:r>
      <w:r w:rsidRPr="00AC1FEB">
        <w:rPr>
          <w:rFonts w:asciiTheme="majorBidi" w:hAnsiTheme="majorBidi" w:cstheme="majorBidi"/>
          <w:b/>
          <w:bCs/>
          <w:i/>
          <w:iCs/>
          <w:sz w:val="22"/>
        </w:rPr>
        <w:t xml:space="preserve">Create New Event activity </w:t>
      </w:r>
      <w:r w:rsidRPr="00AC1FEB">
        <w:rPr>
          <w:rFonts w:asciiTheme="majorBidi" w:hAnsiTheme="majorBidi" w:cstheme="majorBidi"/>
          <w:b/>
          <w:bCs/>
          <w:sz w:val="22"/>
        </w:rPr>
        <w:t xml:space="preserve">screen </w:t>
      </w:r>
      <w:r w:rsidRPr="00AC1FEB">
        <w:rPr>
          <w:rFonts w:asciiTheme="majorBidi" w:hAnsiTheme="majorBidi" w:cstheme="majorBidi"/>
          <w:sz w:val="22"/>
        </w:rPr>
        <w:t xml:space="preserve">and choose type of element  by pressing on </w:t>
      </w:r>
      <w:r w:rsidRPr="00AC1FEB">
        <w:rPr>
          <w:rFonts w:asciiTheme="majorBidi" w:hAnsiTheme="majorBidi" w:cstheme="majorBidi"/>
          <w:b/>
          <w:bCs/>
          <w:sz w:val="22"/>
        </w:rPr>
        <w:t xml:space="preserve">“standard button” .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sz w:val="22"/>
        </w:rPr>
        <w:t xml:space="preserve">defines  the  following: </w:t>
      </w:r>
    </w:p>
    <w:p w14:paraId="606F20AB" w14:textId="77777777" w:rsidR="008C185C" w:rsidRPr="00AC1FEB" w:rsidRDefault="008C185C" w:rsidP="008C185C">
      <w:pPr>
        <w:numPr>
          <w:ilvl w:val="1"/>
          <w:numId w:val="46"/>
        </w:numPr>
        <w:spacing w:after="0" w:line="240" w:lineRule="auto"/>
        <w:ind w:left="0" w:right="120" w:firstLine="0"/>
        <w:jc w:val="left"/>
        <w:textAlignment w:val="baseline"/>
        <w:rPr>
          <w:rFonts w:asciiTheme="majorBidi" w:hAnsiTheme="majorBidi" w:cstheme="majorBidi"/>
          <w:sz w:val="22"/>
        </w:rPr>
      </w:pPr>
      <w:r w:rsidRPr="004835BD">
        <w:rPr>
          <w:rFonts w:asciiTheme="majorBidi" w:hAnsiTheme="majorBidi" w:cstheme="majorBidi"/>
          <w:b/>
          <w:bCs/>
          <w:i/>
          <w:iCs/>
          <w:sz w:val="22"/>
        </w:rPr>
        <w:t>name of element</w:t>
      </w:r>
      <w:r w:rsidRPr="00AC1FEB">
        <w:rPr>
          <w:rFonts w:asciiTheme="majorBidi" w:hAnsiTheme="majorBidi" w:cstheme="majorBidi"/>
          <w:b/>
          <w:bCs/>
          <w:i/>
          <w:iCs/>
          <w:sz w:val="22"/>
        </w:rPr>
        <w:t xml:space="preserve"> : </w:t>
      </w:r>
      <w:r w:rsidRPr="00AC1FEB">
        <w:rPr>
          <w:rFonts w:asciiTheme="majorBidi" w:hAnsiTheme="majorBidi" w:cstheme="majorBidi"/>
          <w:sz w:val="22"/>
        </w:rPr>
        <w:t>Save</w:t>
      </w:r>
      <w:r w:rsidRPr="00AC1FEB">
        <w:rPr>
          <w:rFonts w:asciiTheme="majorBidi" w:hAnsiTheme="majorBidi" w:cstheme="majorBidi"/>
          <w:b/>
          <w:bCs/>
          <w:i/>
          <w:iCs/>
          <w:sz w:val="22"/>
        </w:rPr>
        <w:t xml:space="preserve"> </w:t>
      </w:r>
    </w:p>
    <w:p w14:paraId="22453C48" w14:textId="77777777" w:rsidR="008C185C" w:rsidRPr="00AC1FEB" w:rsidRDefault="008C185C" w:rsidP="008C185C">
      <w:pPr>
        <w:numPr>
          <w:ilvl w:val="1"/>
          <w:numId w:val="46"/>
        </w:numPr>
        <w:spacing w:after="0" w:line="240" w:lineRule="auto"/>
        <w:ind w:left="0" w:right="120" w:firstLine="0"/>
        <w:jc w:val="left"/>
        <w:textAlignment w:val="baseline"/>
        <w:rPr>
          <w:rFonts w:asciiTheme="majorBidi" w:hAnsiTheme="majorBidi" w:cstheme="majorBidi"/>
          <w:b/>
          <w:bCs/>
          <w:i/>
          <w:iCs/>
          <w:sz w:val="22"/>
        </w:rPr>
      </w:pPr>
      <w:r w:rsidRPr="004835BD">
        <w:rPr>
          <w:rFonts w:asciiTheme="majorBidi" w:hAnsiTheme="majorBidi" w:cstheme="majorBidi"/>
          <w:b/>
          <w:bCs/>
          <w:i/>
          <w:iCs/>
          <w:sz w:val="24"/>
          <w:szCs w:val="24"/>
        </w:rPr>
        <w:lastRenderedPageBreak/>
        <w:t xml:space="preserve">MoveTO: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4835BD">
        <w:rPr>
          <w:rFonts w:asciiTheme="majorBidi" w:hAnsiTheme="majorBidi" w:cstheme="majorBidi"/>
          <w:b/>
          <w:bCs/>
          <w:i/>
          <w:iCs/>
          <w:sz w:val="24"/>
          <w:szCs w:val="24"/>
        </w:rPr>
        <w:t>chooses</w:t>
      </w:r>
      <w:r w:rsidRPr="00AC1FEB">
        <w:rPr>
          <w:rFonts w:asciiTheme="majorBidi" w:hAnsiTheme="majorBidi" w:cstheme="majorBidi"/>
          <w:b/>
          <w:bCs/>
          <w:i/>
          <w:iCs/>
          <w:sz w:val="22"/>
        </w:rPr>
        <w:t xml:space="preserve"> </w:t>
      </w:r>
      <w:r w:rsidRPr="00AC1FEB">
        <w:rPr>
          <w:rFonts w:asciiTheme="majorBidi" w:hAnsiTheme="majorBidi" w:cstheme="majorBidi"/>
          <w:b/>
          <w:bCs/>
          <w:i/>
          <w:iCs/>
          <w:color w:val="434343"/>
          <w:sz w:val="22"/>
        </w:rPr>
        <w:t>Main screen to</w:t>
      </w:r>
    </w:p>
    <w:p w14:paraId="552648CF" w14:textId="77777777" w:rsidR="008C185C" w:rsidRPr="00AC1FEB" w:rsidRDefault="008C185C" w:rsidP="008C185C">
      <w:pPr>
        <w:spacing w:after="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sz w:val="22"/>
        </w:rPr>
        <w:t> </w:t>
      </w:r>
      <w:r w:rsidRPr="00AC1FEB">
        <w:rPr>
          <w:rFonts w:asciiTheme="majorBidi" w:hAnsiTheme="majorBidi" w:cstheme="majorBidi"/>
          <w:b/>
          <w:bCs/>
          <w:i/>
          <w:iCs/>
          <w:sz w:val="22"/>
        </w:rPr>
        <w:t>  </w:t>
      </w:r>
    </w:p>
    <w:p w14:paraId="38C3FEF2" w14:textId="77777777" w:rsidR="008C185C" w:rsidRPr="00AC1FEB" w:rsidRDefault="008C185C" w:rsidP="008C185C">
      <w:pPr>
        <w:spacing w:after="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i/>
          <w:iCs/>
          <w:color w:val="434343"/>
          <w:sz w:val="22"/>
        </w:rPr>
        <w:t xml:space="preserve">“If the user didn’t fill one or more of the mandatory fields, a pop up message with a request to correct the suitable field(s) will appear. Otherwise, if the maximum number of participants is less than one, an error message will appear. </w:t>
      </w:r>
    </w:p>
    <w:p w14:paraId="52186A45" w14:textId="77777777" w:rsidR="008C185C" w:rsidRPr="00AC1FEB" w:rsidRDefault="008C185C" w:rsidP="008C185C">
      <w:pPr>
        <w:spacing w:after="0" w:line="240" w:lineRule="auto"/>
        <w:ind w:left="720" w:right="120" w:hanging="720"/>
        <w:jc w:val="left"/>
        <w:rPr>
          <w:rFonts w:asciiTheme="majorBidi" w:hAnsiTheme="majorBidi" w:cstheme="majorBidi"/>
          <w:color w:val="auto"/>
          <w:sz w:val="24"/>
          <w:szCs w:val="24"/>
        </w:rPr>
      </w:pPr>
      <w:r w:rsidRPr="00AC1FEB">
        <w:rPr>
          <w:rFonts w:asciiTheme="majorBidi" w:hAnsiTheme="majorBidi" w:cstheme="majorBidi"/>
          <w:color w:val="auto"/>
          <w:sz w:val="24"/>
          <w:szCs w:val="24"/>
        </w:rPr>
        <w:t xml:space="preserve">c. </w:t>
      </w:r>
      <w:r w:rsidRPr="00AC1FEB">
        <w:rPr>
          <w:rFonts w:asciiTheme="majorBidi" w:hAnsiTheme="majorBidi" w:cstheme="majorBidi"/>
          <w:color w:val="auto"/>
          <w:sz w:val="24"/>
          <w:szCs w:val="24"/>
        </w:rPr>
        <w:tab/>
      </w:r>
      <w:r w:rsidRPr="004835BD">
        <w:rPr>
          <w:rFonts w:asciiTheme="majorBidi" w:hAnsiTheme="majorBidi" w:cstheme="majorBidi"/>
          <w:b/>
          <w:bCs/>
          <w:i/>
          <w:iCs/>
          <w:color w:val="auto"/>
          <w:sz w:val="24"/>
          <w:szCs w:val="24"/>
        </w:rPr>
        <w:t xml:space="preserve">conditions </w:t>
      </w:r>
      <w:r w:rsidRPr="00AC1FEB">
        <w:rPr>
          <w:rFonts w:asciiTheme="majorBidi" w:hAnsiTheme="majorBidi" w:cstheme="majorBidi"/>
          <w:color w:val="auto"/>
          <w:sz w:val="24"/>
          <w:szCs w:val="24"/>
        </w:rPr>
        <w:t xml:space="preserve">  in this option the  user </w:t>
      </w:r>
      <w:r w:rsidRPr="00AC1FEB">
        <w:rPr>
          <w:rFonts w:asciiTheme="majorBidi" w:hAnsiTheme="majorBidi" w:cstheme="majorBidi"/>
          <w:i/>
          <w:iCs/>
          <w:color w:val="434343"/>
          <w:sz w:val="22"/>
        </w:rPr>
        <w:t>insert the element maximum</w:t>
      </w:r>
      <w:r w:rsidRPr="00AC1FEB">
        <w:rPr>
          <w:rFonts w:asciiTheme="majorBidi" w:hAnsiTheme="majorBidi" w:cstheme="majorBidi"/>
          <w:color w:val="auto"/>
          <w:sz w:val="24"/>
          <w:szCs w:val="24"/>
        </w:rPr>
        <w:t xml:space="preserve"> </w:t>
      </w:r>
      <w:r w:rsidRPr="00AC1FEB">
        <w:rPr>
          <w:rFonts w:asciiTheme="majorBidi" w:hAnsiTheme="majorBidi" w:cstheme="majorBidi"/>
          <w:i/>
          <w:iCs/>
          <w:color w:val="434343"/>
          <w:sz w:val="22"/>
        </w:rPr>
        <w:t>participant</w:t>
      </w:r>
      <w:r w:rsidRPr="00AC1FEB">
        <w:rPr>
          <w:rFonts w:asciiTheme="majorBidi" w:hAnsiTheme="majorBidi" w:cstheme="majorBidi"/>
          <w:color w:val="auto"/>
          <w:sz w:val="24"/>
          <w:szCs w:val="24"/>
        </w:rPr>
        <w:t xml:space="preserve">, and add a condition that must be greater than  1 , and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color w:val="auto"/>
          <w:sz w:val="24"/>
          <w:szCs w:val="24"/>
        </w:rPr>
        <w:t>marks the necessary field;</w:t>
      </w:r>
    </w:p>
    <w:p w14:paraId="0DB1C98A" w14:textId="77777777" w:rsidR="008C185C" w:rsidRPr="004835BD" w:rsidRDefault="008C185C" w:rsidP="008C185C">
      <w:pPr>
        <w:spacing w:after="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color w:val="auto"/>
          <w:sz w:val="24"/>
          <w:szCs w:val="24"/>
        </w:rPr>
        <w:t xml:space="preserve">d.   </w:t>
      </w:r>
      <w:r w:rsidRPr="00AC1FEB">
        <w:rPr>
          <w:rFonts w:asciiTheme="majorBidi" w:hAnsiTheme="majorBidi" w:cstheme="majorBidi"/>
          <w:color w:val="auto"/>
          <w:sz w:val="24"/>
          <w:szCs w:val="24"/>
        </w:rPr>
        <w:tab/>
        <w:t xml:space="preserve">Save:   </w:t>
      </w:r>
    </w:p>
    <w:p w14:paraId="61983802" w14:textId="6FEED824" w:rsidR="008C185C" w:rsidRPr="00AC1FEB" w:rsidRDefault="00050D60" w:rsidP="00050D60">
      <w:pPr>
        <w:spacing w:line="240" w:lineRule="auto"/>
        <w:ind w:left="0" w:right="120" w:firstLine="0"/>
        <w:jc w:val="left"/>
        <w:rPr>
          <w:rFonts w:asciiTheme="majorBidi" w:hAnsiTheme="majorBidi" w:cstheme="majorBidi"/>
          <w:color w:val="auto"/>
          <w:sz w:val="24"/>
          <w:szCs w:val="24"/>
        </w:rPr>
      </w:pPr>
      <w:r>
        <w:rPr>
          <w:rFonts w:asciiTheme="majorBidi" w:hAnsiTheme="majorBidi" w:cstheme="majorBidi"/>
          <w:color w:val="auto"/>
          <w:sz w:val="24"/>
          <w:szCs w:val="24"/>
        </w:rPr>
        <w:t xml:space="preserve"> </w:t>
      </w:r>
    </w:p>
    <w:p w14:paraId="27A99772" w14:textId="25F8B0C1" w:rsidR="008C185C" w:rsidRDefault="008C185C" w:rsidP="00050D60">
      <w:pPr>
        <w:spacing w:line="240" w:lineRule="auto"/>
        <w:ind w:right="120" w:firstLine="0"/>
        <w:jc w:val="left"/>
        <w:rPr>
          <w:rFonts w:asciiTheme="majorBidi" w:hAnsiTheme="majorBidi" w:cstheme="majorBidi"/>
          <w:color w:val="auto"/>
          <w:sz w:val="24"/>
          <w:szCs w:val="24"/>
        </w:rPr>
      </w:pPr>
      <w:r>
        <w:rPr>
          <w:rStyle w:val="CommentReference"/>
        </w:rPr>
        <w:commentReference w:id="1253"/>
      </w:r>
      <w:r w:rsidR="00050D60" w:rsidRPr="00050D60">
        <w:rPr>
          <w:rFonts w:asciiTheme="majorBidi" w:hAnsiTheme="majorBidi" w:cstheme="majorBidi"/>
          <w:color w:val="auto"/>
          <w:sz w:val="24"/>
          <w:szCs w:val="24"/>
        </w:rPr>
        <w:t xml:space="preserve"> </w:t>
      </w:r>
      <w:r w:rsidR="00050D60">
        <w:rPr>
          <w:rFonts w:asciiTheme="majorBidi" w:hAnsiTheme="majorBidi" w:cstheme="majorBidi"/>
          <w:color w:val="auto"/>
          <w:sz w:val="24"/>
          <w:szCs w:val="24"/>
        </w:rPr>
        <w:t>references</w:t>
      </w:r>
      <w:r w:rsidR="00050D60">
        <w:rPr>
          <w:rFonts w:asciiTheme="majorBidi" w:hAnsiTheme="majorBidi" w:cstheme="majorBidi"/>
          <w:color w:val="auto"/>
          <w:sz w:val="24"/>
          <w:szCs w:val="24"/>
        </w:rPr>
        <w:t>:</w:t>
      </w:r>
    </w:p>
    <w:p w14:paraId="50A1A1B9" w14:textId="339D6B2C" w:rsidR="00050D60" w:rsidRPr="00AC1FEB" w:rsidRDefault="00050D60" w:rsidP="00050D60">
      <w:pPr>
        <w:spacing w:line="240" w:lineRule="auto"/>
        <w:ind w:right="120" w:firstLine="0"/>
        <w:jc w:val="left"/>
        <w:rPr>
          <w:rFonts w:asciiTheme="majorBidi" w:hAnsiTheme="majorBidi" w:cstheme="majorBidi"/>
          <w:color w:val="auto"/>
          <w:sz w:val="24"/>
          <w:szCs w:val="24"/>
        </w:rPr>
      </w:pPr>
      <w:r w:rsidRPr="00050D60">
        <w:rPr>
          <w:rFonts w:asciiTheme="majorBidi" w:hAnsiTheme="majorBidi" w:cstheme="majorBidi"/>
          <w:color w:val="auto"/>
          <w:sz w:val="24"/>
          <w:szCs w:val="24"/>
        </w:rPr>
        <w:t>http://www.cs.colostate.edu/~france/CS614/Slides/Ch5-Summary.pdf</w:t>
      </w:r>
    </w:p>
    <w:p w14:paraId="3023A76A" w14:textId="77777777" w:rsidR="008C185C" w:rsidRPr="00AC1FEB" w:rsidRDefault="008C185C" w:rsidP="008C185C">
      <w:pPr>
        <w:spacing w:line="240" w:lineRule="auto"/>
        <w:ind w:right="120" w:firstLine="0"/>
        <w:jc w:val="left"/>
        <w:rPr>
          <w:rFonts w:asciiTheme="majorBidi" w:hAnsiTheme="majorBidi" w:cstheme="majorBidi"/>
          <w:color w:val="auto"/>
          <w:sz w:val="24"/>
          <w:szCs w:val="24"/>
        </w:rPr>
      </w:pPr>
    </w:p>
    <w:p w14:paraId="62DA4D6B" w14:textId="77777777" w:rsidR="008C185C" w:rsidRPr="00AC1FEB" w:rsidRDefault="008C185C" w:rsidP="008C185C">
      <w:pPr>
        <w:spacing w:line="240" w:lineRule="auto"/>
        <w:ind w:right="1460" w:firstLine="0"/>
        <w:jc w:val="left"/>
        <w:rPr>
          <w:rFonts w:asciiTheme="majorBidi" w:hAnsiTheme="majorBidi" w:cstheme="majorBidi"/>
          <w:color w:val="auto"/>
          <w:sz w:val="24"/>
          <w:szCs w:val="24"/>
        </w:rPr>
      </w:pPr>
    </w:p>
    <w:p w14:paraId="6BD8FFC0" w14:textId="77777777" w:rsidR="008C185C" w:rsidRPr="00AC1FEB" w:rsidRDefault="008C185C" w:rsidP="008C185C">
      <w:pPr>
        <w:spacing w:after="0" w:line="240" w:lineRule="auto"/>
        <w:ind w:left="0" w:right="0" w:firstLine="0"/>
        <w:jc w:val="left"/>
        <w:rPr>
          <w:rFonts w:asciiTheme="majorBidi" w:hAnsiTheme="majorBidi" w:cstheme="majorBidi"/>
          <w:color w:val="auto"/>
          <w:sz w:val="24"/>
          <w:szCs w:val="24"/>
        </w:rPr>
      </w:pPr>
    </w:p>
    <w:p w14:paraId="7ED84894" w14:textId="77777777" w:rsidR="008C185C" w:rsidRPr="00AC1FEB" w:rsidRDefault="008C185C" w:rsidP="008C185C">
      <w:pPr>
        <w:spacing w:after="120" w:line="22" w:lineRule="atLeast"/>
        <w:ind w:left="115" w:right="1454" w:firstLine="0"/>
        <w:rPr>
          <w:rFonts w:asciiTheme="majorBidi" w:hAnsiTheme="majorBidi" w:cstheme="majorBidi"/>
          <w:sz w:val="22"/>
        </w:rPr>
      </w:pPr>
    </w:p>
    <w:p w14:paraId="728CF917" w14:textId="2DF8B8EB" w:rsidR="00B40032" w:rsidRPr="008C185C" w:rsidRDefault="001D71E4" w:rsidP="008C185C">
      <w:pPr>
        <w:pStyle w:val="ListParagraph"/>
        <w:ind w:firstLine="0"/>
        <w:rPr>
          <w:del w:id="1254" w:author="hp" w:date="2017-01-05T18:05:00Z"/>
          <w:rFonts w:asciiTheme="majorBidi" w:hAnsiTheme="majorBidi" w:cstheme="majorBidi"/>
          <w:color w:val="auto"/>
          <w:sz w:val="22"/>
        </w:rPr>
      </w:pPr>
      <w:del w:id="1255" w:author="hp" w:date="2017-01-05T18:05:00Z">
        <w:r w:rsidRPr="008C185C">
          <w:rPr>
            <w:rFonts w:asciiTheme="majorBidi" w:hAnsiTheme="majorBidi" w:cstheme="majorBidi"/>
            <w:color w:val="212121"/>
            <w:sz w:val="22"/>
            <w:shd w:val="clear" w:color="auto" w:fill="FFFFFF"/>
          </w:rPr>
          <w:delText xml:space="preserve">As it </w:delText>
        </w:r>
        <w:r w:rsidR="004827B3" w:rsidRPr="008C185C">
          <w:rPr>
            <w:rFonts w:asciiTheme="majorBidi" w:hAnsiTheme="majorBidi" w:cstheme="majorBidi"/>
            <w:color w:val="212121"/>
            <w:sz w:val="22"/>
            <w:shd w:val="clear" w:color="auto" w:fill="FFFFFF"/>
          </w:rPr>
          <w:delText>was mentioned above in</w:delText>
        </w:r>
        <w:r w:rsidR="00B40032" w:rsidRPr="008C185C">
          <w:rPr>
            <w:rFonts w:asciiTheme="majorBidi" w:hAnsiTheme="majorBidi" w:cstheme="majorBidi"/>
            <w:color w:val="212121"/>
            <w:sz w:val="22"/>
            <w:shd w:val="clear" w:color="auto" w:fill="FFFFFF"/>
          </w:rPr>
          <w:delText xml:space="preserve"> the</w:delText>
        </w:r>
        <w:r w:rsidR="004827B3" w:rsidRPr="008C185C">
          <w:rPr>
            <w:rFonts w:asciiTheme="majorBidi" w:hAnsiTheme="majorBidi" w:cstheme="majorBidi"/>
            <w:color w:val="212121"/>
            <w:sz w:val="22"/>
            <w:shd w:val="clear" w:color="auto" w:fill="FFFFFF"/>
          </w:rPr>
          <w:delText xml:space="preserve"> </w:delText>
        </w:r>
        <w:r w:rsidR="004827B3" w:rsidRPr="008C185C">
          <w:rPr>
            <w:rFonts w:asciiTheme="majorBidi" w:hAnsiTheme="majorBidi" w:cstheme="majorBidi"/>
            <w:b/>
            <w:bCs/>
            <w:i/>
            <w:iCs/>
            <w:sz w:val="22"/>
          </w:rPr>
          <w:delText>Main Activity</w:delText>
        </w:r>
        <w:r w:rsidR="00B40032" w:rsidRPr="008C185C">
          <w:rPr>
            <w:rFonts w:asciiTheme="majorBidi" w:hAnsiTheme="majorBidi" w:cstheme="majorBidi"/>
            <w:color w:val="212121"/>
            <w:sz w:val="22"/>
            <w:shd w:val="clear" w:color="auto" w:fill="FFFFFF"/>
          </w:rPr>
          <w:delText xml:space="preserve"> spec of</w:delText>
        </w:r>
        <w:r w:rsidR="004827B3" w:rsidRPr="008C185C">
          <w:rPr>
            <w:rFonts w:asciiTheme="majorBidi" w:hAnsiTheme="majorBidi" w:cstheme="majorBidi"/>
            <w:sz w:val="22"/>
          </w:rPr>
          <w:delText xml:space="preserve"> </w:delText>
        </w:r>
        <w:r w:rsidR="00B40032" w:rsidRPr="008C185C">
          <w:rPr>
            <w:rFonts w:asciiTheme="majorBidi" w:hAnsiTheme="majorBidi" w:cstheme="majorBidi"/>
            <w:sz w:val="22"/>
          </w:rPr>
          <w:delText xml:space="preserve">we should add three elements </w:delText>
        </w:r>
        <w:r w:rsidR="004827B3" w:rsidRPr="008C185C">
          <w:rPr>
            <w:rFonts w:asciiTheme="majorBidi" w:hAnsiTheme="majorBidi" w:cstheme="majorBidi"/>
            <w:color w:val="212121"/>
            <w:sz w:val="22"/>
            <w:shd w:val="clear" w:color="auto" w:fill="FFFFFF"/>
          </w:rPr>
          <w:delText>as follow</w:delText>
        </w:r>
        <w:r w:rsidR="00B40032" w:rsidRPr="008C185C">
          <w:rPr>
            <w:rFonts w:asciiTheme="majorBidi" w:hAnsiTheme="majorBidi" w:cstheme="majorBidi"/>
            <w:color w:val="212121"/>
            <w:sz w:val="22"/>
            <w:shd w:val="clear" w:color="auto" w:fill="FFFFFF"/>
          </w:rPr>
          <w:delText>:</w:delText>
        </w:r>
      </w:del>
    </w:p>
    <w:p w14:paraId="253CE337" w14:textId="77777777" w:rsidR="00B40032" w:rsidRPr="0094686A" w:rsidRDefault="00B40032" w:rsidP="008C185C">
      <w:pPr>
        <w:pStyle w:val="ListParagraph"/>
        <w:ind w:firstLine="0"/>
        <w:rPr>
          <w:del w:id="1256" w:author="hp" w:date="2017-01-05T18:05:00Z"/>
        </w:rPr>
      </w:pPr>
      <w:del w:id="1257" w:author="hp" w:date="2017-01-05T18:05:00Z">
        <w:r w:rsidRPr="0094686A">
          <w:delText xml:space="preserve">Create New Event - element type : standard button </w:delText>
        </w:r>
      </w:del>
    </w:p>
    <w:p w14:paraId="2BE57233" w14:textId="77777777" w:rsidR="00B40032" w:rsidRPr="0094686A" w:rsidRDefault="00B40032" w:rsidP="008C185C">
      <w:pPr>
        <w:pStyle w:val="ListParagraph"/>
        <w:ind w:firstLine="0"/>
        <w:rPr>
          <w:del w:id="1258" w:author="hp" w:date="2017-01-05T18:05:00Z"/>
        </w:rPr>
      </w:pPr>
      <w:del w:id="1259" w:author="hp" w:date="2017-01-05T18:05:00Z">
        <w:r w:rsidRPr="0094686A">
          <w:delText xml:space="preserve">Show my events  - element type : standard button </w:delText>
        </w:r>
      </w:del>
    </w:p>
    <w:p w14:paraId="1C5AD15E" w14:textId="77777777" w:rsidR="00B40032" w:rsidRPr="0094686A" w:rsidRDefault="00B40032" w:rsidP="008C185C">
      <w:pPr>
        <w:pStyle w:val="ListParagraph"/>
        <w:ind w:firstLine="0"/>
        <w:rPr>
          <w:del w:id="1260" w:author="hp" w:date="2017-01-05T18:05:00Z"/>
        </w:rPr>
      </w:pPr>
      <w:del w:id="1261" w:author="hp" w:date="2017-01-05T18:05:00Z">
        <w:r w:rsidRPr="0094686A">
          <w:delText xml:space="preserve">Notification - element type : standard button </w:delText>
        </w:r>
      </w:del>
    </w:p>
    <w:p w14:paraId="631EB786" w14:textId="77777777" w:rsidR="00B40032" w:rsidRPr="0094686A" w:rsidRDefault="00B40032" w:rsidP="008C185C">
      <w:pPr>
        <w:pStyle w:val="ListParagraph"/>
        <w:ind w:firstLine="0"/>
        <w:rPr>
          <w:del w:id="1262" w:author="hp" w:date="2017-01-05T18:05:00Z"/>
          <w:color w:val="auto"/>
        </w:rPr>
      </w:pPr>
    </w:p>
    <w:p w14:paraId="2C73683F" w14:textId="0CCBC4A6" w:rsidR="00B40032" w:rsidRPr="0094686A" w:rsidRDefault="00006188" w:rsidP="008C185C">
      <w:pPr>
        <w:pStyle w:val="ListParagraph"/>
        <w:ind w:firstLine="0"/>
        <w:rPr>
          <w:del w:id="1263" w:author="hp" w:date="2017-01-05T18:05:00Z"/>
        </w:rPr>
      </w:pPr>
      <w:del w:id="1264" w:author="hp" w:date="2017-01-05T18:05:00Z">
        <w:r w:rsidRPr="0094686A">
          <w:delText xml:space="preserve"> The u</w:delText>
        </w:r>
        <w:r w:rsidR="00B40032" w:rsidRPr="0094686A">
          <w:delText xml:space="preserve">ser press on </w:delText>
        </w:r>
        <w:r w:rsidR="002B2C36" w:rsidRPr="0094686A">
          <w:rPr>
            <w:b/>
            <w:bCs/>
            <w:i/>
            <w:iCs/>
          </w:rPr>
          <w:delText>"</w:delText>
        </w:r>
        <w:r w:rsidR="00B40032" w:rsidRPr="0094686A">
          <w:rPr>
            <w:b/>
            <w:bCs/>
            <w:i/>
            <w:iCs/>
          </w:rPr>
          <w:delText>add screen</w:delText>
        </w:r>
        <w:r w:rsidR="002B2C36" w:rsidRPr="0094686A">
          <w:rPr>
            <w:b/>
            <w:bCs/>
            <w:i/>
            <w:iCs/>
          </w:rPr>
          <w:delText>"</w:delText>
        </w:r>
        <w:r w:rsidR="00B40032" w:rsidRPr="0094686A">
          <w:rPr>
            <w:b/>
            <w:bCs/>
          </w:rPr>
          <w:delText xml:space="preserve"> </w:delText>
        </w:r>
        <w:r w:rsidR="00B40032" w:rsidRPr="0094686A">
          <w:delText xml:space="preserve">button to add three </w:delText>
        </w:r>
        <w:r w:rsidR="002E1607" w:rsidRPr="0094686A">
          <w:delText>screens: Create</w:delText>
        </w:r>
        <w:r w:rsidR="00B40032" w:rsidRPr="0094686A">
          <w:delText xml:space="preserve"> New Event, Show my events and Notification.</w:delText>
        </w:r>
      </w:del>
    </w:p>
    <w:p w14:paraId="6273072F" w14:textId="2CB1736D" w:rsidR="00B40032" w:rsidRPr="0094686A" w:rsidRDefault="00006188" w:rsidP="008C185C">
      <w:pPr>
        <w:pStyle w:val="ListParagraph"/>
        <w:ind w:firstLine="0"/>
        <w:rPr>
          <w:del w:id="1265" w:author="hp" w:date="2017-01-05T18:05:00Z"/>
        </w:rPr>
      </w:pPr>
      <w:del w:id="1266" w:author="hp" w:date="2017-01-05T18:05:00Z">
        <w:r w:rsidRPr="0094686A">
          <w:delText xml:space="preserve">The </w:delText>
        </w:r>
        <w:r w:rsidR="00B40032" w:rsidRPr="0094686A">
          <w:delText>user add</w:delText>
        </w:r>
        <w:r w:rsidRPr="0094686A">
          <w:delText>s</w:delText>
        </w:r>
        <w:r w:rsidR="00B40032" w:rsidRPr="0094686A">
          <w:delText xml:space="preserve"> an element  by press</w:delText>
        </w:r>
        <w:r w:rsidRPr="0094686A">
          <w:delText>ing</w:delText>
        </w:r>
        <w:r w:rsidR="00B40032" w:rsidRPr="0094686A">
          <w:delText xml:space="preserve"> on </w:delText>
        </w:r>
        <w:r w:rsidRPr="0094686A">
          <w:delText>"</w:delText>
        </w:r>
        <w:r w:rsidR="00B40032" w:rsidRPr="0094686A">
          <w:rPr>
            <w:b/>
            <w:bCs/>
          </w:rPr>
          <w:delText>+</w:delText>
        </w:r>
        <w:r w:rsidRPr="0094686A">
          <w:rPr>
            <w:b/>
            <w:bCs/>
          </w:rPr>
          <w:delText>"</w:delText>
        </w:r>
        <w:r w:rsidR="00B40032" w:rsidRPr="0094686A">
          <w:rPr>
            <w:b/>
            <w:bCs/>
          </w:rPr>
          <w:delText xml:space="preserve"> </w:delText>
        </w:r>
        <w:r w:rsidR="00346481" w:rsidRPr="0094686A">
          <w:delText>button and choosing a</w:delText>
        </w:r>
        <w:r w:rsidR="00B40032" w:rsidRPr="0094686A">
          <w:delText xml:space="preserve"> type of element  by pressing on  </w:delText>
        </w:r>
        <w:r w:rsidR="00B40032" w:rsidRPr="0094686A">
          <w:rPr>
            <w:b/>
            <w:bCs/>
          </w:rPr>
          <w:delText xml:space="preserve">“standard button” . </w:delText>
        </w:r>
        <w:r w:rsidR="005E7477" w:rsidRPr="0094686A">
          <w:rPr>
            <w:color w:val="auto"/>
          </w:rPr>
          <w:delText xml:space="preserve">she/he </w:delText>
        </w:r>
        <w:r w:rsidR="00B40032" w:rsidRPr="0094686A">
          <w:delText xml:space="preserve">defines </w:delText>
        </w:r>
        <w:r w:rsidR="00346481" w:rsidRPr="0094686A">
          <w:delText>the</w:delText>
        </w:r>
        <w:r w:rsidR="00B40032" w:rsidRPr="0094686A">
          <w:delText xml:space="preserve"> following:</w:delText>
        </w:r>
        <w:r w:rsidR="00B40032" w:rsidRPr="0094686A">
          <w:rPr>
            <w:b/>
            <w:bCs/>
          </w:rPr>
          <w:delText xml:space="preserve"> </w:delText>
        </w:r>
        <w:r w:rsidR="00B40032" w:rsidRPr="0094686A">
          <w:delText> </w:delText>
        </w:r>
      </w:del>
    </w:p>
    <w:p w14:paraId="71E78F28" w14:textId="77777777" w:rsidR="00B40032" w:rsidRPr="0094686A" w:rsidRDefault="00B40032" w:rsidP="008C185C">
      <w:pPr>
        <w:pStyle w:val="ListParagraph"/>
        <w:ind w:firstLine="0"/>
        <w:rPr>
          <w:del w:id="1267" w:author="hp" w:date="2017-01-05T18:05:00Z"/>
        </w:rPr>
      </w:pPr>
      <w:del w:id="1268" w:author="hp" w:date="2017-01-05T18:05:00Z">
        <w:r w:rsidRPr="0094686A">
          <w:rPr>
            <w:b/>
            <w:bCs/>
          </w:rPr>
          <w:delText xml:space="preserve">name </w:delText>
        </w:r>
        <w:r w:rsidRPr="0094686A">
          <w:delText>of the button “Create New Event”.</w:delText>
        </w:r>
      </w:del>
    </w:p>
    <w:p w14:paraId="39FB465B" w14:textId="104B4366" w:rsidR="002B2C36" w:rsidRPr="0094686A" w:rsidRDefault="00B40032" w:rsidP="008C185C">
      <w:pPr>
        <w:pStyle w:val="ListParagraph"/>
        <w:ind w:firstLine="0"/>
        <w:rPr>
          <w:del w:id="1269" w:author="hp" w:date="2017-01-05T18:05:00Z"/>
        </w:rPr>
      </w:pPr>
      <w:del w:id="1270" w:author="hp" w:date="2017-01-05T18:05:00Z">
        <w:r w:rsidRPr="0094686A">
          <w:rPr>
            <w:b/>
            <w:bCs/>
          </w:rPr>
          <w:delText>move to</w:delText>
        </w:r>
        <w:r w:rsidRPr="0094686A">
          <w:delText xml:space="preserve"> </w:delText>
        </w:r>
        <w:r w:rsidR="00587B86" w:rsidRPr="0094686A">
          <w:delText>: "Create New Event" screen</w:delText>
        </w:r>
      </w:del>
    </w:p>
    <w:p w14:paraId="5473AA15" w14:textId="418FE002" w:rsidR="00B40032" w:rsidRPr="0094686A" w:rsidRDefault="00B40032" w:rsidP="008C185C">
      <w:pPr>
        <w:pStyle w:val="ListParagraph"/>
        <w:ind w:firstLine="0"/>
        <w:rPr>
          <w:del w:id="1271" w:author="hp" w:date="2017-01-05T18:05:00Z"/>
        </w:rPr>
      </w:pPr>
      <w:del w:id="1272" w:author="hp" w:date="2017-01-05T18:05:00Z">
        <w:r w:rsidRPr="0094686A">
          <w:delText>user</w:delText>
        </w:r>
        <w:r w:rsidR="00A50BB9" w:rsidRPr="0094686A">
          <w:delText xml:space="preserve"> then</w:delText>
        </w:r>
        <w:r w:rsidRPr="0094686A">
          <w:delText xml:space="preserve"> add</w:delText>
        </w:r>
        <w:r w:rsidR="00C72805" w:rsidRPr="0094686A">
          <w:delText>s</w:delText>
        </w:r>
        <w:r w:rsidR="00346481" w:rsidRPr="0094686A">
          <w:delText xml:space="preserve"> the</w:delText>
        </w:r>
        <w:r w:rsidRPr="0094686A">
          <w:delText xml:space="preserve"> </w:delText>
        </w:r>
        <w:r w:rsidRPr="0094686A">
          <w:rPr>
            <w:shd w:val="clear" w:color="auto" w:fill="FFFFFF"/>
          </w:rPr>
          <w:delText>remaining elements (</w:delText>
        </w:r>
        <w:r w:rsidRPr="0094686A">
          <w:delText>Show my events and Notification</w:delText>
        </w:r>
        <w:r w:rsidRPr="0094686A">
          <w:rPr>
            <w:shd w:val="clear" w:color="auto" w:fill="FFFFFF"/>
          </w:rPr>
          <w:delText xml:space="preserve">) in the same way. </w:delText>
        </w:r>
      </w:del>
    </w:p>
    <w:p w14:paraId="7450BF98" w14:textId="77777777" w:rsidR="00B40032" w:rsidRPr="0094686A" w:rsidRDefault="00B40032" w:rsidP="008C185C">
      <w:pPr>
        <w:pStyle w:val="ListParagraph"/>
        <w:ind w:firstLine="0"/>
        <w:rPr>
          <w:del w:id="1273" w:author="hp" w:date="2017-01-05T18:05:00Z"/>
          <w:color w:val="auto"/>
        </w:rPr>
      </w:pPr>
    </w:p>
    <w:p w14:paraId="58D30D7F" w14:textId="77777777" w:rsidR="00B40032" w:rsidRPr="0094686A" w:rsidRDefault="00B40032" w:rsidP="008C185C">
      <w:pPr>
        <w:pStyle w:val="ListParagraph"/>
        <w:ind w:firstLine="0"/>
        <w:rPr>
          <w:del w:id="1274" w:author="hp" w:date="2017-01-05T18:05:00Z"/>
          <w:color w:val="auto"/>
        </w:rPr>
      </w:pPr>
    </w:p>
    <w:p w14:paraId="33B9B4E7" w14:textId="77777777" w:rsidR="00B40032" w:rsidRPr="0094686A" w:rsidRDefault="00B40032" w:rsidP="008C185C">
      <w:pPr>
        <w:pStyle w:val="ListParagraph"/>
        <w:ind w:firstLine="0"/>
        <w:rPr>
          <w:del w:id="1275" w:author="hp" w:date="2017-01-05T18:05:00Z"/>
          <w:color w:val="auto"/>
        </w:rPr>
      </w:pPr>
    </w:p>
    <w:p w14:paraId="3670E419" w14:textId="230C3388" w:rsidR="00560C36" w:rsidRPr="0094686A" w:rsidRDefault="00560C36" w:rsidP="008C185C">
      <w:pPr>
        <w:pStyle w:val="ListParagraph"/>
        <w:ind w:firstLine="0"/>
        <w:rPr>
          <w:del w:id="1276" w:author="hp" w:date="2017-01-05T18:05:00Z"/>
          <w:color w:val="auto"/>
        </w:rPr>
      </w:pPr>
    </w:p>
    <w:p w14:paraId="2621A2ED" w14:textId="77777777" w:rsidR="00AC1FEB" w:rsidRPr="0094686A" w:rsidRDefault="00AC1FEB" w:rsidP="008C185C">
      <w:pPr>
        <w:pStyle w:val="ListParagraph"/>
        <w:ind w:firstLine="0"/>
        <w:rPr>
          <w:del w:id="1277" w:author="hp" w:date="2017-01-05T18:05:00Z"/>
          <w:color w:val="auto"/>
        </w:rPr>
      </w:pPr>
    </w:p>
    <w:p w14:paraId="32DA3B42" w14:textId="6222A981" w:rsidR="00560C36" w:rsidRPr="0094686A" w:rsidRDefault="00560C36" w:rsidP="008C185C">
      <w:pPr>
        <w:pStyle w:val="ListParagraph"/>
        <w:ind w:firstLine="0"/>
        <w:rPr>
          <w:del w:id="1278" w:author="hp" w:date="2017-01-05T18:05:00Z"/>
          <w:color w:val="auto"/>
        </w:rPr>
      </w:pPr>
    </w:p>
    <w:p w14:paraId="3B387AC1" w14:textId="77777777" w:rsidR="002E1607" w:rsidRPr="0094686A" w:rsidRDefault="002E1607" w:rsidP="008C185C">
      <w:pPr>
        <w:pStyle w:val="ListParagraph"/>
        <w:ind w:firstLine="0"/>
        <w:rPr>
          <w:del w:id="1279" w:author="hp" w:date="2017-01-05T18:05:00Z"/>
          <w:iCs/>
        </w:rPr>
      </w:pPr>
      <w:bookmarkStart w:id="1280" w:name="_Toc470446054"/>
      <w:del w:id="1281" w:author="hp" w:date="2017-01-05T18:05:00Z">
        <w:r w:rsidRPr="0094686A">
          <w:rPr>
            <w:iCs/>
          </w:rPr>
          <w:delText>Create New Event activity:</w:delText>
        </w:r>
        <w:bookmarkEnd w:id="1280"/>
      </w:del>
    </w:p>
    <w:p w14:paraId="66D41E7A" w14:textId="6DDE4808" w:rsidR="00C72805" w:rsidRPr="0094686A" w:rsidRDefault="00C72805" w:rsidP="008C185C">
      <w:pPr>
        <w:pStyle w:val="ListParagraph"/>
        <w:ind w:firstLine="0"/>
        <w:rPr>
          <w:del w:id="1282" w:author="hp" w:date="2017-01-05T18:05:00Z"/>
          <w:color w:val="auto"/>
        </w:rPr>
      </w:pPr>
    </w:p>
    <w:p w14:paraId="7DA7FB29" w14:textId="2A45078B" w:rsidR="00B40032" w:rsidRPr="0094686A" w:rsidRDefault="00560ACB" w:rsidP="008C185C">
      <w:pPr>
        <w:pStyle w:val="ListParagraph"/>
        <w:ind w:firstLine="0"/>
        <w:rPr>
          <w:del w:id="1283" w:author="hp" w:date="2017-01-05T18:05:00Z"/>
          <w:i/>
          <w:iCs/>
          <w:color w:val="auto"/>
        </w:rPr>
      </w:pPr>
      <w:del w:id="1284" w:author="hp" w:date="2017-01-05T18:05:00Z">
        <w:r w:rsidRPr="0094686A">
          <w:rPr>
            <w:i/>
            <w:iCs/>
          </w:rPr>
          <w:delText>"</w:delText>
        </w:r>
        <w:r w:rsidR="00B40032" w:rsidRPr="0094686A">
          <w:rPr>
            <w:i/>
            <w:iCs/>
          </w:rPr>
          <w:delText>Moderator + participant:</w:delText>
        </w:r>
      </w:del>
    </w:p>
    <w:p w14:paraId="305B60FC" w14:textId="77777777" w:rsidR="00B40032" w:rsidRPr="0094686A" w:rsidRDefault="00B40032" w:rsidP="008C185C">
      <w:pPr>
        <w:pStyle w:val="ListParagraph"/>
        <w:ind w:firstLine="0"/>
        <w:rPr>
          <w:del w:id="1285" w:author="hp" w:date="2017-01-05T18:05:00Z"/>
          <w:i/>
          <w:iCs/>
          <w:color w:val="auto"/>
        </w:rPr>
      </w:pPr>
      <w:del w:id="1286" w:author="hp" w:date="2017-01-05T18:05:00Z">
        <w:r w:rsidRPr="0094686A">
          <w:rPr>
            <w:i/>
            <w:iCs/>
          </w:rPr>
          <w:delText>Description: The user creates new event. Upon creating the event the user</w:delText>
        </w:r>
      </w:del>
    </w:p>
    <w:p w14:paraId="3CA47E96" w14:textId="77777777" w:rsidR="00B40032" w:rsidRPr="0094686A" w:rsidRDefault="00B40032" w:rsidP="008C185C">
      <w:pPr>
        <w:pStyle w:val="ListParagraph"/>
        <w:ind w:firstLine="0"/>
        <w:rPr>
          <w:del w:id="1287" w:author="hp" w:date="2017-01-05T18:05:00Z"/>
          <w:i/>
          <w:iCs/>
          <w:color w:val="auto"/>
        </w:rPr>
      </w:pPr>
      <w:del w:id="1288" w:author="hp" w:date="2017-01-05T18:05:00Z">
        <w:r w:rsidRPr="0094686A">
          <w:rPr>
            <w:i/>
            <w:iCs/>
          </w:rPr>
          <w:delText>becomes the moderator of the event.</w:delText>
        </w:r>
      </w:del>
    </w:p>
    <w:p w14:paraId="0D990E92" w14:textId="77777777" w:rsidR="00B40032" w:rsidRPr="0094686A" w:rsidRDefault="00B40032" w:rsidP="008C185C">
      <w:pPr>
        <w:pStyle w:val="ListParagraph"/>
        <w:ind w:firstLine="0"/>
        <w:rPr>
          <w:del w:id="1289" w:author="hp" w:date="2017-01-05T18:05:00Z"/>
          <w:i/>
          <w:iCs/>
          <w:color w:val="auto"/>
        </w:rPr>
      </w:pPr>
      <w:del w:id="1290" w:author="hp" w:date="2017-01-05T18:05:00Z">
        <w:r w:rsidRPr="0094686A">
          <w:rPr>
            <w:i/>
            <w:iCs/>
          </w:rPr>
          <w:delText>Input: Category, title, description, date and time, Ack is needed (yes/no),</w:delText>
        </w:r>
      </w:del>
    </w:p>
    <w:p w14:paraId="43D0B4DB" w14:textId="77777777" w:rsidR="00B40032" w:rsidRPr="0094686A" w:rsidRDefault="00B40032" w:rsidP="008C185C">
      <w:pPr>
        <w:pStyle w:val="ListParagraph"/>
        <w:ind w:firstLine="0"/>
        <w:rPr>
          <w:del w:id="1291" w:author="hp" w:date="2017-01-05T18:05:00Z"/>
          <w:i/>
          <w:iCs/>
          <w:color w:val="auto"/>
        </w:rPr>
      </w:pPr>
      <w:del w:id="1292" w:author="hp" w:date="2017-01-05T18:05:00Z">
        <w:r w:rsidRPr="0094686A">
          <w:rPr>
            <w:i/>
            <w:iCs/>
          </w:rPr>
          <w:delText>more details (optional), maximum number of participants (optional), save</w:delText>
        </w:r>
      </w:del>
    </w:p>
    <w:p w14:paraId="38B709C7" w14:textId="77777777" w:rsidR="00B40032" w:rsidRPr="0094686A" w:rsidRDefault="00B40032" w:rsidP="008C185C">
      <w:pPr>
        <w:pStyle w:val="ListParagraph"/>
        <w:ind w:firstLine="0"/>
        <w:rPr>
          <w:del w:id="1293" w:author="hp" w:date="2017-01-05T18:05:00Z"/>
          <w:i/>
          <w:iCs/>
          <w:color w:val="auto"/>
        </w:rPr>
      </w:pPr>
      <w:del w:id="1294" w:author="hp" w:date="2017-01-05T18:05:00Z">
        <w:r w:rsidRPr="0094686A">
          <w:rPr>
            <w:i/>
            <w:iCs/>
          </w:rPr>
          <w:delText>the event.</w:delText>
        </w:r>
      </w:del>
    </w:p>
    <w:p w14:paraId="60FEF76D" w14:textId="77777777" w:rsidR="00B40032" w:rsidRPr="0094686A" w:rsidRDefault="00B40032" w:rsidP="008C185C">
      <w:pPr>
        <w:pStyle w:val="ListParagraph"/>
        <w:ind w:firstLine="0"/>
        <w:rPr>
          <w:del w:id="1295" w:author="hp" w:date="2017-01-05T18:05:00Z"/>
          <w:i/>
          <w:iCs/>
          <w:color w:val="auto"/>
        </w:rPr>
      </w:pPr>
      <w:del w:id="1296" w:author="hp" w:date="2017-01-05T18:05:00Z">
        <w:r w:rsidRPr="0094686A">
          <w:rPr>
            <w:i/>
            <w:iCs/>
          </w:rPr>
          <w:delText>Output: If the user didn’t fill one or more of the mandatory fields, a pop</w:delText>
        </w:r>
      </w:del>
    </w:p>
    <w:p w14:paraId="3066EC29" w14:textId="77777777" w:rsidR="00B40032" w:rsidRPr="0094686A" w:rsidRDefault="00B40032" w:rsidP="008C185C">
      <w:pPr>
        <w:pStyle w:val="ListParagraph"/>
        <w:ind w:firstLine="0"/>
        <w:rPr>
          <w:del w:id="1297" w:author="hp" w:date="2017-01-05T18:05:00Z"/>
          <w:i/>
          <w:iCs/>
          <w:color w:val="auto"/>
        </w:rPr>
      </w:pPr>
      <w:del w:id="1298" w:author="hp" w:date="2017-01-05T18:05:00Z">
        <w:r w:rsidRPr="0094686A">
          <w:rPr>
            <w:i/>
            <w:iCs/>
          </w:rPr>
          <w:delText>up message with a request to correct the suitable field(s) will appear.</w:delText>
        </w:r>
      </w:del>
    </w:p>
    <w:p w14:paraId="777EB962" w14:textId="77777777" w:rsidR="00B40032" w:rsidRPr="0094686A" w:rsidRDefault="00B40032" w:rsidP="008C185C">
      <w:pPr>
        <w:pStyle w:val="ListParagraph"/>
        <w:ind w:firstLine="0"/>
        <w:rPr>
          <w:del w:id="1299" w:author="hp" w:date="2017-01-05T18:05:00Z"/>
          <w:i/>
          <w:iCs/>
          <w:color w:val="auto"/>
        </w:rPr>
      </w:pPr>
      <w:del w:id="1300" w:author="hp" w:date="2017-01-05T18:05:00Z">
        <w:r w:rsidRPr="0094686A">
          <w:rPr>
            <w:i/>
            <w:iCs/>
          </w:rPr>
          <w:delText>Otherwise, if the maximum number of participants is less than one, an</w:delText>
        </w:r>
      </w:del>
    </w:p>
    <w:p w14:paraId="539AD24C" w14:textId="77777777" w:rsidR="00B40032" w:rsidRPr="0094686A" w:rsidRDefault="00B40032" w:rsidP="008C185C">
      <w:pPr>
        <w:pStyle w:val="ListParagraph"/>
        <w:ind w:firstLine="0"/>
        <w:rPr>
          <w:del w:id="1301" w:author="hp" w:date="2017-01-05T18:05:00Z"/>
          <w:i/>
          <w:iCs/>
          <w:color w:val="auto"/>
        </w:rPr>
      </w:pPr>
      <w:del w:id="1302" w:author="hp" w:date="2017-01-05T18:05:00Z">
        <w:r w:rsidRPr="0094686A">
          <w:rPr>
            <w:i/>
            <w:iCs/>
          </w:rPr>
          <w:delText>error message will appear. Upon pressing the save button the user will be</w:delText>
        </w:r>
      </w:del>
    </w:p>
    <w:p w14:paraId="75828473" w14:textId="055B4F0D" w:rsidR="00B40032" w:rsidRPr="0094686A" w:rsidRDefault="00B40032" w:rsidP="008C185C">
      <w:pPr>
        <w:pStyle w:val="ListParagraph"/>
        <w:ind w:firstLine="0"/>
        <w:rPr>
          <w:del w:id="1303" w:author="hp" w:date="2017-01-05T18:05:00Z"/>
          <w:i/>
          <w:iCs/>
          <w:color w:val="auto"/>
        </w:rPr>
      </w:pPr>
      <w:del w:id="1304" w:author="hp" w:date="2017-01-05T18:05:00Z">
        <w:r w:rsidRPr="0094686A">
          <w:rPr>
            <w:i/>
            <w:iCs/>
          </w:rPr>
          <w:delText>directed to the Main screen.</w:delText>
        </w:r>
        <w:r w:rsidR="00AC1FEB" w:rsidRPr="0094686A">
          <w:rPr>
            <w:i/>
            <w:iCs/>
          </w:rPr>
          <w:delText>”</w:delText>
        </w:r>
      </w:del>
    </w:p>
    <w:p w14:paraId="2B201DA0" w14:textId="77777777" w:rsidR="00B40032" w:rsidRPr="0094686A" w:rsidRDefault="00B40032" w:rsidP="008C185C">
      <w:pPr>
        <w:pStyle w:val="ListParagraph"/>
        <w:ind w:firstLine="0"/>
        <w:rPr>
          <w:del w:id="1305" w:author="hp" w:date="2017-01-05T18:05:00Z"/>
          <w:color w:val="auto"/>
        </w:rPr>
      </w:pPr>
    </w:p>
    <w:p w14:paraId="0A1D41B2" w14:textId="5B212D85" w:rsidR="00B40032" w:rsidRPr="0094686A" w:rsidRDefault="00B40032" w:rsidP="008C185C">
      <w:pPr>
        <w:pStyle w:val="ListParagraph"/>
        <w:ind w:firstLine="0"/>
        <w:rPr>
          <w:del w:id="1306" w:author="hp" w:date="2017-01-05T18:05:00Z"/>
          <w:color w:val="auto"/>
        </w:rPr>
      </w:pPr>
      <w:del w:id="1307" w:author="hp" w:date="2017-01-05T18:05:00Z">
        <w:r w:rsidRPr="0094686A">
          <w:rPr>
            <w:color w:val="auto"/>
            <w:shd w:val="clear" w:color="auto" w:fill="FFFFFF"/>
          </w:rPr>
          <w:delText xml:space="preserve">the spec of screen </w:delText>
        </w:r>
        <w:r w:rsidRPr="0094686A">
          <w:rPr>
            <w:b/>
            <w:bCs/>
            <w:i/>
            <w:iCs/>
            <w:color w:val="auto"/>
          </w:rPr>
          <w:delText>Create New Event activity</w:delText>
        </w:r>
        <w:r w:rsidRPr="0094686A">
          <w:rPr>
            <w:color w:val="auto"/>
          </w:rPr>
          <w:delText>:</w:delText>
        </w:r>
        <w:r w:rsidRPr="0094686A">
          <w:rPr>
            <w:b/>
            <w:bCs/>
            <w:i/>
            <w:iCs/>
            <w:color w:val="auto"/>
          </w:rPr>
          <w:delText xml:space="preserve"> </w:delText>
        </w:r>
        <w:r w:rsidRPr="0094686A">
          <w:rPr>
            <w:color w:val="auto"/>
          </w:rPr>
          <w:delText xml:space="preserve"> we should add </w:delText>
        </w:r>
        <w:r w:rsidR="0042507A" w:rsidRPr="0094686A">
          <w:rPr>
            <w:color w:val="auto"/>
          </w:rPr>
          <w:delText>these elements</w:delText>
        </w:r>
        <w:r w:rsidRPr="0094686A">
          <w:rPr>
            <w:color w:val="auto"/>
          </w:rPr>
          <w:delText xml:space="preserve"> </w:delText>
        </w:r>
        <w:r w:rsidRPr="0094686A">
          <w:rPr>
            <w:color w:val="auto"/>
            <w:shd w:val="clear" w:color="auto" w:fill="FFFFFF"/>
          </w:rPr>
          <w:delText>as follows:</w:delText>
        </w:r>
      </w:del>
    </w:p>
    <w:p w14:paraId="1F6DF07B" w14:textId="22DC328A" w:rsidR="00B40032" w:rsidRPr="0094686A" w:rsidRDefault="00B40032" w:rsidP="008C185C">
      <w:pPr>
        <w:pStyle w:val="ListParagraph"/>
        <w:ind w:firstLine="0"/>
        <w:rPr>
          <w:del w:id="1308" w:author="hp" w:date="2017-01-05T18:05:00Z"/>
          <w:color w:val="auto"/>
        </w:rPr>
      </w:pPr>
      <w:del w:id="1309" w:author="hp" w:date="2017-01-05T18:05:00Z">
        <w:r w:rsidRPr="0094686A">
          <w:rPr>
            <w:color w:val="auto"/>
          </w:rPr>
          <w:delText xml:space="preserve">Category - element </w:delText>
        </w:r>
        <w:r w:rsidR="0042507A" w:rsidRPr="0094686A">
          <w:rPr>
            <w:color w:val="auto"/>
          </w:rPr>
          <w:delText>type:</w:delText>
        </w:r>
        <w:r w:rsidRPr="0094686A">
          <w:rPr>
            <w:color w:val="auto"/>
          </w:rPr>
          <w:delText xml:space="preserve"> List </w:delText>
        </w:r>
      </w:del>
    </w:p>
    <w:p w14:paraId="57AF559B" w14:textId="2DCD13EA" w:rsidR="00B40032" w:rsidRPr="0094686A" w:rsidRDefault="0042507A" w:rsidP="008C185C">
      <w:pPr>
        <w:pStyle w:val="ListParagraph"/>
        <w:ind w:firstLine="0"/>
        <w:rPr>
          <w:del w:id="1310" w:author="hp" w:date="2017-01-05T18:05:00Z"/>
          <w:color w:val="auto"/>
        </w:rPr>
      </w:pPr>
      <w:del w:id="1311" w:author="hp" w:date="2017-01-05T18:05:00Z">
        <w:r w:rsidRPr="0094686A">
          <w:rPr>
            <w:color w:val="auto"/>
          </w:rPr>
          <w:delText>title -</w:delText>
        </w:r>
        <w:r w:rsidR="00B40032" w:rsidRPr="0094686A">
          <w:rPr>
            <w:color w:val="auto"/>
          </w:rPr>
          <w:delText xml:space="preserve"> element </w:delText>
        </w:r>
        <w:r w:rsidRPr="0094686A">
          <w:rPr>
            <w:color w:val="auto"/>
          </w:rPr>
          <w:delText>type:</w:delText>
        </w:r>
        <w:r w:rsidR="00B40032" w:rsidRPr="0094686A">
          <w:rPr>
            <w:color w:val="auto"/>
          </w:rPr>
          <w:delText xml:space="preserve"> defined/undefined</w:delText>
        </w:r>
      </w:del>
    </w:p>
    <w:p w14:paraId="7C73FA9D" w14:textId="2F81D080" w:rsidR="00B40032" w:rsidRPr="0094686A" w:rsidRDefault="00B40032" w:rsidP="008C185C">
      <w:pPr>
        <w:pStyle w:val="ListParagraph"/>
        <w:ind w:firstLine="0"/>
        <w:rPr>
          <w:del w:id="1312" w:author="hp" w:date="2017-01-05T18:05:00Z"/>
          <w:color w:val="auto"/>
        </w:rPr>
      </w:pPr>
      <w:del w:id="1313" w:author="hp" w:date="2017-01-05T18:05:00Z">
        <w:r w:rsidRPr="0094686A">
          <w:rPr>
            <w:color w:val="auto"/>
          </w:rPr>
          <w:delText xml:space="preserve">description- element </w:delText>
        </w:r>
        <w:r w:rsidR="0042507A" w:rsidRPr="0094686A">
          <w:rPr>
            <w:color w:val="auto"/>
          </w:rPr>
          <w:delText>type:</w:delText>
        </w:r>
        <w:r w:rsidRPr="0094686A">
          <w:rPr>
            <w:color w:val="auto"/>
          </w:rPr>
          <w:delText xml:space="preserve"> defined/undefined</w:delText>
        </w:r>
      </w:del>
    </w:p>
    <w:p w14:paraId="08625B0A" w14:textId="222885D5" w:rsidR="00B40032" w:rsidRPr="0094686A" w:rsidRDefault="00B40032" w:rsidP="008C185C">
      <w:pPr>
        <w:pStyle w:val="ListParagraph"/>
        <w:ind w:firstLine="0"/>
        <w:rPr>
          <w:del w:id="1314" w:author="hp" w:date="2017-01-05T18:05:00Z"/>
          <w:color w:val="auto"/>
        </w:rPr>
      </w:pPr>
      <w:del w:id="1315" w:author="hp" w:date="2017-01-05T18:05:00Z">
        <w:r w:rsidRPr="0094686A">
          <w:rPr>
            <w:color w:val="auto"/>
          </w:rPr>
          <w:delText xml:space="preserve">date- element </w:delText>
        </w:r>
        <w:r w:rsidR="0042507A" w:rsidRPr="0094686A">
          <w:rPr>
            <w:color w:val="auto"/>
          </w:rPr>
          <w:delText>type:</w:delText>
        </w:r>
        <w:r w:rsidRPr="0094686A">
          <w:rPr>
            <w:color w:val="auto"/>
          </w:rPr>
          <w:delText xml:space="preserve"> defined/undefined</w:delText>
        </w:r>
      </w:del>
    </w:p>
    <w:p w14:paraId="404B47CE" w14:textId="07A31339" w:rsidR="00B40032" w:rsidRPr="0094686A" w:rsidRDefault="00B40032" w:rsidP="008C185C">
      <w:pPr>
        <w:pStyle w:val="ListParagraph"/>
        <w:ind w:firstLine="0"/>
        <w:rPr>
          <w:del w:id="1316" w:author="hp" w:date="2017-01-05T18:05:00Z"/>
          <w:color w:val="auto"/>
        </w:rPr>
      </w:pPr>
      <w:del w:id="1317" w:author="hp" w:date="2017-01-05T18:05:00Z">
        <w:r w:rsidRPr="0094686A">
          <w:rPr>
            <w:color w:val="auto"/>
          </w:rPr>
          <w:delText xml:space="preserve">time- element </w:delText>
        </w:r>
        <w:r w:rsidR="0042507A" w:rsidRPr="0094686A">
          <w:rPr>
            <w:color w:val="auto"/>
          </w:rPr>
          <w:delText>type:</w:delText>
        </w:r>
        <w:r w:rsidRPr="0094686A">
          <w:rPr>
            <w:color w:val="auto"/>
          </w:rPr>
          <w:delText xml:space="preserve"> defined/undefined </w:delText>
        </w:r>
      </w:del>
    </w:p>
    <w:p w14:paraId="230E7404" w14:textId="77777777" w:rsidR="00B40032" w:rsidRPr="0094686A" w:rsidRDefault="00B40032" w:rsidP="008C185C">
      <w:pPr>
        <w:pStyle w:val="ListParagraph"/>
        <w:ind w:firstLine="0"/>
        <w:rPr>
          <w:del w:id="1318" w:author="hp" w:date="2017-01-05T18:05:00Z"/>
          <w:color w:val="auto"/>
        </w:rPr>
      </w:pPr>
      <w:del w:id="1319" w:author="hp" w:date="2017-01-05T18:05:00Z">
        <w:r w:rsidRPr="0094686A">
          <w:rPr>
            <w:color w:val="auto"/>
          </w:rPr>
          <w:delText>Ack  - element type :On-Off</w:delText>
        </w:r>
      </w:del>
    </w:p>
    <w:p w14:paraId="7C85908C" w14:textId="16253931" w:rsidR="00B40032" w:rsidRPr="0094686A" w:rsidRDefault="00B40032" w:rsidP="008C185C">
      <w:pPr>
        <w:pStyle w:val="ListParagraph"/>
        <w:ind w:firstLine="0"/>
        <w:rPr>
          <w:del w:id="1320" w:author="hp" w:date="2017-01-05T18:05:00Z"/>
          <w:color w:val="auto"/>
        </w:rPr>
      </w:pPr>
      <w:del w:id="1321" w:author="hp" w:date="2017-01-05T18:05:00Z">
        <w:r w:rsidRPr="0094686A">
          <w:rPr>
            <w:color w:val="auto"/>
          </w:rPr>
          <w:delText xml:space="preserve">save- element </w:delText>
        </w:r>
        <w:r w:rsidR="0042507A" w:rsidRPr="0094686A">
          <w:rPr>
            <w:color w:val="auto"/>
          </w:rPr>
          <w:delText>type:</w:delText>
        </w:r>
        <w:r w:rsidRPr="0094686A">
          <w:rPr>
            <w:color w:val="auto"/>
          </w:rPr>
          <w:delText xml:space="preserve">  standard button</w:delText>
        </w:r>
      </w:del>
    </w:p>
    <w:p w14:paraId="2B07358F" w14:textId="2D0FCB38" w:rsidR="00B40032" w:rsidRPr="0094686A" w:rsidRDefault="00B40032" w:rsidP="008C185C">
      <w:pPr>
        <w:pStyle w:val="ListParagraph"/>
        <w:ind w:firstLine="0"/>
        <w:rPr>
          <w:del w:id="1322" w:author="hp" w:date="2017-01-05T18:05:00Z"/>
          <w:color w:val="auto"/>
        </w:rPr>
      </w:pPr>
      <w:del w:id="1323" w:author="hp" w:date="2017-01-05T18:05:00Z">
        <w:r w:rsidRPr="0094686A">
          <w:rPr>
            <w:color w:val="auto"/>
          </w:rPr>
          <w:delText xml:space="preserve">cancel- element </w:delText>
        </w:r>
        <w:r w:rsidR="0042507A" w:rsidRPr="0094686A">
          <w:rPr>
            <w:color w:val="auto"/>
          </w:rPr>
          <w:delText>type:</w:delText>
        </w:r>
        <w:r w:rsidRPr="0094686A">
          <w:rPr>
            <w:color w:val="auto"/>
          </w:rPr>
          <w:delText xml:space="preserve"> standard button</w:delText>
        </w:r>
      </w:del>
    </w:p>
    <w:p w14:paraId="08EB9486" w14:textId="75991670" w:rsidR="00B40032" w:rsidRPr="0094686A" w:rsidRDefault="00B40032" w:rsidP="008C185C">
      <w:pPr>
        <w:pStyle w:val="ListParagraph"/>
        <w:ind w:firstLine="0"/>
        <w:rPr>
          <w:del w:id="1324" w:author="hp" w:date="2017-01-05T18:05:00Z"/>
          <w:color w:val="auto"/>
        </w:rPr>
      </w:pPr>
    </w:p>
    <w:p w14:paraId="50AD8D34" w14:textId="51F3E295" w:rsidR="00B40032" w:rsidRPr="0094686A" w:rsidRDefault="00B40032" w:rsidP="008C185C">
      <w:pPr>
        <w:pStyle w:val="ListParagraph"/>
        <w:ind w:firstLine="0"/>
        <w:rPr>
          <w:del w:id="1325" w:author="hp" w:date="2017-01-05T18:05:00Z"/>
          <w:color w:val="auto"/>
        </w:rPr>
      </w:pPr>
      <w:del w:id="1326" w:author="hp" w:date="2017-01-05T18:05:00Z">
        <w:r w:rsidRPr="0094686A">
          <w:rPr>
            <w:i/>
            <w:iCs/>
            <w:color w:val="434343"/>
          </w:rPr>
          <w:delText>“Input: Category, title, description, date and time, Ack is needed (yes/no</w:delText>
        </w:r>
        <w:r w:rsidR="0042507A" w:rsidRPr="0094686A">
          <w:rPr>
            <w:i/>
            <w:iCs/>
            <w:color w:val="434343"/>
          </w:rPr>
          <w:delText>), more</w:delText>
        </w:r>
        <w:r w:rsidRPr="0094686A">
          <w:rPr>
            <w:i/>
            <w:iCs/>
            <w:color w:val="434343"/>
          </w:rPr>
          <w:delText xml:space="preserve"> details (optional), maximum number of participants (optional), save the event.” </w:delText>
        </w:r>
      </w:del>
    </w:p>
    <w:p w14:paraId="2D0EEA65" w14:textId="401E0A46" w:rsidR="00B40032" w:rsidRPr="0094686A" w:rsidRDefault="00C72805" w:rsidP="008C185C">
      <w:pPr>
        <w:pStyle w:val="ListParagraph"/>
        <w:ind w:firstLine="0"/>
        <w:rPr>
          <w:del w:id="1327" w:author="hp" w:date="2017-01-05T18:05:00Z"/>
        </w:rPr>
      </w:pPr>
      <w:del w:id="1328" w:author="hp" w:date="2017-01-05T18:05:00Z">
        <w:r w:rsidRPr="0094686A">
          <w:delText xml:space="preserve">The </w:delText>
        </w:r>
        <w:r w:rsidR="00DC663B" w:rsidRPr="0094686A">
          <w:delText xml:space="preserve">user </w:delText>
        </w:r>
        <w:r w:rsidR="00B40032" w:rsidRPr="0094686A">
          <w:delText>add</w:delText>
        </w:r>
        <w:r w:rsidR="00DC663B" w:rsidRPr="0094686A">
          <w:delText>s</w:delText>
        </w:r>
        <w:r w:rsidR="00B40032" w:rsidRPr="0094686A">
          <w:delText xml:space="preserve"> </w:delText>
        </w:r>
        <w:r w:rsidR="00DC663B" w:rsidRPr="0094686A">
          <w:delText xml:space="preserve">a </w:delText>
        </w:r>
        <w:r w:rsidR="00B40032" w:rsidRPr="0094686A">
          <w:delText xml:space="preserve">Category element by pressing on </w:delText>
        </w:r>
        <w:r w:rsidR="00B40032" w:rsidRPr="0094686A">
          <w:rPr>
            <w:b/>
            <w:bCs/>
          </w:rPr>
          <w:delText xml:space="preserve">+ </w:delText>
        </w:r>
        <w:r w:rsidR="00B40032" w:rsidRPr="0094686A">
          <w:delText xml:space="preserve">button in </w:delText>
        </w:r>
        <w:r w:rsidR="00B40032" w:rsidRPr="0094686A">
          <w:rPr>
            <w:shd w:val="clear" w:color="auto" w:fill="FFFFFF"/>
          </w:rPr>
          <w:delText> </w:delText>
        </w:r>
        <w:r w:rsidR="00B40032" w:rsidRPr="0094686A">
          <w:rPr>
            <w:b/>
            <w:bCs/>
            <w:i/>
            <w:iCs/>
          </w:rPr>
          <w:delText xml:space="preserve">Create New Event </w:delText>
        </w:r>
        <w:r w:rsidR="00B40032" w:rsidRPr="0094686A">
          <w:rPr>
            <w:b/>
            <w:bCs/>
          </w:rPr>
          <w:delText>screen</w:delText>
        </w:r>
        <w:r w:rsidR="00B40032" w:rsidRPr="0094686A">
          <w:delText xml:space="preserve"> and</w:delText>
        </w:r>
        <w:r w:rsidR="00DC663B" w:rsidRPr="0094686A">
          <w:delText xml:space="preserve"> </w:delText>
        </w:r>
        <w:r w:rsidR="00B40032" w:rsidRPr="0094686A">
          <w:delText xml:space="preserve"> choose</w:delText>
        </w:r>
        <w:r w:rsidR="00DC663B" w:rsidRPr="0094686A">
          <w:delText xml:space="preserve">s a </w:delText>
        </w:r>
        <w:r w:rsidR="00B40032" w:rsidRPr="0094686A">
          <w:delText xml:space="preserve"> type of element  by pressing on “</w:delText>
        </w:r>
        <w:r w:rsidR="00B40032" w:rsidRPr="0094686A">
          <w:rPr>
            <w:b/>
            <w:bCs/>
            <w:i/>
            <w:iCs/>
          </w:rPr>
          <w:delText xml:space="preserve">List” </w:delText>
        </w:r>
        <w:r w:rsidR="005E7477" w:rsidRPr="0094686A">
          <w:rPr>
            <w:color w:val="auto"/>
          </w:rPr>
          <w:delText xml:space="preserve">she/he </w:delText>
        </w:r>
        <w:r w:rsidR="00DC663B" w:rsidRPr="0094686A">
          <w:delText>defines the</w:delText>
        </w:r>
        <w:r w:rsidR="00B40032" w:rsidRPr="0094686A">
          <w:delText xml:space="preserve"> following:</w:delText>
        </w:r>
        <w:r w:rsidR="00B40032" w:rsidRPr="0094686A">
          <w:rPr>
            <w:b/>
            <w:bCs/>
          </w:rPr>
          <w:delText xml:space="preserve"> </w:delText>
        </w:r>
        <w:r w:rsidR="00B40032" w:rsidRPr="0094686A">
          <w:delText> </w:delText>
        </w:r>
      </w:del>
    </w:p>
    <w:p w14:paraId="3042EAC0" w14:textId="77777777" w:rsidR="00B40032" w:rsidRPr="0094686A" w:rsidRDefault="00B40032" w:rsidP="008C185C">
      <w:pPr>
        <w:pStyle w:val="ListParagraph"/>
        <w:ind w:firstLine="0"/>
        <w:rPr>
          <w:del w:id="1329" w:author="hp" w:date="2017-01-05T18:05:00Z"/>
        </w:rPr>
      </w:pPr>
      <w:del w:id="1330" w:author="hp" w:date="2017-01-05T18:05:00Z">
        <w:r w:rsidRPr="0094686A">
          <w:rPr>
            <w:b/>
            <w:bCs/>
            <w:i/>
            <w:iCs/>
          </w:rPr>
          <w:delText xml:space="preserve">name of element: </w:delText>
        </w:r>
        <w:r w:rsidRPr="0094686A">
          <w:delText>Category  </w:delText>
        </w:r>
      </w:del>
    </w:p>
    <w:p w14:paraId="12349B39" w14:textId="4C8B0BAF" w:rsidR="00B40032" w:rsidRPr="0094686A" w:rsidRDefault="00B40032" w:rsidP="008C185C">
      <w:pPr>
        <w:pStyle w:val="ListParagraph"/>
        <w:ind w:firstLine="0"/>
        <w:rPr>
          <w:del w:id="1331" w:author="hp" w:date="2017-01-05T18:05:00Z"/>
        </w:rPr>
      </w:pPr>
      <w:del w:id="1332" w:author="hp" w:date="2017-01-05T18:05:00Z">
        <w:r w:rsidRPr="0094686A">
          <w:rPr>
            <w:b/>
            <w:bCs/>
            <w:i/>
            <w:iCs/>
          </w:rPr>
          <w:delText xml:space="preserve">values : </w:delText>
        </w:r>
        <w:r w:rsidR="00704D00" w:rsidRPr="0094686A">
          <w:delText> the user</w:delText>
        </w:r>
        <w:r w:rsidRPr="0094686A">
          <w:delText xml:space="preserve"> define</w:delText>
        </w:r>
        <w:r w:rsidR="00704D00" w:rsidRPr="0094686A">
          <w:delText>s the</w:delText>
        </w:r>
        <w:r w:rsidRPr="0094686A">
          <w:delText xml:space="preserve"> values that will </w:delText>
        </w:r>
        <w:r w:rsidR="00704D00" w:rsidRPr="0094686A">
          <w:delText xml:space="preserve">be </w:delText>
        </w:r>
        <w:r w:rsidRPr="0094686A">
          <w:delText xml:space="preserve">in this list such as : Study, eat and drink ,concerts, sports and convernation . </w:delText>
        </w:r>
      </w:del>
    </w:p>
    <w:p w14:paraId="07339A86" w14:textId="026604AB" w:rsidR="00B40032" w:rsidRPr="0094686A" w:rsidRDefault="00B40032" w:rsidP="008C185C">
      <w:pPr>
        <w:pStyle w:val="ListParagraph"/>
        <w:ind w:firstLine="0"/>
        <w:rPr>
          <w:del w:id="1333" w:author="hp" w:date="2017-01-05T18:05:00Z"/>
        </w:rPr>
      </w:pPr>
      <w:del w:id="1334" w:author="hp" w:date="2017-01-05T18:05:00Z">
        <w:r w:rsidRPr="0094686A">
          <w:rPr>
            <w:b/>
            <w:bCs/>
          </w:rPr>
          <w:delText xml:space="preserve">defaultVal: </w:delText>
        </w:r>
        <w:r w:rsidR="0027799A" w:rsidRPr="0094686A">
          <w:delText xml:space="preserve">the </w:delText>
        </w:r>
        <w:r w:rsidRPr="0094686A">
          <w:delText xml:space="preserve">user chooses default value from this list such as </w:delText>
        </w:r>
        <w:r w:rsidRPr="0094686A">
          <w:rPr>
            <w:b/>
            <w:bCs/>
            <w:i/>
            <w:iCs/>
          </w:rPr>
          <w:delText>“study”.</w:delText>
        </w:r>
      </w:del>
    </w:p>
    <w:p w14:paraId="61BBBEB9" w14:textId="77777777" w:rsidR="00B40032" w:rsidRPr="0094686A" w:rsidRDefault="00B40032" w:rsidP="008C185C">
      <w:pPr>
        <w:pStyle w:val="ListParagraph"/>
        <w:ind w:firstLine="0"/>
        <w:rPr>
          <w:del w:id="1335" w:author="hp" w:date="2017-01-05T18:05:00Z"/>
          <w:color w:val="auto"/>
        </w:rPr>
      </w:pPr>
    </w:p>
    <w:p w14:paraId="7A90BA50" w14:textId="77777777" w:rsidR="00B40032" w:rsidRPr="0094686A" w:rsidRDefault="00B40032" w:rsidP="008C185C">
      <w:pPr>
        <w:pStyle w:val="ListParagraph"/>
        <w:ind w:firstLine="0"/>
        <w:rPr>
          <w:del w:id="1336" w:author="hp" w:date="2017-01-05T18:05:00Z"/>
          <w:color w:val="auto"/>
        </w:rPr>
      </w:pPr>
    </w:p>
    <w:p w14:paraId="1D48799D" w14:textId="5FE762B8" w:rsidR="00B40032" w:rsidRPr="0094686A" w:rsidRDefault="00CA54D3" w:rsidP="008C185C">
      <w:pPr>
        <w:pStyle w:val="ListParagraph"/>
        <w:ind w:firstLine="0"/>
        <w:rPr>
          <w:del w:id="1337" w:author="hp" w:date="2017-01-05T18:05:00Z"/>
        </w:rPr>
      </w:pPr>
      <w:del w:id="1338" w:author="hp" w:date="2017-01-05T18:05:00Z">
        <w:r w:rsidRPr="0094686A">
          <w:delText xml:space="preserve">The user </w:delText>
        </w:r>
        <w:r w:rsidR="00B40032" w:rsidRPr="0094686A">
          <w:delText>add</w:delText>
        </w:r>
        <w:r w:rsidRPr="0094686A">
          <w:delText>s elements</w:delText>
        </w:r>
        <w:r w:rsidR="00B40032" w:rsidRPr="0094686A">
          <w:delText xml:space="preserve"> title, description, date and time by pressing on </w:delText>
        </w:r>
        <w:r w:rsidRPr="0094686A">
          <w:delText>"</w:delText>
        </w:r>
        <w:r w:rsidR="00B40032" w:rsidRPr="0094686A">
          <w:rPr>
            <w:b/>
            <w:bCs/>
          </w:rPr>
          <w:delText>+</w:delText>
        </w:r>
        <w:r w:rsidRPr="0094686A">
          <w:rPr>
            <w:b/>
            <w:bCs/>
          </w:rPr>
          <w:delText>"</w:delText>
        </w:r>
        <w:r w:rsidR="00B40032" w:rsidRPr="0094686A">
          <w:rPr>
            <w:b/>
            <w:bCs/>
          </w:rPr>
          <w:delText xml:space="preserve"> </w:delText>
        </w:r>
        <w:r w:rsidR="00B40032" w:rsidRPr="0094686A">
          <w:delText xml:space="preserve">button in </w:delText>
        </w:r>
        <w:r w:rsidR="00B40032" w:rsidRPr="0094686A">
          <w:rPr>
            <w:shd w:val="clear" w:color="auto" w:fill="FFFFFF"/>
          </w:rPr>
          <w:delText> </w:delText>
        </w:r>
        <w:r w:rsidR="00B40032" w:rsidRPr="0094686A">
          <w:rPr>
            <w:b/>
            <w:bCs/>
            <w:i/>
            <w:iCs/>
          </w:rPr>
          <w:delText xml:space="preserve">Create New Event activity </w:delText>
        </w:r>
        <w:r w:rsidR="00B40032" w:rsidRPr="0094686A">
          <w:rPr>
            <w:b/>
            <w:bCs/>
          </w:rPr>
          <w:delText xml:space="preserve">screen </w:delText>
        </w:r>
        <w:r w:rsidR="00B40032" w:rsidRPr="0094686A">
          <w:delText>and choose</w:delText>
        </w:r>
        <w:r w:rsidRPr="0094686A">
          <w:delText xml:space="preserve">s the </w:delText>
        </w:r>
        <w:r w:rsidR="00B40032" w:rsidRPr="0094686A">
          <w:delText xml:space="preserve"> type of element  by pressing on  </w:delText>
        </w:r>
        <w:r w:rsidR="00B40032" w:rsidRPr="0094686A">
          <w:rPr>
            <w:b/>
            <w:bCs/>
          </w:rPr>
          <w:delText xml:space="preserve">“defined/undefined”. </w:delText>
        </w:r>
        <w:r w:rsidR="005E7477" w:rsidRPr="0094686A">
          <w:rPr>
            <w:color w:val="auto"/>
          </w:rPr>
          <w:delText xml:space="preserve">she/he </w:delText>
        </w:r>
        <w:r w:rsidR="00B40032" w:rsidRPr="0094686A">
          <w:delText xml:space="preserve">defines for elements as following: </w:delText>
        </w:r>
      </w:del>
    </w:p>
    <w:p w14:paraId="006E3AE7" w14:textId="262F2D8F" w:rsidR="00B40032" w:rsidRPr="0094686A" w:rsidRDefault="00CA54D3" w:rsidP="008C185C">
      <w:pPr>
        <w:pStyle w:val="ListParagraph"/>
        <w:ind w:firstLine="0"/>
        <w:rPr>
          <w:del w:id="1339" w:author="hp" w:date="2017-01-05T18:05:00Z"/>
        </w:rPr>
      </w:pPr>
      <w:del w:id="1340" w:author="hp" w:date="2017-01-05T18:05:00Z">
        <w:r w:rsidRPr="0094686A">
          <w:rPr>
            <w:b/>
            <w:bCs/>
            <w:i/>
            <w:iCs/>
          </w:rPr>
          <w:delText xml:space="preserve">Element name </w:delText>
        </w:r>
        <w:r w:rsidR="00B40032" w:rsidRPr="0094686A">
          <w:rPr>
            <w:b/>
            <w:bCs/>
          </w:rPr>
          <w:delText xml:space="preserve">: </w:delText>
        </w:r>
        <w:r w:rsidRPr="0094686A">
          <w:delText xml:space="preserve">the </w:delText>
        </w:r>
        <w:r w:rsidR="00B40032" w:rsidRPr="0094686A">
          <w:delText xml:space="preserve">user enters a name such as a </w:delText>
        </w:r>
        <w:r w:rsidR="00B40032" w:rsidRPr="0094686A">
          <w:rPr>
            <w:b/>
            <w:bCs/>
            <w:i/>
            <w:iCs/>
          </w:rPr>
          <w:delText xml:space="preserve">title </w:delText>
        </w:r>
        <w:r w:rsidR="00B40032" w:rsidRPr="0094686A">
          <w:delText>.</w:delText>
        </w:r>
      </w:del>
    </w:p>
    <w:p w14:paraId="1FD6729B" w14:textId="6EC264CC" w:rsidR="00B40032" w:rsidRPr="0094686A" w:rsidRDefault="00B40032" w:rsidP="008C185C">
      <w:pPr>
        <w:pStyle w:val="ListParagraph"/>
        <w:ind w:firstLine="0"/>
        <w:rPr>
          <w:del w:id="1341" w:author="hp" w:date="2017-01-05T18:05:00Z"/>
        </w:rPr>
      </w:pPr>
      <w:del w:id="1342" w:author="hp" w:date="2017-01-05T18:05:00Z">
        <w:r w:rsidRPr="0094686A">
          <w:rPr>
            <w:b/>
            <w:bCs/>
          </w:rPr>
          <w:delText xml:space="preserve">defaultVal: </w:delText>
        </w:r>
        <w:r w:rsidR="00CA54D3" w:rsidRPr="0094686A">
          <w:delText xml:space="preserve">the </w:delText>
        </w:r>
        <w:r w:rsidRPr="0094686A">
          <w:delText>user chooses</w:delText>
        </w:r>
        <w:r w:rsidR="00CA54D3" w:rsidRPr="0094686A">
          <w:delText xml:space="preserve"> a</w:delText>
        </w:r>
        <w:r w:rsidRPr="0094686A">
          <w:delText xml:space="preserve"> default value such as: </w:delText>
        </w:r>
        <w:r w:rsidRPr="0094686A">
          <w:rPr>
            <w:b/>
            <w:bCs/>
            <w:i/>
            <w:iCs/>
          </w:rPr>
          <w:delText>undefined</w:delText>
        </w:r>
        <w:r w:rsidRPr="0094686A">
          <w:delText>.</w:delText>
        </w:r>
      </w:del>
    </w:p>
    <w:p w14:paraId="00F7711E" w14:textId="77777777" w:rsidR="00B40032" w:rsidRPr="0094686A" w:rsidRDefault="00B40032" w:rsidP="008C185C">
      <w:pPr>
        <w:pStyle w:val="ListParagraph"/>
        <w:ind w:firstLine="0"/>
        <w:rPr>
          <w:del w:id="1343" w:author="hp" w:date="2017-01-05T18:05:00Z"/>
          <w:color w:val="auto"/>
        </w:rPr>
      </w:pPr>
    </w:p>
    <w:p w14:paraId="2FBB2B7B" w14:textId="1888B285" w:rsidR="00B40032" w:rsidRPr="0094686A" w:rsidRDefault="00CA54D3" w:rsidP="008C185C">
      <w:pPr>
        <w:pStyle w:val="ListParagraph"/>
        <w:ind w:firstLine="0"/>
        <w:rPr>
          <w:del w:id="1344" w:author="hp" w:date="2017-01-05T18:05:00Z"/>
        </w:rPr>
      </w:pPr>
      <w:del w:id="1345" w:author="hp" w:date="2017-01-05T18:05:00Z">
        <w:r w:rsidRPr="0094686A">
          <w:delText xml:space="preserve">The </w:delText>
        </w:r>
        <w:r w:rsidR="00B40032" w:rsidRPr="0094686A">
          <w:delText>user add</w:delText>
        </w:r>
        <w:r w:rsidRPr="0094686A">
          <w:delText>s</w:delText>
        </w:r>
        <w:r w:rsidR="00B40032" w:rsidRPr="0094686A">
          <w:delText xml:space="preserve"> “Ack” element by pressing</w:delText>
        </w:r>
        <w:r w:rsidRPr="0094686A">
          <w:delText xml:space="preserve"> on</w:delText>
        </w:r>
        <w:r w:rsidR="00B40032" w:rsidRPr="0094686A">
          <w:delText xml:space="preserve"> </w:delText>
        </w:r>
        <w:r w:rsidRPr="0094686A">
          <w:rPr>
            <w:b/>
            <w:bCs/>
          </w:rPr>
          <w:delText>"</w:delText>
        </w:r>
        <w:r w:rsidR="00B40032" w:rsidRPr="0094686A">
          <w:rPr>
            <w:b/>
            <w:bCs/>
          </w:rPr>
          <w:delText>+</w:delText>
        </w:r>
        <w:r w:rsidRPr="0094686A">
          <w:rPr>
            <w:b/>
            <w:bCs/>
          </w:rPr>
          <w:delText>"</w:delText>
        </w:r>
        <w:r w:rsidR="00B40032" w:rsidRPr="0094686A">
          <w:rPr>
            <w:b/>
            <w:bCs/>
          </w:rPr>
          <w:delText xml:space="preserve"> </w:delText>
        </w:r>
        <w:r w:rsidR="00B40032" w:rsidRPr="0094686A">
          <w:delText xml:space="preserve">button </w:delText>
        </w:r>
        <w:r w:rsidR="004835BD" w:rsidRPr="0094686A">
          <w:delText xml:space="preserve">in </w:delText>
        </w:r>
        <w:r w:rsidR="004835BD" w:rsidRPr="0094686A">
          <w:rPr>
            <w:shd w:val="clear" w:color="auto" w:fill="FFFFFF"/>
          </w:rPr>
          <w:delText>Create</w:delText>
        </w:r>
        <w:r w:rsidR="00B40032" w:rsidRPr="0094686A">
          <w:rPr>
            <w:b/>
            <w:bCs/>
            <w:i/>
            <w:iCs/>
          </w:rPr>
          <w:delText xml:space="preserve"> New Event activity </w:delText>
        </w:r>
        <w:r w:rsidR="00B40032" w:rsidRPr="0094686A">
          <w:rPr>
            <w:b/>
            <w:bCs/>
          </w:rPr>
          <w:delText xml:space="preserve">screen </w:delText>
        </w:r>
        <w:r w:rsidRPr="0094686A">
          <w:delText xml:space="preserve">and choosing the </w:delText>
        </w:r>
        <w:r w:rsidR="00B40032" w:rsidRPr="0094686A">
          <w:delText xml:space="preserve"> type of element by pressing on  </w:delText>
        </w:r>
        <w:r w:rsidR="00B40032" w:rsidRPr="0094686A">
          <w:rPr>
            <w:b/>
            <w:bCs/>
          </w:rPr>
          <w:delText>“on/off”.</w:delText>
        </w:r>
        <w:r w:rsidR="00B40032" w:rsidRPr="0094686A">
          <w:delText xml:space="preserve"> </w:delText>
        </w:r>
        <w:r w:rsidR="005E7477" w:rsidRPr="0094686A">
          <w:rPr>
            <w:color w:val="auto"/>
          </w:rPr>
          <w:delText xml:space="preserve">she/he </w:delText>
        </w:r>
        <w:r w:rsidR="00B40032" w:rsidRPr="0094686A">
          <w:delText>defines for</w:delText>
        </w:r>
        <w:r w:rsidRPr="0094686A">
          <w:delText xml:space="preserve"> </w:delText>
        </w:r>
        <w:r w:rsidR="002178D6" w:rsidRPr="0094686A">
          <w:delText xml:space="preserve"> elements the following:</w:delText>
        </w:r>
      </w:del>
    </w:p>
    <w:p w14:paraId="3A7FE9E2" w14:textId="0EFE3125" w:rsidR="00B40032" w:rsidRPr="0094686A" w:rsidRDefault="007256C6" w:rsidP="008C185C">
      <w:pPr>
        <w:pStyle w:val="ListParagraph"/>
        <w:ind w:firstLine="0"/>
        <w:rPr>
          <w:del w:id="1346" w:author="hp" w:date="2017-01-05T18:05:00Z"/>
          <w:b/>
          <w:bCs/>
        </w:rPr>
      </w:pPr>
      <w:del w:id="1347" w:author="hp" w:date="2017-01-05T18:05:00Z">
        <w:r w:rsidRPr="0094686A">
          <w:rPr>
            <w:b/>
            <w:bCs/>
          </w:rPr>
          <w:delText xml:space="preserve">The </w:delText>
        </w:r>
        <w:r w:rsidR="00B40032" w:rsidRPr="0094686A">
          <w:rPr>
            <w:b/>
            <w:bCs/>
          </w:rPr>
          <w:delText xml:space="preserve">name of element: </w:delText>
        </w:r>
        <w:r w:rsidR="00B40032" w:rsidRPr="0094686A">
          <w:delText xml:space="preserve">ACK . </w:delText>
        </w:r>
      </w:del>
    </w:p>
    <w:p w14:paraId="583C68C7" w14:textId="35D9BE5A" w:rsidR="00B40032" w:rsidRPr="0094686A" w:rsidRDefault="00B40032" w:rsidP="008C185C">
      <w:pPr>
        <w:pStyle w:val="ListParagraph"/>
        <w:ind w:firstLine="0"/>
        <w:rPr>
          <w:del w:id="1348" w:author="hp" w:date="2017-01-05T18:05:00Z"/>
        </w:rPr>
      </w:pPr>
      <w:del w:id="1349" w:author="hp" w:date="2017-01-05T18:05:00Z">
        <w:r w:rsidRPr="0094686A">
          <w:rPr>
            <w:b/>
            <w:bCs/>
          </w:rPr>
          <w:delText xml:space="preserve">defaultVal: </w:delText>
        </w:r>
        <w:r w:rsidR="00CA54D3" w:rsidRPr="0094686A">
          <w:delText xml:space="preserve">the </w:delText>
        </w:r>
        <w:r w:rsidRPr="0094686A">
          <w:delText>user chooses</w:delText>
        </w:r>
        <w:r w:rsidR="007256C6" w:rsidRPr="0094686A">
          <w:delText xml:space="preserve"> the</w:delText>
        </w:r>
        <w:r w:rsidRPr="0094686A">
          <w:delText xml:space="preserve"> default value such as an “off”</w:delText>
        </w:r>
      </w:del>
    </w:p>
    <w:p w14:paraId="208C86CB" w14:textId="77777777" w:rsidR="00B40032" w:rsidRPr="0094686A" w:rsidRDefault="00B40032" w:rsidP="008C185C">
      <w:pPr>
        <w:pStyle w:val="ListParagraph"/>
        <w:ind w:firstLine="0"/>
        <w:rPr>
          <w:del w:id="1350" w:author="hp" w:date="2017-01-05T18:05:00Z"/>
          <w:color w:val="auto"/>
        </w:rPr>
      </w:pPr>
    </w:p>
    <w:p w14:paraId="4A1BCDD2" w14:textId="77777777" w:rsidR="00B40032" w:rsidRPr="0094686A" w:rsidRDefault="00B40032" w:rsidP="008C185C">
      <w:pPr>
        <w:pStyle w:val="ListParagraph"/>
        <w:ind w:firstLine="0"/>
        <w:rPr>
          <w:del w:id="1351" w:author="hp" w:date="2017-01-05T18:05:00Z"/>
          <w:color w:val="auto"/>
        </w:rPr>
      </w:pPr>
      <w:del w:id="1352" w:author="hp" w:date="2017-01-05T18:05:00Z">
        <w:r w:rsidRPr="0094686A">
          <w:rPr>
            <w:i/>
            <w:iCs/>
            <w:color w:val="434343"/>
          </w:rPr>
          <w:delText xml:space="preserve">”...Upon pressing the save button the user will be directed to the </w:delText>
        </w:r>
        <w:r w:rsidRPr="0094686A">
          <w:rPr>
            <w:b/>
            <w:bCs/>
            <w:i/>
            <w:iCs/>
            <w:color w:val="434343"/>
          </w:rPr>
          <w:delText>Main screen</w:delText>
        </w:r>
        <w:r w:rsidRPr="0094686A">
          <w:rPr>
            <w:i/>
            <w:iCs/>
            <w:color w:val="434343"/>
          </w:rPr>
          <w:delText>.”</w:delText>
        </w:r>
      </w:del>
    </w:p>
    <w:p w14:paraId="27B3D459" w14:textId="77777777" w:rsidR="00B40032" w:rsidRPr="0094686A" w:rsidRDefault="00B40032" w:rsidP="008C185C">
      <w:pPr>
        <w:pStyle w:val="ListParagraph"/>
        <w:ind w:firstLine="0"/>
        <w:rPr>
          <w:del w:id="1353" w:author="hp" w:date="2017-01-05T18:05:00Z"/>
          <w:color w:val="auto"/>
        </w:rPr>
      </w:pPr>
    </w:p>
    <w:p w14:paraId="38E612C1" w14:textId="094F15BC" w:rsidR="00B40032" w:rsidRPr="0094686A" w:rsidRDefault="00CA54D3" w:rsidP="008C185C">
      <w:pPr>
        <w:pStyle w:val="ListParagraph"/>
        <w:ind w:firstLine="0"/>
        <w:rPr>
          <w:del w:id="1354" w:author="hp" w:date="2017-01-05T18:05:00Z"/>
        </w:rPr>
      </w:pPr>
      <w:del w:id="1355" w:author="hp" w:date="2017-01-05T18:05:00Z">
        <w:r w:rsidRPr="0094686A">
          <w:delText>The user</w:delText>
        </w:r>
        <w:r w:rsidR="00B40032" w:rsidRPr="0094686A">
          <w:delText xml:space="preserve"> adds a save </w:delText>
        </w:r>
        <w:r w:rsidR="004835BD" w:rsidRPr="0094686A">
          <w:delText>element by</w:delText>
        </w:r>
        <w:r w:rsidR="00B40032" w:rsidRPr="0094686A">
          <w:delText xml:space="preserve"> pressing on </w:delText>
        </w:r>
        <w:r w:rsidR="00B40032" w:rsidRPr="0094686A">
          <w:rPr>
            <w:b/>
            <w:bCs/>
          </w:rPr>
          <w:delText xml:space="preserve">+ </w:delText>
        </w:r>
        <w:r w:rsidR="00B40032" w:rsidRPr="0094686A">
          <w:delText xml:space="preserve">button in </w:delText>
        </w:r>
        <w:r w:rsidR="00B40032" w:rsidRPr="0094686A">
          <w:rPr>
            <w:shd w:val="clear" w:color="auto" w:fill="FFFFFF"/>
          </w:rPr>
          <w:delText> </w:delText>
        </w:r>
        <w:r w:rsidR="00B40032" w:rsidRPr="0094686A">
          <w:rPr>
            <w:b/>
            <w:bCs/>
            <w:i/>
            <w:iCs/>
          </w:rPr>
          <w:delText xml:space="preserve">Create New Event activity </w:delText>
        </w:r>
        <w:r w:rsidR="00B40032" w:rsidRPr="0094686A">
          <w:rPr>
            <w:b/>
            <w:bCs/>
          </w:rPr>
          <w:delText xml:space="preserve">screen </w:delText>
        </w:r>
        <w:r w:rsidR="00B40032" w:rsidRPr="0094686A">
          <w:delText xml:space="preserve">and choose type of element  by pressing on </w:delText>
        </w:r>
        <w:r w:rsidR="00B40032" w:rsidRPr="0094686A">
          <w:rPr>
            <w:b/>
            <w:bCs/>
          </w:rPr>
          <w:delText xml:space="preserve">“standard button” . </w:delText>
        </w:r>
        <w:r w:rsidR="005E7477" w:rsidRPr="0094686A">
          <w:rPr>
            <w:color w:val="auto"/>
          </w:rPr>
          <w:delText xml:space="preserve">she/he </w:delText>
        </w:r>
        <w:r w:rsidR="00B40032" w:rsidRPr="0094686A">
          <w:delText xml:space="preserve">defines </w:delText>
        </w:r>
        <w:r w:rsidR="007256C6" w:rsidRPr="0094686A">
          <w:delText xml:space="preserve"> the </w:delText>
        </w:r>
        <w:r w:rsidR="00B40032" w:rsidRPr="0094686A">
          <w:delText xml:space="preserve"> following: </w:delText>
        </w:r>
      </w:del>
    </w:p>
    <w:p w14:paraId="6D6A4755" w14:textId="77777777" w:rsidR="00B40032" w:rsidRPr="0094686A" w:rsidRDefault="00B40032" w:rsidP="008C185C">
      <w:pPr>
        <w:pStyle w:val="ListParagraph"/>
        <w:ind w:firstLine="0"/>
        <w:rPr>
          <w:del w:id="1356" w:author="hp" w:date="2017-01-05T18:05:00Z"/>
        </w:rPr>
      </w:pPr>
      <w:del w:id="1357" w:author="hp" w:date="2017-01-05T18:05:00Z">
        <w:r w:rsidRPr="0094686A">
          <w:rPr>
            <w:b/>
            <w:bCs/>
            <w:i/>
            <w:iCs/>
          </w:rPr>
          <w:delText xml:space="preserve">name of element : </w:delText>
        </w:r>
        <w:r w:rsidRPr="0094686A">
          <w:delText>Save</w:delText>
        </w:r>
        <w:r w:rsidRPr="0094686A">
          <w:rPr>
            <w:b/>
            <w:bCs/>
            <w:i/>
            <w:iCs/>
          </w:rPr>
          <w:delText xml:space="preserve"> </w:delText>
        </w:r>
      </w:del>
    </w:p>
    <w:p w14:paraId="213F8430" w14:textId="6A2125B3" w:rsidR="00B40032" w:rsidRPr="0094686A" w:rsidRDefault="00B40032" w:rsidP="008C185C">
      <w:pPr>
        <w:pStyle w:val="ListParagraph"/>
        <w:ind w:firstLine="0"/>
        <w:rPr>
          <w:del w:id="1358" w:author="hp" w:date="2017-01-05T18:05:00Z"/>
          <w:b/>
          <w:bCs/>
          <w:i/>
          <w:iCs/>
        </w:rPr>
      </w:pPr>
      <w:del w:id="1359" w:author="hp" w:date="2017-01-05T18:05:00Z">
        <w:r w:rsidRPr="0094686A">
          <w:rPr>
            <w:b/>
            <w:bCs/>
            <w:i/>
            <w:iCs/>
          </w:rPr>
          <w:delText xml:space="preserve">MoveTO: </w:delText>
        </w:r>
        <w:r w:rsidR="005E7477" w:rsidRPr="0094686A">
          <w:rPr>
            <w:color w:val="auto"/>
          </w:rPr>
          <w:delText xml:space="preserve">she/he </w:delText>
        </w:r>
        <w:r w:rsidRPr="0094686A">
          <w:rPr>
            <w:b/>
            <w:bCs/>
            <w:i/>
            <w:iCs/>
          </w:rPr>
          <w:delText xml:space="preserve">chooses </w:delText>
        </w:r>
        <w:r w:rsidRPr="0094686A">
          <w:rPr>
            <w:b/>
            <w:bCs/>
            <w:i/>
            <w:iCs/>
            <w:color w:val="434343"/>
          </w:rPr>
          <w:delText>Main screen to</w:delText>
        </w:r>
      </w:del>
    </w:p>
    <w:p w14:paraId="1CBEE61A" w14:textId="77777777" w:rsidR="00B40032" w:rsidRPr="0094686A" w:rsidRDefault="00B40032" w:rsidP="008C185C">
      <w:pPr>
        <w:pStyle w:val="ListParagraph"/>
        <w:ind w:firstLine="0"/>
        <w:rPr>
          <w:del w:id="1360" w:author="hp" w:date="2017-01-05T18:05:00Z"/>
          <w:color w:val="auto"/>
        </w:rPr>
      </w:pPr>
      <w:del w:id="1361" w:author="hp" w:date="2017-01-05T18:05:00Z">
        <w:r w:rsidRPr="0094686A">
          <w:delText> </w:delText>
        </w:r>
        <w:r w:rsidRPr="0094686A">
          <w:rPr>
            <w:b/>
            <w:bCs/>
            <w:i/>
            <w:iCs/>
          </w:rPr>
          <w:delText>  </w:delText>
        </w:r>
      </w:del>
    </w:p>
    <w:p w14:paraId="06D06B5C" w14:textId="21C230CE" w:rsidR="00B40032" w:rsidRPr="0094686A" w:rsidRDefault="00B40032" w:rsidP="008C185C">
      <w:pPr>
        <w:pStyle w:val="ListParagraph"/>
        <w:ind w:firstLine="0"/>
        <w:rPr>
          <w:del w:id="1362" w:author="hp" w:date="2017-01-05T18:05:00Z"/>
          <w:color w:val="auto"/>
        </w:rPr>
      </w:pPr>
      <w:del w:id="1363" w:author="hp" w:date="2017-01-05T18:05:00Z">
        <w:r w:rsidRPr="0094686A">
          <w:rPr>
            <w:i/>
            <w:iCs/>
            <w:color w:val="434343"/>
          </w:rPr>
          <w:delText xml:space="preserve">“If the user didn’t fill one or more of the mandatory fields, a pop up message with a request to correct the suitable field(s) will </w:delText>
        </w:r>
        <w:r w:rsidR="00F93BE8" w:rsidRPr="0094686A">
          <w:rPr>
            <w:i/>
            <w:iCs/>
            <w:color w:val="434343"/>
          </w:rPr>
          <w:delText>appear. Otherwise</w:delText>
        </w:r>
        <w:r w:rsidRPr="0094686A">
          <w:rPr>
            <w:i/>
            <w:iCs/>
            <w:color w:val="434343"/>
          </w:rPr>
          <w:delText xml:space="preserve">, if the maximum number of participants is less than one, an error message will appear. </w:delText>
        </w:r>
      </w:del>
    </w:p>
    <w:p w14:paraId="13981334" w14:textId="4306DC31" w:rsidR="00F93BE8" w:rsidRPr="0094686A" w:rsidRDefault="00F93BE8" w:rsidP="008C185C">
      <w:pPr>
        <w:pStyle w:val="ListParagraph"/>
        <w:ind w:firstLine="0"/>
        <w:rPr>
          <w:del w:id="1364" w:author="hp" w:date="2017-01-05T18:05:00Z"/>
          <w:color w:val="auto"/>
        </w:rPr>
      </w:pPr>
      <w:del w:id="1365" w:author="hp" w:date="2017-01-05T18:05:00Z">
        <w:r w:rsidRPr="0094686A">
          <w:rPr>
            <w:color w:val="auto"/>
          </w:rPr>
          <w:delText xml:space="preserve">c. </w:delText>
        </w:r>
        <w:r w:rsidRPr="0094686A">
          <w:rPr>
            <w:color w:val="auto"/>
          </w:rPr>
          <w:tab/>
        </w:r>
        <w:r w:rsidRPr="0094686A">
          <w:rPr>
            <w:b/>
            <w:bCs/>
            <w:i/>
            <w:iCs/>
            <w:color w:val="auto"/>
          </w:rPr>
          <w:delText xml:space="preserve">conditions </w:delText>
        </w:r>
        <w:r w:rsidRPr="0094686A">
          <w:rPr>
            <w:color w:val="auto"/>
          </w:rPr>
          <w:delText xml:space="preserve">  in this </w:delText>
        </w:r>
        <w:r w:rsidR="007256C6" w:rsidRPr="0094686A">
          <w:rPr>
            <w:color w:val="auto"/>
          </w:rPr>
          <w:delText xml:space="preserve">option the </w:delText>
        </w:r>
        <w:r w:rsidRPr="0094686A">
          <w:rPr>
            <w:color w:val="auto"/>
          </w:rPr>
          <w:delText xml:space="preserve"> user </w:delText>
        </w:r>
        <w:r w:rsidRPr="0094686A">
          <w:rPr>
            <w:i/>
            <w:iCs/>
            <w:color w:val="434343"/>
          </w:rPr>
          <w:delText>insert the element maximum</w:delText>
        </w:r>
        <w:r w:rsidRPr="0094686A">
          <w:rPr>
            <w:color w:val="auto"/>
          </w:rPr>
          <w:delText xml:space="preserve"> </w:delText>
        </w:r>
        <w:r w:rsidRPr="0094686A">
          <w:rPr>
            <w:i/>
            <w:iCs/>
            <w:color w:val="434343"/>
          </w:rPr>
          <w:delText>participant</w:delText>
        </w:r>
        <w:r w:rsidRPr="0094686A">
          <w:rPr>
            <w:color w:val="auto"/>
          </w:rPr>
          <w:delText xml:space="preserve">, and add a condition that must be </w:delText>
        </w:r>
        <w:r w:rsidR="007256C6" w:rsidRPr="0094686A">
          <w:rPr>
            <w:color w:val="auto"/>
          </w:rPr>
          <w:delText>greater</w:delText>
        </w:r>
        <w:r w:rsidRPr="0094686A">
          <w:rPr>
            <w:color w:val="auto"/>
          </w:rPr>
          <w:delText xml:space="preserve"> than  1 , and </w:delText>
        </w:r>
        <w:r w:rsidR="005E7477" w:rsidRPr="0094686A">
          <w:rPr>
            <w:color w:val="auto"/>
          </w:rPr>
          <w:delText xml:space="preserve">she/he </w:delText>
        </w:r>
        <w:r w:rsidRPr="0094686A">
          <w:rPr>
            <w:color w:val="auto"/>
          </w:rPr>
          <w:delText xml:space="preserve">marks the </w:delText>
        </w:r>
        <w:r w:rsidR="00CD4103" w:rsidRPr="0094686A">
          <w:rPr>
            <w:color w:val="auto"/>
          </w:rPr>
          <w:delText>necessary</w:delText>
        </w:r>
        <w:r w:rsidRPr="0094686A">
          <w:rPr>
            <w:color w:val="auto"/>
          </w:rPr>
          <w:delText xml:space="preserve"> field;</w:delText>
        </w:r>
      </w:del>
    </w:p>
    <w:p w14:paraId="2FC03DC7" w14:textId="36E192AC" w:rsidR="00F93BE8" w:rsidRPr="0094686A" w:rsidRDefault="00F93BE8" w:rsidP="008C185C">
      <w:pPr>
        <w:pStyle w:val="ListParagraph"/>
        <w:ind w:firstLine="0"/>
        <w:rPr>
          <w:del w:id="1366" w:author="hp" w:date="2017-01-05T18:05:00Z"/>
          <w:color w:val="auto"/>
        </w:rPr>
      </w:pPr>
      <w:del w:id="1367" w:author="hp" w:date="2017-01-05T18:05:00Z">
        <w:r w:rsidRPr="0094686A">
          <w:rPr>
            <w:color w:val="auto"/>
          </w:rPr>
          <w:delText xml:space="preserve">d.   </w:delText>
        </w:r>
        <w:r w:rsidRPr="0094686A">
          <w:rPr>
            <w:color w:val="auto"/>
          </w:rPr>
          <w:tab/>
          <w:delText xml:space="preserve">Save:   </w:delText>
        </w:r>
      </w:del>
    </w:p>
    <w:p w14:paraId="04B36BDC" w14:textId="0C58FD75" w:rsidR="00B40032" w:rsidRPr="0094686A" w:rsidRDefault="00F93BE8" w:rsidP="008C185C">
      <w:pPr>
        <w:pStyle w:val="ListParagraph"/>
        <w:ind w:firstLine="0"/>
        <w:rPr>
          <w:del w:id="1368" w:author="hp" w:date="2017-01-05T18:05:00Z"/>
          <w:color w:val="auto"/>
        </w:rPr>
      </w:pPr>
      <w:del w:id="1369" w:author="hp" w:date="2017-01-05T18:05:00Z">
        <w:r w:rsidRPr="0094686A">
          <w:rPr>
            <w:color w:val="auto"/>
          </w:rPr>
          <w:delText xml:space="preserve"> </w:delText>
        </w:r>
      </w:del>
    </w:p>
    <w:p w14:paraId="723D9CAD" w14:textId="77777777" w:rsidR="00B40032" w:rsidRPr="0094686A" w:rsidRDefault="00B40032" w:rsidP="008C185C">
      <w:pPr>
        <w:pStyle w:val="ListParagraph"/>
        <w:ind w:firstLine="0"/>
        <w:rPr>
          <w:del w:id="1370" w:author="hp" w:date="2017-01-05T18:05:00Z"/>
          <w:color w:val="auto"/>
        </w:rPr>
      </w:pPr>
    </w:p>
    <w:p w14:paraId="40B09D2C" w14:textId="3729E1E1" w:rsidR="00B40032" w:rsidRPr="0094686A" w:rsidRDefault="00841C7A" w:rsidP="008C185C">
      <w:pPr>
        <w:pStyle w:val="ListParagraph"/>
        <w:ind w:firstLine="0"/>
        <w:rPr>
          <w:del w:id="1371" w:author="hp" w:date="2017-01-05T18:05:00Z"/>
          <w:color w:val="auto"/>
        </w:rPr>
      </w:pPr>
      <w:commentRangeStart w:id="1372"/>
      <w:del w:id="1373" w:author="hp" w:date="2017-01-05T18:05:00Z">
        <w:r w:rsidRPr="0094686A">
          <w:rPr>
            <w:color w:val="auto"/>
          </w:rPr>
          <w:delText xml:space="preserve"> </w:delText>
        </w:r>
        <w:commentRangeEnd w:id="1372"/>
        <w:r w:rsidRPr="0094686A">
          <w:rPr>
            <w:rStyle w:val="CommentReference"/>
            <w:rFonts w:asciiTheme="majorBidi" w:hAnsiTheme="majorBidi" w:cstheme="majorBidi"/>
            <w:sz w:val="22"/>
            <w:szCs w:val="22"/>
          </w:rPr>
          <w:commentReference w:id="1372"/>
        </w:r>
      </w:del>
    </w:p>
    <w:p w14:paraId="528A726E" w14:textId="77777777" w:rsidR="00B40032" w:rsidRPr="0094686A" w:rsidRDefault="00B40032" w:rsidP="008C185C">
      <w:pPr>
        <w:pStyle w:val="ListParagraph"/>
        <w:ind w:firstLine="0"/>
        <w:rPr>
          <w:del w:id="1374" w:author="hp" w:date="2017-01-05T18:05:00Z"/>
          <w:color w:val="auto"/>
        </w:rPr>
      </w:pPr>
    </w:p>
    <w:p w14:paraId="2454D0D0" w14:textId="77777777" w:rsidR="00B40032" w:rsidRPr="0094686A" w:rsidRDefault="00B40032" w:rsidP="008C185C">
      <w:pPr>
        <w:pStyle w:val="ListParagraph"/>
        <w:ind w:firstLine="0"/>
        <w:rPr>
          <w:del w:id="1375" w:author="hp" w:date="2017-01-05T18:05:00Z"/>
          <w:color w:val="auto"/>
        </w:rPr>
      </w:pPr>
    </w:p>
    <w:p w14:paraId="64DB6FC9" w14:textId="77777777" w:rsidR="00B40032" w:rsidRPr="0094686A" w:rsidRDefault="00B40032" w:rsidP="008C185C">
      <w:pPr>
        <w:pStyle w:val="ListParagraph"/>
        <w:ind w:firstLine="0"/>
        <w:rPr>
          <w:del w:id="1376" w:author="hp" w:date="2017-01-05T18:05:00Z"/>
          <w:color w:val="auto"/>
        </w:rPr>
      </w:pPr>
    </w:p>
    <w:p w14:paraId="2D27B14D" w14:textId="77777777" w:rsidR="00B40032" w:rsidRPr="0094686A" w:rsidRDefault="00B40032" w:rsidP="008C185C">
      <w:pPr>
        <w:pStyle w:val="ListParagraph"/>
        <w:ind w:firstLine="0"/>
        <w:pPrChange w:id="1377" w:author="hp" w:date="2017-01-05T18:05:00Z">
          <w:pPr>
            <w:spacing w:after="120" w:line="22" w:lineRule="atLeast"/>
            <w:ind w:left="115" w:right="1454" w:firstLine="0"/>
          </w:pPr>
        </w:pPrChange>
      </w:pPr>
    </w:p>
    <w:sectPr w:rsidR="00B40032" w:rsidRPr="0094686A" w:rsidSect="003F0D0A">
      <w:headerReference w:type="default" r:id="rId55"/>
      <w:footerReference w:type="even" r:id="rId56"/>
      <w:footerReference w:type="default" r:id="rId57"/>
      <w:footerReference w:type="first" r:id="rId58"/>
      <w:pgSz w:w="11900" w:h="16840"/>
      <w:pgMar w:top="1418" w:right="1418" w:bottom="1418" w:left="1418"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8" w:author="K23.06" w:date="2017-01-04T18:34:00Z" w:initials="K23.06">
    <w:p w14:paraId="4E5DBAFB" w14:textId="45A1632E" w:rsidR="00E81BBF" w:rsidRDefault="00E81BBF" w:rsidP="00E723EC">
      <w:pPr>
        <w:pStyle w:val="CommentText"/>
        <w:bidi/>
      </w:pPr>
      <w:r>
        <w:rPr>
          <w:rStyle w:val="CommentReference"/>
        </w:rPr>
        <w:annotationRef/>
      </w:r>
      <w:r>
        <w:t xml:space="preserve">check format for </w:t>
      </w:r>
      <w:r>
        <w:rPr>
          <w:rFonts w:hint="cs"/>
          <w:rtl/>
          <w:lang w:val="ru-RU"/>
        </w:rPr>
        <w:t>חלק א</w:t>
      </w:r>
      <w:r>
        <w:t>;</w:t>
      </w:r>
    </w:p>
    <w:p w14:paraId="5B66AD3B" w14:textId="0D10A241" w:rsidR="00E81BBF" w:rsidRPr="00E723EC" w:rsidRDefault="00E81BBF" w:rsidP="00E723EC">
      <w:pPr>
        <w:pStyle w:val="CommentText"/>
        <w:bidi/>
      </w:pPr>
      <w:r>
        <w:t>paragraph has to be formatted as Justify</w:t>
      </w:r>
    </w:p>
  </w:comment>
  <w:comment w:id="187" w:author="K23.06" w:date="2017-01-04T18:34:00Z" w:initials="K23.06">
    <w:p w14:paraId="7D63B23C" w14:textId="77777777" w:rsidR="00E81BBF" w:rsidRDefault="00E81BBF" w:rsidP="00F25A18">
      <w:pPr>
        <w:pStyle w:val="CommentText"/>
      </w:pPr>
      <w:r>
        <w:rPr>
          <w:rStyle w:val="CommentReference"/>
        </w:rPr>
        <w:annotationRef/>
      </w:r>
      <w:r>
        <w:t>english</w:t>
      </w:r>
    </w:p>
  </w:comment>
  <w:comment w:id="188" w:author="K23.06" w:date="2017-01-04T18:34:00Z" w:initials="K23.06">
    <w:p w14:paraId="74B99663" w14:textId="77777777" w:rsidR="00E81BBF" w:rsidRDefault="00E81BBF" w:rsidP="00F25A18">
      <w:pPr>
        <w:pStyle w:val="CommentText"/>
      </w:pPr>
      <w:r>
        <w:rPr>
          <w:rStyle w:val="CommentReference"/>
        </w:rPr>
        <w:annotationRef/>
      </w:r>
      <w:r>
        <w:t>variables in text has to be in italic font. Please check again in all the book</w:t>
      </w:r>
    </w:p>
  </w:comment>
  <w:comment w:id="189" w:author="K23.06" w:date="2017-01-04T18:34:00Z" w:initials="K23.06">
    <w:p w14:paraId="787D6CE4" w14:textId="77777777" w:rsidR="00933285" w:rsidRDefault="00933285" w:rsidP="00933285">
      <w:pPr>
        <w:pStyle w:val="CommentText"/>
      </w:pPr>
      <w:r>
        <w:rPr>
          <w:rStyle w:val="CommentReference"/>
        </w:rPr>
        <w:annotationRef/>
      </w:r>
      <w:r>
        <w:t>what is it?</w:t>
      </w:r>
    </w:p>
  </w:comment>
  <w:comment w:id="190" w:author="K23.06" w:date="2017-01-04T18:34:00Z" w:initials="K23.06">
    <w:p w14:paraId="63B6F38F" w14:textId="77777777" w:rsidR="00E81BBF" w:rsidRDefault="00E81BBF" w:rsidP="00BE6FDB">
      <w:pPr>
        <w:pStyle w:val="CommentText"/>
      </w:pPr>
      <w:r>
        <w:rPr>
          <w:rStyle w:val="CommentReference"/>
        </w:rPr>
        <w:annotationRef/>
      </w:r>
      <w:r>
        <w:t>?</w:t>
      </w:r>
    </w:p>
  </w:comment>
  <w:comment w:id="192" w:author="K23.06" w:date="2017-01-04T18:34:00Z" w:initials="K23.06">
    <w:p w14:paraId="7CAA90E2" w14:textId="77777777" w:rsidR="00E81BBF" w:rsidRDefault="00E81BBF" w:rsidP="00BE6FDB">
      <w:pPr>
        <w:pStyle w:val="CommentText"/>
      </w:pPr>
      <w:r>
        <w:rPr>
          <w:rStyle w:val="CommentReference"/>
        </w:rPr>
        <w:annotationRef/>
      </w:r>
      <w:r>
        <w:t>?</w:t>
      </w:r>
    </w:p>
  </w:comment>
  <w:comment w:id="193" w:author="K23.06" w:date="2017-01-04T18:34:00Z" w:initials="K23.06">
    <w:p w14:paraId="3685296F" w14:textId="77777777" w:rsidR="00E81BBF" w:rsidRDefault="00E81BBF" w:rsidP="00BE6FDB">
      <w:pPr>
        <w:pStyle w:val="CommentText"/>
      </w:pPr>
      <w:r>
        <w:rPr>
          <w:rStyle w:val="CommentReference"/>
        </w:rPr>
        <w:annotationRef/>
      </w:r>
      <w:r>
        <w:t>order spaces in the text</w:t>
      </w:r>
    </w:p>
  </w:comment>
  <w:comment w:id="194" w:author="K23.06" w:date="2017-01-04T18:34:00Z" w:initials="K23.06">
    <w:p w14:paraId="2D936091" w14:textId="77777777" w:rsidR="00E81BBF" w:rsidRDefault="00E81BBF" w:rsidP="00BE6FDB">
      <w:pPr>
        <w:pStyle w:val="CommentText"/>
      </w:pPr>
      <w:r>
        <w:rPr>
          <w:rStyle w:val="CommentReference"/>
        </w:rPr>
        <w:annotationRef/>
      </w:r>
      <w:r>
        <w:t>indexes</w:t>
      </w:r>
    </w:p>
  </w:comment>
  <w:comment w:id="195" w:author="K23.06" w:date="2017-01-04T18:34:00Z" w:initials="K23.06">
    <w:p w14:paraId="218060C1" w14:textId="77777777" w:rsidR="00E81BBF" w:rsidRDefault="00E81BBF" w:rsidP="00795826">
      <w:pPr>
        <w:pStyle w:val="CommentText"/>
      </w:pPr>
      <w:r>
        <w:rPr>
          <w:rStyle w:val="CommentReference"/>
        </w:rPr>
        <w:annotationRef/>
      </w:r>
      <w:r>
        <w:t>italic</w:t>
      </w:r>
    </w:p>
  </w:comment>
  <w:comment w:id="201" w:author="K23.06" w:date="2017-01-04T18:34:00Z" w:initials="K23.06">
    <w:p w14:paraId="4249E30A" w14:textId="04765708" w:rsidR="00E81BBF" w:rsidRDefault="00E81BBF">
      <w:pPr>
        <w:pStyle w:val="CommentText"/>
      </w:pPr>
      <w:r>
        <w:rPr>
          <w:rStyle w:val="CommentReference"/>
        </w:rPr>
        <w:annotationRef/>
      </w:r>
      <w:r>
        <w:t>english</w:t>
      </w:r>
    </w:p>
  </w:comment>
  <w:comment w:id="208" w:author="K23.06" w:date="2017-01-04T18:34:00Z" w:initials="K23.06">
    <w:p w14:paraId="3C14797A" w14:textId="6B00BB74" w:rsidR="00E81BBF" w:rsidRDefault="00E81BBF">
      <w:pPr>
        <w:pStyle w:val="CommentText"/>
      </w:pPr>
      <w:r>
        <w:rPr>
          <w:rStyle w:val="CommentReference"/>
        </w:rPr>
        <w:annotationRef/>
      </w:r>
      <w:r>
        <w:t>variables in text has to be in italic font. Please check again in all the book</w:t>
      </w:r>
    </w:p>
  </w:comment>
  <w:comment w:id="235" w:author="K23.06" w:date="2017-01-04T18:34:00Z" w:initials="K23.06">
    <w:p w14:paraId="1624467B" w14:textId="7B32288F" w:rsidR="00E81BBF" w:rsidRDefault="00E81BBF">
      <w:pPr>
        <w:pStyle w:val="CommentText"/>
      </w:pPr>
      <w:r>
        <w:rPr>
          <w:rStyle w:val="CommentReference"/>
        </w:rPr>
        <w:annotationRef/>
      </w:r>
      <w:r>
        <w:t>what is it?</w:t>
      </w:r>
    </w:p>
  </w:comment>
  <w:comment w:id="281" w:author="K23.06" w:date="2017-01-04T18:34:00Z" w:initials="K23.06">
    <w:p w14:paraId="0CE186AF" w14:textId="54E2C498" w:rsidR="00E81BBF" w:rsidRDefault="00E81BBF">
      <w:pPr>
        <w:pStyle w:val="CommentText"/>
      </w:pPr>
      <w:r>
        <w:rPr>
          <w:rStyle w:val="CommentReference"/>
        </w:rPr>
        <w:annotationRef/>
      </w:r>
      <w:r>
        <w:t>?</w:t>
      </w:r>
    </w:p>
  </w:comment>
  <w:comment w:id="285" w:author="K23.06" w:date="2017-01-04T18:34:00Z" w:initials="K23.06">
    <w:p w14:paraId="74A088CC" w14:textId="77777777" w:rsidR="00E81BBF" w:rsidRDefault="00E81BBF" w:rsidP="005906AE">
      <w:pPr>
        <w:pStyle w:val="CommentText"/>
      </w:pPr>
      <w:r>
        <w:rPr>
          <w:rStyle w:val="CommentReference"/>
        </w:rPr>
        <w:annotationRef/>
      </w:r>
      <w:r>
        <w:t>?</w:t>
      </w:r>
    </w:p>
  </w:comment>
  <w:comment w:id="288" w:author="K23.06" w:date="2017-01-04T18:34:00Z" w:initials="K23.06">
    <w:p w14:paraId="56003602" w14:textId="5AA9DF71" w:rsidR="00E81BBF" w:rsidRDefault="00E81BBF">
      <w:pPr>
        <w:pStyle w:val="CommentText"/>
      </w:pPr>
      <w:r>
        <w:rPr>
          <w:rStyle w:val="CommentReference"/>
        </w:rPr>
        <w:annotationRef/>
      </w:r>
      <w:r>
        <w:t>order spaces in the text</w:t>
      </w:r>
    </w:p>
  </w:comment>
  <w:comment w:id="291" w:author="K23.06" w:date="2017-01-04T18:34:00Z" w:initials="K23.06">
    <w:p w14:paraId="69585129" w14:textId="77777777" w:rsidR="00E81BBF" w:rsidRDefault="00E81BBF" w:rsidP="005906AE">
      <w:pPr>
        <w:pStyle w:val="CommentText"/>
      </w:pPr>
      <w:r>
        <w:rPr>
          <w:rStyle w:val="CommentReference"/>
        </w:rPr>
        <w:annotationRef/>
      </w:r>
      <w:r>
        <w:t>indexes</w:t>
      </w:r>
    </w:p>
  </w:comment>
  <w:comment w:id="318" w:author="K23.06" w:date="2017-01-04T18:34:00Z" w:initials="K23.06">
    <w:p w14:paraId="0A6FA0EC" w14:textId="1AB5C0B2" w:rsidR="00E81BBF" w:rsidRDefault="00E81BBF">
      <w:pPr>
        <w:pStyle w:val="CommentText"/>
      </w:pPr>
      <w:r>
        <w:rPr>
          <w:rStyle w:val="CommentReference"/>
        </w:rPr>
        <w:annotationRef/>
      </w:r>
      <w:r>
        <w:t>italic</w:t>
      </w:r>
    </w:p>
  </w:comment>
  <w:comment w:id="352" w:author="K23.06" w:date="2017-01-04T18:34:00Z" w:initials="K23.06">
    <w:p w14:paraId="2CB06044" w14:textId="4A6ED2A5" w:rsidR="00E81BBF" w:rsidRDefault="00E81BBF">
      <w:pPr>
        <w:pStyle w:val="CommentText"/>
      </w:pPr>
      <w:r>
        <w:rPr>
          <w:rStyle w:val="CommentReference"/>
        </w:rPr>
        <w:annotationRef/>
      </w:r>
      <w:r>
        <w:t>english</w:t>
      </w:r>
    </w:p>
  </w:comment>
  <w:comment w:id="399" w:author="K23.06" w:date="2017-01-04T18:34:00Z" w:initials="K23.06">
    <w:p w14:paraId="522D47B7" w14:textId="629CDFDA" w:rsidR="00E81BBF" w:rsidRDefault="00E81BBF">
      <w:pPr>
        <w:pStyle w:val="CommentText"/>
      </w:pPr>
      <w:r>
        <w:rPr>
          <w:rStyle w:val="CommentReference"/>
        </w:rPr>
        <w:annotationRef/>
      </w:r>
      <w:r>
        <w:t>link</w:t>
      </w:r>
    </w:p>
  </w:comment>
  <w:comment w:id="409" w:author="K23.06" w:date="2017-01-04T18:34:00Z" w:initials="K23.06">
    <w:p w14:paraId="162FC5D5" w14:textId="47369A4C" w:rsidR="00E81BBF" w:rsidRDefault="00E81BBF">
      <w:pPr>
        <w:pStyle w:val="CommentText"/>
      </w:pPr>
      <w:r>
        <w:rPr>
          <w:rStyle w:val="CommentReference"/>
        </w:rPr>
        <w:annotationRef/>
      </w:r>
      <w:r>
        <w:t>not clear</w:t>
      </w:r>
    </w:p>
  </w:comment>
  <w:comment w:id="414" w:author="K23.06" w:date="2017-01-04T18:34:00Z" w:initials="K23.06">
    <w:p w14:paraId="3DDD81CC" w14:textId="4379A10C" w:rsidR="00E81BBF" w:rsidRDefault="00E81BBF">
      <w:pPr>
        <w:pStyle w:val="CommentText"/>
      </w:pPr>
      <w:r>
        <w:rPr>
          <w:rStyle w:val="CommentReference"/>
        </w:rPr>
        <w:annotationRef/>
      </w:r>
      <w:r>
        <w:t>format</w:t>
      </w:r>
    </w:p>
  </w:comment>
  <w:comment w:id="418" w:author="K23.06" w:date="2017-01-04T18:34:00Z" w:initials="K23.06">
    <w:p w14:paraId="5EA4BE55" w14:textId="7328BB90" w:rsidR="00E81BBF" w:rsidRDefault="00E81BBF">
      <w:pPr>
        <w:pStyle w:val="CommentText"/>
      </w:pPr>
      <w:r>
        <w:rPr>
          <w:rStyle w:val="CommentReference"/>
        </w:rPr>
        <w:annotationRef/>
      </w:r>
      <w:r>
        <w:t>?</w:t>
      </w:r>
    </w:p>
  </w:comment>
  <w:comment w:id="430" w:author="K23.06" w:date="2017-01-04T18:34:00Z" w:initials="K23.06">
    <w:p w14:paraId="6EB372A3" w14:textId="783A297A" w:rsidR="00E81BBF" w:rsidRDefault="00E81BBF">
      <w:pPr>
        <w:pStyle w:val="CommentText"/>
      </w:pPr>
      <w:r>
        <w:rPr>
          <w:rStyle w:val="CommentReference"/>
        </w:rPr>
        <w:annotationRef/>
      </w:r>
      <w:r>
        <w:t>?</w:t>
      </w:r>
    </w:p>
  </w:comment>
  <w:comment w:id="466" w:author="K23.06" w:date="2017-01-04T18:34:00Z" w:initials="K23.06">
    <w:p w14:paraId="3013CBD3" w14:textId="64FC7464" w:rsidR="00E81BBF" w:rsidRDefault="00E81BBF">
      <w:pPr>
        <w:pStyle w:val="CommentText"/>
      </w:pPr>
      <w:r>
        <w:rPr>
          <w:rStyle w:val="CommentReference"/>
        </w:rPr>
        <w:annotationRef/>
      </w:r>
      <w:r>
        <w:t>format</w:t>
      </w:r>
    </w:p>
  </w:comment>
  <w:comment w:id="582" w:author="K23.06" w:date="2017-01-04T18:34:00Z" w:initials="K23.06">
    <w:p w14:paraId="3521ED24" w14:textId="77777777" w:rsidR="00E81BBF" w:rsidRDefault="00E81BBF" w:rsidP="00327154">
      <w:pPr>
        <w:pStyle w:val="CommentText"/>
      </w:pPr>
      <w:r>
        <w:rPr>
          <w:rStyle w:val="CommentReference"/>
        </w:rPr>
        <w:annotationRef/>
      </w:r>
      <w:r>
        <w:t>it has to be described in sytax of LTL, or deleted</w:t>
      </w:r>
    </w:p>
    <w:p w14:paraId="64F200AF" w14:textId="33112E17" w:rsidR="00E81BBF" w:rsidRDefault="00E81BBF">
      <w:pPr>
        <w:pStyle w:val="CommentText"/>
      </w:pPr>
    </w:p>
  </w:comment>
  <w:comment w:id="602" w:author="K23.06" w:date="2017-01-04T18:34:00Z" w:initials="K23.06">
    <w:p w14:paraId="71934E2C" w14:textId="7A004D99" w:rsidR="00E81BBF" w:rsidRDefault="00E81BBF">
      <w:pPr>
        <w:pStyle w:val="CommentText"/>
      </w:pPr>
      <w:r>
        <w:rPr>
          <w:rStyle w:val="CommentReference"/>
        </w:rPr>
        <w:annotationRef/>
      </w:r>
      <w:r>
        <w:t xml:space="preserve">what is </w:t>
      </w:r>
      <w:r w:rsidRPr="00327154">
        <w:rPr>
          <w:i/>
          <w:iCs/>
        </w:rPr>
        <w:t>formula</w:t>
      </w:r>
      <w:r>
        <w:t>?</w:t>
      </w:r>
    </w:p>
  </w:comment>
  <w:comment w:id="618" w:author="K23.06" w:date="2017-01-04T18:34:00Z" w:initials="K23.06">
    <w:p w14:paraId="26AF5E3B" w14:textId="1F5643A7" w:rsidR="00E81BBF" w:rsidRDefault="00E81BBF">
      <w:pPr>
        <w:pStyle w:val="CommentText"/>
      </w:pPr>
      <w:r>
        <w:rPr>
          <w:rStyle w:val="CommentReference"/>
        </w:rPr>
        <w:annotationRef/>
      </w:r>
      <w:r>
        <w:t>not clear</w:t>
      </w:r>
    </w:p>
  </w:comment>
  <w:comment w:id="621" w:author="אלנה רווה" w:date="2017-01-04T18:34:00Z" w:initials="אר">
    <w:p w14:paraId="17734A89" w14:textId="4919F0BC" w:rsidR="00E81BBF" w:rsidRDefault="00E81BBF">
      <w:pPr>
        <w:pStyle w:val="CommentText"/>
      </w:pPr>
      <w:r>
        <w:rPr>
          <w:rStyle w:val="CommentReference"/>
        </w:rPr>
        <w:annotationRef/>
      </w:r>
      <w:r>
        <w:t xml:space="preserve">Each figure must be titled and numbered. If a figure is not original then the source must be provided </w:t>
      </w:r>
    </w:p>
  </w:comment>
  <w:comment w:id="646" w:author="K23.06" w:date="2017-01-04T18:34:00Z" w:initials="K23.06">
    <w:p w14:paraId="4B9FFC7D" w14:textId="26427257" w:rsidR="00E81BBF" w:rsidRDefault="00E81BBF">
      <w:pPr>
        <w:pStyle w:val="CommentText"/>
      </w:pPr>
      <w:r>
        <w:rPr>
          <w:rStyle w:val="CommentReference"/>
        </w:rPr>
        <w:annotationRef/>
      </w:r>
      <w:r>
        <w:t>1.3?</w:t>
      </w:r>
    </w:p>
  </w:comment>
  <w:comment w:id="665" w:author="K23.06" w:date="2017-01-04T18:34:00Z" w:initials="K23.06">
    <w:p w14:paraId="5001347A" w14:textId="5CDB5E66" w:rsidR="00E81BBF" w:rsidRDefault="00E81BBF">
      <w:pPr>
        <w:pStyle w:val="CommentText"/>
      </w:pPr>
      <w:r>
        <w:rPr>
          <w:rStyle w:val="CommentReference"/>
        </w:rPr>
        <w:annotationRef/>
      </w:r>
      <w:r>
        <w:t>describe difference between two models of VM</w:t>
      </w:r>
    </w:p>
  </w:comment>
  <w:comment w:id="674" w:author="K23.06" w:date="2017-01-04T18:34:00Z" w:initials="K23.06">
    <w:p w14:paraId="6F2F869F" w14:textId="6257FEB9" w:rsidR="00E81BBF" w:rsidRDefault="00E81BBF">
      <w:pPr>
        <w:pStyle w:val="CommentText"/>
      </w:pPr>
      <w:r>
        <w:rPr>
          <w:rStyle w:val="CommentReference"/>
        </w:rPr>
        <w:annotationRef/>
      </w:r>
      <w:r>
        <w:t>section 3; also check fonts in this section</w:t>
      </w:r>
    </w:p>
  </w:comment>
  <w:comment w:id="683" w:author="אלנה רווה" w:date="2017-01-04T18:34:00Z" w:initials="אר">
    <w:p w14:paraId="54E5D285" w14:textId="398F8C7B" w:rsidR="00E81BBF" w:rsidRDefault="00E81BBF" w:rsidP="00B53E06">
      <w:pPr>
        <w:pStyle w:val="CommentText"/>
      </w:pPr>
      <w:r>
        <w:rPr>
          <w:rStyle w:val="CommentReference"/>
        </w:rPr>
        <w:annotationRef/>
      </w:r>
      <w:r>
        <w:t>All figures must be titled</w:t>
      </w:r>
    </w:p>
  </w:comment>
  <w:comment w:id="716" w:author="K23.06" w:date="2017-01-04T18:34:00Z" w:initials="K23.06">
    <w:p w14:paraId="2CC0C3C5" w14:textId="2F535A59" w:rsidR="00E81BBF" w:rsidRDefault="00E81BBF">
      <w:pPr>
        <w:pStyle w:val="CommentText"/>
      </w:pPr>
      <w:r>
        <w:rPr>
          <w:rStyle w:val="CommentReference"/>
        </w:rPr>
        <w:annotationRef/>
      </w:r>
      <w:r>
        <w:t>?</w:t>
      </w:r>
    </w:p>
  </w:comment>
  <w:comment w:id="726" w:author="K23.06" w:date="2017-01-04T18:34:00Z" w:initials="K23.06">
    <w:p w14:paraId="2BBDDF53" w14:textId="1A45E594" w:rsidR="00E81BBF" w:rsidRDefault="00E81BBF">
      <w:pPr>
        <w:pStyle w:val="CommentText"/>
      </w:pPr>
      <w:r>
        <w:rPr>
          <w:rStyle w:val="CommentReference"/>
        </w:rPr>
        <w:annotationRef/>
      </w:r>
      <w:r>
        <w:t>?</w:t>
      </w:r>
    </w:p>
  </w:comment>
  <w:comment w:id="777" w:author="K23.06" w:date="2017-01-04T18:34:00Z" w:initials="K23.06">
    <w:p w14:paraId="6159CF99" w14:textId="77777777" w:rsidR="00E81BBF" w:rsidRDefault="00E81BBF">
      <w:pPr>
        <w:pStyle w:val="CommentText"/>
      </w:pPr>
      <w:r>
        <w:rPr>
          <w:rStyle w:val="CommentReference"/>
        </w:rPr>
        <w:annotationRef/>
      </w:r>
      <w:r>
        <w:t xml:space="preserve">not in the same type: </w:t>
      </w:r>
    </w:p>
    <w:p w14:paraId="0526BC35" w14:textId="4D7E0F53" w:rsidR="00E81BBF" w:rsidRDefault="00E81BBF">
      <w:pPr>
        <w:pStyle w:val="CommentText"/>
      </w:pPr>
      <w:r>
        <w:t>-enumeric type for states</w:t>
      </w:r>
    </w:p>
    <w:p w14:paraId="781ECED2" w14:textId="14A13DD6" w:rsidR="00E81BBF" w:rsidRDefault="00E81BBF">
      <w:pPr>
        <w:pStyle w:val="CommentText"/>
      </w:pPr>
      <w:r>
        <w:t>- enumeric tupe for boolean values (on,off) + undefined</w:t>
      </w:r>
    </w:p>
  </w:comment>
  <w:comment w:id="733" w:author="K23.06" w:date="2017-01-04T18:34:00Z" w:initials="K23.06">
    <w:p w14:paraId="77919314" w14:textId="77777777" w:rsidR="00E81BBF" w:rsidRDefault="00E81BBF" w:rsidP="00644172">
      <w:pPr>
        <w:pStyle w:val="CommentText"/>
      </w:pPr>
      <w:r>
        <w:rPr>
          <w:rStyle w:val="CommentReference"/>
        </w:rPr>
        <w:annotationRef/>
      </w:r>
      <w:r>
        <w:t>you have to describe example:</w:t>
      </w:r>
    </w:p>
    <w:p w14:paraId="3BF9B099" w14:textId="26C4656C" w:rsidR="00E81BBF" w:rsidRDefault="00E81BBF" w:rsidP="00644172">
      <w:pPr>
        <w:pStyle w:val="CommentText"/>
      </w:pPr>
      <w:r>
        <w:t xml:space="preserve"> name of screen is screen1?</w:t>
      </w:r>
    </w:p>
    <w:p w14:paraId="06FBA404" w14:textId="7ECFE5A5" w:rsidR="00E81BBF" w:rsidRDefault="00E81BBF">
      <w:pPr>
        <w:pStyle w:val="CommentText"/>
      </w:pPr>
      <w:r>
        <w:t>What is ack?</w:t>
      </w:r>
    </w:p>
  </w:comment>
  <w:comment w:id="820" w:author="K23.06" w:date="2017-01-04T18:34:00Z" w:initials="K23.06">
    <w:p w14:paraId="27BF05E3" w14:textId="0960AE7F" w:rsidR="00E81BBF" w:rsidRDefault="00E81BBF" w:rsidP="00644172">
      <w:pPr>
        <w:pStyle w:val="CommentText"/>
      </w:pPr>
      <w:r>
        <w:rPr>
          <w:rStyle w:val="CommentReference"/>
        </w:rPr>
        <w:annotationRef/>
      </w:r>
      <w:r>
        <w:t>not precise, see promela example</w:t>
      </w:r>
    </w:p>
  </w:comment>
  <w:comment w:id="842" w:author="K23.06" w:date="2017-01-04T18:34:00Z" w:initials="K23.06">
    <w:p w14:paraId="0DCBE9FE" w14:textId="32F8D170" w:rsidR="00E81BBF" w:rsidRDefault="00E81BBF">
      <w:pPr>
        <w:pStyle w:val="CommentText"/>
      </w:pPr>
      <w:r>
        <w:rPr>
          <w:rStyle w:val="CommentReference"/>
        </w:rPr>
        <w:annotationRef/>
      </w:r>
      <w:r>
        <w:t>how add new value to the list?</w:t>
      </w:r>
    </w:p>
  </w:comment>
  <w:comment w:id="850" w:author="K23.06" w:date="2017-01-04T18:34:00Z" w:initials="K23.06">
    <w:p w14:paraId="0E878B69" w14:textId="5AD328E2" w:rsidR="00E81BBF" w:rsidRDefault="00E81BBF">
      <w:pPr>
        <w:pStyle w:val="CommentText"/>
      </w:pPr>
      <w:r>
        <w:rPr>
          <w:rStyle w:val="CommentReference"/>
        </w:rPr>
        <w:annotationRef/>
      </w:r>
      <w:r>
        <w:t>?</w:t>
      </w:r>
    </w:p>
  </w:comment>
  <w:comment w:id="857" w:author="K23.06" w:date="2017-01-04T18:34:00Z" w:initials="K23.06">
    <w:p w14:paraId="71DE4AB5" w14:textId="7570FC33" w:rsidR="00E81BBF" w:rsidRDefault="00E81BBF" w:rsidP="00644172">
      <w:pPr>
        <w:pStyle w:val="CommentText"/>
      </w:pPr>
      <w:r>
        <w:rPr>
          <w:rStyle w:val="CommentReference"/>
        </w:rPr>
        <w:annotationRef/>
      </w:r>
      <w:r>
        <w:t>you have to describe example</w:t>
      </w:r>
    </w:p>
  </w:comment>
  <w:comment w:id="858" w:author="K23.06" w:date="2017-01-04T18:34:00Z" w:initials="K23.06">
    <w:p w14:paraId="0A882EEF" w14:textId="443AF004" w:rsidR="00E81BBF" w:rsidRDefault="00E81BBF">
      <w:pPr>
        <w:pStyle w:val="CommentText"/>
      </w:pPr>
      <w:r>
        <w:rPr>
          <w:rStyle w:val="CommentReference"/>
        </w:rPr>
        <w:annotationRef/>
      </w:r>
      <w:r>
        <w:t>it has to be transition for each value from the list</w:t>
      </w:r>
    </w:p>
  </w:comment>
  <w:comment w:id="914" w:author="K23.06" w:date="2017-01-04T18:34:00Z" w:initials="K23.06">
    <w:p w14:paraId="2416A504" w14:textId="1671A540" w:rsidR="00E81BBF" w:rsidRDefault="00E81BBF">
      <w:pPr>
        <w:pStyle w:val="CommentText"/>
      </w:pPr>
      <w:r>
        <w:rPr>
          <w:rStyle w:val="CommentReference"/>
        </w:rPr>
        <w:annotationRef/>
      </w:r>
      <w:r>
        <w:t>not in this list</w:t>
      </w:r>
    </w:p>
  </w:comment>
  <w:comment w:id="947" w:author="אלנה רווה" w:date="2017-01-04T18:34:00Z" w:initials="אר">
    <w:p w14:paraId="6545E619" w14:textId="77777777" w:rsidR="00E81BBF" w:rsidRDefault="00E81BBF" w:rsidP="00294ED7">
      <w:pPr>
        <w:pStyle w:val="CommentText"/>
      </w:pPr>
      <w:r>
        <w:rPr>
          <w:rStyle w:val="CommentReference"/>
        </w:rPr>
        <w:annotationRef/>
      </w:r>
      <w:r>
        <w:t>Any figure must be titled</w:t>
      </w:r>
    </w:p>
  </w:comment>
  <w:comment w:id="957" w:author="K23.06" w:date="2017-01-04T18:34:00Z" w:initials="K23.06">
    <w:p w14:paraId="77DCEE8A" w14:textId="40064C9C" w:rsidR="00E81BBF" w:rsidRDefault="00E81BBF">
      <w:pPr>
        <w:pStyle w:val="CommentText"/>
      </w:pPr>
      <w:r>
        <w:rPr>
          <w:rStyle w:val="CommentReference"/>
        </w:rPr>
        <w:annotationRef/>
      </w:r>
      <w:r>
        <w:t>name of parameter?</w:t>
      </w:r>
    </w:p>
  </w:comment>
  <w:comment w:id="961" w:author="K23.06" w:date="2017-01-04T18:34:00Z" w:initials="K23.06">
    <w:p w14:paraId="4CB5DD67" w14:textId="0C03BEAC" w:rsidR="00E81BBF" w:rsidRDefault="00E81BBF">
      <w:pPr>
        <w:pStyle w:val="CommentText"/>
      </w:pPr>
      <w:r>
        <w:rPr>
          <w:rStyle w:val="CommentReference"/>
        </w:rPr>
        <w:annotationRef/>
      </w:r>
      <w:r>
        <w:t>compare with example on promela: you can put here in style of promela, but in a common case</w:t>
      </w:r>
    </w:p>
  </w:comment>
  <w:comment w:id="1005" w:author="K23.06" w:date="2017-01-04T18:34:00Z" w:initials="K23.06">
    <w:p w14:paraId="542C0184" w14:textId="238B3D03" w:rsidR="00E81BBF" w:rsidRDefault="00E81BBF">
      <w:pPr>
        <w:pStyle w:val="CommentText"/>
      </w:pPr>
      <w:r>
        <w:rPr>
          <w:rStyle w:val="CommentReference"/>
        </w:rPr>
        <w:annotationRef/>
      </w:r>
      <w:r>
        <w:t>in PG you have to show all information that you use in promela</w:t>
      </w:r>
    </w:p>
  </w:comment>
  <w:comment w:id="1032" w:author="K23.06" w:date="2017-01-04T18:34:00Z" w:initials="K23.06">
    <w:p w14:paraId="6119F14E" w14:textId="4AA26C92" w:rsidR="00E81BBF" w:rsidRDefault="00E81BBF">
      <w:pPr>
        <w:pStyle w:val="CommentText"/>
      </w:pPr>
      <w:r>
        <w:rPr>
          <w:rStyle w:val="CommentReference"/>
        </w:rPr>
        <w:annotationRef/>
      </w:r>
      <w:r>
        <w:t>?</w:t>
      </w:r>
    </w:p>
  </w:comment>
  <w:comment w:id="1036" w:author="K23.06" w:date="2017-01-04T18:34:00Z" w:initials="K23.06">
    <w:p w14:paraId="2FB052CA" w14:textId="2A03DC06" w:rsidR="00E81BBF" w:rsidRDefault="00E81BBF">
      <w:pPr>
        <w:pStyle w:val="CommentText"/>
      </w:pPr>
      <w:r>
        <w:rPr>
          <w:rStyle w:val="CommentReference"/>
        </w:rPr>
        <w:annotationRef/>
      </w:r>
      <w:r>
        <w:t>?</w:t>
      </w:r>
    </w:p>
  </w:comment>
  <w:comment w:id="1064" w:author="K23.06" w:date="2017-01-04T18:34:00Z" w:initials="K23.06">
    <w:p w14:paraId="75AA4954" w14:textId="7F0B5756" w:rsidR="00E81BBF" w:rsidRDefault="00E81BBF">
      <w:pPr>
        <w:pStyle w:val="CommentText"/>
      </w:pPr>
      <w:r>
        <w:rPr>
          <w:rStyle w:val="CommentReference"/>
        </w:rPr>
        <w:annotationRef/>
      </w:r>
      <w:r>
        <w:t>back end?</w:t>
      </w:r>
    </w:p>
  </w:comment>
  <w:comment w:id="1067" w:author="K23.06" w:date="2017-01-04T18:34:00Z" w:initials="K23.06">
    <w:p w14:paraId="10735816" w14:textId="0BD496CF" w:rsidR="00E81BBF" w:rsidRDefault="00E81BBF">
      <w:pPr>
        <w:pStyle w:val="CommentText"/>
      </w:pPr>
      <w:r>
        <w:rPr>
          <w:rStyle w:val="CommentReference"/>
        </w:rPr>
        <w:annotationRef/>
      </w:r>
      <w:r>
        <w:t>format</w:t>
      </w:r>
    </w:p>
  </w:comment>
  <w:comment w:id="1071" w:author="K23.06" w:date="2017-01-04T18:34:00Z" w:initials="K23.06">
    <w:p w14:paraId="78226509" w14:textId="20EFEECC" w:rsidR="00E81BBF" w:rsidRDefault="00E81BBF">
      <w:pPr>
        <w:pStyle w:val="CommentText"/>
      </w:pPr>
      <w:r>
        <w:rPr>
          <w:rStyle w:val="CommentReference"/>
        </w:rPr>
        <w:annotationRef/>
      </w:r>
      <w:r>
        <w:t>Capital letter</w:t>
      </w:r>
    </w:p>
  </w:comment>
  <w:comment w:id="1189" w:author="K23.06" w:date="2017-01-04T18:34:00Z" w:initials="K23.06">
    <w:p w14:paraId="540BDA29" w14:textId="77777777" w:rsidR="00E81BBF" w:rsidRDefault="00E81BBF" w:rsidP="00272910">
      <w:pPr>
        <w:pStyle w:val="CommentText"/>
      </w:pPr>
      <w:r>
        <w:rPr>
          <w:rStyle w:val="CommentReference"/>
        </w:rPr>
        <w:annotationRef/>
      </w:r>
      <w:r>
        <w:t>english</w:t>
      </w:r>
    </w:p>
  </w:comment>
  <w:comment w:id="1190" w:author="K23.06" w:date="2017-01-04T18:34:00Z" w:initials="K23.06">
    <w:p w14:paraId="3C7EFEB8" w14:textId="77777777" w:rsidR="00E81BBF" w:rsidRDefault="00E81BBF" w:rsidP="000252B7">
      <w:pPr>
        <w:pStyle w:val="CommentText"/>
      </w:pPr>
      <w:r>
        <w:rPr>
          <w:rStyle w:val="CommentReference"/>
        </w:rPr>
        <w:annotationRef/>
      </w:r>
      <w:r>
        <w:t>link</w:t>
      </w:r>
    </w:p>
  </w:comment>
  <w:comment w:id="1197" w:author="K23.06" w:date="2017-01-04T18:34:00Z" w:initials="K23.06">
    <w:p w14:paraId="18E289AC" w14:textId="77777777" w:rsidR="00E81BBF" w:rsidRDefault="00E81BBF" w:rsidP="00BC2284">
      <w:pPr>
        <w:pStyle w:val="CommentText"/>
      </w:pPr>
      <w:r>
        <w:rPr>
          <w:rStyle w:val="CommentReference"/>
        </w:rPr>
        <w:annotationRef/>
      </w:r>
      <w:r>
        <w:t>not clear</w:t>
      </w:r>
    </w:p>
  </w:comment>
  <w:comment w:id="1198" w:author="K23.06" w:date="2017-01-04T18:34:00Z" w:initials="K23.06">
    <w:p w14:paraId="300FBEED" w14:textId="77777777" w:rsidR="00E81BBF" w:rsidRDefault="00E81BBF" w:rsidP="00BC2284">
      <w:pPr>
        <w:pStyle w:val="CommentText"/>
      </w:pPr>
      <w:r>
        <w:rPr>
          <w:rStyle w:val="CommentReference"/>
        </w:rPr>
        <w:annotationRef/>
      </w:r>
      <w:r>
        <w:t>?</w:t>
      </w:r>
    </w:p>
  </w:comment>
  <w:comment w:id="1201" w:author="K23.06" w:date="2017-01-04T18:34:00Z" w:initials="K23.06">
    <w:p w14:paraId="671C5553" w14:textId="77777777" w:rsidR="00E81BBF" w:rsidRDefault="00E81BBF" w:rsidP="00BC2284">
      <w:pPr>
        <w:pStyle w:val="CommentText"/>
      </w:pPr>
      <w:r>
        <w:rPr>
          <w:rStyle w:val="CommentReference"/>
        </w:rPr>
        <w:annotationRef/>
      </w:r>
      <w:r>
        <w:t>?</w:t>
      </w:r>
    </w:p>
  </w:comment>
  <w:comment w:id="1207" w:author="K23.06" w:date="2017-01-04T18:34:00Z" w:initials="K23.06">
    <w:p w14:paraId="45023914" w14:textId="77777777" w:rsidR="00E81BBF" w:rsidRDefault="00E81BBF" w:rsidP="00BC2284">
      <w:pPr>
        <w:pStyle w:val="CommentText"/>
      </w:pPr>
      <w:r>
        <w:rPr>
          <w:rStyle w:val="CommentReference"/>
        </w:rPr>
        <w:annotationRef/>
      </w:r>
      <w:r>
        <w:t>format</w:t>
      </w:r>
    </w:p>
  </w:comment>
  <w:comment w:id="1210" w:author="K23.06" w:date="2017-01-04T18:34:00Z" w:initials="K23.06">
    <w:p w14:paraId="5AA45BE1" w14:textId="77777777" w:rsidR="00E81BBF" w:rsidRDefault="00E81BBF" w:rsidP="00D52D18">
      <w:pPr>
        <w:pStyle w:val="CommentText"/>
      </w:pPr>
      <w:r>
        <w:rPr>
          <w:rStyle w:val="CommentReference"/>
        </w:rPr>
        <w:annotationRef/>
      </w:r>
      <w:r>
        <w:t>it has to be described in sytax of LTL, or deleted</w:t>
      </w:r>
    </w:p>
    <w:p w14:paraId="6E65BF25" w14:textId="77777777" w:rsidR="00E81BBF" w:rsidRDefault="00E81BBF" w:rsidP="00D52D18">
      <w:pPr>
        <w:pStyle w:val="CommentText"/>
      </w:pPr>
    </w:p>
  </w:comment>
  <w:comment w:id="1211" w:author="K23.06" w:date="2017-01-04T18:34:00Z" w:initials="K23.06">
    <w:p w14:paraId="5062EAAC" w14:textId="77777777" w:rsidR="00E81BBF" w:rsidRDefault="00E81BBF" w:rsidP="00D52D18">
      <w:pPr>
        <w:pStyle w:val="CommentText"/>
      </w:pPr>
      <w:r>
        <w:rPr>
          <w:rStyle w:val="CommentReference"/>
        </w:rPr>
        <w:annotationRef/>
      </w:r>
      <w:r>
        <w:t xml:space="preserve">what is </w:t>
      </w:r>
      <w:r w:rsidRPr="00327154">
        <w:rPr>
          <w:i/>
          <w:iCs/>
        </w:rPr>
        <w:t>formula</w:t>
      </w:r>
      <w:r>
        <w:t>?</w:t>
      </w:r>
    </w:p>
  </w:comment>
  <w:comment w:id="1213" w:author="K23.06" w:date="2017-01-04T18:34:00Z" w:initials="K23.06">
    <w:p w14:paraId="1DCD405A" w14:textId="77777777" w:rsidR="00E81BBF" w:rsidRDefault="00E81BBF" w:rsidP="003A5D05">
      <w:pPr>
        <w:pStyle w:val="CommentText"/>
      </w:pPr>
      <w:r>
        <w:rPr>
          <w:rStyle w:val="CommentReference"/>
        </w:rPr>
        <w:annotationRef/>
      </w:r>
      <w:r>
        <w:t>not clear</w:t>
      </w:r>
    </w:p>
  </w:comment>
  <w:comment w:id="1214" w:author="אלנה רווה" w:date="2017-01-04T18:34:00Z" w:initials="אר">
    <w:p w14:paraId="43AC1336" w14:textId="77777777" w:rsidR="00E81BBF" w:rsidRDefault="00E81BBF" w:rsidP="00D40652">
      <w:pPr>
        <w:pStyle w:val="CommentText"/>
      </w:pPr>
      <w:r>
        <w:rPr>
          <w:rStyle w:val="CommentReference"/>
        </w:rPr>
        <w:annotationRef/>
      </w:r>
      <w:r>
        <w:t xml:space="preserve">Each figure must be titled and numbered. If a figure is not original then the source must be provided </w:t>
      </w:r>
    </w:p>
  </w:comment>
  <w:comment w:id="1215" w:author="K23.06" w:date="2017-01-04T18:34:00Z" w:initials="K23.06">
    <w:p w14:paraId="65516E2D" w14:textId="77777777" w:rsidR="00580857" w:rsidRDefault="00580857" w:rsidP="00580857">
      <w:pPr>
        <w:pStyle w:val="CommentText"/>
      </w:pPr>
      <w:r>
        <w:rPr>
          <w:rStyle w:val="CommentReference"/>
        </w:rPr>
        <w:annotationRef/>
      </w:r>
      <w:r>
        <w:t>section 3; also check fonts in this section</w:t>
      </w:r>
    </w:p>
  </w:comment>
  <w:comment w:id="1216" w:author="אלנה רווה" w:date="2017-01-04T18:34:00Z" w:initials="אר">
    <w:p w14:paraId="7127E3BE" w14:textId="77777777" w:rsidR="008C185C" w:rsidRDefault="008C185C" w:rsidP="00580857">
      <w:pPr>
        <w:pStyle w:val="CommentText"/>
      </w:pPr>
      <w:r>
        <w:rPr>
          <w:rStyle w:val="CommentReference"/>
        </w:rPr>
        <w:annotationRef/>
      </w:r>
      <w:r>
        <w:t>All figures must be titled</w:t>
      </w:r>
    </w:p>
  </w:comment>
  <w:comment w:id="1219" w:author="K23.06" w:date="2017-01-04T18:34:00Z" w:initials="K23.06">
    <w:p w14:paraId="3885DAD7" w14:textId="77777777" w:rsidR="00580857" w:rsidRDefault="00580857" w:rsidP="00580857">
      <w:pPr>
        <w:pStyle w:val="CommentText"/>
      </w:pPr>
      <w:r>
        <w:rPr>
          <w:rStyle w:val="CommentReference"/>
        </w:rPr>
        <w:annotationRef/>
      </w:r>
      <w:r>
        <w:t>?</w:t>
      </w:r>
    </w:p>
  </w:comment>
  <w:comment w:id="1220" w:author="K23.06" w:date="2017-01-04T18:34:00Z" w:initials="K23.06">
    <w:p w14:paraId="79D08097" w14:textId="77777777" w:rsidR="00580857" w:rsidRDefault="00580857" w:rsidP="00580857">
      <w:pPr>
        <w:pStyle w:val="CommentText"/>
      </w:pPr>
      <w:r>
        <w:rPr>
          <w:rStyle w:val="CommentReference"/>
        </w:rPr>
        <w:annotationRef/>
      </w:r>
      <w:bookmarkStart w:id="1221" w:name="_GoBack"/>
      <w:r>
        <w:t>not precise, see promela example</w:t>
      </w:r>
      <w:bookmarkEnd w:id="1221"/>
    </w:p>
  </w:comment>
  <w:comment w:id="1222" w:author="K23.06" w:date="2017-01-04T18:34:00Z" w:initials="K23.06">
    <w:p w14:paraId="4EE226E7" w14:textId="77777777" w:rsidR="00580857" w:rsidRDefault="00580857" w:rsidP="00580857">
      <w:pPr>
        <w:pStyle w:val="CommentText"/>
      </w:pPr>
      <w:r>
        <w:rPr>
          <w:rStyle w:val="CommentReference"/>
        </w:rPr>
        <w:annotationRef/>
      </w:r>
      <w:r>
        <w:t>how add new value to the list?</w:t>
      </w:r>
    </w:p>
  </w:comment>
  <w:comment w:id="1225" w:author="K23.06" w:date="2017-01-04T18:34:00Z" w:initials="K23.06">
    <w:p w14:paraId="54FB441C" w14:textId="77777777" w:rsidR="00580857" w:rsidRDefault="00580857" w:rsidP="00580857">
      <w:pPr>
        <w:pStyle w:val="CommentText"/>
      </w:pPr>
      <w:r>
        <w:rPr>
          <w:rStyle w:val="CommentReference"/>
        </w:rPr>
        <w:annotationRef/>
      </w:r>
      <w:r>
        <w:t>?</w:t>
      </w:r>
    </w:p>
  </w:comment>
  <w:comment w:id="1226" w:author="K23.06" w:date="2017-01-04T18:34:00Z" w:initials="K23.06">
    <w:p w14:paraId="4670B7FE" w14:textId="77777777" w:rsidR="00580857" w:rsidRDefault="00580857" w:rsidP="00580857">
      <w:pPr>
        <w:pStyle w:val="CommentText"/>
      </w:pPr>
      <w:r>
        <w:rPr>
          <w:rStyle w:val="CommentReference"/>
        </w:rPr>
        <w:annotationRef/>
      </w:r>
      <w:r>
        <w:t>you have to describe example</w:t>
      </w:r>
    </w:p>
  </w:comment>
  <w:comment w:id="1227" w:author="K23.06" w:date="2017-01-04T18:34:00Z" w:initials="K23.06">
    <w:p w14:paraId="6D4F7299" w14:textId="77777777" w:rsidR="00580857" w:rsidRDefault="00580857" w:rsidP="00580857">
      <w:pPr>
        <w:pStyle w:val="CommentText"/>
      </w:pPr>
      <w:r>
        <w:rPr>
          <w:rStyle w:val="CommentReference"/>
        </w:rPr>
        <w:annotationRef/>
      </w:r>
      <w:r>
        <w:t>it has to be transition for each value from the list</w:t>
      </w:r>
    </w:p>
  </w:comment>
  <w:comment w:id="1229" w:author="K23.06" w:date="2017-01-04T18:34:00Z" w:initials="K23.06">
    <w:p w14:paraId="1BEC43EE" w14:textId="77777777" w:rsidR="00580857" w:rsidRDefault="00580857" w:rsidP="00580857">
      <w:pPr>
        <w:pStyle w:val="CommentText"/>
      </w:pPr>
      <w:r>
        <w:rPr>
          <w:rStyle w:val="CommentReference"/>
        </w:rPr>
        <w:annotationRef/>
      </w:r>
      <w:r>
        <w:t>not in this list</w:t>
      </w:r>
    </w:p>
  </w:comment>
  <w:comment w:id="1232" w:author="אלנה רווה" w:date="2017-01-04T18:34:00Z" w:initials="אר">
    <w:p w14:paraId="51F6CE1D" w14:textId="77777777" w:rsidR="00580857" w:rsidRDefault="00580857" w:rsidP="00580857">
      <w:pPr>
        <w:pStyle w:val="CommentText"/>
      </w:pPr>
      <w:r>
        <w:rPr>
          <w:rStyle w:val="CommentReference"/>
        </w:rPr>
        <w:annotationRef/>
      </w:r>
      <w:r>
        <w:t>Any figure must be titled</w:t>
      </w:r>
    </w:p>
  </w:comment>
  <w:comment w:id="1233" w:author="K23.06" w:date="2017-01-04T18:34:00Z" w:initials="K23.06">
    <w:p w14:paraId="044E0169" w14:textId="77777777" w:rsidR="00580857" w:rsidRDefault="00580857" w:rsidP="00580857">
      <w:pPr>
        <w:pStyle w:val="CommentText"/>
      </w:pPr>
      <w:r>
        <w:rPr>
          <w:rStyle w:val="CommentReference"/>
        </w:rPr>
        <w:annotationRef/>
      </w:r>
      <w:r>
        <w:t>name of parameter?</w:t>
      </w:r>
    </w:p>
  </w:comment>
  <w:comment w:id="1234" w:author="K23.06" w:date="2017-01-04T18:34:00Z" w:initials="K23.06">
    <w:p w14:paraId="3F98C893" w14:textId="77777777" w:rsidR="00580857" w:rsidRDefault="00580857" w:rsidP="00580857">
      <w:pPr>
        <w:pStyle w:val="CommentText"/>
      </w:pPr>
      <w:r>
        <w:rPr>
          <w:rStyle w:val="CommentReference"/>
        </w:rPr>
        <w:annotationRef/>
      </w:r>
      <w:r>
        <w:t>compare with example on promela: you can put here in style of promela, but in a common case</w:t>
      </w:r>
    </w:p>
  </w:comment>
  <w:comment w:id="1235" w:author="K23.06" w:date="2017-01-04T18:34:00Z" w:initials="K23.06">
    <w:p w14:paraId="6353886A" w14:textId="77777777" w:rsidR="00580857" w:rsidRDefault="00580857" w:rsidP="00580857">
      <w:pPr>
        <w:pStyle w:val="CommentText"/>
      </w:pPr>
      <w:r>
        <w:rPr>
          <w:rStyle w:val="CommentReference"/>
        </w:rPr>
        <w:annotationRef/>
      </w:r>
      <w:r>
        <w:t>in PG you have to show all information that you use in promela</w:t>
      </w:r>
    </w:p>
  </w:comment>
  <w:comment w:id="1236" w:author="K23.06" w:date="2017-01-04T18:34:00Z" w:initials="K23.06">
    <w:p w14:paraId="16A5429F" w14:textId="77777777" w:rsidR="00580857" w:rsidRDefault="00580857" w:rsidP="00580857">
      <w:pPr>
        <w:pStyle w:val="CommentText"/>
      </w:pPr>
      <w:r>
        <w:rPr>
          <w:rStyle w:val="CommentReference"/>
        </w:rPr>
        <w:annotationRef/>
      </w:r>
      <w:r>
        <w:t>?</w:t>
      </w:r>
    </w:p>
  </w:comment>
  <w:comment w:id="1237" w:author="K23.06" w:date="2017-01-04T18:34:00Z" w:initials="K23.06">
    <w:p w14:paraId="5CF987C1" w14:textId="77777777" w:rsidR="00580857" w:rsidRDefault="00580857" w:rsidP="00580857">
      <w:pPr>
        <w:pStyle w:val="CommentText"/>
      </w:pPr>
      <w:r>
        <w:rPr>
          <w:rStyle w:val="CommentReference"/>
        </w:rPr>
        <w:annotationRef/>
      </w:r>
      <w:r>
        <w:t>?</w:t>
      </w:r>
    </w:p>
  </w:comment>
  <w:comment w:id="1247" w:author="K23.06" w:date="2017-01-04T18:34:00Z" w:initials="K23.06">
    <w:p w14:paraId="6BD9E794" w14:textId="77777777" w:rsidR="00580857" w:rsidRDefault="00580857" w:rsidP="00580857">
      <w:pPr>
        <w:pStyle w:val="CommentText"/>
      </w:pPr>
      <w:r>
        <w:rPr>
          <w:rStyle w:val="CommentReference"/>
        </w:rPr>
        <w:annotationRef/>
      </w:r>
      <w:r>
        <w:t>back end?</w:t>
      </w:r>
    </w:p>
  </w:comment>
  <w:comment w:id="1249" w:author="K23.06" w:date="2017-01-04T18:34:00Z" w:initials="K23.06">
    <w:p w14:paraId="21960B42" w14:textId="77777777" w:rsidR="00580857" w:rsidRDefault="00580857" w:rsidP="00580857">
      <w:pPr>
        <w:pStyle w:val="CommentText"/>
      </w:pPr>
      <w:r>
        <w:rPr>
          <w:rStyle w:val="CommentReference"/>
        </w:rPr>
        <w:annotationRef/>
      </w:r>
      <w:r>
        <w:t>format</w:t>
      </w:r>
    </w:p>
  </w:comment>
  <w:comment w:id="1250" w:author="K23.06" w:date="2017-01-04T18:34:00Z" w:initials="K23.06">
    <w:p w14:paraId="143AAB6F" w14:textId="77777777" w:rsidR="00580857" w:rsidRDefault="00580857" w:rsidP="00580857">
      <w:pPr>
        <w:pStyle w:val="CommentText"/>
      </w:pPr>
      <w:r>
        <w:rPr>
          <w:rStyle w:val="CommentReference"/>
        </w:rPr>
        <w:annotationRef/>
      </w:r>
      <w:r>
        <w:t>Capital letter</w:t>
      </w:r>
    </w:p>
  </w:comment>
  <w:comment w:id="1253" w:author="K23.06" w:date="2017-01-04T18:34:00Z" w:initials="K23.06">
    <w:p w14:paraId="4A656242" w14:textId="77777777" w:rsidR="008C185C" w:rsidRDefault="008C185C" w:rsidP="008C185C">
      <w:pPr>
        <w:pStyle w:val="CommentText"/>
      </w:pPr>
      <w:r>
        <w:rPr>
          <w:rStyle w:val="CommentReference"/>
        </w:rPr>
        <w:annotationRef/>
      </w:r>
      <w:r>
        <w:t>references?</w:t>
      </w:r>
    </w:p>
  </w:comment>
  <w:comment w:id="1372" w:author="K23.06" w:date="2017-01-04T18:34:00Z" w:initials="K23.06">
    <w:p w14:paraId="5CCB3A0C" w14:textId="47872D09" w:rsidR="00E81BBF" w:rsidRDefault="00E81BBF">
      <w:pPr>
        <w:pStyle w:val="CommentText"/>
      </w:pPr>
      <w:r>
        <w:rPr>
          <w:rStyle w:val="CommentReference"/>
        </w:rPr>
        <w:annotationRef/>
      </w:r>
      <w:r>
        <w:t>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66AD3B" w15:done="0"/>
  <w15:commentEx w15:paraId="7D63B23C" w15:done="0"/>
  <w15:commentEx w15:paraId="74B99663" w15:done="0"/>
  <w15:commentEx w15:paraId="787D6CE4" w15:done="0"/>
  <w15:commentEx w15:paraId="63B6F38F" w15:done="0"/>
  <w15:commentEx w15:paraId="7CAA90E2" w15:done="0"/>
  <w15:commentEx w15:paraId="3685296F" w15:done="0"/>
  <w15:commentEx w15:paraId="2D936091" w15:done="0"/>
  <w15:commentEx w15:paraId="218060C1" w15:done="0"/>
  <w15:commentEx w15:paraId="4249E30A" w15:done="0"/>
  <w15:commentEx w15:paraId="3C14797A" w15:done="0"/>
  <w15:commentEx w15:paraId="1624467B" w15:done="0"/>
  <w15:commentEx w15:paraId="0CE186AF" w15:done="0"/>
  <w15:commentEx w15:paraId="74A088CC" w15:done="0"/>
  <w15:commentEx w15:paraId="56003602" w15:done="0"/>
  <w15:commentEx w15:paraId="69585129" w15:done="0"/>
  <w15:commentEx w15:paraId="0A6FA0EC" w15:done="0"/>
  <w15:commentEx w15:paraId="2CB06044" w15:done="0"/>
  <w15:commentEx w15:paraId="522D47B7" w15:done="0"/>
  <w15:commentEx w15:paraId="162FC5D5" w15:done="0"/>
  <w15:commentEx w15:paraId="3DDD81CC" w15:done="0"/>
  <w15:commentEx w15:paraId="5EA4BE55" w15:done="0"/>
  <w15:commentEx w15:paraId="6EB372A3" w15:done="0"/>
  <w15:commentEx w15:paraId="3013CBD3" w15:done="0"/>
  <w15:commentEx w15:paraId="64F200AF" w15:done="0"/>
  <w15:commentEx w15:paraId="71934E2C" w15:done="0"/>
  <w15:commentEx w15:paraId="26AF5E3B" w15:done="0"/>
  <w15:commentEx w15:paraId="17734A89" w15:done="0"/>
  <w15:commentEx w15:paraId="4B9FFC7D" w15:done="0"/>
  <w15:commentEx w15:paraId="5001347A" w15:done="0"/>
  <w15:commentEx w15:paraId="6F2F869F" w15:done="0"/>
  <w15:commentEx w15:paraId="54E5D285" w15:done="0"/>
  <w15:commentEx w15:paraId="2CC0C3C5" w15:done="0"/>
  <w15:commentEx w15:paraId="2BBDDF53" w15:done="0"/>
  <w15:commentEx w15:paraId="781ECED2" w15:done="0"/>
  <w15:commentEx w15:paraId="06FBA404" w15:done="0"/>
  <w15:commentEx w15:paraId="27BF05E3" w15:done="0"/>
  <w15:commentEx w15:paraId="0DCBE9FE" w15:done="0"/>
  <w15:commentEx w15:paraId="0E878B69" w15:done="0"/>
  <w15:commentEx w15:paraId="71DE4AB5" w15:done="0"/>
  <w15:commentEx w15:paraId="0A882EEF" w15:done="0"/>
  <w15:commentEx w15:paraId="2416A504" w15:done="0"/>
  <w15:commentEx w15:paraId="6545E619" w15:done="0"/>
  <w15:commentEx w15:paraId="77DCEE8A" w15:done="0"/>
  <w15:commentEx w15:paraId="4CB5DD67" w15:done="0"/>
  <w15:commentEx w15:paraId="542C0184" w15:done="0"/>
  <w15:commentEx w15:paraId="6119F14E" w15:done="0"/>
  <w15:commentEx w15:paraId="2FB052CA" w15:done="0"/>
  <w15:commentEx w15:paraId="75AA4954" w15:done="0"/>
  <w15:commentEx w15:paraId="10735816" w15:done="0"/>
  <w15:commentEx w15:paraId="78226509" w15:done="0"/>
  <w15:commentEx w15:paraId="540BDA29" w15:done="0"/>
  <w15:commentEx w15:paraId="3C7EFEB8" w15:done="0"/>
  <w15:commentEx w15:paraId="18E289AC" w15:done="0"/>
  <w15:commentEx w15:paraId="300FBEED" w15:done="0"/>
  <w15:commentEx w15:paraId="671C5553" w15:done="0"/>
  <w15:commentEx w15:paraId="45023914" w15:done="0"/>
  <w15:commentEx w15:paraId="6E65BF25" w15:done="0"/>
  <w15:commentEx w15:paraId="5062EAAC" w15:done="0"/>
  <w15:commentEx w15:paraId="1DCD405A" w15:done="0"/>
  <w15:commentEx w15:paraId="43AC1336" w15:done="0"/>
  <w15:commentEx w15:paraId="65516E2D" w15:done="0"/>
  <w15:commentEx w15:paraId="7127E3BE" w15:done="0"/>
  <w15:commentEx w15:paraId="3885DAD7" w15:done="0"/>
  <w15:commentEx w15:paraId="79D08097" w15:done="0"/>
  <w15:commentEx w15:paraId="4EE226E7" w15:done="0"/>
  <w15:commentEx w15:paraId="54FB441C" w15:done="0"/>
  <w15:commentEx w15:paraId="4670B7FE" w15:done="0"/>
  <w15:commentEx w15:paraId="6D4F7299" w15:done="0"/>
  <w15:commentEx w15:paraId="1BEC43EE" w15:done="0"/>
  <w15:commentEx w15:paraId="51F6CE1D" w15:done="0"/>
  <w15:commentEx w15:paraId="044E0169" w15:done="0"/>
  <w15:commentEx w15:paraId="3F98C893" w15:done="0"/>
  <w15:commentEx w15:paraId="6353886A" w15:done="0"/>
  <w15:commentEx w15:paraId="16A5429F" w15:done="0"/>
  <w15:commentEx w15:paraId="5CF987C1" w15:done="0"/>
  <w15:commentEx w15:paraId="6BD9E794" w15:done="0"/>
  <w15:commentEx w15:paraId="21960B42" w15:done="0"/>
  <w15:commentEx w15:paraId="143AAB6F" w15:done="0"/>
  <w15:commentEx w15:paraId="4A656242" w15:done="0"/>
  <w15:commentEx w15:paraId="5CCB3A0C"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26163F" w14:textId="77777777" w:rsidR="00F90F55" w:rsidRDefault="00F90F55">
      <w:pPr>
        <w:spacing w:after="0" w:line="240" w:lineRule="auto"/>
      </w:pPr>
      <w:r>
        <w:separator/>
      </w:r>
    </w:p>
  </w:endnote>
  <w:endnote w:type="continuationSeparator" w:id="0">
    <w:p w14:paraId="1706DD62" w14:textId="77777777" w:rsidR="00F90F55" w:rsidRDefault="00F90F55">
      <w:pPr>
        <w:spacing w:after="0" w:line="240" w:lineRule="auto"/>
      </w:pPr>
      <w:r>
        <w:continuationSeparator/>
      </w:r>
    </w:p>
  </w:endnote>
  <w:endnote w:type="continuationNotice" w:id="1">
    <w:p w14:paraId="0FB3F0BF" w14:textId="77777777" w:rsidR="00F90F55" w:rsidRDefault="00F90F5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mr10">
    <w:altName w:val="MS Mincho"/>
    <w:charset w:val="00"/>
    <w:family w:val="swiss"/>
    <w:pitch w:val="variable"/>
    <w:sig w:usb0="00000003" w:usb1="00000000" w:usb2="00000000" w:usb3="00000000" w:csb0="00000001" w:csb1="00000000"/>
  </w:font>
  <w:font w:name="cmmi10">
    <w:altName w:val="MS Mincho"/>
    <w:panose1 w:val="00000000000000000000"/>
    <w:charset w:val="80"/>
    <w:family w:val="auto"/>
    <w:notTrueType/>
    <w:pitch w:val="default"/>
    <w:sig w:usb0="00000001" w:usb1="08070000" w:usb2="00000010" w:usb3="00000000" w:csb0="00020000" w:csb1="00000000"/>
  </w:font>
  <w:font w:name="cmsy10">
    <w:altName w:val="Malgun Gothic"/>
    <w:panose1 w:val="00000000000000000000"/>
    <w:charset w:val="81"/>
    <w:family w:val="auto"/>
    <w:notTrueType/>
    <w:pitch w:val="default"/>
    <w:sig w:usb0="00000001" w:usb1="09060000" w:usb2="00000010" w:usb3="00000000" w:csb0="00080000" w:csb1="00000000"/>
  </w:font>
  <w:font w:name="cmr8">
    <w:altName w:val="Microsoft JhengHei"/>
    <w:panose1 w:val="00000000000000000000"/>
    <w:charset w:val="88"/>
    <w:family w:val="auto"/>
    <w:notTrueType/>
    <w:pitch w:val="default"/>
    <w:sig w:usb0="00000001" w:usb1="08080000" w:usb2="00000010" w:usb3="00000000" w:csb0="00100000" w:csb1="00000000"/>
  </w:font>
  <w:font w:name="msam10">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332F6" w14:textId="77777777" w:rsidR="00E81BBF" w:rsidRDefault="00E81BBF">
    <w:pPr>
      <w:spacing w:after="0" w:line="259" w:lineRule="auto"/>
      <w:ind w:left="0" w:right="1438" w:firstLine="0"/>
      <w:jc w:val="center"/>
    </w:pPr>
    <w:r>
      <w:rPr>
        <w:sz w:val="24"/>
      </w:rPr>
      <w:t xml:space="preserve"> </w:t>
    </w:r>
    <w:r>
      <w:fldChar w:fldCharType="begin"/>
    </w:r>
    <w:r>
      <w:instrText xml:space="preserve"> PAGE   \* MERGEFORMAT </w:instrText>
    </w:r>
    <w:r>
      <w:fldChar w:fldCharType="separate"/>
    </w:r>
    <w:r>
      <w:rPr>
        <w:sz w:val="24"/>
      </w:rPr>
      <w:t>2</w:t>
    </w:r>
    <w:r>
      <w:rPr>
        <w:sz w:val="24"/>
      </w:rPr>
      <w:fldChar w:fldCharType="end"/>
    </w:r>
  </w:p>
  <w:p w14:paraId="71D6FA61" w14:textId="77777777" w:rsidR="00E81BBF" w:rsidRDefault="00E81BBF">
    <w:pPr>
      <w:spacing w:after="0" w:line="259" w:lineRule="auto"/>
      <w:ind w:left="0" w:right="1502" w:firstLine="0"/>
      <w:jc w:val="right"/>
    </w:pP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85BB3" w14:textId="157F4F99" w:rsidR="00E81BBF" w:rsidRDefault="00E81BBF">
    <w:pPr>
      <w:spacing w:after="0" w:line="259" w:lineRule="auto"/>
      <w:ind w:left="0" w:right="1438" w:firstLine="0"/>
      <w:jc w:val="center"/>
    </w:pPr>
    <w:r>
      <w:rPr>
        <w:sz w:val="24"/>
      </w:rPr>
      <w:t xml:space="preserve"> </w:t>
    </w:r>
    <w:r>
      <w:fldChar w:fldCharType="begin"/>
    </w:r>
    <w:r>
      <w:instrText xml:space="preserve"> PAGE   \* MERGEFORMAT </w:instrText>
    </w:r>
    <w:r>
      <w:fldChar w:fldCharType="separate"/>
    </w:r>
    <w:r w:rsidR="00503D39" w:rsidRPr="00503D39">
      <w:rPr>
        <w:noProof/>
        <w:sz w:val="24"/>
      </w:rPr>
      <w:t>14</w:t>
    </w:r>
    <w:r>
      <w:rPr>
        <w:sz w:val="24"/>
      </w:rPr>
      <w:fldChar w:fldCharType="end"/>
    </w:r>
  </w:p>
  <w:p w14:paraId="4C729787" w14:textId="77777777" w:rsidR="00E81BBF" w:rsidRDefault="00E81BBF">
    <w:pPr>
      <w:spacing w:after="0" w:line="259" w:lineRule="auto"/>
      <w:ind w:left="0" w:right="1502" w:firstLine="0"/>
      <w:jc w:val="right"/>
    </w:pP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85735" w14:textId="77777777" w:rsidR="00E81BBF" w:rsidRDefault="00E81BBF">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F8E504" w14:textId="77777777" w:rsidR="00F90F55" w:rsidRDefault="00F90F55">
      <w:pPr>
        <w:spacing w:after="0" w:line="240" w:lineRule="auto"/>
      </w:pPr>
      <w:r>
        <w:separator/>
      </w:r>
    </w:p>
  </w:footnote>
  <w:footnote w:type="continuationSeparator" w:id="0">
    <w:p w14:paraId="0A586E1A" w14:textId="77777777" w:rsidR="00F90F55" w:rsidRDefault="00F90F55">
      <w:pPr>
        <w:spacing w:after="0" w:line="240" w:lineRule="auto"/>
      </w:pPr>
      <w:r>
        <w:continuationSeparator/>
      </w:r>
    </w:p>
  </w:footnote>
  <w:footnote w:type="continuationNotice" w:id="1">
    <w:p w14:paraId="5FA879B5" w14:textId="77777777" w:rsidR="00F90F55" w:rsidRDefault="00F90F5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DE0DC1" w14:textId="77777777" w:rsidR="00E81BBF" w:rsidRDefault="00E81B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A610E"/>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1" w15:restartNumberingAfterBreak="0">
    <w:nsid w:val="0C571123"/>
    <w:multiLevelType w:val="hybridMultilevel"/>
    <w:tmpl w:val="51FEEAE0"/>
    <w:lvl w:ilvl="0" w:tplc="26DE68AE">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46CAE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4CD42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02250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4E22A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60FE7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E2A6B6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AA67A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85A86E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DB8708E"/>
    <w:multiLevelType w:val="hybridMultilevel"/>
    <w:tmpl w:val="970E7A1C"/>
    <w:lvl w:ilvl="0" w:tplc="00D068DE">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60B5E2">
      <w:start w:val="1"/>
      <w:numFmt w:val="bullet"/>
      <w:lvlText w:val="o"/>
      <w:lvlJc w:val="left"/>
      <w:pPr>
        <w:ind w:left="18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60659CC">
      <w:start w:val="1"/>
      <w:numFmt w:val="bullet"/>
      <w:lvlText w:val="▪"/>
      <w:lvlJc w:val="left"/>
      <w:pPr>
        <w:ind w:left="26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4E4463A">
      <w:start w:val="1"/>
      <w:numFmt w:val="bullet"/>
      <w:lvlText w:val="•"/>
      <w:lvlJc w:val="left"/>
      <w:pPr>
        <w:ind w:left="33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E4D590">
      <w:start w:val="1"/>
      <w:numFmt w:val="bullet"/>
      <w:lvlText w:val="o"/>
      <w:lvlJc w:val="left"/>
      <w:pPr>
        <w:ind w:left="40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2B0C14E">
      <w:start w:val="1"/>
      <w:numFmt w:val="bullet"/>
      <w:lvlText w:val="▪"/>
      <w:lvlJc w:val="left"/>
      <w:pPr>
        <w:ind w:left="47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488498">
      <w:start w:val="1"/>
      <w:numFmt w:val="bullet"/>
      <w:lvlText w:val="•"/>
      <w:lvlJc w:val="left"/>
      <w:pPr>
        <w:ind w:left="54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49E84B6">
      <w:start w:val="1"/>
      <w:numFmt w:val="bullet"/>
      <w:lvlText w:val="o"/>
      <w:lvlJc w:val="left"/>
      <w:pPr>
        <w:ind w:left="62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EEA802">
      <w:start w:val="1"/>
      <w:numFmt w:val="bullet"/>
      <w:lvlText w:val="▪"/>
      <w:lvlJc w:val="left"/>
      <w:pPr>
        <w:ind w:left="69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E9D6226"/>
    <w:multiLevelType w:val="hybridMultilevel"/>
    <w:tmpl w:val="E90C272A"/>
    <w:lvl w:ilvl="0" w:tplc="51CC64DC">
      <w:start w:val="1"/>
      <w:numFmt w:val="decimal"/>
      <w:lvlText w:val="%1."/>
      <w:lvlJc w:val="left"/>
      <w:pPr>
        <w:ind w:left="633" w:hanging="360"/>
      </w:pPr>
      <w:rPr>
        <w:rFonts w:hint="default"/>
      </w:rPr>
    </w:lvl>
    <w:lvl w:ilvl="1" w:tplc="04090019" w:tentative="1">
      <w:start w:val="1"/>
      <w:numFmt w:val="lowerLetter"/>
      <w:lvlText w:val="%2."/>
      <w:lvlJc w:val="left"/>
      <w:pPr>
        <w:ind w:left="1353" w:hanging="360"/>
      </w:pPr>
    </w:lvl>
    <w:lvl w:ilvl="2" w:tplc="0409001B" w:tentative="1">
      <w:start w:val="1"/>
      <w:numFmt w:val="lowerRoman"/>
      <w:lvlText w:val="%3."/>
      <w:lvlJc w:val="right"/>
      <w:pPr>
        <w:ind w:left="2073" w:hanging="180"/>
      </w:pPr>
    </w:lvl>
    <w:lvl w:ilvl="3" w:tplc="0409000F" w:tentative="1">
      <w:start w:val="1"/>
      <w:numFmt w:val="decimal"/>
      <w:lvlText w:val="%4."/>
      <w:lvlJc w:val="left"/>
      <w:pPr>
        <w:ind w:left="2793" w:hanging="360"/>
      </w:pPr>
    </w:lvl>
    <w:lvl w:ilvl="4" w:tplc="04090019" w:tentative="1">
      <w:start w:val="1"/>
      <w:numFmt w:val="lowerLetter"/>
      <w:lvlText w:val="%5."/>
      <w:lvlJc w:val="left"/>
      <w:pPr>
        <w:ind w:left="3513" w:hanging="360"/>
      </w:pPr>
    </w:lvl>
    <w:lvl w:ilvl="5" w:tplc="0409001B" w:tentative="1">
      <w:start w:val="1"/>
      <w:numFmt w:val="lowerRoman"/>
      <w:lvlText w:val="%6."/>
      <w:lvlJc w:val="right"/>
      <w:pPr>
        <w:ind w:left="4233" w:hanging="180"/>
      </w:pPr>
    </w:lvl>
    <w:lvl w:ilvl="6" w:tplc="0409000F" w:tentative="1">
      <w:start w:val="1"/>
      <w:numFmt w:val="decimal"/>
      <w:lvlText w:val="%7."/>
      <w:lvlJc w:val="left"/>
      <w:pPr>
        <w:ind w:left="4953" w:hanging="360"/>
      </w:pPr>
    </w:lvl>
    <w:lvl w:ilvl="7" w:tplc="04090019" w:tentative="1">
      <w:start w:val="1"/>
      <w:numFmt w:val="lowerLetter"/>
      <w:lvlText w:val="%8."/>
      <w:lvlJc w:val="left"/>
      <w:pPr>
        <w:ind w:left="5673" w:hanging="360"/>
      </w:pPr>
    </w:lvl>
    <w:lvl w:ilvl="8" w:tplc="0409001B" w:tentative="1">
      <w:start w:val="1"/>
      <w:numFmt w:val="lowerRoman"/>
      <w:lvlText w:val="%9."/>
      <w:lvlJc w:val="right"/>
      <w:pPr>
        <w:ind w:left="6393" w:hanging="180"/>
      </w:pPr>
    </w:lvl>
  </w:abstractNum>
  <w:abstractNum w:abstractNumId="4" w15:restartNumberingAfterBreak="0">
    <w:nsid w:val="0F9B706D"/>
    <w:multiLevelType w:val="hybridMultilevel"/>
    <w:tmpl w:val="A6408946"/>
    <w:lvl w:ilvl="0" w:tplc="A4F0166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386914">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70743E">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800E424">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16DB14">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F206EA">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402182">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08E83C">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4CC10A">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15E6EF6"/>
    <w:multiLevelType w:val="hybridMultilevel"/>
    <w:tmpl w:val="23281E44"/>
    <w:lvl w:ilvl="0" w:tplc="896EA30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128978">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2C3834">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AB47CB6">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6A4314">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15EED26">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39CD504">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CA8D42">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6DA530C">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A462A2E"/>
    <w:multiLevelType w:val="hybridMultilevel"/>
    <w:tmpl w:val="B3648672"/>
    <w:lvl w:ilvl="0" w:tplc="47BA14C2">
      <w:start w:val="10"/>
      <w:numFmt w:val="decimal"/>
      <w:lvlText w:val="%1."/>
      <w:lvlJc w:val="left"/>
      <w:pPr>
        <w:ind w:left="12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BCACC108">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D00803C">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0B0654C">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F947736">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420FF86">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60C912C">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4600448">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BA6968C">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1BC227BA"/>
    <w:multiLevelType w:val="multilevel"/>
    <w:tmpl w:val="A9464F6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1D7AE7"/>
    <w:multiLevelType w:val="multilevel"/>
    <w:tmpl w:val="7960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0B4010"/>
    <w:multiLevelType w:val="multilevel"/>
    <w:tmpl w:val="B146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301145"/>
    <w:multiLevelType w:val="hybridMultilevel"/>
    <w:tmpl w:val="7A9417BE"/>
    <w:lvl w:ilvl="0" w:tplc="3FB0D062">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D6C74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D0A7B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60C819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26D93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E58AC6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222120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94880C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B64E95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4FD4073"/>
    <w:multiLevelType w:val="hybridMultilevel"/>
    <w:tmpl w:val="6ECACC76"/>
    <w:lvl w:ilvl="0" w:tplc="5C827A64">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9CA93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172EF1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E80F7B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C1A280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70C950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67C707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1C311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A22DB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6C21647"/>
    <w:multiLevelType w:val="multilevel"/>
    <w:tmpl w:val="B43615DC"/>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7378C7"/>
    <w:multiLevelType w:val="hybridMultilevel"/>
    <w:tmpl w:val="94B0C156"/>
    <w:lvl w:ilvl="0" w:tplc="04090001">
      <w:start w:val="1"/>
      <w:numFmt w:val="bullet"/>
      <w:lvlText w:val=""/>
      <w:lvlJc w:val="left"/>
      <w:pPr>
        <w:ind w:left="1113" w:hanging="360"/>
      </w:pPr>
      <w:rPr>
        <w:rFonts w:ascii="Symbol" w:hAnsi="Symbol" w:hint="default"/>
      </w:rPr>
    </w:lvl>
    <w:lvl w:ilvl="1" w:tplc="04090003" w:tentative="1">
      <w:start w:val="1"/>
      <w:numFmt w:val="bullet"/>
      <w:lvlText w:val="o"/>
      <w:lvlJc w:val="left"/>
      <w:pPr>
        <w:ind w:left="1833" w:hanging="360"/>
      </w:pPr>
      <w:rPr>
        <w:rFonts w:ascii="Courier New" w:hAnsi="Courier New" w:cs="Courier New" w:hint="default"/>
      </w:rPr>
    </w:lvl>
    <w:lvl w:ilvl="2" w:tplc="04090005" w:tentative="1">
      <w:start w:val="1"/>
      <w:numFmt w:val="bullet"/>
      <w:lvlText w:val=""/>
      <w:lvlJc w:val="left"/>
      <w:pPr>
        <w:ind w:left="2553" w:hanging="360"/>
      </w:pPr>
      <w:rPr>
        <w:rFonts w:ascii="Wingdings" w:hAnsi="Wingdings" w:hint="default"/>
      </w:rPr>
    </w:lvl>
    <w:lvl w:ilvl="3" w:tplc="04090001" w:tentative="1">
      <w:start w:val="1"/>
      <w:numFmt w:val="bullet"/>
      <w:lvlText w:val=""/>
      <w:lvlJc w:val="left"/>
      <w:pPr>
        <w:ind w:left="3273" w:hanging="360"/>
      </w:pPr>
      <w:rPr>
        <w:rFonts w:ascii="Symbol" w:hAnsi="Symbol" w:hint="default"/>
      </w:rPr>
    </w:lvl>
    <w:lvl w:ilvl="4" w:tplc="04090003" w:tentative="1">
      <w:start w:val="1"/>
      <w:numFmt w:val="bullet"/>
      <w:lvlText w:val="o"/>
      <w:lvlJc w:val="left"/>
      <w:pPr>
        <w:ind w:left="3993" w:hanging="360"/>
      </w:pPr>
      <w:rPr>
        <w:rFonts w:ascii="Courier New" w:hAnsi="Courier New" w:cs="Courier New" w:hint="default"/>
      </w:rPr>
    </w:lvl>
    <w:lvl w:ilvl="5" w:tplc="04090005" w:tentative="1">
      <w:start w:val="1"/>
      <w:numFmt w:val="bullet"/>
      <w:lvlText w:val=""/>
      <w:lvlJc w:val="left"/>
      <w:pPr>
        <w:ind w:left="4713" w:hanging="360"/>
      </w:pPr>
      <w:rPr>
        <w:rFonts w:ascii="Wingdings" w:hAnsi="Wingdings" w:hint="default"/>
      </w:rPr>
    </w:lvl>
    <w:lvl w:ilvl="6" w:tplc="04090001" w:tentative="1">
      <w:start w:val="1"/>
      <w:numFmt w:val="bullet"/>
      <w:lvlText w:val=""/>
      <w:lvlJc w:val="left"/>
      <w:pPr>
        <w:ind w:left="5433" w:hanging="360"/>
      </w:pPr>
      <w:rPr>
        <w:rFonts w:ascii="Symbol" w:hAnsi="Symbol" w:hint="default"/>
      </w:rPr>
    </w:lvl>
    <w:lvl w:ilvl="7" w:tplc="04090003" w:tentative="1">
      <w:start w:val="1"/>
      <w:numFmt w:val="bullet"/>
      <w:lvlText w:val="o"/>
      <w:lvlJc w:val="left"/>
      <w:pPr>
        <w:ind w:left="6153" w:hanging="360"/>
      </w:pPr>
      <w:rPr>
        <w:rFonts w:ascii="Courier New" w:hAnsi="Courier New" w:cs="Courier New" w:hint="default"/>
      </w:rPr>
    </w:lvl>
    <w:lvl w:ilvl="8" w:tplc="04090005" w:tentative="1">
      <w:start w:val="1"/>
      <w:numFmt w:val="bullet"/>
      <w:lvlText w:val=""/>
      <w:lvlJc w:val="left"/>
      <w:pPr>
        <w:ind w:left="6873" w:hanging="360"/>
      </w:pPr>
      <w:rPr>
        <w:rFonts w:ascii="Wingdings" w:hAnsi="Wingdings" w:hint="default"/>
      </w:rPr>
    </w:lvl>
  </w:abstractNum>
  <w:abstractNum w:abstractNumId="14" w15:restartNumberingAfterBreak="0">
    <w:nsid w:val="2A204B4B"/>
    <w:multiLevelType w:val="multilevel"/>
    <w:tmpl w:val="D9B0E74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ascii="Arial" w:hAnsi="Arial" w:cs="Arial" w:hint="default"/>
        <w:sz w:val="20"/>
        <w:szCs w:val="20"/>
        <w:lang w:val="en-GB"/>
      </w:rPr>
    </w:lvl>
    <w:lvl w:ilvl="3">
      <w:start w:val="1"/>
      <w:numFmt w:val="decimal"/>
      <w:isLgl/>
      <w:lvlText w:val="%1.%2.%3.%4."/>
      <w:lvlJc w:val="left"/>
      <w:pPr>
        <w:ind w:left="720" w:hanging="720"/>
      </w:pPr>
      <w:rPr>
        <w:rFonts w:hint="default"/>
        <w:u w:val="none"/>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2D6B277B"/>
    <w:multiLevelType w:val="hybridMultilevel"/>
    <w:tmpl w:val="8798659E"/>
    <w:lvl w:ilvl="0" w:tplc="CA48C748">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2C1D78">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74D586">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CC15A6">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99C1DA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864B64C">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5DA60B6">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46F25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DEB7D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DE614BE"/>
    <w:multiLevelType w:val="hybridMultilevel"/>
    <w:tmpl w:val="F06CD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827970"/>
    <w:multiLevelType w:val="hybridMultilevel"/>
    <w:tmpl w:val="0F2A2270"/>
    <w:lvl w:ilvl="0" w:tplc="EEB2B1A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0212733"/>
    <w:multiLevelType w:val="multilevel"/>
    <w:tmpl w:val="F6F82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2C5433"/>
    <w:multiLevelType w:val="hybridMultilevel"/>
    <w:tmpl w:val="043CAB82"/>
    <w:lvl w:ilvl="0" w:tplc="2474E0D4">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5ADCE0">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33E5A40">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68B48C">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BEE4B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E9A5C7E">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CEB114">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1C3876">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272B482">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32825577"/>
    <w:multiLevelType w:val="hybridMultilevel"/>
    <w:tmpl w:val="1C0AF194"/>
    <w:lvl w:ilvl="0" w:tplc="3DFC43F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DE8EE6">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4085BA2">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0D8F9C2">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F2BD30">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612143C">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152199A">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C2971E">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9642072">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51519B3"/>
    <w:multiLevelType w:val="hybridMultilevel"/>
    <w:tmpl w:val="F5649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113131"/>
    <w:multiLevelType w:val="hybridMultilevel"/>
    <w:tmpl w:val="D49846F0"/>
    <w:lvl w:ilvl="0" w:tplc="D5549DD8">
      <w:start w:val="1"/>
      <w:numFmt w:val="decimal"/>
      <w:lvlText w:val="%1."/>
      <w:lvlJc w:val="left"/>
      <w:pPr>
        <w:ind w:left="897"/>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DA7A28DC">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C8629E4">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88048CFA">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BBE5A90">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B3CB52E">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9727AF4">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360B84A">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869ED6FA">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3" w15:restartNumberingAfterBreak="0">
    <w:nsid w:val="3E381F2F"/>
    <w:multiLevelType w:val="hybridMultilevel"/>
    <w:tmpl w:val="0E74F9FC"/>
    <w:lvl w:ilvl="0" w:tplc="F5F8D7A6">
      <w:start w:val="1"/>
      <w:numFmt w:val="decimal"/>
      <w:lvlText w:val="[%1]"/>
      <w:lvlJc w:val="left"/>
      <w:pPr>
        <w:ind w:left="46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86783894">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E06E69A4">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1D7219D6">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82DA5E86">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C7B867C0">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9502FFB4">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619E5EE2">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98382C9C">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4" w15:restartNumberingAfterBreak="0">
    <w:nsid w:val="3F141929"/>
    <w:multiLevelType w:val="hybridMultilevel"/>
    <w:tmpl w:val="E9723698"/>
    <w:lvl w:ilvl="0" w:tplc="D9CC08F2">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6C462A">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1F40FD8">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A480A4">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1297EC">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7AA9B46">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A8843D4">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DA5F48">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890C386">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3F474065"/>
    <w:multiLevelType w:val="hybridMultilevel"/>
    <w:tmpl w:val="33A6F104"/>
    <w:lvl w:ilvl="0" w:tplc="F05A3DC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24147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C983E7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D1E604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C026F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29C042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9E47A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6A738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728188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40FE122E"/>
    <w:multiLevelType w:val="hybridMultilevel"/>
    <w:tmpl w:val="2CDE9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807420"/>
    <w:multiLevelType w:val="hybridMultilevel"/>
    <w:tmpl w:val="6FA6CF6A"/>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8" w15:restartNumberingAfterBreak="0">
    <w:nsid w:val="4310716C"/>
    <w:multiLevelType w:val="multilevel"/>
    <w:tmpl w:val="198084B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70D75A8"/>
    <w:multiLevelType w:val="hybridMultilevel"/>
    <w:tmpl w:val="7A1ACEB8"/>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4BDD18C1"/>
    <w:multiLevelType w:val="multilevel"/>
    <w:tmpl w:val="D31449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4C5E1D"/>
    <w:multiLevelType w:val="hybridMultilevel"/>
    <w:tmpl w:val="467A286A"/>
    <w:lvl w:ilvl="0" w:tplc="4C4C6F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917696"/>
    <w:multiLevelType w:val="hybridMultilevel"/>
    <w:tmpl w:val="6C32113A"/>
    <w:lvl w:ilvl="0" w:tplc="433CA43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72505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0C623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E8E915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24816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AF8B3B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63E0E7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F62ED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FE1D3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55B41EFC"/>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34" w15:restartNumberingAfterBreak="0">
    <w:nsid w:val="561E77B6"/>
    <w:multiLevelType w:val="hybridMultilevel"/>
    <w:tmpl w:val="9B4C610E"/>
    <w:lvl w:ilvl="0" w:tplc="BA0E48B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60601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AB2137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EA82E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D52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52562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7AF82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DE342C">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2EEC14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58102F9A"/>
    <w:multiLevelType w:val="hybridMultilevel"/>
    <w:tmpl w:val="B52A9960"/>
    <w:lvl w:ilvl="0" w:tplc="7066675E">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D62EEA">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A5614F8">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88FE62">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36EEF88">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ABC746A">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B9CE0E2">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5E32A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404450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5BF20A82"/>
    <w:multiLevelType w:val="hybridMultilevel"/>
    <w:tmpl w:val="B5B2E402"/>
    <w:lvl w:ilvl="0" w:tplc="5F9A0B5A">
      <w:start w:val="1"/>
      <w:numFmt w:val="decimal"/>
      <w:lvlText w:val="%1-"/>
      <w:lvlJc w:val="left"/>
      <w:pPr>
        <w:ind w:left="81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D37456E"/>
    <w:multiLevelType w:val="hybridMultilevel"/>
    <w:tmpl w:val="A1D01C4C"/>
    <w:lvl w:ilvl="0" w:tplc="E4E24ABE">
      <w:start w:val="5"/>
      <w:numFmt w:val="decimal"/>
      <w:lvlText w:val="%1."/>
      <w:lvlJc w:val="left"/>
      <w:pPr>
        <w:ind w:left="15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E1A88598">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9702FC0">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184A28A">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9F26A92">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9C611C6">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B4AAE3A">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29E8922">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7EA0196">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8" w15:restartNumberingAfterBreak="0">
    <w:nsid w:val="5F714989"/>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39" w15:restartNumberingAfterBreak="0">
    <w:nsid w:val="6412496D"/>
    <w:multiLevelType w:val="hybridMultilevel"/>
    <w:tmpl w:val="4768B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7B4EF4"/>
    <w:multiLevelType w:val="hybridMultilevel"/>
    <w:tmpl w:val="4A588906"/>
    <w:lvl w:ilvl="0" w:tplc="32B014EC">
      <w:start w:val="21"/>
      <w:numFmt w:val="decimal"/>
      <w:lvlText w:val="%1."/>
      <w:lvlJc w:val="left"/>
      <w:pPr>
        <w:ind w:left="4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E16BADE">
      <w:start w:val="1"/>
      <w:numFmt w:val="bullet"/>
      <w:lvlText w:val="•"/>
      <w:lvlJc w:val="left"/>
      <w:pPr>
        <w:ind w:left="6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849D7C">
      <w:start w:val="1"/>
      <w:numFmt w:val="bullet"/>
      <w:lvlText w:val="▪"/>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1EBE18">
      <w:start w:val="1"/>
      <w:numFmt w:val="bullet"/>
      <w:lvlText w:val="•"/>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6B22134">
      <w:start w:val="1"/>
      <w:numFmt w:val="bullet"/>
      <w:lvlText w:val="o"/>
      <w:lvlJc w:val="left"/>
      <w:pPr>
        <w:ind w:left="29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0304788">
      <w:start w:val="1"/>
      <w:numFmt w:val="bullet"/>
      <w:lvlText w:val="▪"/>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2E30CC">
      <w:start w:val="1"/>
      <w:numFmt w:val="bullet"/>
      <w:lvlText w:val="•"/>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709208">
      <w:start w:val="1"/>
      <w:numFmt w:val="bullet"/>
      <w:lvlText w:val="o"/>
      <w:lvlJc w:val="left"/>
      <w:pPr>
        <w:ind w:left="51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0017DC">
      <w:start w:val="1"/>
      <w:numFmt w:val="bullet"/>
      <w:lvlText w:val="▪"/>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679046A5"/>
    <w:multiLevelType w:val="multilevel"/>
    <w:tmpl w:val="F8A4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3B13F9"/>
    <w:multiLevelType w:val="hybridMultilevel"/>
    <w:tmpl w:val="C05074AC"/>
    <w:lvl w:ilvl="0" w:tplc="0952C8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BF71EBD"/>
    <w:multiLevelType w:val="hybridMultilevel"/>
    <w:tmpl w:val="041C06E6"/>
    <w:lvl w:ilvl="0" w:tplc="EAA694B0">
      <w:start w:val="1"/>
      <w:numFmt w:val="bullet"/>
      <w:lvlText w:val="•"/>
      <w:lvlJc w:val="left"/>
      <w:pPr>
        <w:ind w:left="11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C69772">
      <w:start w:val="1"/>
      <w:numFmt w:val="bullet"/>
      <w:lvlText w:val="o"/>
      <w:lvlJc w:val="left"/>
      <w:pPr>
        <w:ind w:left="17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F41F12">
      <w:start w:val="1"/>
      <w:numFmt w:val="bullet"/>
      <w:lvlText w:val="▪"/>
      <w:lvlJc w:val="left"/>
      <w:pPr>
        <w:ind w:left="24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3929020">
      <w:start w:val="1"/>
      <w:numFmt w:val="bullet"/>
      <w:lvlText w:val="•"/>
      <w:lvlJc w:val="left"/>
      <w:pPr>
        <w:ind w:left="31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B2E5948">
      <w:start w:val="1"/>
      <w:numFmt w:val="bullet"/>
      <w:lvlText w:val="o"/>
      <w:lvlJc w:val="left"/>
      <w:pPr>
        <w:ind w:left="38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C14D5C8">
      <w:start w:val="1"/>
      <w:numFmt w:val="bullet"/>
      <w:lvlText w:val="▪"/>
      <w:lvlJc w:val="left"/>
      <w:pPr>
        <w:ind w:left="46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D888C46">
      <w:start w:val="1"/>
      <w:numFmt w:val="bullet"/>
      <w:lvlText w:val="•"/>
      <w:lvlJc w:val="left"/>
      <w:pPr>
        <w:ind w:left="53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9F2A174">
      <w:start w:val="1"/>
      <w:numFmt w:val="bullet"/>
      <w:lvlText w:val="o"/>
      <w:lvlJc w:val="left"/>
      <w:pPr>
        <w:ind w:left="60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7465E2C">
      <w:start w:val="1"/>
      <w:numFmt w:val="bullet"/>
      <w:lvlText w:val="▪"/>
      <w:lvlJc w:val="left"/>
      <w:pPr>
        <w:ind w:left="67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6FBE12C5"/>
    <w:multiLevelType w:val="hybridMultilevel"/>
    <w:tmpl w:val="51E8A0E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5" w15:restartNumberingAfterBreak="0">
    <w:nsid w:val="72A044E4"/>
    <w:multiLevelType w:val="multilevel"/>
    <w:tmpl w:val="226C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0501BB"/>
    <w:multiLevelType w:val="hybridMultilevel"/>
    <w:tmpl w:val="1ED41188"/>
    <w:lvl w:ilvl="0" w:tplc="CEAE7426">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D8274C">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C625EBE">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F421EA6">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5E7E42">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76880E2">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E508DDC">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209FA4">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E89102">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758B18C0"/>
    <w:multiLevelType w:val="hybridMultilevel"/>
    <w:tmpl w:val="59629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2F3381"/>
    <w:multiLevelType w:val="multilevel"/>
    <w:tmpl w:val="255CAB5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8F178F3"/>
    <w:multiLevelType w:val="multilevel"/>
    <w:tmpl w:val="CAAEFD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C3A1D5D"/>
    <w:multiLevelType w:val="hybridMultilevel"/>
    <w:tmpl w:val="85E4084E"/>
    <w:lvl w:ilvl="0" w:tplc="018CD96E">
      <w:start w:val="20"/>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9C4FB82">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DC8B8E2">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E921E8E">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63EE450">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35E0628">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F0474CA">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40EC1EA">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91C25CE">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43"/>
  </w:num>
  <w:num w:numId="2">
    <w:abstractNumId w:val="4"/>
  </w:num>
  <w:num w:numId="3">
    <w:abstractNumId w:val="5"/>
  </w:num>
  <w:num w:numId="4">
    <w:abstractNumId w:val="22"/>
  </w:num>
  <w:num w:numId="5">
    <w:abstractNumId w:val="37"/>
  </w:num>
  <w:num w:numId="6">
    <w:abstractNumId w:val="6"/>
  </w:num>
  <w:num w:numId="7">
    <w:abstractNumId w:val="2"/>
  </w:num>
  <w:num w:numId="8">
    <w:abstractNumId w:val="46"/>
  </w:num>
  <w:num w:numId="9">
    <w:abstractNumId w:val="20"/>
  </w:num>
  <w:num w:numId="10">
    <w:abstractNumId w:val="1"/>
  </w:num>
  <w:num w:numId="11">
    <w:abstractNumId w:val="11"/>
  </w:num>
  <w:num w:numId="12">
    <w:abstractNumId w:val="10"/>
  </w:num>
  <w:num w:numId="13">
    <w:abstractNumId w:val="23"/>
  </w:num>
  <w:num w:numId="14">
    <w:abstractNumId w:val="34"/>
  </w:num>
  <w:num w:numId="15">
    <w:abstractNumId w:val="25"/>
  </w:num>
  <w:num w:numId="16">
    <w:abstractNumId w:val="35"/>
  </w:num>
  <w:num w:numId="17">
    <w:abstractNumId w:val="50"/>
  </w:num>
  <w:num w:numId="18">
    <w:abstractNumId w:val="32"/>
  </w:num>
  <w:num w:numId="19">
    <w:abstractNumId w:val="24"/>
  </w:num>
  <w:num w:numId="20">
    <w:abstractNumId w:val="19"/>
  </w:num>
  <w:num w:numId="21">
    <w:abstractNumId w:val="15"/>
  </w:num>
  <w:num w:numId="22">
    <w:abstractNumId w:val="40"/>
  </w:num>
  <w:num w:numId="23">
    <w:abstractNumId w:val="17"/>
  </w:num>
  <w:num w:numId="24">
    <w:abstractNumId w:val="49"/>
  </w:num>
  <w:num w:numId="25">
    <w:abstractNumId w:val="31"/>
  </w:num>
  <w:num w:numId="26">
    <w:abstractNumId w:val="42"/>
  </w:num>
  <w:num w:numId="27">
    <w:abstractNumId w:val="36"/>
  </w:num>
  <w:num w:numId="28">
    <w:abstractNumId w:val="13"/>
  </w:num>
  <w:num w:numId="29">
    <w:abstractNumId w:val="38"/>
  </w:num>
  <w:num w:numId="30">
    <w:abstractNumId w:val="9"/>
  </w:num>
  <w:num w:numId="31">
    <w:abstractNumId w:val="45"/>
  </w:num>
  <w:num w:numId="32">
    <w:abstractNumId w:val="30"/>
  </w:num>
  <w:num w:numId="33">
    <w:abstractNumId w:val="30"/>
    <w:lvlOverride w:ilvl="1">
      <w:lvl w:ilvl="1">
        <w:numFmt w:val="lowerLetter"/>
        <w:lvlText w:val="%2."/>
        <w:lvlJc w:val="left"/>
      </w:lvl>
    </w:lvlOverride>
  </w:num>
  <w:num w:numId="34">
    <w:abstractNumId w:val="7"/>
    <w:lvlOverride w:ilvl="0">
      <w:lvl w:ilvl="0">
        <w:numFmt w:val="decimal"/>
        <w:lvlText w:val="%1."/>
        <w:lvlJc w:val="left"/>
      </w:lvl>
    </w:lvlOverride>
  </w:num>
  <w:num w:numId="35">
    <w:abstractNumId w:val="7"/>
    <w:lvlOverride w:ilvl="0">
      <w:lvl w:ilvl="0">
        <w:numFmt w:val="decimal"/>
        <w:lvlText w:val="%1."/>
        <w:lvlJc w:val="left"/>
      </w:lvl>
    </w:lvlOverride>
  </w:num>
  <w:num w:numId="36">
    <w:abstractNumId w:val="7"/>
    <w:lvlOverride w:ilvl="0">
      <w:lvl w:ilvl="0">
        <w:numFmt w:val="decimal"/>
        <w:lvlText w:val="%1."/>
        <w:lvlJc w:val="left"/>
      </w:lvl>
    </w:lvlOverride>
    <w:lvlOverride w:ilvl="1">
      <w:lvl w:ilvl="1">
        <w:numFmt w:val="lowerLetter"/>
        <w:lvlText w:val="%2."/>
        <w:lvlJc w:val="left"/>
      </w:lvl>
    </w:lvlOverride>
  </w:num>
  <w:num w:numId="37">
    <w:abstractNumId w:val="41"/>
  </w:num>
  <w:num w:numId="38">
    <w:abstractNumId w:val="8"/>
  </w:num>
  <w:num w:numId="39">
    <w:abstractNumId w:val="18"/>
  </w:num>
  <w:num w:numId="40">
    <w:abstractNumId w:val="18"/>
    <w:lvlOverride w:ilvl="1">
      <w:lvl w:ilvl="1">
        <w:numFmt w:val="lowerLetter"/>
        <w:lvlText w:val="%2."/>
        <w:lvlJc w:val="left"/>
      </w:lvl>
    </w:lvlOverride>
  </w:num>
  <w:num w:numId="41">
    <w:abstractNumId w:val="48"/>
    <w:lvlOverride w:ilvl="0">
      <w:lvl w:ilvl="0">
        <w:numFmt w:val="decimal"/>
        <w:lvlText w:val="%1."/>
        <w:lvlJc w:val="left"/>
      </w:lvl>
    </w:lvlOverride>
  </w:num>
  <w:num w:numId="42">
    <w:abstractNumId w:val="48"/>
    <w:lvlOverride w:ilvl="0">
      <w:lvl w:ilvl="0">
        <w:numFmt w:val="decimal"/>
        <w:lvlText w:val="%1."/>
        <w:lvlJc w:val="left"/>
      </w:lvl>
    </w:lvlOverride>
    <w:lvlOverride w:ilvl="1">
      <w:lvl w:ilvl="1">
        <w:numFmt w:val="lowerLetter"/>
        <w:lvlText w:val="%2."/>
        <w:lvlJc w:val="left"/>
      </w:lvl>
    </w:lvlOverride>
  </w:num>
  <w:num w:numId="43">
    <w:abstractNumId w:val="12"/>
    <w:lvlOverride w:ilvl="0">
      <w:lvl w:ilvl="0">
        <w:numFmt w:val="decimal"/>
        <w:lvlText w:val="%1."/>
        <w:lvlJc w:val="left"/>
      </w:lvl>
    </w:lvlOverride>
  </w:num>
  <w:num w:numId="44">
    <w:abstractNumId w:val="12"/>
    <w:lvlOverride w:ilvl="0">
      <w:lvl w:ilvl="0">
        <w:numFmt w:val="decimal"/>
        <w:lvlText w:val="%1."/>
        <w:lvlJc w:val="left"/>
      </w:lvl>
    </w:lvlOverride>
    <w:lvlOverride w:ilvl="1">
      <w:lvl w:ilvl="1">
        <w:numFmt w:val="lowerLetter"/>
        <w:lvlText w:val="%2."/>
        <w:lvlJc w:val="left"/>
      </w:lvl>
    </w:lvlOverride>
  </w:num>
  <w:num w:numId="45">
    <w:abstractNumId w:val="28"/>
    <w:lvlOverride w:ilvl="0">
      <w:lvl w:ilvl="0">
        <w:numFmt w:val="decimal"/>
        <w:lvlText w:val="%1."/>
        <w:lvlJc w:val="left"/>
      </w:lvl>
    </w:lvlOverride>
  </w:num>
  <w:num w:numId="46">
    <w:abstractNumId w:val="28"/>
    <w:lvlOverride w:ilvl="0">
      <w:lvl w:ilvl="0">
        <w:numFmt w:val="decimal"/>
        <w:lvlText w:val="%1."/>
        <w:lvlJc w:val="left"/>
      </w:lvl>
    </w:lvlOverride>
    <w:lvlOverride w:ilvl="1">
      <w:lvl w:ilvl="1">
        <w:numFmt w:val="lowerLetter"/>
        <w:lvlText w:val="%2."/>
        <w:lvlJc w:val="left"/>
      </w:lvl>
    </w:lvlOverride>
  </w:num>
  <w:num w:numId="47">
    <w:abstractNumId w:val="27"/>
  </w:num>
  <w:num w:numId="48">
    <w:abstractNumId w:val="33"/>
  </w:num>
  <w:num w:numId="49">
    <w:abstractNumId w:val="0"/>
  </w:num>
  <w:num w:numId="50">
    <w:abstractNumId w:val="44"/>
  </w:num>
  <w:num w:numId="51">
    <w:abstractNumId w:val="3"/>
  </w:num>
  <w:num w:numId="52">
    <w:abstractNumId w:val="39"/>
  </w:num>
  <w:num w:numId="53">
    <w:abstractNumId w:val="14"/>
  </w:num>
  <w:num w:numId="54">
    <w:abstractNumId w:val="26"/>
  </w:num>
  <w:num w:numId="55">
    <w:abstractNumId w:val="47"/>
  </w:num>
  <w:num w:numId="56">
    <w:abstractNumId w:val="16"/>
  </w:num>
  <w:num w:numId="57">
    <w:abstractNumId w:val="29"/>
  </w:num>
  <w:num w:numId="58">
    <w:abstractNumId w:val="21"/>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p">
    <w15:presenceInfo w15:providerId="None" w15:userId="hp"/>
  </w15:person>
  <w15:person w15:author="adm">
    <w15:presenceInfo w15:providerId="None" w15:userId="ad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0" w:nlCheck="1" w:checkStyle="0"/>
  <w:activeWritingStyle w:appName="MSWord" w:lang="en-GB" w:vendorID="64" w:dllVersion="0" w:nlCheck="1" w:checkStyle="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rUwNzU3tjA1s7S0NDVT0lEKTi0uzszPAykwqQUA2fH7AywAAAA="/>
  </w:docVars>
  <w:rsids>
    <w:rsidRoot w:val="00B66735"/>
    <w:rsid w:val="0000541B"/>
    <w:rsid w:val="00006188"/>
    <w:rsid w:val="000164A3"/>
    <w:rsid w:val="000252B7"/>
    <w:rsid w:val="00026215"/>
    <w:rsid w:val="00036734"/>
    <w:rsid w:val="00046EB9"/>
    <w:rsid w:val="00047688"/>
    <w:rsid w:val="00047E99"/>
    <w:rsid w:val="00050D60"/>
    <w:rsid w:val="00054274"/>
    <w:rsid w:val="00057275"/>
    <w:rsid w:val="00061B36"/>
    <w:rsid w:val="000806F0"/>
    <w:rsid w:val="00082A89"/>
    <w:rsid w:val="0009060E"/>
    <w:rsid w:val="00095B1A"/>
    <w:rsid w:val="000971D2"/>
    <w:rsid w:val="000B37EF"/>
    <w:rsid w:val="000B3E65"/>
    <w:rsid w:val="000C0FB8"/>
    <w:rsid w:val="000C7264"/>
    <w:rsid w:val="000D49A7"/>
    <w:rsid w:val="000D7821"/>
    <w:rsid w:val="000E194D"/>
    <w:rsid w:val="000E3B89"/>
    <w:rsid w:val="000E5BF8"/>
    <w:rsid w:val="00101A7E"/>
    <w:rsid w:val="00103FDB"/>
    <w:rsid w:val="00124C4A"/>
    <w:rsid w:val="00133854"/>
    <w:rsid w:val="00140D95"/>
    <w:rsid w:val="0014592F"/>
    <w:rsid w:val="00156065"/>
    <w:rsid w:val="00162997"/>
    <w:rsid w:val="00174B03"/>
    <w:rsid w:val="00184C94"/>
    <w:rsid w:val="001A6058"/>
    <w:rsid w:val="001A7521"/>
    <w:rsid w:val="001B35DE"/>
    <w:rsid w:val="001D2305"/>
    <w:rsid w:val="001D3A5F"/>
    <w:rsid w:val="001D71E4"/>
    <w:rsid w:val="001F1D5B"/>
    <w:rsid w:val="001F79A6"/>
    <w:rsid w:val="00205D4D"/>
    <w:rsid w:val="00206689"/>
    <w:rsid w:val="00211D71"/>
    <w:rsid w:val="00215A7B"/>
    <w:rsid w:val="00217258"/>
    <w:rsid w:val="002178D6"/>
    <w:rsid w:val="00224031"/>
    <w:rsid w:val="0022523F"/>
    <w:rsid w:val="00245F87"/>
    <w:rsid w:val="00255F4D"/>
    <w:rsid w:val="002603B0"/>
    <w:rsid w:val="00264EC9"/>
    <w:rsid w:val="0026509E"/>
    <w:rsid w:val="00271825"/>
    <w:rsid w:val="00272910"/>
    <w:rsid w:val="00272AC3"/>
    <w:rsid w:val="00274E7D"/>
    <w:rsid w:val="00277531"/>
    <w:rsid w:val="0027799A"/>
    <w:rsid w:val="00277EE4"/>
    <w:rsid w:val="00294ED7"/>
    <w:rsid w:val="002A6265"/>
    <w:rsid w:val="002B2C36"/>
    <w:rsid w:val="002B59A3"/>
    <w:rsid w:val="002C4623"/>
    <w:rsid w:val="002E0EDC"/>
    <w:rsid w:val="002E1607"/>
    <w:rsid w:val="002F0445"/>
    <w:rsid w:val="002F48B1"/>
    <w:rsid w:val="003019D4"/>
    <w:rsid w:val="00302818"/>
    <w:rsid w:val="003235F1"/>
    <w:rsid w:val="00326274"/>
    <w:rsid w:val="00327154"/>
    <w:rsid w:val="003432A8"/>
    <w:rsid w:val="00346126"/>
    <w:rsid w:val="00346481"/>
    <w:rsid w:val="00346C86"/>
    <w:rsid w:val="00352849"/>
    <w:rsid w:val="00357A3E"/>
    <w:rsid w:val="003711C1"/>
    <w:rsid w:val="00391856"/>
    <w:rsid w:val="00396AB7"/>
    <w:rsid w:val="003A0468"/>
    <w:rsid w:val="003A4CEA"/>
    <w:rsid w:val="003A5D05"/>
    <w:rsid w:val="003C412F"/>
    <w:rsid w:val="003D36FF"/>
    <w:rsid w:val="003F0D0A"/>
    <w:rsid w:val="003F3565"/>
    <w:rsid w:val="00401208"/>
    <w:rsid w:val="0040149E"/>
    <w:rsid w:val="0042507A"/>
    <w:rsid w:val="00440E61"/>
    <w:rsid w:val="0044336A"/>
    <w:rsid w:val="00443A79"/>
    <w:rsid w:val="00451D4C"/>
    <w:rsid w:val="00453F35"/>
    <w:rsid w:val="00454661"/>
    <w:rsid w:val="00455203"/>
    <w:rsid w:val="00460B77"/>
    <w:rsid w:val="004625E3"/>
    <w:rsid w:val="0047136F"/>
    <w:rsid w:val="004827B3"/>
    <w:rsid w:val="00483504"/>
    <w:rsid w:val="004835BD"/>
    <w:rsid w:val="004871BB"/>
    <w:rsid w:val="00487897"/>
    <w:rsid w:val="004902ED"/>
    <w:rsid w:val="004A40EF"/>
    <w:rsid w:val="004B67C0"/>
    <w:rsid w:val="004C29F3"/>
    <w:rsid w:val="004C69BF"/>
    <w:rsid w:val="004E27B6"/>
    <w:rsid w:val="005012BA"/>
    <w:rsid w:val="00502F94"/>
    <w:rsid w:val="00503D39"/>
    <w:rsid w:val="00505F27"/>
    <w:rsid w:val="00526FE8"/>
    <w:rsid w:val="00547BEA"/>
    <w:rsid w:val="00556809"/>
    <w:rsid w:val="00560ACB"/>
    <w:rsid w:val="00560C36"/>
    <w:rsid w:val="00562149"/>
    <w:rsid w:val="00565660"/>
    <w:rsid w:val="00577C7E"/>
    <w:rsid w:val="00580857"/>
    <w:rsid w:val="00587B86"/>
    <w:rsid w:val="005906AE"/>
    <w:rsid w:val="005A2CBC"/>
    <w:rsid w:val="005B7018"/>
    <w:rsid w:val="005C1380"/>
    <w:rsid w:val="005C47F2"/>
    <w:rsid w:val="005C7BB9"/>
    <w:rsid w:val="005E18DC"/>
    <w:rsid w:val="005E7477"/>
    <w:rsid w:val="005F0722"/>
    <w:rsid w:val="005F324E"/>
    <w:rsid w:val="005F67F8"/>
    <w:rsid w:val="005F7136"/>
    <w:rsid w:val="0060089B"/>
    <w:rsid w:val="006051AE"/>
    <w:rsid w:val="00610873"/>
    <w:rsid w:val="00614E82"/>
    <w:rsid w:val="00614EF0"/>
    <w:rsid w:val="006150A9"/>
    <w:rsid w:val="00616D95"/>
    <w:rsid w:val="006227C4"/>
    <w:rsid w:val="00644025"/>
    <w:rsid w:val="00644172"/>
    <w:rsid w:val="0064466B"/>
    <w:rsid w:val="006539AC"/>
    <w:rsid w:val="00662731"/>
    <w:rsid w:val="00662770"/>
    <w:rsid w:val="0066487C"/>
    <w:rsid w:val="00674828"/>
    <w:rsid w:val="006800C2"/>
    <w:rsid w:val="00685AB3"/>
    <w:rsid w:val="00690259"/>
    <w:rsid w:val="006A78B1"/>
    <w:rsid w:val="006B2890"/>
    <w:rsid w:val="006B6350"/>
    <w:rsid w:val="006B732E"/>
    <w:rsid w:val="006D4EE3"/>
    <w:rsid w:val="006D6243"/>
    <w:rsid w:val="006F185C"/>
    <w:rsid w:val="006F1CBF"/>
    <w:rsid w:val="006F1D19"/>
    <w:rsid w:val="00704D00"/>
    <w:rsid w:val="007144D0"/>
    <w:rsid w:val="00715772"/>
    <w:rsid w:val="007256C6"/>
    <w:rsid w:val="00730371"/>
    <w:rsid w:val="00745915"/>
    <w:rsid w:val="00755FCE"/>
    <w:rsid w:val="007600D0"/>
    <w:rsid w:val="00767BBF"/>
    <w:rsid w:val="007707F4"/>
    <w:rsid w:val="00772FBF"/>
    <w:rsid w:val="00773D19"/>
    <w:rsid w:val="0077706E"/>
    <w:rsid w:val="00791C18"/>
    <w:rsid w:val="00795826"/>
    <w:rsid w:val="00796611"/>
    <w:rsid w:val="007B2347"/>
    <w:rsid w:val="007B3A32"/>
    <w:rsid w:val="007E4D66"/>
    <w:rsid w:val="0081626C"/>
    <w:rsid w:val="00821CC6"/>
    <w:rsid w:val="0082386A"/>
    <w:rsid w:val="008262B2"/>
    <w:rsid w:val="00831B63"/>
    <w:rsid w:val="00841C7A"/>
    <w:rsid w:val="00846809"/>
    <w:rsid w:val="008573B2"/>
    <w:rsid w:val="00860C35"/>
    <w:rsid w:val="00863DD3"/>
    <w:rsid w:val="00873FDE"/>
    <w:rsid w:val="00875262"/>
    <w:rsid w:val="00877582"/>
    <w:rsid w:val="00877972"/>
    <w:rsid w:val="00882C32"/>
    <w:rsid w:val="00884C49"/>
    <w:rsid w:val="00896D0B"/>
    <w:rsid w:val="008B03F6"/>
    <w:rsid w:val="008B34A0"/>
    <w:rsid w:val="008C185C"/>
    <w:rsid w:val="008D1CE1"/>
    <w:rsid w:val="008D2861"/>
    <w:rsid w:val="008F3F1D"/>
    <w:rsid w:val="008F632E"/>
    <w:rsid w:val="008F6924"/>
    <w:rsid w:val="00903190"/>
    <w:rsid w:val="009059C5"/>
    <w:rsid w:val="0091611E"/>
    <w:rsid w:val="0092392C"/>
    <w:rsid w:val="00933285"/>
    <w:rsid w:val="00935BF6"/>
    <w:rsid w:val="0094686A"/>
    <w:rsid w:val="0095119F"/>
    <w:rsid w:val="0095172E"/>
    <w:rsid w:val="00953FDE"/>
    <w:rsid w:val="00954843"/>
    <w:rsid w:val="0095506D"/>
    <w:rsid w:val="009566A3"/>
    <w:rsid w:val="00961BD3"/>
    <w:rsid w:val="0096468B"/>
    <w:rsid w:val="00973ABE"/>
    <w:rsid w:val="00977C98"/>
    <w:rsid w:val="00982B5F"/>
    <w:rsid w:val="00987AC9"/>
    <w:rsid w:val="00990699"/>
    <w:rsid w:val="00990EA7"/>
    <w:rsid w:val="00993008"/>
    <w:rsid w:val="00995813"/>
    <w:rsid w:val="009A4EC2"/>
    <w:rsid w:val="009C2676"/>
    <w:rsid w:val="009C5131"/>
    <w:rsid w:val="009C5DD2"/>
    <w:rsid w:val="009E102B"/>
    <w:rsid w:val="009F106F"/>
    <w:rsid w:val="009F348C"/>
    <w:rsid w:val="00A139E9"/>
    <w:rsid w:val="00A24E63"/>
    <w:rsid w:val="00A3554A"/>
    <w:rsid w:val="00A46CAF"/>
    <w:rsid w:val="00A50806"/>
    <w:rsid w:val="00A50BB9"/>
    <w:rsid w:val="00A50DFF"/>
    <w:rsid w:val="00A56B68"/>
    <w:rsid w:val="00A619F3"/>
    <w:rsid w:val="00A735AE"/>
    <w:rsid w:val="00A7501F"/>
    <w:rsid w:val="00A876FB"/>
    <w:rsid w:val="00A8773E"/>
    <w:rsid w:val="00AA3088"/>
    <w:rsid w:val="00AA3DA1"/>
    <w:rsid w:val="00AC1FEB"/>
    <w:rsid w:val="00AC724D"/>
    <w:rsid w:val="00AD1E9F"/>
    <w:rsid w:val="00AD6D24"/>
    <w:rsid w:val="00AE03C8"/>
    <w:rsid w:val="00AE433C"/>
    <w:rsid w:val="00AF1850"/>
    <w:rsid w:val="00AF5697"/>
    <w:rsid w:val="00AF6A59"/>
    <w:rsid w:val="00B14302"/>
    <w:rsid w:val="00B26B6A"/>
    <w:rsid w:val="00B40032"/>
    <w:rsid w:val="00B41FDE"/>
    <w:rsid w:val="00B42950"/>
    <w:rsid w:val="00B51214"/>
    <w:rsid w:val="00B53E06"/>
    <w:rsid w:val="00B550AB"/>
    <w:rsid w:val="00B56BAD"/>
    <w:rsid w:val="00B62200"/>
    <w:rsid w:val="00B623A8"/>
    <w:rsid w:val="00B6371B"/>
    <w:rsid w:val="00B6383B"/>
    <w:rsid w:val="00B6469F"/>
    <w:rsid w:val="00B6555A"/>
    <w:rsid w:val="00B66735"/>
    <w:rsid w:val="00B81EC4"/>
    <w:rsid w:val="00B820E9"/>
    <w:rsid w:val="00B85D23"/>
    <w:rsid w:val="00B949D7"/>
    <w:rsid w:val="00BA34B2"/>
    <w:rsid w:val="00BA5515"/>
    <w:rsid w:val="00BB6B38"/>
    <w:rsid w:val="00BB71D4"/>
    <w:rsid w:val="00BC2284"/>
    <w:rsid w:val="00BD2F1A"/>
    <w:rsid w:val="00BD36EB"/>
    <w:rsid w:val="00BD3FB1"/>
    <w:rsid w:val="00BE554F"/>
    <w:rsid w:val="00BE5715"/>
    <w:rsid w:val="00BE6BC8"/>
    <w:rsid w:val="00BE6FDB"/>
    <w:rsid w:val="00BF1B18"/>
    <w:rsid w:val="00BF48BC"/>
    <w:rsid w:val="00C010D2"/>
    <w:rsid w:val="00C015A4"/>
    <w:rsid w:val="00C0461E"/>
    <w:rsid w:val="00C14D50"/>
    <w:rsid w:val="00C14F97"/>
    <w:rsid w:val="00C1797A"/>
    <w:rsid w:val="00C22FE1"/>
    <w:rsid w:val="00C2681A"/>
    <w:rsid w:val="00C349E3"/>
    <w:rsid w:val="00C36698"/>
    <w:rsid w:val="00C405E9"/>
    <w:rsid w:val="00C42570"/>
    <w:rsid w:val="00C62C42"/>
    <w:rsid w:val="00C639CC"/>
    <w:rsid w:val="00C72805"/>
    <w:rsid w:val="00C76573"/>
    <w:rsid w:val="00C7711C"/>
    <w:rsid w:val="00CA54D3"/>
    <w:rsid w:val="00CA5B91"/>
    <w:rsid w:val="00CC21F3"/>
    <w:rsid w:val="00CD4103"/>
    <w:rsid w:val="00CF1115"/>
    <w:rsid w:val="00CF519F"/>
    <w:rsid w:val="00CF6F20"/>
    <w:rsid w:val="00CF7775"/>
    <w:rsid w:val="00D06340"/>
    <w:rsid w:val="00D14F73"/>
    <w:rsid w:val="00D35674"/>
    <w:rsid w:val="00D37170"/>
    <w:rsid w:val="00D40652"/>
    <w:rsid w:val="00D42569"/>
    <w:rsid w:val="00D47C62"/>
    <w:rsid w:val="00D51A7E"/>
    <w:rsid w:val="00D52D18"/>
    <w:rsid w:val="00D72F3E"/>
    <w:rsid w:val="00D77776"/>
    <w:rsid w:val="00D90F6F"/>
    <w:rsid w:val="00DB2A4E"/>
    <w:rsid w:val="00DB4521"/>
    <w:rsid w:val="00DB7206"/>
    <w:rsid w:val="00DC663B"/>
    <w:rsid w:val="00DD3CD7"/>
    <w:rsid w:val="00E13EDF"/>
    <w:rsid w:val="00E1437F"/>
    <w:rsid w:val="00E24654"/>
    <w:rsid w:val="00E24D55"/>
    <w:rsid w:val="00E27D26"/>
    <w:rsid w:val="00E30B91"/>
    <w:rsid w:val="00E42CAE"/>
    <w:rsid w:val="00E5483F"/>
    <w:rsid w:val="00E62DA4"/>
    <w:rsid w:val="00E723EC"/>
    <w:rsid w:val="00E72534"/>
    <w:rsid w:val="00E75298"/>
    <w:rsid w:val="00E81BBF"/>
    <w:rsid w:val="00E91790"/>
    <w:rsid w:val="00EA1683"/>
    <w:rsid w:val="00EA2B2B"/>
    <w:rsid w:val="00EC4FD1"/>
    <w:rsid w:val="00EC73C8"/>
    <w:rsid w:val="00EE67B4"/>
    <w:rsid w:val="00EF02B3"/>
    <w:rsid w:val="00EF2A06"/>
    <w:rsid w:val="00F04234"/>
    <w:rsid w:val="00F074BA"/>
    <w:rsid w:val="00F121A2"/>
    <w:rsid w:val="00F16D19"/>
    <w:rsid w:val="00F23F15"/>
    <w:rsid w:val="00F245F0"/>
    <w:rsid w:val="00F25A18"/>
    <w:rsid w:val="00F42029"/>
    <w:rsid w:val="00F87E8E"/>
    <w:rsid w:val="00F90F55"/>
    <w:rsid w:val="00F91BD3"/>
    <w:rsid w:val="00F93BE8"/>
    <w:rsid w:val="00FA692E"/>
    <w:rsid w:val="00FB301B"/>
    <w:rsid w:val="00FB6ECD"/>
    <w:rsid w:val="00FC323A"/>
    <w:rsid w:val="00FC5138"/>
    <w:rsid w:val="00FD2F44"/>
    <w:rsid w:val="00FD7AF6"/>
    <w:rsid w:val="00FE0371"/>
    <w:rsid w:val="00FE1BD2"/>
    <w:rsid w:val="00FF12C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4C5DE"/>
  <w15:docId w15:val="{40FCD816-A761-4645-AD69-D3AF218E5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5" w:line="248" w:lineRule="auto"/>
      <w:ind w:left="120" w:right="1453" w:firstLine="273"/>
      <w:jc w:val="both"/>
    </w:pPr>
    <w:rPr>
      <w:rFonts w:ascii="Times New Roman" w:eastAsia="Times New Roman" w:hAnsi="Times New Roman" w:cs="Times New Roman"/>
      <w:color w:val="000000"/>
      <w:sz w:val="20"/>
    </w:rPr>
  </w:style>
  <w:style w:type="paragraph" w:styleId="Heading1">
    <w:name w:val="heading 1"/>
    <w:next w:val="Normal"/>
    <w:link w:val="Heading1Char"/>
    <w:uiPriority w:val="9"/>
    <w:unhideWhenUsed/>
    <w:qFormat/>
    <w:pPr>
      <w:keepNext/>
      <w:keepLines/>
      <w:spacing w:after="23"/>
      <w:ind w:left="490" w:hanging="10"/>
      <w:outlineLvl w:val="0"/>
    </w:pPr>
    <w:rPr>
      <w:rFonts w:ascii="Arial" w:eastAsia="Arial" w:hAnsi="Arial" w:cs="Arial"/>
      <w:b/>
      <w:color w:val="000000"/>
      <w:sz w:val="20"/>
    </w:rPr>
  </w:style>
  <w:style w:type="paragraph" w:styleId="Heading2">
    <w:name w:val="heading 2"/>
    <w:next w:val="Normal"/>
    <w:link w:val="Heading2Char"/>
    <w:uiPriority w:val="9"/>
    <w:unhideWhenUsed/>
    <w:qFormat/>
    <w:pPr>
      <w:keepNext/>
      <w:keepLines/>
      <w:spacing w:after="0"/>
      <w:ind w:left="130"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spacing w:after="13"/>
      <w:ind w:left="490" w:hanging="10"/>
      <w:outlineLvl w:val="2"/>
    </w:pPr>
    <w:rPr>
      <w:rFonts w:ascii="Arial" w:eastAsia="Arial" w:hAnsi="Arial" w:cs="Arial"/>
      <w:b/>
      <w:i/>
      <w:color w:val="000000"/>
      <w:sz w:val="20"/>
    </w:rPr>
  </w:style>
  <w:style w:type="paragraph" w:styleId="Heading4">
    <w:name w:val="heading 4"/>
    <w:next w:val="Normal"/>
    <w:link w:val="Heading4Char"/>
    <w:uiPriority w:val="9"/>
    <w:unhideWhenUsed/>
    <w:qFormat/>
    <w:pPr>
      <w:keepNext/>
      <w:keepLines/>
      <w:spacing w:after="23"/>
      <w:ind w:left="490" w:hanging="10"/>
      <w:outlineLvl w:val="3"/>
    </w:pPr>
    <w:rPr>
      <w:rFonts w:ascii="Arial" w:eastAsia="Arial" w:hAnsi="Arial" w:cs="Arial"/>
      <w:b/>
      <w:color w:val="000000"/>
      <w:sz w:val="20"/>
    </w:rPr>
  </w:style>
  <w:style w:type="paragraph" w:styleId="Heading5">
    <w:name w:val="heading 5"/>
    <w:next w:val="Normal"/>
    <w:link w:val="Heading5Char"/>
    <w:uiPriority w:val="9"/>
    <w:unhideWhenUsed/>
    <w:qFormat/>
    <w:pPr>
      <w:keepNext/>
      <w:keepLines/>
      <w:spacing w:after="13"/>
      <w:ind w:left="490" w:hanging="10"/>
      <w:outlineLvl w:val="4"/>
    </w:pPr>
    <w:rPr>
      <w:rFonts w:ascii="Arial" w:eastAsia="Arial" w:hAnsi="Arial" w:cs="Arial"/>
      <w:b/>
      <w:i/>
      <w:color w:val="000000"/>
      <w:sz w:val="20"/>
    </w:rPr>
  </w:style>
  <w:style w:type="paragraph" w:styleId="Heading6">
    <w:name w:val="heading 6"/>
    <w:next w:val="Normal"/>
    <w:link w:val="Heading6Char"/>
    <w:uiPriority w:val="9"/>
    <w:unhideWhenUsed/>
    <w:qFormat/>
    <w:pPr>
      <w:keepNext/>
      <w:keepLines/>
      <w:spacing w:after="13"/>
      <w:ind w:left="490" w:hanging="10"/>
      <w:outlineLvl w:val="5"/>
    </w:pPr>
    <w:rPr>
      <w:rFonts w:ascii="Arial" w:eastAsia="Arial" w:hAnsi="Arial" w:cs="Arial"/>
      <w:b/>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4"/>
    </w:rPr>
  </w:style>
  <w:style w:type="character" w:customStyle="1" w:styleId="Heading4Char">
    <w:name w:val="Heading 4 Char"/>
    <w:link w:val="Heading4"/>
    <w:rPr>
      <w:rFonts w:ascii="Arial" w:eastAsia="Arial" w:hAnsi="Arial" w:cs="Arial"/>
      <w:b/>
      <w:color w:val="000000"/>
      <w:sz w:val="20"/>
    </w:rPr>
  </w:style>
  <w:style w:type="character" w:customStyle="1" w:styleId="Heading5Char">
    <w:name w:val="Heading 5 Char"/>
    <w:link w:val="Heading5"/>
    <w:rPr>
      <w:rFonts w:ascii="Arial" w:eastAsia="Arial" w:hAnsi="Arial" w:cs="Arial"/>
      <w:b/>
      <w:i/>
      <w:color w:val="000000"/>
      <w:sz w:val="20"/>
    </w:rPr>
  </w:style>
  <w:style w:type="character" w:customStyle="1" w:styleId="Heading6Char">
    <w:name w:val="Heading 6 Char"/>
    <w:link w:val="Heading6"/>
    <w:rPr>
      <w:rFonts w:ascii="Arial" w:eastAsia="Arial" w:hAnsi="Arial" w:cs="Arial"/>
      <w:b/>
      <w:i/>
      <w:color w:val="000000"/>
      <w:sz w:val="20"/>
    </w:rPr>
  </w:style>
  <w:style w:type="character" w:customStyle="1" w:styleId="Heading1Char">
    <w:name w:val="Heading 1 Char"/>
    <w:link w:val="Heading1"/>
    <w:rPr>
      <w:rFonts w:ascii="Arial" w:eastAsia="Arial" w:hAnsi="Arial" w:cs="Arial"/>
      <w:b/>
      <w:color w:val="000000"/>
      <w:sz w:val="20"/>
    </w:rPr>
  </w:style>
  <w:style w:type="character" w:customStyle="1" w:styleId="Heading3Char">
    <w:name w:val="Heading 3 Char"/>
    <w:link w:val="Heading3"/>
    <w:rPr>
      <w:rFonts w:ascii="Arial" w:eastAsia="Arial" w:hAnsi="Arial" w:cs="Arial"/>
      <w:b/>
      <w:i/>
      <w:color w:val="000000"/>
      <w:sz w:val="20"/>
    </w:rPr>
  </w:style>
  <w:style w:type="paragraph" w:styleId="TOC1">
    <w:name w:val="toc 1"/>
    <w:hidden/>
    <w:uiPriority w:val="39"/>
    <w:pPr>
      <w:spacing w:after="47"/>
      <w:ind w:left="25" w:right="1464" w:hanging="10"/>
    </w:pPr>
    <w:rPr>
      <w:rFonts w:ascii="Calibri" w:eastAsia="Calibri" w:hAnsi="Calibri" w:cs="Calibri"/>
      <w:color w:val="000000"/>
      <w:sz w:val="20"/>
    </w:rPr>
  </w:style>
  <w:style w:type="paragraph" w:styleId="TOC2">
    <w:name w:val="toc 2"/>
    <w:hidden/>
    <w:uiPriority w:val="39"/>
    <w:pPr>
      <w:spacing w:after="178" w:line="260" w:lineRule="auto"/>
      <w:ind w:left="130" w:right="1464" w:hanging="10"/>
    </w:pPr>
    <w:rPr>
      <w:rFonts w:ascii="Calibri" w:eastAsia="Calibri" w:hAnsi="Calibri" w:cs="Calibri"/>
      <w:color w:val="000000"/>
      <w:sz w:val="20"/>
    </w:rPr>
  </w:style>
  <w:style w:type="paragraph" w:styleId="TOC3">
    <w:name w:val="toc 3"/>
    <w:hidden/>
    <w:uiPriority w:val="39"/>
    <w:pPr>
      <w:spacing w:after="13"/>
      <w:ind w:left="610" w:right="1464" w:hanging="10"/>
    </w:pPr>
    <w:rPr>
      <w:rFonts w:ascii="Calibri" w:eastAsia="Calibri" w:hAnsi="Calibri" w:cs="Calibri"/>
      <w: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6487C"/>
    <w:rPr>
      <w:color w:val="0563C1" w:themeColor="hyperlink"/>
      <w:u w:val="single"/>
    </w:rPr>
  </w:style>
  <w:style w:type="paragraph" w:customStyle="1" w:styleId="Default">
    <w:name w:val="Default"/>
    <w:rsid w:val="00A3554A"/>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A3554A"/>
    <w:pPr>
      <w:bidi/>
      <w:spacing w:after="0" w:line="240" w:lineRule="auto"/>
    </w:pPr>
    <w:rPr>
      <w:rFonts w:ascii="Calibri" w:eastAsia="Times New Roman" w:hAnsi="Calibri" w:cs="Arial"/>
    </w:rPr>
  </w:style>
  <w:style w:type="character" w:customStyle="1" w:styleId="apple-converted-space">
    <w:name w:val="apple-converted-space"/>
    <w:basedOn w:val="DefaultParagraphFont"/>
    <w:rsid w:val="00162997"/>
  </w:style>
  <w:style w:type="character" w:customStyle="1" w:styleId="il">
    <w:name w:val="il"/>
    <w:basedOn w:val="DefaultParagraphFont"/>
    <w:rsid w:val="00162997"/>
  </w:style>
  <w:style w:type="paragraph" w:styleId="Header">
    <w:name w:val="header"/>
    <w:basedOn w:val="Normal"/>
    <w:link w:val="HeaderChar"/>
    <w:uiPriority w:val="99"/>
    <w:unhideWhenUsed/>
    <w:rsid w:val="00772FBF"/>
    <w:pPr>
      <w:tabs>
        <w:tab w:val="center" w:pos="4153"/>
        <w:tab w:val="right" w:pos="8306"/>
      </w:tabs>
      <w:spacing w:after="0" w:line="240" w:lineRule="auto"/>
    </w:pPr>
  </w:style>
  <w:style w:type="character" w:customStyle="1" w:styleId="HeaderChar">
    <w:name w:val="Header Char"/>
    <w:basedOn w:val="DefaultParagraphFont"/>
    <w:link w:val="Header"/>
    <w:uiPriority w:val="99"/>
    <w:rsid w:val="00772FBF"/>
    <w:rPr>
      <w:rFonts w:ascii="Times New Roman" w:eastAsia="Times New Roman" w:hAnsi="Times New Roman" w:cs="Times New Roman"/>
      <w:color w:val="000000"/>
      <w:sz w:val="20"/>
    </w:rPr>
  </w:style>
  <w:style w:type="paragraph" w:styleId="NormalWeb">
    <w:name w:val="Normal (Web)"/>
    <w:basedOn w:val="Normal"/>
    <w:uiPriority w:val="99"/>
    <w:unhideWhenUsed/>
    <w:rsid w:val="008F6924"/>
    <w:pPr>
      <w:spacing w:before="100" w:beforeAutospacing="1" w:after="100" w:afterAutospacing="1" w:line="240" w:lineRule="auto"/>
      <w:ind w:left="0" w:right="0" w:firstLine="0"/>
      <w:jc w:val="left"/>
    </w:pPr>
    <w:rPr>
      <w:color w:val="auto"/>
      <w:sz w:val="24"/>
      <w:szCs w:val="24"/>
    </w:rPr>
  </w:style>
  <w:style w:type="paragraph" w:styleId="BalloonText">
    <w:name w:val="Balloon Text"/>
    <w:basedOn w:val="Normal"/>
    <w:link w:val="BalloonTextChar"/>
    <w:uiPriority w:val="99"/>
    <w:semiHidden/>
    <w:unhideWhenUsed/>
    <w:rsid w:val="00451D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1D4C"/>
    <w:rPr>
      <w:rFonts w:ascii="Segoe UI" w:eastAsia="Times New Roman" w:hAnsi="Segoe UI" w:cs="Segoe UI"/>
      <w:color w:val="000000"/>
      <w:sz w:val="18"/>
      <w:szCs w:val="18"/>
    </w:rPr>
  </w:style>
  <w:style w:type="character" w:styleId="CommentReference">
    <w:name w:val="annotation reference"/>
    <w:basedOn w:val="DefaultParagraphFont"/>
    <w:uiPriority w:val="99"/>
    <w:semiHidden/>
    <w:unhideWhenUsed/>
    <w:rsid w:val="00C42570"/>
    <w:rPr>
      <w:sz w:val="16"/>
      <w:szCs w:val="16"/>
    </w:rPr>
  </w:style>
  <w:style w:type="paragraph" w:styleId="CommentText">
    <w:name w:val="annotation text"/>
    <w:basedOn w:val="Normal"/>
    <w:link w:val="CommentTextChar"/>
    <w:uiPriority w:val="99"/>
    <w:semiHidden/>
    <w:unhideWhenUsed/>
    <w:rsid w:val="00C42570"/>
    <w:pPr>
      <w:spacing w:line="240" w:lineRule="auto"/>
    </w:pPr>
    <w:rPr>
      <w:szCs w:val="20"/>
    </w:rPr>
  </w:style>
  <w:style w:type="character" w:customStyle="1" w:styleId="CommentTextChar">
    <w:name w:val="Comment Text Char"/>
    <w:basedOn w:val="DefaultParagraphFont"/>
    <w:link w:val="CommentText"/>
    <w:uiPriority w:val="99"/>
    <w:semiHidden/>
    <w:rsid w:val="00C42570"/>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C42570"/>
    <w:rPr>
      <w:b/>
      <w:bCs/>
    </w:rPr>
  </w:style>
  <w:style w:type="character" w:customStyle="1" w:styleId="CommentSubjectChar">
    <w:name w:val="Comment Subject Char"/>
    <w:basedOn w:val="CommentTextChar"/>
    <w:link w:val="CommentSubject"/>
    <w:uiPriority w:val="99"/>
    <w:semiHidden/>
    <w:rsid w:val="00C42570"/>
    <w:rPr>
      <w:rFonts w:ascii="Times New Roman" w:eastAsia="Times New Roman" w:hAnsi="Times New Roman" w:cs="Times New Roman"/>
      <w:b/>
      <w:bCs/>
      <w:color w:val="000000"/>
      <w:sz w:val="20"/>
      <w:szCs w:val="20"/>
    </w:rPr>
  </w:style>
  <w:style w:type="character" w:styleId="PlaceholderText">
    <w:name w:val="Placeholder Text"/>
    <w:basedOn w:val="DefaultParagraphFont"/>
    <w:uiPriority w:val="99"/>
    <w:semiHidden/>
    <w:rsid w:val="003A4CEA"/>
    <w:rPr>
      <w:color w:val="808080"/>
    </w:rPr>
  </w:style>
  <w:style w:type="paragraph" w:styleId="HTMLPreformatted">
    <w:name w:val="HTML Preformatted"/>
    <w:basedOn w:val="Normal"/>
    <w:link w:val="HTMLPreformattedChar"/>
    <w:uiPriority w:val="99"/>
    <w:unhideWhenUsed/>
    <w:rsid w:val="00211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Cs w:val="20"/>
    </w:rPr>
  </w:style>
  <w:style w:type="character" w:customStyle="1" w:styleId="HTMLPreformattedChar">
    <w:name w:val="HTML Preformatted Char"/>
    <w:basedOn w:val="DefaultParagraphFont"/>
    <w:link w:val="HTMLPreformatted"/>
    <w:uiPriority w:val="99"/>
    <w:rsid w:val="00211D71"/>
    <w:rPr>
      <w:rFonts w:ascii="Courier New" w:eastAsia="Times New Roman" w:hAnsi="Courier New" w:cs="Courier New"/>
      <w:sz w:val="20"/>
      <w:szCs w:val="20"/>
    </w:rPr>
  </w:style>
  <w:style w:type="paragraph" w:styleId="ListParagraph">
    <w:name w:val="List Paragraph"/>
    <w:basedOn w:val="Normal"/>
    <w:uiPriority w:val="34"/>
    <w:qFormat/>
    <w:rsid w:val="00211D71"/>
    <w:pPr>
      <w:ind w:left="720"/>
      <w:contextualSpacing/>
    </w:pPr>
  </w:style>
  <w:style w:type="table" w:styleId="TableGrid0">
    <w:name w:val="Table Grid"/>
    <w:basedOn w:val="TableNormal"/>
    <w:uiPriority w:val="39"/>
    <w:rsid w:val="00EC4F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2392C"/>
    <w:pPr>
      <w:spacing w:after="0" w:line="240" w:lineRule="auto"/>
    </w:pPr>
    <w:rPr>
      <w:rFonts w:ascii="Times New Roman" w:eastAsia="Times New Roman" w:hAnsi="Times New Roman" w:cs="Times New Roman"/>
      <w:color w:val="000000"/>
      <w:sz w:val="20"/>
    </w:rPr>
  </w:style>
  <w:style w:type="character" w:styleId="Emphasis">
    <w:name w:val="Emphasis"/>
    <w:basedOn w:val="DefaultParagraphFont"/>
    <w:uiPriority w:val="20"/>
    <w:qFormat/>
    <w:rsid w:val="00BB71D4"/>
    <w:rPr>
      <w:i/>
      <w:iCs/>
    </w:rPr>
  </w:style>
  <w:style w:type="character" w:styleId="HTMLTypewriter">
    <w:name w:val="HTML Typewriter"/>
    <w:basedOn w:val="DefaultParagraphFont"/>
    <w:uiPriority w:val="99"/>
    <w:semiHidden/>
    <w:unhideWhenUsed/>
    <w:rsid w:val="00BB71D4"/>
    <w:rPr>
      <w:rFonts w:ascii="Courier New" w:eastAsia="Times New Roman" w:hAnsi="Courier New" w:cs="Courier New"/>
      <w:sz w:val="20"/>
      <w:szCs w:val="20"/>
    </w:rPr>
  </w:style>
  <w:style w:type="table" w:customStyle="1" w:styleId="TableGridLight1">
    <w:name w:val="Table Grid Light1"/>
    <w:basedOn w:val="TableNormal"/>
    <w:uiPriority w:val="40"/>
    <w:rsid w:val="00DB720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rsid w:val="00DB720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2-Accent61">
    <w:name w:val="Grid Table 2 - Accent 61"/>
    <w:basedOn w:val="TableNormal"/>
    <w:uiPriority w:val="47"/>
    <w:rsid w:val="00DB7206"/>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598164">
      <w:bodyDiv w:val="1"/>
      <w:marLeft w:val="0"/>
      <w:marRight w:val="0"/>
      <w:marTop w:val="0"/>
      <w:marBottom w:val="0"/>
      <w:divBdr>
        <w:top w:val="none" w:sz="0" w:space="0" w:color="auto"/>
        <w:left w:val="none" w:sz="0" w:space="0" w:color="auto"/>
        <w:bottom w:val="none" w:sz="0" w:space="0" w:color="auto"/>
        <w:right w:val="none" w:sz="0" w:space="0" w:color="auto"/>
      </w:divBdr>
    </w:div>
    <w:div w:id="122039044">
      <w:bodyDiv w:val="1"/>
      <w:marLeft w:val="0"/>
      <w:marRight w:val="0"/>
      <w:marTop w:val="0"/>
      <w:marBottom w:val="0"/>
      <w:divBdr>
        <w:top w:val="none" w:sz="0" w:space="0" w:color="auto"/>
        <w:left w:val="none" w:sz="0" w:space="0" w:color="auto"/>
        <w:bottom w:val="none" w:sz="0" w:space="0" w:color="auto"/>
        <w:right w:val="none" w:sz="0" w:space="0" w:color="auto"/>
      </w:divBdr>
      <w:divsChild>
        <w:div w:id="26227462">
          <w:marLeft w:val="0"/>
          <w:marRight w:val="120"/>
          <w:marTop w:val="0"/>
          <w:marBottom w:val="0"/>
          <w:divBdr>
            <w:top w:val="none" w:sz="0" w:space="0" w:color="auto"/>
            <w:left w:val="none" w:sz="0" w:space="0" w:color="auto"/>
            <w:bottom w:val="none" w:sz="0" w:space="0" w:color="auto"/>
            <w:right w:val="none" w:sz="0" w:space="0" w:color="auto"/>
          </w:divBdr>
        </w:div>
        <w:div w:id="44724784">
          <w:marLeft w:val="120"/>
          <w:marRight w:val="1460"/>
          <w:marTop w:val="0"/>
          <w:marBottom w:val="120"/>
          <w:divBdr>
            <w:top w:val="none" w:sz="0" w:space="0" w:color="auto"/>
            <w:left w:val="none" w:sz="0" w:space="0" w:color="auto"/>
            <w:bottom w:val="none" w:sz="0" w:space="0" w:color="auto"/>
            <w:right w:val="none" w:sz="0" w:space="0" w:color="auto"/>
          </w:divBdr>
        </w:div>
        <w:div w:id="55010716">
          <w:marLeft w:val="0"/>
          <w:marRight w:val="120"/>
          <w:marTop w:val="0"/>
          <w:marBottom w:val="120"/>
          <w:divBdr>
            <w:top w:val="none" w:sz="0" w:space="0" w:color="auto"/>
            <w:left w:val="none" w:sz="0" w:space="0" w:color="auto"/>
            <w:bottom w:val="none" w:sz="0" w:space="0" w:color="auto"/>
            <w:right w:val="none" w:sz="0" w:space="0" w:color="auto"/>
          </w:divBdr>
        </w:div>
        <w:div w:id="69236823">
          <w:marLeft w:val="0"/>
          <w:marRight w:val="120"/>
          <w:marTop w:val="0"/>
          <w:marBottom w:val="0"/>
          <w:divBdr>
            <w:top w:val="none" w:sz="0" w:space="0" w:color="auto"/>
            <w:left w:val="none" w:sz="0" w:space="0" w:color="auto"/>
            <w:bottom w:val="none" w:sz="0" w:space="0" w:color="auto"/>
            <w:right w:val="none" w:sz="0" w:space="0" w:color="auto"/>
          </w:divBdr>
        </w:div>
        <w:div w:id="98070166">
          <w:marLeft w:val="0"/>
          <w:marRight w:val="120"/>
          <w:marTop w:val="0"/>
          <w:marBottom w:val="120"/>
          <w:divBdr>
            <w:top w:val="none" w:sz="0" w:space="0" w:color="auto"/>
            <w:left w:val="none" w:sz="0" w:space="0" w:color="auto"/>
            <w:bottom w:val="none" w:sz="0" w:space="0" w:color="auto"/>
            <w:right w:val="none" w:sz="0" w:space="0" w:color="auto"/>
          </w:divBdr>
        </w:div>
        <w:div w:id="167910144">
          <w:marLeft w:val="0"/>
          <w:marRight w:val="120"/>
          <w:marTop w:val="0"/>
          <w:marBottom w:val="120"/>
          <w:divBdr>
            <w:top w:val="none" w:sz="0" w:space="0" w:color="auto"/>
            <w:left w:val="none" w:sz="0" w:space="0" w:color="auto"/>
            <w:bottom w:val="none" w:sz="0" w:space="0" w:color="auto"/>
            <w:right w:val="none" w:sz="0" w:space="0" w:color="auto"/>
          </w:divBdr>
        </w:div>
        <w:div w:id="186411434">
          <w:marLeft w:val="0"/>
          <w:marRight w:val="120"/>
          <w:marTop w:val="0"/>
          <w:marBottom w:val="120"/>
          <w:divBdr>
            <w:top w:val="none" w:sz="0" w:space="0" w:color="auto"/>
            <w:left w:val="none" w:sz="0" w:space="0" w:color="auto"/>
            <w:bottom w:val="none" w:sz="0" w:space="0" w:color="auto"/>
            <w:right w:val="none" w:sz="0" w:space="0" w:color="auto"/>
          </w:divBdr>
        </w:div>
        <w:div w:id="189344895">
          <w:marLeft w:val="0"/>
          <w:marRight w:val="120"/>
          <w:marTop w:val="0"/>
          <w:marBottom w:val="120"/>
          <w:divBdr>
            <w:top w:val="none" w:sz="0" w:space="0" w:color="auto"/>
            <w:left w:val="none" w:sz="0" w:space="0" w:color="auto"/>
            <w:bottom w:val="none" w:sz="0" w:space="0" w:color="auto"/>
            <w:right w:val="none" w:sz="0" w:space="0" w:color="auto"/>
          </w:divBdr>
        </w:div>
        <w:div w:id="223613776">
          <w:marLeft w:val="0"/>
          <w:marRight w:val="120"/>
          <w:marTop w:val="0"/>
          <w:marBottom w:val="120"/>
          <w:divBdr>
            <w:top w:val="none" w:sz="0" w:space="0" w:color="auto"/>
            <w:left w:val="none" w:sz="0" w:space="0" w:color="auto"/>
            <w:bottom w:val="none" w:sz="0" w:space="0" w:color="auto"/>
            <w:right w:val="none" w:sz="0" w:space="0" w:color="auto"/>
          </w:divBdr>
        </w:div>
        <w:div w:id="231628000">
          <w:marLeft w:val="0"/>
          <w:marRight w:val="120"/>
          <w:marTop w:val="0"/>
          <w:marBottom w:val="120"/>
          <w:divBdr>
            <w:top w:val="none" w:sz="0" w:space="0" w:color="auto"/>
            <w:left w:val="none" w:sz="0" w:space="0" w:color="auto"/>
            <w:bottom w:val="none" w:sz="0" w:space="0" w:color="auto"/>
            <w:right w:val="none" w:sz="0" w:space="0" w:color="auto"/>
          </w:divBdr>
        </w:div>
        <w:div w:id="235018189">
          <w:marLeft w:val="0"/>
          <w:marRight w:val="120"/>
          <w:marTop w:val="0"/>
          <w:marBottom w:val="0"/>
          <w:divBdr>
            <w:top w:val="none" w:sz="0" w:space="0" w:color="auto"/>
            <w:left w:val="none" w:sz="0" w:space="0" w:color="auto"/>
            <w:bottom w:val="none" w:sz="0" w:space="0" w:color="auto"/>
            <w:right w:val="none" w:sz="0" w:space="0" w:color="auto"/>
          </w:divBdr>
        </w:div>
        <w:div w:id="300305581">
          <w:marLeft w:val="0"/>
          <w:marRight w:val="120"/>
          <w:marTop w:val="0"/>
          <w:marBottom w:val="120"/>
          <w:divBdr>
            <w:top w:val="none" w:sz="0" w:space="0" w:color="auto"/>
            <w:left w:val="none" w:sz="0" w:space="0" w:color="auto"/>
            <w:bottom w:val="none" w:sz="0" w:space="0" w:color="auto"/>
            <w:right w:val="none" w:sz="0" w:space="0" w:color="auto"/>
          </w:divBdr>
        </w:div>
        <w:div w:id="343361688">
          <w:marLeft w:val="0"/>
          <w:marRight w:val="120"/>
          <w:marTop w:val="0"/>
          <w:marBottom w:val="120"/>
          <w:divBdr>
            <w:top w:val="none" w:sz="0" w:space="0" w:color="auto"/>
            <w:left w:val="none" w:sz="0" w:space="0" w:color="auto"/>
            <w:bottom w:val="none" w:sz="0" w:space="0" w:color="auto"/>
            <w:right w:val="none" w:sz="0" w:space="0" w:color="auto"/>
          </w:divBdr>
        </w:div>
        <w:div w:id="344284257">
          <w:marLeft w:val="0"/>
          <w:marRight w:val="120"/>
          <w:marTop w:val="0"/>
          <w:marBottom w:val="0"/>
          <w:divBdr>
            <w:top w:val="none" w:sz="0" w:space="0" w:color="auto"/>
            <w:left w:val="none" w:sz="0" w:space="0" w:color="auto"/>
            <w:bottom w:val="none" w:sz="0" w:space="0" w:color="auto"/>
            <w:right w:val="none" w:sz="0" w:space="0" w:color="auto"/>
          </w:divBdr>
        </w:div>
        <w:div w:id="344484169">
          <w:marLeft w:val="0"/>
          <w:marRight w:val="120"/>
          <w:marTop w:val="0"/>
          <w:marBottom w:val="120"/>
          <w:divBdr>
            <w:top w:val="none" w:sz="0" w:space="0" w:color="auto"/>
            <w:left w:val="none" w:sz="0" w:space="0" w:color="auto"/>
            <w:bottom w:val="none" w:sz="0" w:space="0" w:color="auto"/>
            <w:right w:val="none" w:sz="0" w:space="0" w:color="auto"/>
          </w:divBdr>
        </w:div>
        <w:div w:id="366758301">
          <w:marLeft w:val="0"/>
          <w:marRight w:val="120"/>
          <w:marTop w:val="0"/>
          <w:marBottom w:val="120"/>
          <w:divBdr>
            <w:top w:val="none" w:sz="0" w:space="0" w:color="auto"/>
            <w:left w:val="none" w:sz="0" w:space="0" w:color="auto"/>
            <w:bottom w:val="none" w:sz="0" w:space="0" w:color="auto"/>
            <w:right w:val="none" w:sz="0" w:space="0" w:color="auto"/>
          </w:divBdr>
        </w:div>
        <w:div w:id="411856525">
          <w:marLeft w:val="0"/>
          <w:marRight w:val="120"/>
          <w:marTop w:val="0"/>
          <w:marBottom w:val="120"/>
          <w:divBdr>
            <w:top w:val="none" w:sz="0" w:space="0" w:color="auto"/>
            <w:left w:val="none" w:sz="0" w:space="0" w:color="auto"/>
            <w:bottom w:val="none" w:sz="0" w:space="0" w:color="auto"/>
            <w:right w:val="none" w:sz="0" w:space="0" w:color="auto"/>
          </w:divBdr>
        </w:div>
        <w:div w:id="416946454">
          <w:marLeft w:val="0"/>
          <w:marRight w:val="120"/>
          <w:marTop w:val="0"/>
          <w:marBottom w:val="120"/>
          <w:divBdr>
            <w:top w:val="none" w:sz="0" w:space="0" w:color="auto"/>
            <w:left w:val="none" w:sz="0" w:space="0" w:color="auto"/>
            <w:bottom w:val="none" w:sz="0" w:space="0" w:color="auto"/>
            <w:right w:val="none" w:sz="0" w:space="0" w:color="auto"/>
          </w:divBdr>
        </w:div>
        <w:div w:id="646326742">
          <w:marLeft w:val="0"/>
          <w:marRight w:val="120"/>
          <w:marTop w:val="0"/>
          <w:marBottom w:val="120"/>
          <w:divBdr>
            <w:top w:val="none" w:sz="0" w:space="0" w:color="auto"/>
            <w:left w:val="none" w:sz="0" w:space="0" w:color="auto"/>
            <w:bottom w:val="none" w:sz="0" w:space="0" w:color="auto"/>
            <w:right w:val="none" w:sz="0" w:space="0" w:color="auto"/>
          </w:divBdr>
        </w:div>
        <w:div w:id="646594166">
          <w:marLeft w:val="0"/>
          <w:marRight w:val="120"/>
          <w:marTop w:val="0"/>
          <w:marBottom w:val="120"/>
          <w:divBdr>
            <w:top w:val="none" w:sz="0" w:space="0" w:color="auto"/>
            <w:left w:val="none" w:sz="0" w:space="0" w:color="auto"/>
            <w:bottom w:val="none" w:sz="0" w:space="0" w:color="auto"/>
            <w:right w:val="none" w:sz="0" w:space="0" w:color="auto"/>
          </w:divBdr>
        </w:div>
        <w:div w:id="650212939">
          <w:marLeft w:val="0"/>
          <w:marRight w:val="120"/>
          <w:marTop w:val="0"/>
          <w:marBottom w:val="120"/>
          <w:divBdr>
            <w:top w:val="none" w:sz="0" w:space="0" w:color="auto"/>
            <w:left w:val="none" w:sz="0" w:space="0" w:color="auto"/>
            <w:bottom w:val="none" w:sz="0" w:space="0" w:color="auto"/>
            <w:right w:val="none" w:sz="0" w:space="0" w:color="auto"/>
          </w:divBdr>
        </w:div>
        <w:div w:id="669914519">
          <w:marLeft w:val="0"/>
          <w:marRight w:val="120"/>
          <w:marTop w:val="0"/>
          <w:marBottom w:val="120"/>
          <w:divBdr>
            <w:top w:val="none" w:sz="0" w:space="0" w:color="auto"/>
            <w:left w:val="none" w:sz="0" w:space="0" w:color="auto"/>
            <w:bottom w:val="none" w:sz="0" w:space="0" w:color="auto"/>
            <w:right w:val="none" w:sz="0" w:space="0" w:color="auto"/>
          </w:divBdr>
        </w:div>
        <w:div w:id="720910472">
          <w:marLeft w:val="0"/>
          <w:marRight w:val="120"/>
          <w:marTop w:val="0"/>
          <w:marBottom w:val="0"/>
          <w:divBdr>
            <w:top w:val="none" w:sz="0" w:space="0" w:color="auto"/>
            <w:left w:val="none" w:sz="0" w:space="0" w:color="auto"/>
            <w:bottom w:val="none" w:sz="0" w:space="0" w:color="auto"/>
            <w:right w:val="none" w:sz="0" w:space="0" w:color="auto"/>
          </w:divBdr>
        </w:div>
        <w:div w:id="758675523">
          <w:marLeft w:val="0"/>
          <w:marRight w:val="120"/>
          <w:marTop w:val="0"/>
          <w:marBottom w:val="0"/>
          <w:divBdr>
            <w:top w:val="none" w:sz="0" w:space="0" w:color="auto"/>
            <w:left w:val="none" w:sz="0" w:space="0" w:color="auto"/>
            <w:bottom w:val="none" w:sz="0" w:space="0" w:color="auto"/>
            <w:right w:val="none" w:sz="0" w:space="0" w:color="auto"/>
          </w:divBdr>
        </w:div>
        <w:div w:id="811947743">
          <w:marLeft w:val="0"/>
          <w:marRight w:val="120"/>
          <w:marTop w:val="0"/>
          <w:marBottom w:val="120"/>
          <w:divBdr>
            <w:top w:val="none" w:sz="0" w:space="0" w:color="auto"/>
            <w:left w:val="none" w:sz="0" w:space="0" w:color="auto"/>
            <w:bottom w:val="none" w:sz="0" w:space="0" w:color="auto"/>
            <w:right w:val="none" w:sz="0" w:space="0" w:color="auto"/>
          </w:divBdr>
        </w:div>
        <w:div w:id="925574019">
          <w:marLeft w:val="0"/>
          <w:marRight w:val="120"/>
          <w:marTop w:val="0"/>
          <w:marBottom w:val="120"/>
          <w:divBdr>
            <w:top w:val="none" w:sz="0" w:space="0" w:color="auto"/>
            <w:left w:val="none" w:sz="0" w:space="0" w:color="auto"/>
            <w:bottom w:val="none" w:sz="0" w:space="0" w:color="auto"/>
            <w:right w:val="none" w:sz="0" w:space="0" w:color="auto"/>
          </w:divBdr>
        </w:div>
        <w:div w:id="955331195">
          <w:marLeft w:val="0"/>
          <w:marRight w:val="120"/>
          <w:marTop w:val="0"/>
          <w:marBottom w:val="120"/>
          <w:divBdr>
            <w:top w:val="none" w:sz="0" w:space="0" w:color="auto"/>
            <w:left w:val="none" w:sz="0" w:space="0" w:color="auto"/>
            <w:bottom w:val="none" w:sz="0" w:space="0" w:color="auto"/>
            <w:right w:val="none" w:sz="0" w:space="0" w:color="auto"/>
          </w:divBdr>
        </w:div>
        <w:div w:id="966737272">
          <w:marLeft w:val="0"/>
          <w:marRight w:val="120"/>
          <w:marTop w:val="0"/>
          <w:marBottom w:val="120"/>
          <w:divBdr>
            <w:top w:val="none" w:sz="0" w:space="0" w:color="auto"/>
            <w:left w:val="none" w:sz="0" w:space="0" w:color="auto"/>
            <w:bottom w:val="none" w:sz="0" w:space="0" w:color="auto"/>
            <w:right w:val="none" w:sz="0" w:space="0" w:color="auto"/>
          </w:divBdr>
        </w:div>
        <w:div w:id="1035084898">
          <w:marLeft w:val="0"/>
          <w:marRight w:val="120"/>
          <w:marTop w:val="0"/>
          <w:marBottom w:val="0"/>
          <w:divBdr>
            <w:top w:val="none" w:sz="0" w:space="0" w:color="auto"/>
            <w:left w:val="none" w:sz="0" w:space="0" w:color="auto"/>
            <w:bottom w:val="none" w:sz="0" w:space="0" w:color="auto"/>
            <w:right w:val="none" w:sz="0" w:space="0" w:color="auto"/>
          </w:divBdr>
        </w:div>
        <w:div w:id="1044788687">
          <w:marLeft w:val="0"/>
          <w:marRight w:val="120"/>
          <w:marTop w:val="0"/>
          <w:marBottom w:val="0"/>
          <w:divBdr>
            <w:top w:val="none" w:sz="0" w:space="0" w:color="auto"/>
            <w:left w:val="none" w:sz="0" w:space="0" w:color="auto"/>
            <w:bottom w:val="none" w:sz="0" w:space="0" w:color="auto"/>
            <w:right w:val="none" w:sz="0" w:space="0" w:color="auto"/>
          </w:divBdr>
        </w:div>
        <w:div w:id="1076823017">
          <w:marLeft w:val="0"/>
          <w:marRight w:val="120"/>
          <w:marTop w:val="0"/>
          <w:marBottom w:val="120"/>
          <w:divBdr>
            <w:top w:val="none" w:sz="0" w:space="0" w:color="auto"/>
            <w:left w:val="none" w:sz="0" w:space="0" w:color="auto"/>
            <w:bottom w:val="none" w:sz="0" w:space="0" w:color="auto"/>
            <w:right w:val="none" w:sz="0" w:space="0" w:color="auto"/>
          </w:divBdr>
        </w:div>
        <w:div w:id="1199509906">
          <w:marLeft w:val="0"/>
          <w:marRight w:val="120"/>
          <w:marTop w:val="0"/>
          <w:marBottom w:val="120"/>
          <w:divBdr>
            <w:top w:val="none" w:sz="0" w:space="0" w:color="auto"/>
            <w:left w:val="none" w:sz="0" w:space="0" w:color="auto"/>
            <w:bottom w:val="none" w:sz="0" w:space="0" w:color="auto"/>
            <w:right w:val="none" w:sz="0" w:space="0" w:color="auto"/>
          </w:divBdr>
        </w:div>
        <w:div w:id="1215314524">
          <w:marLeft w:val="0"/>
          <w:marRight w:val="120"/>
          <w:marTop w:val="0"/>
          <w:marBottom w:val="0"/>
          <w:divBdr>
            <w:top w:val="none" w:sz="0" w:space="0" w:color="auto"/>
            <w:left w:val="none" w:sz="0" w:space="0" w:color="auto"/>
            <w:bottom w:val="none" w:sz="0" w:space="0" w:color="auto"/>
            <w:right w:val="none" w:sz="0" w:space="0" w:color="auto"/>
          </w:divBdr>
        </w:div>
        <w:div w:id="1315834315">
          <w:marLeft w:val="0"/>
          <w:marRight w:val="120"/>
          <w:marTop w:val="0"/>
          <w:marBottom w:val="0"/>
          <w:divBdr>
            <w:top w:val="none" w:sz="0" w:space="0" w:color="auto"/>
            <w:left w:val="none" w:sz="0" w:space="0" w:color="auto"/>
            <w:bottom w:val="none" w:sz="0" w:space="0" w:color="auto"/>
            <w:right w:val="none" w:sz="0" w:space="0" w:color="auto"/>
          </w:divBdr>
        </w:div>
        <w:div w:id="1353535368">
          <w:marLeft w:val="0"/>
          <w:marRight w:val="120"/>
          <w:marTop w:val="0"/>
          <w:marBottom w:val="0"/>
          <w:divBdr>
            <w:top w:val="none" w:sz="0" w:space="0" w:color="auto"/>
            <w:left w:val="none" w:sz="0" w:space="0" w:color="auto"/>
            <w:bottom w:val="none" w:sz="0" w:space="0" w:color="auto"/>
            <w:right w:val="none" w:sz="0" w:space="0" w:color="auto"/>
          </w:divBdr>
        </w:div>
        <w:div w:id="1365865280">
          <w:marLeft w:val="0"/>
          <w:marRight w:val="120"/>
          <w:marTop w:val="0"/>
          <w:marBottom w:val="120"/>
          <w:divBdr>
            <w:top w:val="none" w:sz="0" w:space="0" w:color="auto"/>
            <w:left w:val="none" w:sz="0" w:space="0" w:color="auto"/>
            <w:bottom w:val="none" w:sz="0" w:space="0" w:color="auto"/>
            <w:right w:val="none" w:sz="0" w:space="0" w:color="auto"/>
          </w:divBdr>
        </w:div>
        <w:div w:id="1369377329">
          <w:marLeft w:val="0"/>
          <w:marRight w:val="120"/>
          <w:marTop w:val="0"/>
          <w:marBottom w:val="0"/>
          <w:divBdr>
            <w:top w:val="none" w:sz="0" w:space="0" w:color="auto"/>
            <w:left w:val="none" w:sz="0" w:space="0" w:color="auto"/>
            <w:bottom w:val="none" w:sz="0" w:space="0" w:color="auto"/>
            <w:right w:val="none" w:sz="0" w:space="0" w:color="auto"/>
          </w:divBdr>
        </w:div>
        <w:div w:id="1370833318">
          <w:marLeft w:val="0"/>
          <w:marRight w:val="0"/>
          <w:marTop w:val="0"/>
          <w:marBottom w:val="0"/>
          <w:divBdr>
            <w:top w:val="none" w:sz="0" w:space="0" w:color="auto"/>
            <w:left w:val="none" w:sz="0" w:space="0" w:color="auto"/>
            <w:bottom w:val="none" w:sz="0" w:space="0" w:color="auto"/>
            <w:right w:val="none" w:sz="0" w:space="0" w:color="auto"/>
          </w:divBdr>
        </w:div>
        <w:div w:id="1380130642">
          <w:marLeft w:val="0"/>
          <w:marRight w:val="120"/>
          <w:marTop w:val="0"/>
          <w:marBottom w:val="120"/>
          <w:divBdr>
            <w:top w:val="none" w:sz="0" w:space="0" w:color="auto"/>
            <w:left w:val="none" w:sz="0" w:space="0" w:color="auto"/>
            <w:bottom w:val="none" w:sz="0" w:space="0" w:color="auto"/>
            <w:right w:val="none" w:sz="0" w:space="0" w:color="auto"/>
          </w:divBdr>
        </w:div>
        <w:div w:id="1383286606">
          <w:marLeft w:val="0"/>
          <w:marRight w:val="120"/>
          <w:marTop w:val="0"/>
          <w:marBottom w:val="0"/>
          <w:divBdr>
            <w:top w:val="none" w:sz="0" w:space="0" w:color="auto"/>
            <w:left w:val="none" w:sz="0" w:space="0" w:color="auto"/>
            <w:bottom w:val="none" w:sz="0" w:space="0" w:color="auto"/>
            <w:right w:val="none" w:sz="0" w:space="0" w:color="auto"/>
          </w:divBdr>
        </w:div>
        <w:div w:id="1406101105">
          <w:marLeft w:val="0"/>
          <w:marRight w:val="120"/>
          <w:marTop w:val="0"/>
          <w:marBottom w:val="120"/>
          <w:divBdr>
            <w:top w:val="none" w:sz="0" w:space="0" w:color="auto"/>
            <w:left w:val="none" w:sz="0" w:space="0" w:color="auto"/>
            <w:bottom w:val="none" w:sz="0" w:space="0" w:color="auto"/>
            <w:right w:val="none" w:sz="0" w:space="0" w:color="auto"/>
          </w:divBdr>
        </w:div>
        <w:div w:id="1451632396">
          <w:marLeft w:val="0"/>
          <w:marRight w:val="120"/>
          <w:marTop w:val="0"/>
          <w:marBottom w:val="120"/>
          <w:divBdr>
            <w:top w:val="none" w:sz="0" w:space="0" w:color="auto"/>
            <w:left w:val="none" w:sz="0" w:space="0" w:color="auto"/>
            <w:bottom w:val="none" w:sz="0" w:space="0" w:color="auto"/>
            <w:right w:val="none" w:sz="0" w:space="0" w:color="auto"/>
          </w:divBdr>
        </w:div>
        <w:div w:id="1494252977">
          <w:marLeft w:val="0"/>
          <w:marRight w:val="120"/>
          <w:marTop w:val="0"/>
          <w:marBottom w:val="120"/>
          <w:divBdr>
            <w:top w:val="none" w:sz="0" w:space="0" w:color="auto"/>
            <w:left w:val="none" w:sz="0" w:space="0" w:color="auto"/>
            <w:bottom w:val="none" w:sz="0" w:space="0" w:color="auto"/>
            <w:right w:val="none" w:sz="0" w:space="0" w:color="auto"/>
          </w:divBdr>
        </w:div>
        <w:div w:id="1544364103">
          <w:marLeft w:val="120"/>
          <w:marRight w:val="120"/>
          <w:marTop w:val="0"/>
          <w:marBottom w:val="120"/>
          <w:divBdr>
            <w:top w:val="none" w:sz="0" w:space="0" w:color="auto"/>
            <w:left w:val="none" w:sz="0" w:space="0" w:color="auto"/>
            <w:bottom w:val="none" w:sz="0" w:space="0" w:color="auto"/>
            <w:right w:val="none" w:sz="0" w:space="0" w:color="auto"/>
          </w:divBdr>
        </w:div>
        <w:div w:id="1590197263">
          <w:marLeft w:val="120"/>
          <w:marRight w:val="120"/>
          <w:marTop w:val="0"/>
          <w:marBottom w:val="120"/>
          <w:divBdr>
            <w:top w:val="none" w:sz="0" w:space="0" w:color="auto"/>
            <w:left w:val="none" w:sz="0" w:space="0" w:color="auto"/>
            <w:bottom w:val="none" w:sz="0" w:space="0" w:color="auto"/>
            <w:right w:val="none" w:sz="0" w:space="0" w:color="auto"/>
          </w:divBdr>
        </w:div>
        <w:div w:id="1600680998">
          <w:marLeft w:val="0"/>
          <w:marRight w:val="120"/>
          <w:marTop w:val="0"/>
          <w:marBottom w:val="0"/>
          <w:divBdr>
            <w:top w:val="none" w:sz="0" w:space="0" w:color="auto"/>
            <w:left w:val="none" w:sz="0" w:space="0" w:color="auto"/>
            <w:bottom w:val="none" w:sz="0" w:space="0" w:color="auto"/>
            <w:right w:val="none" w:sz="0" w:space="0" w:color="auto"/>
          </w:divBdr>
        </w:div>
        <w:div w:id="1658803433">
          <w:marLeft w:val="0"/>
          <w:marRight w:val="120"/>
          <w:marTop w:val="0"/>
          <w:marBottom w:val="120"/>
          <w:divBdr>
            <w:top w:val="none" w:sz="0" w:space="0" w:color="auto"/>
            <w:left w:val="none" w:sz="0" w:space="0" w:color="auto"/>
            <w:bottom w:val="none" w:sz="0" w:space="0" w:color="auto"/>
            <w:right w:val="none" w:sz="0" w:space="0" w:color="auto"/>
          </w:divBdr>
        </w:div>
        <w:div w:id="1791047492">
          <w:marLeft w:val="0"/>
          <w:marRight w:val="120"/>
          <w:marTop w:val="0"/>
          <w:marBottom w:val="120"/>
          <w:divBdr>
            <w:top w:val="none" w:sz="0" w:space="0" w:color="auto"/>
            <w:left w:val="none" w:sz="0" w:space="0" w:color="auto"/>
            <w:bottom w:val="none" w:sz="0" w:space="0" w:color="auto"/>
            <w:right w:val="none" w:sz="0" w:space="0" w:color="auto"/>
          </w:divBdr>
        </w:div>
        <w:div w:id="1795907434">
          <w:marLeft w:val="120"/>
          <w:marRight w:val="120"/>
          <w:marTop w:val="0"/>
          <w:marBottom w:val="120"/>
          <w:divBdr>
            <w:top w:val="none" w:sz="0" w:space="0" w:color="auto"/>
            <w:left w:val="none" w:sz="0" w:space="0" w:color="auto"/>
            <w:bottom w:val="none" w:sz="0" w:space="0" w:color="auto"/>
            <w:right w:val="none" w:sz="0" w:space="0" w:color="auto"/>
          </w:divBdr>
        </w:div>
        <w:div w:id="1826505111">
          <w:marLeft w:val="0"/>
          <w:marRight w:val="120"/>
          <w:marTop w:val="0"/>
          <w:marBottom w:val="120"/>
          <w:divBdr>
            <w:top w:val="none" w:sz="0" w:space="0" w:color="auto"/>
            <w:left w:val="none" w:sz="0" w:space="0" w:color="auto"/>
            <w:bottom w:val="none" w:sz="0" w:space="0" w:color="auto"/>
            <w:right w:val="none" w:sz="0" w:space="0" w:color="auto"/>
          </w:divBdr>
        </w:div>
        <w:div w:id="1846552458">
          <w:marLeft w:val="0"/>
          <w:marRight w:val="120"/>
          <w:marTop w:val="0"/>
          <w:marBottom w:val="120"/>
          <w:divBdr>
            <w:top w:val="none" w:sz="0" w:space="0" w:color="auto"/>
            <w:left w:val="none" w:sz="0" w:space="0" w:color="auto"/>
            <w:bottom w:val="none" w:sz="0" w:space="0" w:color="auto"/>
            <w:right w:val="none" w:sz="0" w:space="0" w:color="auto"/>
          </w:divBdr>
        </w:div>
        <w:div w:id="1980727015">
          <w:marLeft w:val="0"/>
          <w:marRight w:val="120"/>
          <w:marTop w:val="0"/>
          <w:marBottom w:val="120"/>
          <w:divBdr>
            <w:top w:val="none" w:sz="0" w:space="0" w:color="auto"/>
            <w:left w:val="none" w:sz="0" w:space="0" w:color="auto"/>
            <w:bottom w:val="none" w:sz="0" w:space="0" w:color="auto"/>
            <w:right w:val="none" w:sz="0" w:space="0" w:color="auto"/>
          </w:divBdr>
        </w:div>
        <w:div w:id="2027250497">
          <w:marLeft w:val="0"/>
          <w:marRight w:val="120"/>
          <w:marTop w:val="0"/>
          <w:marBottom w:val="120"/>
          <w:divBdr>
            <w:top w:val="none" w:sz="0" w:space="0" w:color="auto"/>
            <w:left w:val="none" w:sz="0" w:space="0" w:color="auto"/>
            <w:bottom w:val="none" w:sz="0" w:space="0" w:color="auto"/>
            <w:right w:val="none" w:sz="0" w:space="0" w:color="auto"/>
          </w:divBdr>
        </w:div>
        <w:div w:id="2078354814">
          <w:marLeft w:val="0"/>
          <w:marRight w:val="120"/>
          <w:marTop w:val="0"/>
          <w:marBottom w:val="120"/>
          <w:divBdr>
            <w:top w:val="none" w:sz="0" w:space="0" w:color="auto"/>
            <w:left w:val="none" w:sz="0" w:space="0" w:color="auto"/>
            <w:bottom w:val="none" w:sz="0" w:space="0" w:color="auto"/>
            <w:right w:val="none" w:sz="0" w:space="0" w:color="auto"/>
          </w:divBdr>
        </w:div>
        <w:div w:id="2099397919">
          <w:marLeft w:val="720"/>
          <w:marRight w:val="120"/>
          <w:marTop w:val="0"/>
          <w:marBottom w:val="0"/>
          <w:divBdr>
            <w:top w:val="none" w:sz="0" w:space="0" w:color="auto"/>
            <w:left w:val="none" w:sz="0" w:space="0" w:color="auto"/>
            <w:bottom w:val="none" w:sz="0" w:space="0" w:color="auto"/>
            <w:right w:val="none" w:sz="0" w:space="0" w:color="auto"/>
          </w:divBdr>
        </w:div>
        <w:div w:id="2142378464">
          <w:marLeft w:val="0"/>
          <w:marRight w:val="120"/>
          <w:marTop w:val="0"/>
          <w:marBottom w:val="0"/>
          <w:divBdr>
            <w:top w:val="none" w:sz="0" w:space="0" w:color="auto"/>
            <w:left w:val="none" w:sz="0" w:space="0" w:color="auto"/>
            <w:bottom w:val="none" w:sz="0" w:space="0" w:color="auto"/>
            <w:right w:val="none" w:sz="0" w:space="0" w:color="auto"/>
          </w:divBdr>
        </w:div>
      </w:divsChild>
    </w:div>
    <w:div w:id="311299786">
      <w:bodyDiv w:val="1"/>
      <w:marLeft w:val="0"/>
      <w:marRight w:val="0"/>
      <w:marTop w:val="0"/>
      <w:marBottom w:val="0"/>
      <w:divBdr>
        <w:top w:val="none" w:sz="0" w:space="0" w:color="auto"/>
        <w:left w:val="none" w:sz="0" w:space="0" w:color="auto"/>
        <w:bottom w:val="none" w:sz="0" w:space="0" w:color="auto"/>
        <w:right w:val="none" w:sz="0" w:space="0" w:color="auto"/>
      </w:divBdr>
    </w:div>
    <w:div w:id="349185981">
      <w:bodyDiv w:val="1"/>
      <w:marLeft w:val="0"/>
      <w:marRight w:val="0"/>
      <w:marTop w:val="0"/>
      <w:marBottom w:val="0"/>
      <w:divBdr>
        <w:top w:val="none" w:sz="0" w:space="0" w:color="auto"/>
        <w:left w:val="none" w:sz="0" w:space="0" w:color="auto"/>
        <w:bottom w:val="none" w:sz="0" w:space="0" w:color="auto"/>
        <w:right w:val="none" w:sz="0" w:space="0" w:color="auto"/>
      </w:divBdr>
    </w:div>
    <w:div w:id="400981477">
      <w:bodyDiv w:val="1"/>
      <w:marLeft w:val="0"/>
      <w:marRight w:val="0"/>
      <w:marTop w:val="0"/>
      <w:marBottom w:val="0"/>
      <w:divBdr>
        <w:top w:val="none" w:sz="0" w:space="0" w:color="auto"/>
        <w:left w:val="none" w:sz="0" w:space="0" w:color="auto"/>
        <w:bottom w:val="none" w:sz="0" w:space="0" w:color="auto"/>
        <w:right w:val="none" w:sz="0" w:space="0" w:color="auto"/>
      </w:divBdr>
    </w:div>
    <w:div w:id="505554783">
      <w:bodyDiv w:val="1"/>
      <w:marLeft w:val="0"/>
      <w:marRight w:val="0"/>
      <w:marTop w:val="0"/>
      <w:marBottom w:val="0"/>
      <w:divBdr>
        <w:top w:val="none" w:sz="0" w:space="0" w:color="auto"/>
        <w:left w:val="none" w:sz="0" w:space="0" w:color="auto"/>
        <w:bottom w:val="none" w:sz="0" w:space="0" w:color="auto"/>
        <w:right w:val="none" w:sz="0" w:space="0" w:color="auto"/>
      </w:divBdr>
    </w:div>
    <w:div w:id="507448594">
      <w:bodyDiv w:val="1"/>
      <w:marLeft w:val="0"/>
      <w:marRight w:val="0"/>
      <w:marTop w:val="0"/>
      <w:marBottom w:val="0"/>
      <w:divBdr>
        <w:top w:val="none" w:sz="0" w:space="0" w:color="auto"/>
        <w:left w:val="none" w:sz="0" w:space="0" w:color="auto"/>
        <w:bottom w:val="none" w:sz="0" w:space="0" w:color="auto"/>
        <w:right w:val="none" w:sz="0" w:space="0" w:color="auto"/>
      </w:divBdr>
    </w:div>
    <w:div w:id="518156240">
      <w:bodyDiv w:val="1"/>
      <w:marLeft w:val="0"/>
      <w:marRight w:val="0"/>
      <w:marTop w:val="0"/>
      <w:marBottom w:val="0"/>
      <w:divBdr>
        <w:top w:val="none" w:sz="0" w:space="0" w:color="auto"/>
        <w:left w:val="none" w:sz="0" w:space="0" w:color="auto"/>
        <w:bottom w:val="none" w:sz="0" w:space="0" w:color="auto"/>
        <w:right w:val="none" w:sz="0" w:space="0" w:color="auto"/>
      </w:divBdr>
    </w:div>
    <w:div w:id="557715460">
      <w:bodyDiv w:val="1"/>
      <w:marLeft w:val="0"/>
      <w:marRight w:val="0"/>
      <w:marTop w:val="0"/>
      <w:marBottom w:val="0"/>
      <w:divBdr>
        <w:top w:val="none" w:sz="0" w:space="0" w:color="auto"/>
        <w:left w:val="none" w:sz="0" w:space="0" w:color="auto"/>
        <w:bottom w:val="none" w:sz="0" w:space="0" w:color="auto"/>
        <w:right w:val="none" w:sz="0" w:space="0" w:color="auto"/>
      </w:divBdr>
    </w:div>
    <w:div w:id="578684160">
      <w:bodyDiv w:val="1"/>
      <w:marLeft w:val="0"/>
      <w:marRight w:val="0"/>
      <w:marTop w:val="0"/>
      <w:marBottom w:val="0"/>
      <w:divBdr>
        <w:top w:val="none" w:sz="0" w:space="0" w:color="auto"/>
        <w:left w:val="none" w:sz="0" w:space="0" w:color="auto"/>
        <w:bottom w:val="none" w:sz="0" w:space="0" w:color="auto"/>
        <w:right w:val="none" w:sz="0" w:space="0" w:color="auto"/>
      </w:divBdr>
    </w:div>
    <w:div w:id="791360258">
      <w:bodyDiv w:val="1"/>
      <w:marLeft w:val="0"/>
      <w:marRight w:val="0"/>
      <w:marTop w:val="0"/>
      <w:marBottom w:val="0"/>
      <w:divBdr>
        <w:top w:val="none" w:sz="0" w:space="0" w:color="auto"/>
        <w:left w:val="none" w:sz="0" w:space="0" w:color="auto"/>
        <w:bottom w:val="none" w:sz="0" w:space="0" w:color="auto"/>
        <w:right w:val="none" w:sz="0" w:space="0" w:color="auto"/>
      </w:divBdr>
    </w:div>
    <w:div w:id="886336132">
      <w:bodyDiv w:val="1"/>
      <w:marLeft w:val="0"/>
      <w:marRight w:val="0"/>
      <w:marTop w:val="0"/>
      <w:marBottom w:val="0"/>
      <w:divBdr>
        <w:top w:val="none" w:sz="0" w:space="0" w:color="auto"/>
        <w:left w:val="none" w:sz="0" w:space="0" w:color="auto"/>
        <w:bottom w:val="none" w:sz="0" w:space="0" w:color="auto"/>
        <w:right w:val="none" w:sz="0" w:space="0" w:color="auto"/>
      </w:divBdr>
      <w:divsChild>
        <w:div w:id="1735737944">
          <w:marLeft w:val="0"/>
          <w:marRight w:val="0"/>
          <w:marTop w:val="105"/>
          <w:marBottom w:val="30"/>
          <w:divBdr>
            <w:top w:val="none" w:sz="0" w:space="0" w:color="auto"/>
            <w:left w:val="none" w:sz="0" w:space="0" w:color="auto"/>
            <w:bottom w:val="none" w:sz="0" w:space="0" w:color="auto"/>
            <w:right w:val="none" w:sz="0" w:space="0" w:color="auto"/>
          </w:divBdr>
          <w:divsChild>
            <w:div w:id="1812669101">
              <w:marLeft w:val="0"/>
              <w:marRight w:val="0"/>
              <w:marTop w:val="0"/>
              <w:marBottom w:val="0"/>
              <w:divBdr>
                <w:top w:val="none" w:sz="0" w:space="0" w:color="auto"/>
                <w:left w:val="none" w:sz="0" w:space="0" w:color="auto"/>
                <w:bottom w:val="none" w:sz="0" w:space="0" w:color="auto"/>
                <w:right w:val="none" w:sz="0" w:space="0" w:color="auto"/>
              </w:divBdr>
              <w:divsChild>
                <w:div w:id="165479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5252">
          <w:marLeft w:val="0"/>
          <w:marRight w:val="0"/>
          <w:marTop w:val="0"/>
          <w:marBottom w:val="0"/>
          <w:divBdr>
            <w:top w:val="none" w:sz="0" w:space="0" w:color="auto"/>
            <w:left w:val="none" w:sz="0" w:space="0" w:color="auto"/>
            <w:bottom w:val="none" w:sz="0" w:space="0" w:color="auto"/>
            <w:right w:val="none" w:sz="0" w:space="0" w:color="auto"/>
          </w:divBdr>
          <w:divsChild>
            <w:div w:id="567346902">
              <w:marLeft w:val="0"/>
              <w:marRight w:val="0"/>
              <w:marTop w:val="0"/>
              <w:marBottom w:val="0"/>
              <w:divBdr>
                <w:top w:val="none" w:sz="0" w:space="0" w:color="auto"/>
                <w:left w:val="none" w:sz="0" w:space="0" w:color="auto"/>
                <w:bottom w:val="none" w:sz="0" w:space="0" w:color="auto"/>
                <w:right w:val="none" w:sz="0" w:space="0" w:color="auto"/>
              </w:divBdr>
              <w:divsChild>
                <w:div w:id="17778924">
                  <w:marLeft w:val="60"/>
                  <w:marRight w:val="0"/>
                  <w:marTop w:val="0"/>
                  <w:marBottom w:val="0"/>
                  <w:divBdr>
                    <w:top w:val="none" w:sz="0" w:space="0" w:color="auto"/>
                    <w:left w:val="none" w:sz="0" w:space="0" w:color="auto"/>
                    <w:bottom w:val="none" w:sz="0" w:space="0" w:color="auto"/>
                    <w:right w:val="none" w:sz="0" w:space="0" w:color="auto"/>
                  </w:divBdr>
                  <w:divsChild>
                    <w:div w:id="1589242">
                      <w:marLeft w:val="0"/>
                      <w:marRight w:val="0"/>
                      <w:marTop w:val="0"/>
                      <w:marBottom w:val="120"/>
                      <w:divBdr>
                        <w:top w:val="single" w:sz="6" w:space="0" w:color="A0A0A0"/>
                        <w:left w:val="single" w:sz="6" w:space="0" w:color="B9B9B9"/>
                        <w:bottom w:val="single" w:sz="6" w:space="0" w:color="B9B9B9"/>
                        <w:right w:val="single" w:sz="6" w:space="0" w:color="B9B9B9"/>
                      </w:divBdr>
                      <w:divsChild>
                        <w:div w:id="12811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389911">
              <w:marLeft w:val="0"/>
              <w:marRight w:val="0"/>
              <w:marTop w:val="0"/>
              <w:marBottom w:val="0"/>
              <w:divBdr>
                <w:top w:val="none" w:sz="0" w:space="0" w:color="auto"/>
                <w:left w:val="none" w:sz="0" w:space="0" w:color="auto"/>
                <w:bottom w:val="none" w:sz="0" w:space="0" w:color="auto"/>
                <w:right w:val="none" w:sz="0" w:space="0" w:color="auto"/>
              </w:divBdr>
              <w:divsChild>
                <w:div w:id="357707815">
                  <w:marLeft w:val="0"/>
                  <w:marRight w:val="60"/>
                  <w:marTop w:val="0"/>
                  <w:marBottom w:val="0"/>
                  <w:divBdr>
                    <w:top w:val="none" w:sz="0" w:space="0" w:color="auto"/>
                    <w:left w:val="none" w:sz="0" w:space="0" w:color="auto"/>
                    <w:bottom w:val="none" w:sz="0" w:space="0" w:color="auto"/>
                    <w:right w:val="none" w:sz="0" w:space="0" w:color="auto"/>
                  </w:divBdr>
                  <w:divsChild>
                    <w:div w:id="595133347">
                      <w:marLeft w:val="0"/>
                      <w:marRight w:val="0"/>
                      <w:marTop w:val="0"/>
                      <w:marBottom w:val="0"/>
                      <w:divBdr>
                        <w:top w:val="none" w:sz="0" w:space="0" w:color="auto"/>
                        <w:left w:val="none" w:sz="0" w:space="0" w:color="auto"/>
                        <w:bottom w:val="none" w:sz="0" w:space="0" w:color="auto"/>
                        <w:right w:val="none" w:sz="0" w:space="0" w:color="auto"/>
                      </w:divBdr>
                      <w:divsChild>
                        <w:div w:id="1776635036">
                          <w:marLeft w:val="0"/>
                          <w:marRight w:val="0"/>
                          <w:marTop w:val="0"/>
                          <w:marBottom w:val="750"/>
                          <w:divBdr>
                            <w:top w:val="single" w:sz="6" w:space="0" w:color="F5F5F5"/>
                            <w:left w:val="single" w:sz="6" w:space="0" w:color="F5F5F5"/>
                            <w:bottom w:val="single" w:sz="6" w:space="0" w:color="F5F5F5"/>
                            <w:right w:val="single" w:sz="6" w:space="0" w:color="F5F5F5"/>
                          </w:divBdr>
                          <w:divsChild>
                            <w:div w:id="485901099">
                              <w:marLeft w:val="0"/>
                              <w:marRight w:val="0"/>
                              <w:marTop w:val="0"/>
                              <w:marBottom w:val="0"/>
                              <w:divBdr>
                                <w:top w:val="none" w:sz="0" w:space="0" w:color="auto"/>
                                <w:left w:val="none" w:sz="0" w:space="0" w:color="auto"/>
                                <w:bottom w:val="none" w:sz="0" w:space="0" w:color="auto"/>
                                <w:right w:val="none" w:sz="0" w:space="0" w:color="auto"/>
                              </w:divBdr>
                              <w:divsChild>
                                <w:div w:id="148878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5021166">
      <w:bodyDiv w:val="1"/>
      <w:marLeft w:val="0"/>
      <w:marRight w:val="0"/>
      <w:marTop w:val="0"/>
      <w:marBottom w:val="0"/>
      <w:divBdr>
        <w:top w:val="none" w:sz="0" w:space="0" w:color="auto"/>
        <w:left w:val="none" w:sz="0" w:space="0" w:color="auto"/>
        <w:bottom w:val="none" w:sz="0" w:space="0" w:color="auto"/>
        <w:right w:val="none" w:sz="0" w:space="0" w:color="auto"/>
      </w:divBdr>
    </w:div>
    <w:div w:id="958994565">
      <w:bodyDiv w:val="1"/>
      <w:marLeft w:val="0"/>
      <w:marRight w:val="0"/>
      <w:marTop w:val="0"/>
      <w:marBottom w:val="0"/>
      <w:divBdr>
        <w:top w:val="none" w:sz="0" w:space="0" w:color="auto"/>
        <w:left w:val="none" w:sz="0" w:space="0" w:color="auto"/>
        <w:bottom w:val="none" w:sz="0" w:space="0" w:color="auto"/>
        <w:right w:val="none" w:sz="0" w:space="0" w:color="auto"/>
      </w:divBdr>
    </w:div>
    <w:div w:id="1025181359">
      <w:bodyDiv w:val="1"/>
      <w:marLeft w:val="0"/>
      <w:marRight w:val="0"/>
      <w:marTop w:val="0"/>
      <w:marBottom w:val="0"/>
      <w:divBdr>
        <w:top w:val="none" w:sz="0" w:space="0" w:color="auto"/>
        <w:left w:val="none" w:sz="0" w:space="0" w:color="auto"/>
        <w:bottom w:val="none" w:sz="0" w:space="0" w:color="auto"/>
        <w:right w:val="none" w:sz="0" w:space="0" w:color="auto"/>
      </w:divBdr>
    </w:div>
    <w:div w:id="1047876472">
      <w:bodyDiv w:val="1"/>
      <w:marLeft w:val="0"/>
      <w:marRight w:val="0"/>
      <w:marTop w:val="0"/>
      <w:marBottom w:val="0"/>
      <w:divBdr>
        <w:top w:val="none" w:sz="0" w:space="0" w:color="auto"/>
        <w:left w:val="none" w:sz="0" w:space="0" w:color="auto"/>
        <w:bottom w:val="none" w:sz="0" w:space="0" w:color="auto"/>
        <w:right w:val="none" w:sz="0" w:space="0" w:color="auto"/>
      </w:divBdr>
    </w:div>
    <w:div w:id="1066151296">
      <w:bodyDiv w:val="1"/>
      <w:marLeft w:val="0"/>
      <w:marRight w:val="0"/>
      <w:marTop w:val="0"/>
      <w:marBottom w:val="0"/>
      <w:divBdr>
        <w:top w:val="none" w:sz="0" w:space="0" w:color="auto"/>
        <w:left w:val="none" w:sz="0" w:space="0" w:color="auto"/>
        <w:bottom w:val="none" w:sz="0" w:space="0" w:color="auto"/>
        <w:right w:val="none" w:sz="0" w:space="0" w:color="auto"/>
      </w:divBdr>
    </w:div>
    <w:div w:id="1174952292">
      <w:bodyDiv w:val="1"/>
      <w:marLeft w:val="0"/>
      <w:marRight w:val="0"/>
      <w:marTop w:val="0"/>
      <w:marBottom w:val="0"/>
      <w:divBdr>
        <w:top w:val="none" w:sz="0" w:space="0" w:color="auto"/>
        <w:left w:val="none" w:sz="0" w:space="0" w:color="auto"/>
        <w:bottom w:val="none" w:sz="0" w:space="0" w:color="auto"/>
        <w:right w:val="none" w:sz="0" w:space="0" w:color="auto"/>
      </w:divBdr>
    </w:div>
    <w:div w:id="1205097281">
      <w:bodyDiv w:val="1"/>
      <w:marLeft w:val="0"/>
      <w:marRight w:val="0"/>
      <w:marTop w:val="0"/>
      <w:marBottom w:val="0"/>
      <w:divBdr>
        <w:top w:val="none" w:sz="0" w:space="0" w:color="auto"/>
        <w:left w:val="none" w:sz="0" w:space="0" w:color="auto"/>
        <w:bottom w:val="none" w:sz="0" w:space="0" w:color="auto"/>
        <w:right w:val="none" w:sz="0" w:space="0" w:color="auto"/>
      </w:divBdr>
    </w:div>
    <w:div w:id="1208642654">
      <w:bodyDiv w:val="1"/>
      <w:marLeft w:val="0"/>
      <w:marRight w:val="0"/>
      <w:marTop w:val="0"/>
      <w:marBottom w:val="0"/>
      <w:divBdr>
        <w:top w:val="none" w:sz="0" w:space="0" w:color="auto"/>
        <w:left w:val="none" w:sz="0" w:space="0" w:color="auto"/>
        <w:bottom w:val="none" w:sz="0" w:space="0" w:color="auto"/>
        <w:right w:val="none" w:sz="0" w:space="0" w:color="auto"/>
      </w:divBdr>
    </w:div>
    <w:div w:id="1237519157">
      <w:bodyDiv w:val="1"/>
      <w:marLeft w:val="0"/>
      <w:marRight w:val="0"/>
      <w:marTop w:val="0"/>
      <w:marBottom w:val="0"/>
      <w:divBdr>
        <w:top w:val="none" w:sz="0" w:space="0" w:color="auto"/>
        <w:left w:val="none" w:sz="0" w:space="0" w:color="auto"/>
        <w:bottom w:val="none" w:sz="0" w:space="0" w:color="auto"/>
        <w:right w:val="none" w:sz="0" w:space="0" w:color="auto"/>
      </w:divBdr>
    </w:div>
    <w:div w:id="1272010747">
      <w:bodyDiv w:val="1"/>
      <w:marLeft w:val="0"/>
      <w:marRight w:val="0"/>
      <w:marTop w:val="0"/>
      <w:marBottom w:val="0"/>
      <w:divBdr>
        <w:top w:val="none" w:sz="0" w:space="0" w:color="auto"/>
        <w:left w:val="none" w:sz="0" w:space="0" w:color="auto"/>
        <w:bottom w:val="none" w:sz="0" w:space="0" w:color="auto"/>
        <w:right w:val="none" w:sz="0" w:space="0" w:color="auto"/>
      </w:divBdr>
    </w:div>
    <w:div w:id="1299067132">
      <w:bodyDiv w:val="1"/>
      <w:marLeft w:val="0"/>
      <w:marRight w:val="0"/>
      <w:marTop w:val="0"/>
      <w:marBottom w:val="0"/>
      <w:divBdr>
        <w:top w:val="none" w:sz="0" w:space="0" w:color="auto"/>
        <w:left w:val="none" w:sz="0" w:space="0" w:color="auto"/>
        <w:bottom w:val="none" w:sz="0" w:space="0" w:color="auto"/>
        <w:right w:val="none" w:sz="0" w:space="0" w:color="auto"/>
      </w:divBdr>
    </w:div>
    <w:div w:id="1360935473">
      <w:bodyDiv w:val="1"/>
      <w:marLeft w:val="0"/>
      <w:marRight w:val="0"/>
      <w:marTop w:val="0"/>
      <w:marBottom w:val="0"/>
      <w:divBdr>
        <w:top w:val="none" w:sz="0" w:space="0" w:color="auto"/>
        <w:left w:val="none" w:sz="0" w:space="0" w:color="auto"/>
        <w:bottom w:val="none" w:sz="0" w:space="0" w:color="auto"/>
        <w:right w:val="none" w:sz="0" w:space="0" w:color="auto"/>
      </w:divBdr>
    </w:div>
    <w:div w:id="1639796235">
      <w:bodyDiv w:val="1"/>
      <w:marLeft w:val="0"/>
      <w:marRight w:val="0"/>
      <w:marTop w:val="0"/>
      <w:marBottom w:val="0"/>
      <w:divBdr>
        <w:top w:val="none" w:sz="0" w:space="0" w:color="auto"/>
        <w:left w:val="none" w:sz="0" w:space="0" w:color="auto"/>
        <w:bottom w:val="none" w:sz="0" w:space="0" w:color="auto"/>
        <w:right w:val="none" w:sz="0" w:space="0" w:color="auto"/>
      </w:divBdr>
      <w:divsChild>
        <w:div w:id="707529182">
          <w:marLeft w:val="0"/>
          <w:marRight w:val="0"/>
          <w:marTop w:val="105"/>
          <w:marBottom w:val="30"/>
          <w:divBdr>
            <w:top w:val="none" w:sz="0" w:space="0" w:color="auto"/>
            <w:left w:val="none" w:sz="0" w:space="0" w:color="auto"/>
            <w:bottom w:val="none" w:sz="0" w:space="0" w:color="auto"/>
            <w:right w:val="none" w:sz="0" w:space="0" w:color="auto"/>
          </w:divBdr>
          <w:divsChild>
            <w:div w:id="1502504942">
              <w:marLeft w:val="0"/>
              <w:marRight w:val="0"/>
              <w:marTop w:val="0"/>
              <w:marBottom w:val="0"/>
              <w:divBdr>
                <w:top w:val="none" w:sz="0" w:space="0" w:color="auto"/>
                <w:left w:val="none" w:sz="0" w:space="0" w:color="auto"/>
                <w:bottom w:val="none" w:sz="0" w:space="0" w:color="auto"/>
                <w:right w:val="none" w:sz="0" w:space="0" w:color="auto"/>
              </w:divBdr>
              <w:divsChild>
                <w:div w:id="210587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80015">
          <w:marLeft w:val="0"/>
          <w:marRight w:val="0"/>
          <w:marTop w:val="0"/>
          <w:marBottom w:val="0"/>
          <w:divBdr>
            <w:top w:val="none" w:sz="0" w:space="0" w:color="auto"/>
            <w:left w:val="none" w:sz="0" w:space="0" w:color="auto"/>
            <w:bottom w:val="none" w:sz="0" w:space="0" w:color="auto"/>
            <w:right w:val="none" w:sz="0" w:space="0" w:color="auto"/>
          </w:divBdr>
          <w:divsChild>
            <w:div w:id="859197612">
              <w:marLeft w:val="0"/>
              <w:marRight w:val="0"/>
              <w:marTop w:val="0"/>
              <w:marBottom w:val="0"/>
              <w:divBdr>
                <w:top w:val="none" w:sz="0" w:space="0" w:color="auto"/>
                <w:left w:val="none" w:sz="0" w:space="0" w:color="auto"/>
                <w:bottom w:val="none" w:sz="0" w:space="0" w:color="auto"/>
                <w:right w:val="none" w:sz="0" w:space="0" w:color="auto"/>
              </w:divBdr>
              <w:divsChild>
                <w:div w:id="454720352">
                  <w:marLeft w:val="60"/>
                  <w:marRight w:val="0"/>
                  <w:marTop w:val="0"/>
                  <w:marBottom w:val="0"/>
                  <w:divBdr>
                    <w:top w:val="none" w:sz="0" w:space="0" w:color="auto"/>
                    <w:left w:val="none" w:sz="0" w:space="0" w:color="auto"/>
                    <w:bottom w:val="none" w:sz="0" w:space="0" w:color="auto"/>
                    <w:right w:val="none" w:sz="0" w:space="0" w:color="auto"/>
                  </w:divBdr>
                  <w:divsChild>
                    <w:div w:id="2145081424">
                      <w:marLeft w:val="0"/>
                      <w:marRight w:val="0"/>
                      <w:marTop w:val="0"/>
                      <w:marBottom w:val="120"/>
                      <w:divBdr>
                        <w:top w:val="single" w:sz="6" w:space="0" w:color="A0A0A0"/>
                        <w:left w:val="single" w:sz="6" w:space="0" w:color="B9B9B9"/>
                        <w:bottom w:val="single" w:sz="6" w:space="0" w:color="B9B9B9"/>
                        <w:right w:val="single" w:sz="6" w:space="0" w:color="B9B9B9"/>
                      </w:divBdr>
                      <w:divsChild>
                        <w:div w:id="11124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219834">
              <w:marLeft w:val="0"/>
              <w:marRight w:val="0"/>
              <w:marTop w:val="0"/>
              <w:marBottom w:val="0"/>
              <w:divBdr>
                <w:top w:val="none" w:sz="0" w:space="0" w:color="auto"/>
                <w:left w:val="none" w:sz="0" w:space="0" w:color="auto"/>
                <w:bottom w:val="none" w:sz="0" w:space="0" w:color="auto"/>
                <w:right w:val="none" w:sz="0" w:space="0" w:color="auto"/>
              </w:divBdr>
              <w:divsChild>
                <w:div w:id="1921062511">
                  <w:marLeft w:val="0"/>
                  <w:marRight w:val="60"/>
                  <w:marTop w:val="0"/>
                  <w:marBottom w:val="0"/>
                  <w:divBdr>
                    <w:top w:val="none" w:sz="0" w:space="0" w:color="auto"/>
                    <w:left w:val="none" w:sz="0" w:space="0" w:color="auto"/>
                    <w:bottom w:val="none" w:sz="0" w:space="0" w:color="auto"/>
                    <w:right w:val="none" w:sz="0" w:space="0" w:color="auto"/>
                  </w:divBdr>
                  <w:divsChild>
                    <w:div w:id="1430003050">
                      <w:marLeft w:val="0"/>
                      <w:marRight w:val="0"/>
                      <w:marTop w:val="0"/>
                      <w:marBottom w:val="0"/>
                      <w:divBdr>
                        <w:top w:val="none" w:sz="0" w:space="0" w:color="auto"/>
                        <w:left w:val="none" w:sz="0" w:space="0" w:color="auto"/>
                        <w:bottom w:val="none" w:sz="0" w:space="0" w:color="auto"/>
                        <w:right w:val="none" w:sz="0" w:space="0" w:color="auto"/>
                      </w:divBdr>
                      <w:divsChild>
                        <w:div w:id="1448963916">
                          <w:marLeft w:val="0"/>
                          <w:marRight w:val="0"/>
                          <w:marTop w:val="0"/>
                          <w:marBottom w:val="750"/>
                          <w:divBdr>
                            <w:top w:val="single" w:sz="6" w:space="0" w:color="F5F5F5"/>
                            <w:left w:val="single" w:sz="6" w:space="0" w:color="F5F5F5"/>
                            <w:bottom w:val="single" w:sz="6" w:space="0" w:color="F5F5F5"/>
                            <w:right w:val="single" w:sz="6" w:space="0" w:color="F5F5F5"/>
                          </w:divBdr>
                          <w:divsChild>
                            <w:div w:id="378624746">
                              <w:marLeft w:val="0"/>
                              <w:marRight w:val="0"/>
                              <w:marTop w:val="0"/>
                              <w:marBottom w:val="0"/>
                              <w:divBdr>
                                <w:top w:val="none" w:sz="0" w:space="0" w:color="auto"/>
                                <w:left w:val="none" w:sz="0" w:space="0" w:color="auto"/>
                                <w:bottom w:val="none" w:sz="0" w:space="0" w:color="auto"/>
                                <w:right w:val="none" w:sz="0" w:space="0" w:color="auto"/>
                              </w:divBdr>
                              <w:divsChild>
                                <w:div w:id="187368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8260758">
      <w:bodyDiv w:val="1"/>
      <w:marLeft w:val="0"/>
      <w:marRight w:val="0"/>
      <w:marTop w:val="0"/>
      <w:marBottom w:val="0"/>
      <w:divBdr>
        <w:top w:val="none" w:sz="0" w:space="0" w:color="auto"/>
        <w:left w:val="none" w:sz="0" w:space="0" w:color="auto"/>
        <w:bottom w:val="none" w:sz="0" w:space="0" w:color="auto"/>
        <w:right w:val="none" w:sz="0" w:space="0" w:color="auto"/>
      </w:divBdr>
    </w:div>
    <w:div w:id="2029521253">
      <w:bodyDiv w:val="1"/>
      <w:marLeft w:val="0"/>
      <w:marRight w:val="0"/>
      <w:marTop w:val="0"/>
      <w:marBottom w:val="0"/>
      <w:divBdr>
        <w:top w:val="none" w:sz="0" w:space="0" w:color="auto"/>
        <w:left w:val="none" w:sz="0" w:space="0" w:color="auto"/>
        <w:bottom w:val="none" w:sz="0" w:space="0" w:color="auto"/>
        <w:right w:val="none" w:sz="0" w:space="0" w:color="auto"/>
      </w:divBdr>
    </w:div>
    <w:div w:id="2038895678">
      <w:bodyDiv w:val="1"/>
      <w:marLeft w:val="0"/>
      <w:marRight w:val="0"/>
      <w:marTop w:val="0"/>
      <w:marBottom w:val="0"/>
      <w:divBdr>
        <w:top w:val="none" w:sz="0" w:space="0" w:color="auto"/>
        <w:left w:val="none" w:sz="0" w:space="0" w:color="auto"/>
        <w:bottom w:val="none" w:sz="0" w:space="0" w:color="auto"/>
        <w:right w:val="none" w:sz="0" w:space="0" w:color="auto"/>
      </w:divBdr>
    </w:div>
    <w:div w:id="2091151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3.bin"/><Relationship Id="rId26" Type="http://schemas.openxmlformats.org/officeDocument/2006/relationships/image" Target="media/image10.png"/><Relationship Id="rId39" Type="http://schemas.openxmlformats.org/officeDocument/2006/relationships/image" Target="media/image17.png"/><Relationship Id="rId21" Type="http://schemas.openxmlformats.org/officeDocument/2006/relationships/oleObject" Target="embeddings/oleObject5.bin"/><Relationship Id="rId34" Type="http://schemas.openxmlformats.org/officeDocument/2006/relationships/image" Target="media/image14.png"/><Relationship Id="rId42" Type="http://schemas.openxmlformats.org/officeDocument/2006/relationships/hyperlink" Target="http://people.cs.ksu.edu/~dwyer/SPINDOC/chan.html" TargetMode="External"/><Relationship Id="rId47" Type="http://schemas.openxmlformats.org/officeDocument/2006/relationships/oleObject" Target="embeddings/oleObject18.bin"/><Relationship Id="rId50" Type="http://schemas.openxmlformats.org/officeDocument/2006/relationships/oleObject" Target="embeddings/oleObject21.bin"/><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oleObject" Target="embeddings/oleObject9.bin"/><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oleObject" Target="embeddings/oleObject14.bin"/><Relationship Id="rId45" Type="http://schemas.openxmlformats.org/officeDocument/2006/relationships/oleObject" Target="embeddings/oleObject16.bin"/><Relationship Id="rId53" Type="http://schemas.openxmlformats.org/officeDocument/2006/relationships/oleObject" Target="embeddings/oleObject24.bin"/><Relationship Id="rId58"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oleObject" Target="embeddings/oleObject4.bin"/><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oleObject" Target="embeddings/oleObject8.bin"/><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yperlink" Target="http://people.cs.ksu.edu/~dwyer/SPINDOC/arrays.html" TargetMode="External"/><Relationship Id="rId48" Type="http://schemas.openxmlformats.org/officeDocument/2006/relationships/oleObject" Target="embeddings/oleObject19.bin"/><Relationship Id="rId56"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oleObject" Target="embeddings/oleObject22.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people.cs.ksu.edu/~dwyer/SPINDOC/typedef.html" TargetMode="External"/><Relationship Id="rId54" Type="http://schemas.openxmlformats.org/officeDocument/2006/relationships/oleObject" Target="embeddings/oleObject25.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oleObject" Target="embeddings/oleObject6.bin"/><Relationship Id="rId28" Type="http://schemas.openxmlformats.org/officeDocument/2006/relationships/image" Target="media/image11.png"/><Relationship Id="rId36" Type="http://schemas.openxmlformats.org/officeDocument/2006/relationships/oleObject" Target="embeddings/oleObject12.bin"/><Relationship Id="rId49" Type="http://schemas.openxmlformats.org/officeDocument/2006/relationships/oleObject" Target="embeddings/oleObject20.bin"/><Relationship Id="rId57" Type="http://schemas.openxmlformats.org/officeDocument/2006/relationships/footer" Target="footer2.xml"/><Relationship Id="rId10" Type="http://schemas.microsoft.com/office/2011/relationships/commentsExtended" Target="commentsExtended.xml"/><Relationship Id="rId31" Type="http://schemas.openxmlformats.org/officeDocument/2006/relationships/oleObject" Target="embeddings/oleObject10.bin"/><Relationship Id="rId44" Type="http://schemas.openxmlformats.org/officeDocument/2006/relationships/oleObject" Target="embeddings/oleObject15.bin"/><Relationship Id="rId52" Type="http://schemas.openxmlformats.org/officeDocument/2006/relationships/oleObject" Target="embeddings/oleObject23.bin"/><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821A2-17E7-4D07-912C-7F8E18EE1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7680</Words>
  <Characters>43779</Characters>
  <Application>Microsoft Office Word</Application>
  <DocSecurity>0</DocSecurity>
  <Lines>364</Lines>
  <Paragraphs>102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Speech Training System for Hearing Impaired</vt:lpstr>
      <vt:lpstr>Speech Training System for Hearing Impaired</vt:lpstr>
    </vt:vector>
  </TitlesOfParts>
  <Company/>
  <LinksUpToDate>false</LinksUpToDate>
  <CharactersWithSpaces>51357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Training System for Hearing Impaired</dc:title>
  <dc:subject/>
  <dc:creator>saeed</dc:creator>
  <cp:keywords/>
  <dc:description/>
  <cp:lastModifiedBy>hp</cp:lastModifiedBy>
  <cp:revision>2</cp:revision>
  <cp:lastPrinted>2016-12-27T10:18:00Z</cp:lastPrinted>
  <dcterms:created xsi:type="dcterms:W3CDTF">2017-01-07T07:39:00Z</dcterms:created>
  <dcterms:modified xsi:type="dcterms:W3CDTF">2017-01-07T07:39:00Z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1946553878</vt:i4>
  </property>
</Properties>
</file>