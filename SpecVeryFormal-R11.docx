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A8FB2" w14:textId="77777777" w:rsidR="00B66735" w:rsidRDefault="00CF6F20" w:rsidP="00D42569">
      <w:pPr>
        <w:spacing w:after="0" w:line="22" w:lineRule="atLeast"/>
        <w:ind w:left="2791" w:right="0" w:firstLine="0"/>
        <w:jc w:val="left"/>
        <w:rPr>
          <w:del w:id="0" w:author="hp" w:date="2017-01-05T18:05:00Z"/>
        </w:rPr>
      </w:pPr>
      <w:del w:id="1" w:author="hp" w:date="2017-01-05T18:05:00Z">
        <w:r>
          <w:rPr>
            <w:noProof/>
            <w:lang w:bidi="ar-SA"/>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68196" cy="551688"/>
                      </a:xfrm>
                      <a:prstGeom prst="rect">
                        <a:avLst/>
                      </a:prstGeom>
                    </pic:spPr>
                  </pic:pic>
                </a:graphicData>
              </a:graphic>
            </wp:inline>
          </w:drawing>
        </w:r>
      </w:del>
    </w:p>
    <w:p w14:paraId="55675EE7" w14:textId="77777777" w:rsidR="00B66735" w:rsidRDefault="00CF6F20" w:rsidP="00D42569">
      <w:pPr>
        <w:spacing w:after="0" w:line="22" w:lineRule="atLeast"/>
        <w:ind w:left="1366" w:right="4620" w:firstLine="0"/>
        <w:jc w:val="left"/>
        <w:rPr>
          <w:del w:id="2" w:author="hp" w:date="2017-01-05T18:05:00Z"/>
        </w:rPr>
      </w:pPr>
      <w:del w:id="3" w:author="hp" w:date="2017-01-05T18:05:00Z">
        <w:r>
          <w:rPr>
            <w:rFonts w:ascii="Arial" w:eastAsia="Arial" w:hAnsi="Arial" w:cs="Arial"/>
            <w:sz w:val="24"/>
          </w:rPr>
          <w:delText xml:space="preserve"> </w:delText>
        </w:r>
      </w:del>
    </w:p>
    <w:p w14:paraId="79B0A971" w14:textId="77777777" w:rsidR="00B66735" w:rsidRPr="0064466B" w:rsidRDefault="00CF6F20" w:rsidP="00D42569">
      <w:pPr>
        <w:spacing w:after="10" w:line="22" w:lineRule="atLeast"/>
        <w:ind w:left="1035" w:right="2352" w:hanging="10"/>
        <w:jc w:val="center"/>
        <w:rPr>
          <w:del w:id="4" w:author="hp" w:date="2017-01-05T18:05:00Z"/>
          <w:rFonts w:asciiTheme="majorBidi" w:hAnsiTheme="majorBidi" w:cstheme="majorBidi"/>
          <w:sz w:val="24"/>
          <w:szCs w:val="24"/>
        </w:rPr>
      </w:pPr>
      <w:del w:id="5" w:author="hp" w:date="2017-01-05T18:05:00Z">
        <w:r w:rsidRPr="0064466B">
          <w:rPr>
            <w:rFonts w:asciiTheme="majorBidi" w:eastAsia="Arial" w:hAnsiTheme="majorBidi" w:cstheme="majorBidi"/>
            <w:sz w:val="24"/>
            <w:szCs w:val="24"/>
          </w:rPr>
          <w:delText xml:space="preserve">Software Engineering Department </w:delText>
        </w:r>
      </w:del>
    </w:p>
    <w:p w14:paraId="096158FA" w14:textId="77777777" w:rsidR="00B66735" w:rsidRPr="0064466B" w:rsidRDefault="00CF6F20" w:rsidP="00D42569">
      <w:pPr>
        <w:spacing w:after="10" w:line="22" w:lineRule="atLeast"/>
        <w:ind w:left="1035" w:right="2355" w:hanging="10"/>
        <w:jc w:val="center"/>
        <w:rPr>
          <w:del w:id="6" w:author="hp" w:date="2017-01-05T18:05:00Z"/>
          <w:rFonts w:asciiTheme="majorBidi" w:hAnsiTheme="majorBidi" w:cstheme="majorBidi"/>
          <w:sz w:val="24"/>
          <w:szCs w:val="24"/>
        </w:rPr>
      </w:pPr>
      <w:del w:id="7" w:author="hp" w:date="2017-01-05T18:05:00Z">
        <w:r w:rsidRPr="0064466B">
          <w:rPr>
            <w:rFonts w:asciiTheme="majorBidi" w:eastAsia="Arial" w:hAnsiTheme="majorBidi" w:cstheme="majorBidi"/>
            <w:sz w:val="24"/>
            <w:szCs w:val="24"/>
          </w:rPr>
          <w:delText xml:space="preserve">ORT Braude College  </w:delText>
        </w:r>
      </w:del>
    </w:p>
    <w:p w14:paraId="769F2B49" w14:textId="77777777" w:rsidR="00B66735" w:rsidRPr="0064466B" w:rsidRDefault="00CF6F20" w:rsidP="00D42569">
      <w:pPr>
        <w:spacing w:after="10" w:line="22" w:lineRule="atLeast"/>
        <w:ind w:left="1035" w:right="2353" w:hanging="10"/>
        <w:jc w:val="center"/>
        <w:rPr>
          <w:del w:id="8" w:author="hp" w:date="2017-01-05T18:05:00Z"/>
          <w:rFonts w:asciiTheme="majorBidi" w:hAnsiTheme="majorBidi" w:cstheme="majorBidi"/>
          <w:sz w:val="24"/>
          <w:szCs w:val="24"/>
        </w:rPr>
      </w:pPr>
      <w:del w:id="9" w:author="hp" w:date="2017-01-05T18:05:00Z">
        <w:r w:rsidRPr="0064466B">
          <w:rPr>
            <w:rFonts w:asciiTheme="majorBidi" w:eastAsia="Arial" w:hAnsiTheme="majorBidi" w:cstheme="majorBidi"/>
            <w:sz w:val="24"/>
            <w:szCs w:val="24"/>
          </w:rPr>
          <w:delText xml:space="preserve">Course 61401: Extended Project in Software Engineering </w:delText>
        </w:r>
      </w:del>
    </w:p>
    <w:p w14:paraId="534C7FC3" w14:textId="77777777" w:rsidR="00B66735" w:rsidRPr="0064466B" w:rsidRDefault="00CF6F20" w:rsidP="00D42569">
      <w:pPr>
        <w:spacing w:after="261" w:line="22" w:lineRule="atLeast"/>
        <w:ind w:left="122" w:right="0" w:firstLine="0"/>
        <w:jc w:val="left"/>
        <w:rPr>
          <w:del w:id="10" w:author="hp" w:date="2017-01-05T18:05:00Z"/>
          <w:rFonts w:asciiTheme="majorBidi" w:hAnsiTheme="majorBidi" w:cstheme="majorBidi"/>
          <w:sz w:val="24"/>
          <w:szCs w:val="24"/>
        </w:rPr>
      </w:pPr>
      <w:del w:id="11" w:author="hp" w:date="2017-01-05T18:05:00Z">
        <w:r w:rsidRPr="0064466B">
          <w:rPr>
            <w:rFonts w:asciiTheme="majorBidi" w:eastAsia="Arial" w:hAnsiTheme="majorBidi" w:cstheme="majorBidi"/>
            <w:sz w:val="24"/>
            <w:szCs w:val="24"/>
          </w:rPr>
          <w:delText xml:space="preserve"> </w:delText>
        </w:r>
      </w:del>
    </w:p>
    <w:p w14:paraId="38CE3993" w14:textId="77777777" w:rsidR="00B66735" w:rsidRPr="0064466B" w:rsidRDefault="00CF6F20" w:rsidP="00D42569">
      <w:pPr>
        <w:spacing w:after="0" w:line="22" w:lineRule="atLeast"/>
        <w:ind w:left="122" w:right="0" w:firstLine="0"/>
        <w:jc w:val="left"/>
        <w:rPr>
          <w:del w:id="12" w:author="hp" w:date="2017-01-05T18:05:00Z"/>
          <w:rFonts w:asciiTheme="majorBidi" w:hAnsiTheme="majorBidi" w:cstheme="majorBidi"/>
          <w:sz w:val="24"/>
          <w:szCs w:val="24"/>
        </w:rPr>
      </w:pPr>
      <w:del w:id="13" w:author="hp" w:date="2017-01-05T18:05:00Z">
        <w:r w:rsidRPr="0064466B">
          <w:rPr>
            <w:rFonts w:asciiTheme="majorBidi" w:hAnsiTheme="majorBidi" w:cstheme="majorBidi"/>
            <w:b/>
            <w:sz w:val="24"/>
            <w:szCs w:val="24"/>
          </w:rPr>
          <w:delText xml:space="preserve"> </w:delText>
        </w:r>
      </w:del>
    </w:p>
    <w:p w14:paraId="5A839F28" w14:textId="77777777" w:rsidR="00B66735" w:rsidRPr="0064466B" w:rsidRDefault="00CF6F20" w:rsidP="00D42569">
      <w:pPr>
        <w:spacing w:after="175" w:line="22" w:lineRule="atLeast"/>
        <w:ind w:left="122" w:right="0" w:firstLine="0"/>
        <w:jc w:val="left"/>
        <w:rPr>
          <w:del w:id="14" w:author="hp" w:date="2017-01-05T18:05:00Z"/>
          <w:rFonts w:asciiTheme="majorBidi" w:hAnsiTheme="majorBidi" w:cstheme="majorBidi"/>
          <w:sz w:val="24"/>
          <w:szCs w:val="24"/>
        </w:rPr>
      </w:pPr>
      <w:del w:id="15" w:author="hp" w:date="2017-01-05T18:05:00Z">
        <w:r w:rsidRPr="0064466B">
          <w:rPr>
            <w:rFonts w:asciiTheme="majorBidi" w:hAnsiTheme="majorBidi" w:cstheme="majorBidi"/>
            <w:b/>
            <w:sz w:val="24"/>
            <w:szCs w:val="24"/>
          </w:rPr>
          <w:delText xml:space="preserve"> </w:delText>
        </w:r>
      </w:del>
    </w:p>
    <w:p w14:paraId="067DAACF" w14:textId="441A2C68" w:rsidR="00B66735" w:rsidRDefault="00B66735">
      <w:pPr>
        <w:spacing w:after="0" w:line="22" w:lineRule="atLeast"/>
        <w:ind w:left="0" w:right="0" w:firstLine="0"/>
        <w:rPr>
          <w:rFonts w:asciiTheme="majorBidi" w:hAnsiTheme="majorBidi" w:cstheme="majorBidi"/>
          <w:sz w:val="24"/>
          <w:szCs w:val="24"/>
        </w:rPr>
        <w:pPrChange w:id="16" w:author="hp" w:date="2017-01-05T18:05:00Z">
          <w:pPr>
            <w:spacing w:after="0" w:line="22" w:lineRule="atLeast"/>
            <w:ind w:left="0" w:right="1224" w:firstLine="0"/>
            <w:jc w:val="center"/>
          </w:pPr>
        </w:pPrChange>
      </w:pPr>
    </w:p>
    <w:p w14:paraId="20916563" w14:textId="21959F79" w:rsidR="00B85D23" w:rsidRPr="003F0D0A" w:rsidRDefault="00B85D23">
      <w:pPr>
        <w:spacing w:after="120" w:line="22" w:lineRule="atLeast"/>
        <w:ind w:left="0" w:right="0" w:firstLine="0"/>
        <w:jc w:val="center"/>
        <w:rPr>
          <w:rFonts w:asciiTheme="majorBidi" w:hAnsiTheme="majorBidi" w:cstheme="majorBidi"/>
          <w:b/>
          <w:bCs/>
          <w:sz w:val="48"/>
          <w:szCs w:val="48"/>
        </w:rPr>
        <w:pPrChange w:id="17" w:author="hp" w:date="2017-01-05T18:05:00Z">
          <w:pPr>
            <w:spacing w:after="0" w:line="22" w:lineRule="atLeast"/>
            <w:ind w:left="0" w:right="1224" w:firstLine="0"/>
            <w:jc w:val="center"/>
          </w:pPr>
        </w:pPrChange>
      </w:pPr>
      <w:commentRangeStart w:id="18"/>
      <w:r w:rsidRPr="003F0D0A">
        <w:rPr>
          <w:rFonts w:asciiTheme="majorBidi" w:hAnsiTheme="majorBidi" w:cstheme="majorBidi"/>
          <w:b/>
          <w:bCs/>
          <w:sz w:val="48"/>
          <w:szCs w:val="48"/>
        </w:rPr>
        <w:t>Form</w:t>
      </w:r>
      <w:commentRangeEnd w:id="18"/>
      <w:r w:rsidR="00E723EC">
        <w:rPr>
          <w:rStyle w:val="a8"/>
        </w:rPr>
        <w:commentReference w:id="18"/>
      </w:r>
      <w:r w:rsidRPr="003F0D0A">
        <w:rPr>
          <w:rFonts w:asciiTheme="majorBidi" w:hAnsiTheme="majorBidi" w:cstheme="majorBidi"/>
          <w:b/>
          <w:bCs/>
          <w:sz w:val="48"/>
          <w:szCs w:val="48"/>
        </w:rPr>
        <w:t>al Verification of Specs of Applications</w:t>
      </w:r>
      <w:del w:id="19" w:author="hp" w:date="2017-01-05T18:05:00Z">
        <w:r w:rsidRPr="003F0D0A">
          <w:rPr>
            <w:rFonts w:asciiTheme="majorBidi" w:hAnsiTheme="majorBidi" w:cstheme="majorBidi"/>
            <w:b/>
            <w:bCs/>
            <w:sz w:val="48"/>
            <w:szCs w:val="48"/>
          </w:rPr>
          <w:delText xml:space="preserve">  </w:delText>
        </w:r>
      </w:del>
    </w:p>
    <w:p w14:paraId="1E0E828B" w14:textId="77777777" w:rsidR="00B66735" w:rsidRPr="0064466B" w:rsidRDefault="00CF6F20" w:rsidP="00D42569">
      <w:pPr>
        <w:spacing w:after="0" w:line="22" w:lineRule="atLeast"/>
        <w:ind w:left="0" w:right="1212" w:firstLine="0"/>
        <w:jc w:val="center"/>
        <w:rPr>
          <w:del w:id="20" w:author="hp" w:date="2017-01-05T18:05:00Z"/>
          <w:rFonts w:asciiTheme="majorBidi" w:hAnsiTheme="majorBidi" w:cstheme="majorBidi"/>
          <w:sz w:val="24"/>
          <w:szCs w:val="24"/>
        </w:rPr>
      </w:pPr>
      <w:del w:id="21" w:author="hp" w:date="2017-01-05T18:05:00Z">
        <w:r w:rsidRPr="0064466B">
          <w:rPr>
            <w:rFonts w:asciiTheme="majorBidi" w:hAnsiTheme="majorBidi" w:cstheme="majorBidi"/>
            <w:b/>
            <w:sz w:val="24"/>
            <w:szCs w:val="24"/>
          </w:rPr>
          <w:delText xml:space="preserve"> </w:delText>
        </w:r>
      </w:del>
    </w:p>
    <w:p w14:paraId="2DB2E2F1" w14:textId="77777777" w:rsidR="00B66735" w:rsidRPr="0064466B" w:rsidRDefault="00CF6F20" w:rsidP="00D42569">
      <w:pPr>
        <w:spacing w:after="0" w:line="22" w:lineRule="atLeast"/>
        <w:ind w:left="0" w:right="1212" w:firstLine="0"/>
        <w:jc w:val="center"/>
        <w:rPr>
          <w:del w:id="22" w:author="hp" w:date="2017-01-05T18:05:00Z"/>
          <w:rFonts w:asciiTheme="majorBidi" w:hAnsiTheme="majorBidi" w:cstheme="majorBidi"/>
          <w:sz w:val="24"/>
          <w:szCs w:val="24"/>
        </w:rPr>
      </w:pPr>
      <w:del w:id="23" w:author="hp" w:date="2017-01-05T18:05:00Z">
        <w:r w:rsidRPr="0064466B">
          <w:rPr>
            <w:rFonts w:asciiTheme="majorBidi" w:hAnsiTheme="majorBidi" w:cstheme="majorBidi"/>
            <w:b/>
            <w:sz w:val="24"/>
            <w:szCs w:val="24"/>
          </w:rPr>
          <w:delText xml:space="preserve"> </w:delText>
        </w:r>
      </w:del>
    </w:p>
    <w:p w14:paraId="42B9063A" w14:textId="77777777" w:rsidR="00B66735" w:rsidRPr="0064466B" w:rsidRDefault="00CF6F20" w:rsidP="00D42569">
      <w:pPr>
        <w:spacing w:after="0" w:line="22" w:lineRule="atLeast"/>
        <w:ind w:left="0" w:right="1212" w:firstLine="0"/>
        <w:jc w:val="center"/>
        <w:rPr>
          <w:del w:id="24" w:author="hp" w:date="2017-01-05T18:05:00Z"/>
          <w:rFonts w:asciiTheme="majorBidi" w:hAnsiTheme="majorBidi" w:cstheme="majorBidi"/>
          <w:sz w:val="24"/>
          <w:szCs w:val="24"/>
        </w:rPr>
      </w:pPr>
      <w:del w:id="25" w:author="hp" w:date="2017-01-05T18:05:00Z">
        <w:r w:rsidRPr="0064466B">
          <w:rPr>
            <w:rFonts w:asciiTheme="majorBidi" w:hAnsiTheme="majorBidi" w:cstheme="majorBidi"/>
            <w:b/>
            <w:sz w:val="24"/>
            <w:szCs w:val="24"/>
          </w:rPr>
          <w:delText xml:space="preserve"> </w:delText>
        </w:r>
      </w:del>
    </w:p>
    <w:p w14:paraId="4F30AE45" w14:textId="77777777" w:rsidR="00B66735" w:rsidRPr="0064466B" w:rsidRDefault="00CF6F20" w:rsidP="00D42569">
      <w:pPr>
        <w:spacing w:after="0" w:line="22" w:lineRule="atLeast"/>
        <w:ind w:left="0" w:right="1212" w:firstLine="0"/>
        <w:jc w:val="center"/>
        <w:rPr>
          <w:del w:id="26" w:author="hp" w:date="2017-01-05T18:05:00Z"/>
          <w:rFonts w:asciiTheme="majorBidi" w:hAnsiTheme="majorBidi" w:cstheme="majorBidi"/>
          <w:sz w:val="24"/>
          <w:szCs w:val="24"/>
        </w:rPr>
      </w:pPr>
      <w:del w:id="27" w:author="hp" w:date="2017-01-05T18:05:00Z">
        <w:r w:rsidRPr="0064466B">
          <w:rPr>
            <w:rFonts w:asciiTheme="majorBidi" w:hAnsiTheme="majorBidi" w:cstheme="majorBidi"/>
            <w:b/>
            <w:sz w:val="24"/>
            <w:szCs w:val="24"/>
          </w:rPr>
          <w:delText xml:space="preserve"> </w:delText>
        </w:r>
      </w:del>
    </w:p>
    <w:p w14:paraId="0EF70DE2" w14:textId="77777777" w:rsidR="0064466B" w:rsidRDefault="0064466B" w:rsidP="00D42569">
      <w:pPr>
        <w:spacing w:after="0" w:line="22" w:lineRule="atLeast"/>
        <w:ind w:left="0" w:right="1212" w:firstLine="0"/>
        <w:jc w:val="center"/>
        <w:rPr>
          <w:del w:id="28" w:author="hp" w:date="2017-01-05T18:05:00Z"/>
          <w:b/>
          <w:sz w:val="48"/>
        </w:rPr>
      </w:pPr>
    </w:p>
    <w:p w14:paraId="54165DB5" w14:textId="77777777" w:rsidR="0064466B" w:rsidRDefault="0064466B" w:rsidP="00D42569">
      <w:pPr>
        <w:spacing w:after="0" w:line="22" w:lineRule="atLeast"/>
        <w:ind w:left="0" w:right="1212" w:firstLine="0"/>
        <w:jc w:val="center"/>
        <w:rPr>
          <w:del w:id="29" w:author="hp" w:date="2017-01-05T18:05:00Z"/>
          <w:b/>
          <w:sz w:val="48"/>
        </w:rPr>
      </w:pPr>
    </w:p>
    <w:p w14:paraId="0CC224D8" w14:textId="77777777" w:rsidR="0064466B" w:rsidRDefault="0064466B" w:rsidP="00D42569">
      <w:pPr>
        <w:spacing w:after="0" w:line="22" w:lineRule="atLeast"/>
        <w:ind w:left="0" w:right="1212" w:firstLine="0"/>
        <w:jc w:val="center"/>
        <w:rPr>
          <w:del w:id="30" w:author="hp" w:date="2017-01-05T18:05:00Z"/>
          <w:b/>
          <w:sz w:val="48"/>
        </w:rPr>
      </w:pPr>
    </w:p>
    <w:p w14:paraId="366B02B6" w14:textId="77777777" w:rsidR="0064466B" w:rsidRDefault="0064466B" w:rsidP="00D42569">
      <w:pPr>
        <w:spacing w:after="0" w:line="22" w:lineRule="atLeast"/>
        <w:ind w:left="0" w:right="1212" w:firstLine="0"/>
        <w:jc w:val="center"/>
        <w:rPr>
          <w:del w:id="31" w:author="hp" w:date="2017-01-05T18:05:00Z"/>
          <w:b/>
          <w:sz w:val="48"/>
        </w:rPr>
      </w:pPr>
    </w:p>
    <w:p w14:paraId="1F66ED34" w14:textId="77777777" w:rsidR="0064466B" w:rsidRDefault="0064466B" w:rsidP="003F0D0A">
      <w:pPr>
        <w:bidi/>
        <w:spacing w:after="0" w:line="22" w:lineRule="atLeast"/>
        <w:ind w:left="0" w:right="1212" w:firstLine="0"/>
        <w:jc w:val="center"/>
        <w:rPr>
          <w:del w:id="32" w:author="hp" w:date="2017-01-05T18:05:00Z"/>
          <w:b/>
          <w:sz w:val="48"/>
        </w:rPr>
      </w:pPr>
    </w:p>
    <w:p w14:paraId="6E186623" w14:textId="77777777" w:rsidR="0064466B" w:rsidRPr="003F0D0A" w:rsidRDefault="0064466B" w:rsidP="003F0D0A">
      <w:pPr>
        <w:bidi/>
        <w:spacing w:after="0" w:line="22" w:lineRule="atLeast"/>
        <w:ind w:left="0" w:right="1212" w:firstLine="0"/>
        <w:jc w:val="center"/>
        <w:rPr>
          <w:del w:id="33" w:author="hp" w:date="2017-01-05T18:05:00Z"/>
          <w:bCs/>
          <w:sz w:val="24"/>
          <w:szCs w:val="24"/>
        </w:rPr>
      </w:pPr>
    </w:p>
    <w:p w14:paraId="1572D2F8" w14:textId="548E3BE5" w:rsidR="0064466B" w:rsidRPr="003F0D0A" w:rsidRDefault="0064466B" w:rsidP="003F0D0A">
      <w:pPr>
        <w:bidi/>
        <w:spacing w:after="0" w:line="22" w:lineRule="atLeast"/>
        <w:ind w:left="2880" w:right="1212" w:firstLine="720"/>
        <w:jc w:val="center"/>
        <w:rPr>
          <w:del w:id="34" w:author="hp" w:date="2017-01-05T18:05:00Z"/>
          <w:rFonts w:asciiTheme="majorBidi" w:hAnsiTheme="majorBidi" w:cstheme="majorBidi"/>
          <w:bCs/>
          <w:sz w:val="24"/>
          <w:szCs w:val="24"/>
        </w:rPr>
      </w:pPr>
      <w:del w:id="35" w:author="hp" w:date="2017-01-05T18:05:00Z">
        <w:r w:rsidRPr="003F0D0A">
          <w:rPr>
            <w:rFonts w:asciiTheme="majorBidi" w:eastAsiaTheme="minorEastAsia" w:hAnsiTheme="majorBidi" w:cstheme="majorBidi"/>
            <w:bCs/>
            <w:color w:val="auto"/>
            <w:sz w:val="24"/>
            <w:szCs w:val="24"/>
          </w:rPr>
          <w:delText>Authors</w:delText>
        </w:r>
      </w:del>
    </w:p>
    <w:p w14:paraId="1DE98D87" w14:textId="632177D6" w:rsidR="00B66735" w:rsidRPr="003F0D0A" w:rsidRDefault="00B66735" w:rsidP="003F0D0A">
      <w:pPr>
        <w:bidi/>
        <w:spacing w:after="0" w:line="22" w:lineRule="atLeast"/>
        <w:ind w:left="0" w:right="1212" w:firstLine="0"/>
        <w:jc w:val="center"/>
        <w:rPr>
          <w:del w:id="36" w:author="hp" w:date="2017-01-05T18:05:00Z"/>
          <w:bCs/>
          <w:sz w:val="24"/>
          <w:szCs w:val="24"/>
        </w:rPr>
      </w:pPr>
    </w:p>
    <w:p w14:paraId="23E72413" w14:textId="61D0032E" w:rsidR="0066487C" w:rsidRPr="003F0D0A" w:rsidRDefault="0066487C" w:rsidP="003F0D0A">
      <w:pPr>
        <w:bidi/>
        <w:spacing w:after="0" w:line="22" w:lineRule="atLeast"/>
        <w:ind w:left="2746" w:right="2620" w:firstLine="134"/>
        <w:jc w:val="center"/>
        <w:rPr>
          <w:del w:id="37" w:author="hp" w:date="2017-01-05T18:05:00Z"/>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del w:id="38" w:author="hp" w:date="2017-01-05T18:05:00Z">
        <w:r w:rsidR="0047136F" w:rsidRPr="003F0D0A">
          <w:rPr>
            <w:rFonts w:asciiTheme="majorBidi" w:hAnsiTheme="majorBidi" w:cstheme="majorBidi"/>
            <w:bCs/>
            <w:color w:val="222222"/>
            <w:sz w:val="24"/>
            <w:szCs w:val="24"/>
            <w:shd w:val="clear" w:color="auto" w:fill="FFFFFF"/>
          </w:rPr>
          <w:delText xml:space="preserve">      </w:delText>
        </w:r>
      </w:del>
      <w:r w:rsidR="0064466B" w:rsidRPr="003F0D0A">
        <w:rPr>
          <w:rFonts w:asciiTheme="majorBidi" w:hAnsiTheme="majorBidi" w:cstheme="majorBidi"/>
          <w:bCs/>
          <w:color w:val="222222"/>
          <w:sz w:val="24"/>
          <w:szCs w:val="24"/>
          <w:shd w:val="clear" w:color="auto" w:fill="FFFFFF"/>
        </w:rPr>
        <w:t>ID</w:t>
      </w:r>
      <w:del w:id="39" w:author="hp" w:date="2017-01-05T18:05:00Z">
        <w:r w:rsidR="0064466B" w:rsidRPr="003F0D0A">
          <w:rPr>
            <w:rFonts w:asciiTheme="majorBidi" w:hAnsiTheme="majorBidi" w:cstheme="majorBidi"/>
            <w:bCs/>
            <w:color w:val="222222"/>
            <w:sz w:val="24"/>
            <w:szCs w:val="24"/>
            <w:shd w:val="clear" w:color="auto" w:fill="FFFFFF"/>
          </w:rPr>
          <w:delText xml:space="preserve"> </w:delText>
        </w:r>
      </w:del>
      <w:r w:rsidR="0064466B" w:rsidRPr="003F0D0A">
        <w:rPr>
          <w:rFonts w:asciiTheme="majorBidi" w:hAnsiTheme="majorBidi" w:cstheme="majorBidi"/>
          <w:bCs/>
          <w:color w:val="222222"/>
          <w:sz w:val="24"/>
          <w:szCs w:val="24"/>
          <w:shd w:val="clear" w:color="auto" w:fill="FFFFFF"/>
        </w:rPr>
        <w:t>:</w:t>
      </w:r>
      <w:r>
        <w:rPr>
          <w:rFonts w:asciiTheme="majorBidi" w:hAnsiTheme="majorBidi"/>
          <w:sz w:val="24"/>
          <w:rPrChange w:id="40" w:author="hp" w:date="2017-01-05T18:05:00Z">
            <w:rPr>
              <w:rFonts w:asciiTheme="majorBidi" w:hAnsiTheme="majorBidi" w:cstheme="majorBidi"/>
              <w:bCs/>
              <w:color w:val="222222"/>
              <w:sz w:val="24"/>
              <w:szCs w:val="24"/>
              <w:shd w:val="clear" w:color="auto" w:fill="FFFFFF"/>
            </w:rPr>
          </w:rPrChange>
        </w:rPr>
        <w:t>204582555</w:t>
      </w:r>
      <w:ins w:id="41" w:author="hp" w:date="2017-01-05T18:05:00Z">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ins>
    </w:p>
    <w:p w14:paraId="755FB0EF" w14:textId="4D835545" w:rsidR="00B66735" w:rsidRPr="003F0D0A" w:rsidRDefault="0066487C">
      <w:pPr>
        <w:bidi/>
        <w:spacing w:after="120" w:line="22" w:lineRule="atLeast"/>
        <w:ind w:left="0" w:right="0" w:firstLine="134"/>
        <w:jc w:val="center"/>
        <w:rPr>
          <w:rFonts w:asciiTheme="majorBidi" w:hAnsiTheme="majorBidi" w:cstheme="majorBidi"/>
          <w:bCs/>
          <w:sz w:val="24"/>
          <w:szCs w:val="24"/>
        </w:rPr>
        <w:pPrChange w:id="42" w:author="hp" w:date="2017-01-05T18:05:00Z">
          <w:pPr>
            <w:bidi/>
            <w:spacing w:after="0" w:line="22" w:lineRule="atLeast"/>
            <w:ind w:left="2612" w:right="2620" w:firstLine="134"/>
            <w:jc w:val="center"/>
          </w:pPr>
        </w:pPrChange>
      </w:pP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del w:id="43" w:author="hp" w:date="2017-01-05T18:05:00Z">
        <w:r w:rsidRPr="003F0D0A">
          <w:rPr>
            <w:rFonts w:asciiTheme="majorBidi" w:hAnsiTheme="majorBidi" w:cstheme="majorBidi"/>
            <w:bCs/>
            <w:sz w:val="24"/>
            <w:szCs w:val="24"/>
          </w:rPr>
          <w:delText xml:space="preserve">  </w:delText>
        </w:r>
        <w:r w:rsidR="0064466B" w:rsidRPr="003F0D0A">
          <w:rPr>
            <w:rFonts w:asciiTheme="majorBidi" w:hAnsiTheme="majorBidi" w:cstheme="majorBidi"/>
            <w:bCs/>
            <w:sz w:val="24"/>
            <w:szCs w:val="24"/>
          </w:rPr>
          <w:delText xml:space="preserve"> </w:delText>
        </w:r>
      </w:del>
      <w:r w:rsidR="0064466B" w:rsidRPr="003F0D0A">
        <w:rPr>
          <w:rFonts w:asciiTheme="majorBidi" w:hAnsiTheme="majorBidi" w:cstheme="majorBidi"/>
          <w:bCs/>
          <w:color w:val="222222"/>
          <w:sz w:val="24"/>
          <w:szCs w:val="24"/>
          <w:shd w:val="clear" w:color="auto" w:fill="FFFFFF"/>
        </w:rPr>
        <w:t>ID</w:t>
      </w:r>
      <w:del w:id="44" w:author="hp" w:date="2017-01-05T18:05:00Z">
        <w:r w:rsidR="0064466B" w:rsidRPr="003F0D0A">
          <w:rPr>
            <w:rFonts w:asciiTheme="majorBidi" w:hAnsiTheme="majorBidi" w:cstheme="majorBidi"/>
            <w:bCs/>
            <w:color w:val="222222"/>
            <w:sz w:val="24"/>
            <w:szCs w:val="24"/>
            <w:shd w:val="clear" w:color="auto" w:fill="FFFFFF"/>
          </w:rPr>
          <w:delText xml:space="preserve"> </w:delText>
        </w:r>
      </w:del>
      <w:r w:rsidR="0064466B" w:rsidRPr="003F0D0A">
        <w:rPr>
          <w:rFonts w:asciiTheme="majorBidi" w:hAnsiTheme="majorBidi" w:cstheme="majorBidi"/>
          <w:bCs/>
          <w:color w:val="222222"/>
          <w:sz w:val="24"/>
          <w:szCs w:val="24"/>
          <w:shd w:val="clear" w:color="auto" w:fill="FFFFFF"/>
        </w:rPr>
        <w:t>:</w:t>
      </w:r>
      <w:r w:rsidRPr="003F0D0A">
        <w:rPr>
          <w:rFonts w:asciiTheme="majorBidi" w:hAnsiTheme="majorBidi" w:cstheme="majorBidi"/>
          <w:bCs/>
          <w:color w:val="222222"/>
          <w:sz w:val="24"/>
          <w:szCs w:val="24"/>
          <w:shd w:val="clear" w:color="auto" w:fill="FFFFFF"/>
        </w:rPr>
        <w:t>311539647</w:t>
      </w:r>
    </w:p>
    <w:p w14:paraId="7313BE54" w14:textId="0416EC2F" w:rsidR="0066487C" w:rsidRDefault="000C7264" w:rsidP="003F0D0A">
      <w:pPr>
        <w:bidi/>
        <w:spacing w:after="0" w:line="22" w:lineRule="atLeast"/>
        <w:ind w:left="2026" w:right="2620" w:hanging="46"/>
        <w:jc w:val="center"/>
        <w:rPr>
          <w:del w:id="45" w:author="hp" w:date="2017-01-05T18:05:00Z"/>
        </w:rPr>
      </w:pPr>
      <w:ins w:id="46" w:author="hp" w:date="2017-01-05T18:05:00Z">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ins>
    </w:p>
    <w:p w14:paraId="57797FF2" w14:textId="77777777" w:rsidR="0066487C" w:rsidRDefault="0066487C" w:rsidP="003F0D0A">
      <w:pPr>
        <w:bidi/>
        <w:spacing w:after="0" w:line="22" w:lineRule="atLeast"/>
        <w:ind w:left="2026" w:right="2620" w:hanging="46"/>
        <w:jc w:val="center"/>
        <w:rPr>
          <w:del w:id="47" w:author="hp" w:date="2017-01-05T18:05:00Z"/>
        </w:rPr>
      </w:pPr>
    </w:p>
    <w:p w14:paraId="2EE27A6D" w14:textId="782D27ED" w:rsidR="0066487C" w:rsidRDefault="0066487C" w:rsidP="003F0D0A">
      <w:pPr>
        <w:bidi/>
        <w:spacing w:after="0" w:line="22" w:lineRule="atLeast"/>
        <w:ind w:left="0" w:right="2620" w:firstLine="0"/>
        <w:jc w:val="center"/>
        <w:rPr>
          <w:del w:id="48" w:author="hp" w:date="2017-01-05T18:05:00Z"/>
        </w:rPr>
      </w:pPr>
    </w:p>
    <w:p w14:paraId="417F7E37" w14:textId="77777777" w:rsidR="0066487C" w:rsidRDefault="0066487C" w:rsidP="003F0D0A">
      <w:pPr>
        <w:bidi/>
        <w:spacing w:after="0" w:line="22" w:lineRule="atLeast"/>
        <w:ind w:left="2026" w:right="2620" w:hanging="46"/>
        <w:jc w:val="center"/>
        <w:rPr>
          <w:del w:id="49" w:author="hp" w:date="2017-01-05T18:05:00Z"/>
        </w:rPr>
      </w:pPr>
    </w:p>
    <w:p w14:paraId="6467CCB7" w14:textId="5C0FAFE9" w:rsidR="00B66735" w:rsidRPr="003F0D0A" w:rsidRDefault="00B66735" w:rsidP="003F0D0A">
      <w:pPr>
        <w:bidi/>
        <w:spacing w:after="103" w:line="22" w:lineRule="atLeast"/>
        <w:ind w:left="0" w:right="1277" w:firstLine="0"/>
        <w:jc w:val="center"/>
        <w:rPr>
          <w:del w:id="50" w:author="hp" w:date="2017-01-05T18:05:00Z"/>
        </w:rPr>
      </w:pPr>
    </w:p>
    <w:p w14:paraId="1892FB2D" w14:textId="77777777" w:rsidR="00E5483F" w:rsidRDefault="00CF6F20" w:rsidP="00E5483F">
      <w:pPr>
        <w:bidi/>
        <w:spacing w:after="0" w:line="22" w:lineRule="atLeast"/>
        <w:ind w:left="2890" w:right="1333" w:firstLine="710"/>
        <w:jc w:val="center"/>
        <w:rPr>
          <w:del w:id="51" w:author="hp" w:date="2017-01-05T18:05:00Z"/>
          <w:sz w:val="24"/>
          <w:szCs w:val="24"/>
        </w:rPr>
      </w:pPr>
      <w:del w:id="52" w:author="hp" w:date="2017-01-05T18:05:00Z">
        <w:r w:rsidRPr="003F0D0A">
          <w:rPr>
            <w:sz w:val="24"/>
            <w:szCs w:val="24"/>
          </w:rPr>
          <w:delText>Supervisors:</w:delText>
        </w:r>
      </w:del>
    </w:p>
    <w:p w14:paraId="182FF5E6" w14:textId="7E6F6CD6" w:rsidR="00E5483F" w:rsidRDefault="006F1D19" w:rsidP="00E5483F">
      <w:pPr>
        <w:bidi/>
        <w:spacing w:after="0" w:line="22" w:lineRule="atLeast"/>
        <w:ind w:left="2890" w:right="1333" w:firstLine="710"/>
        <w:jc w:val="center"/>
        <w:rPr>
          <w:del w:id="53" w:author="hp" w:date="2017-01-05T18:05:00Z"/>
          <w:sz w:val="24"/>
          <w:szCs w:val="24"/>
        </w:rPr>
      </w:pPr>
      <w:r w:rsidRPr="003F0D0A">
        <w:rPr>
          <w:sz w:val="24"/>
          <w:szCs w:val="24"/>
        </w:rPr>
        <w:t>Dr. Katerina Korenbla</w:t>
      </w:r>
      <w:r w:rsidR="00C2681A" w:rsidRPr="003F0D0A">
        <w:rPr>
          <w:sz w:val="24"/>
          <w:szCs w:val="24"/>
        </w:rPr>
        <w:t>t</w:t>
      </w:r>
      <w:ins w:id="54" w:author="hp" w:date="2017-01-05T18:05:00Z">
        <w:r w:rsidR="000C7264" w:rsidRPr="00EE4564">
          <w:rPr>
            <w:rFonts w:asciiTheme="majorBidi" w:hAnsiTheme="majorBidi" w:cstheme="majorBidi"/>
            <w:sz w:val="24"/>
            <w:szCs w:val="24"/>
          </w:rPr>
          <w:t xml:space="preserve">, </w:t>
        </w:r>
      </w:ins>
    </w:p>
    <w:p w14:paraId="46B3FF78" w14:textId="5A8AC18C" w:rsidR="00BA34B2" w:rsidRPr="003F0D0A" w:rsidRDefault="00BA34B2">
      <w:pPr>
        <w:bidi/>
        <w:spacing w:after="0" w:line="22" w:lineRule="atLeast"/>
        <w:ind w:left="0" w:right="0" w:firstLine="710"/>
        <w:jc w:val="center"/>
        <w:rPr>
          <w:sz w:val="24"/>
          <w:szCs w:val="24"/>
          <w:rtl/>
        </w:rPr>
        <w:pPrChange w:id="55" w:author="hp" w:date="2017-01-05T18:05:00Z">
          <w:pPr>
            <w:bidi/>
            <w:spacing w:after="0" w:line="22" w:lineRule="atLeast"/>
            <w:ind w:left="2890" w:right="1333" w:firstLine="710"/>
            <w:jc w:val="center"/>
          </w:pPr>
        </w:pPrChange>
      </w:pPr>
      <w:r w:rsidRPr="003F0D0A">
        <w:rPr>
          <w:sz w:val="24"/>
          <w:szCs w:val="24"/>
        </w:rPr>
        <w:t>Dr. Elena Ravve</w:t>
      </w:r>
    </w:p>
    <w:p w14:paraId="3328FE64" w14:textId="0141DFC5" w:rsidR="00BA34B2" w:rsidRDefault="00BA34B2">
      <w:pPr>
        <w:bidi/>
        <w:spacing w:after="0" w:line="22" w:lineRule="atLeast"/>
        <w:ind w:left="0" w:right="0" w:firstLine="710"/>
        <w:jc w:val="center"/>
        <w:rPr>
          <w:sz w:val="24"/>
          <w:szCs w:val="24"/>
        </w:rPr>
        <w:pPrChange w:id="56" w:author="hp" w:date="2017-01-05T18:05:00Z">
          <w:pPr>
            <w:spacing w:after="0" w:line="22" w:lineRule="atLeast"/>
            <w:ind w:left="0" w:right="1500" w:firstLine="0"/>
            <w:jc w:val="center"/>
          </w:pPr>
        </w:pPrChange>
      </w:pPr>
    </w:p>
    <w:p w14:paraId="13AF3C90" w14:textId="77777777" w:rsidR="000C7264" w:rsidRPr="00EE4564" w:rsidRDefault="000C7264" w:rsidP="000C7264">
      <w:pPr>
        <w:pStyle w:val="a3"/>
        <w:bidi w:val="0"/>
        <w:spacing w:after="120" w:line="264" w:lineRule="auto"/>
        <w:ind w:left="567" w:right="565"/>
        <w:jc w:val="both"/>
        <w:rPr>
          <w:ins w:id="57" w:author="hp" w:date="2017-01-05T18:05:00Z"/>
          <w:rFonts w:asciiTheme="majorBidi" w:hAnsiTheme="majorBidi" w:cstheme="majorBidi"/>
          <w:i/>
          <w:iCs/>
          <w:sz w:val="20"/>
          <w:szCs w:val="20"/>
        </w:rPr>
      </w:pPr>
      <w:ins w:id="58" w:author="hp" w:date="2017-01-05T18:05:00Z">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ins>
    </w:p>
    <w:p w14:paraId="44B32CAA" w14:textId="77777777" w:rsidR="005C7BB9" w:rsidRDefault="000C7264" w:rsidP="005C7BB9">
      <w:pPr>
        <w:spacing w:after="120" w:line="264" w:lineRule="auto"/>
        <w:ind w:left="567" w:right="565"/>
        <w:rPr>
          <w:ins w:id="59" w:author="hp" w:date="2017-01-05T18:05:00Z"/>
          <w:rFonts w:asciiTheme="majorBidi" w:hAnsiTheme="majorBidi" w:cstheme="majorBidi"/>
          <w:szCs w:val="20"/>
        </w:rPr>
      </w:pPr>
      <w:ins w:id="60" w:author="hp" w:date="2017-01-05T18:05:00Z">
        <w:r w:rsidRPr="00EE4564">
          <w:rPr>
            <w:rFonts w:asciiTheme="majorBidi" w:hAnsiTheme="majorBidi" w:cstheme="majorBidi"/>
            <w:b/>
            <w:bCs/>
            <w:szCs w:val="20"/>
          </w:rPr>
          <w:t>Keywords</w:t>
        </w:r>
        <w:r w:rsidRPr="00EE4564">
          <w:rPr>
            <w:rFonts w:asciiTheme="majorBidi" w:hAnsiTheme="majorBidi" w:cstheme="majorBidi"/>
            <w:szCs w:val="20"/>
          </w:rPr>
          <w:t xml:space="preserve">: </w:t>
        </w:r>
      </w:ins>
    </w:p>
    <w:p w14:paraId="573236F2" w14:textId="52E1C893" w:rsidR="003F0D0A" w:rsidRDefault="003F0D0A" w:rsidP="00D42569">
      <w:pPr>
        <w:spacing w:after="0" w:line="22" w:lineRule="atLeast"/>
        <w:ind w:left="0" w:right="1500" w:firstLine="0"/>
        <w:jc w:val="center"/>
        <w:rPr>
          <w:del w:id="61" w:author="hp" w:date="2017-01-05T18:05:00Z"/>
          <w:sz w:val="24"/>
          <w:szCs w:val="24"/>
        </w:rPr>
      </w:pPr>
    </w:p>
    <w:p w14:paraId="3AD88246" w14:textId="77777777" w:rsidR="003F0D0A" w:rsidRPr="0064466B" w:rsidRDefault="003F0D0A" w:rsidP="00D42569">
      <w:pPr>
        <w:spacing w:after="0" w:line="22" w:lineRule="atLeast"/>
        <w:ind w:left="0" w:right="1500" w:firstLine="0"/>
        <w:jc w:val="center"/>
        <w:rPr>
          <w:del w:id="62" w:author="hp" w:date="2017-01-05T18:05:00Z"/>
          <w:sz w:val="24"/>
          <w:szCs w:val="24"/>
          <w:rtl/>
        </w:rPr>
      </w:pPr>
    </w:p>
    <w:p w14:paraId="7F61C02B" w14:textId="77777777" w:rsidR="0066487C" w:rsidRDefault="0066487C" w:rsidP="00D42569">
      <w:pPr>
        <w:spacing w:after="0" w:line="22" w:lineRule="atLeast"/>
        <w:ind w:left="0" w:right="1500" w:firstLine="0"/>
        <w:jc w:val="center"/>
        <w:rPr>
          <w:del w:id="63" w:author="hp" w:date="2017-01-05T18:05:00Z"/>
        </w:rPr>
      </w:pPr>
    </w:p>
    <w:p w14:paraId="5A42BD19" w14:textId="77777777" w:rsidR="00B62200" w:rsidRDefault="00B62200" w:rsidP="00D42569">
      <w:pPr>
        <w:spacing w:after="0" w:line="22" w:lineRule="atLeast"/>
        <w:ind w:left="0" w:right="1500" w:firstLine="0"/>
        <w:jc w:val="right"/>
        <w:rPr>
          <w:del w:id="64" w:author="hp" w:date="2017-01-05T18:05:00Z"/>
          <w:sz w:val="24"/>
        </w:rPr>
      </w:pPr>
    </w:p>
    <w:p w14:paraId="4D5D3D46" w14:textId="77777777" w:rsidR="00B62200" w:rsidRDefault="00B62200" w:rsidP="00D42569">
      <w:pPr>
        <w:spacing w:after="0" w:line="22" w:lineRule="atLeast"/>
        <w:ind w:left="0" w:right="1500" w:firstLine="0"/>
        <w:jc w:val="right"/>
        <w:rPr>
          <w:del w:id="65" w:author="hp" w:date="2017-01-05T18:05:00Z"/>
          <w:sz w:val="24"/>
        </w:rPr>
      </w:pPr>
    </w:p>
    <w:p w14:paraId="5ADC5A50" w14:textId="77777777" w:rsidR="00AC1FEB" w:rsidRDefault="00AC1FEB" w:rsidP="00D42569">
      <w:pPr>
        <w:spacing w:after="0" w:line="22" w:lineRule="atLeast"/>
        <w:ind w:left="0" w:right="1500" w:firstLine="0"/>
        <w:jc w:val="right"/>
        <w:rPr>
          <w:del w:id="66" w:author="hp" w:date="2017-01-05T18:05:00Z"/>
          <w:sz w:val="24"/>
        </w:rPr>
      </w:pPr>
    </w:p>
    <w:p w14:paraId="0CCED228" w14:textId="77777777" w:rsidR="00AC1FEB" w:rsidRDefault="00AC1FEB" w:rsidP="00D42569">
      <w:pPr>
        <w:spacing w:after="0" w:line="22" w:lineRule="atLeast"/>
        <w:ind w:left="0" w:right="1500" w:firstLine="0"/>
        <w:jc w:val="right"/>
        <w:rPr>
          <w:del w:id="67" w:author="hp" w:date="2017-01-05T18:05:00Z"/>
          <w:sz w:val="24"/>
        </w:rPr>
      </w:pPr>
    </w:p>
    <w:p w14:paraId="64164022" w14:textId="4D81EF86" w:rsidR="00B66735" w:rsidRDefault="00CF6F20" w:rsidP="00D42569">
      <w:pPr>
        <w:spacing w:after="0" w:line="22" w:lineRule="atLeast"/>
        <w:ind w:left="0" w:right="1500" w:firstLine="0"/>
        <w:jc w:val="right"/>
        <w:rPr>
          <w:del w:id="68" w:author="hp" w:date="2017-01-05T18:05:00Z"/>
        </w:rPr>
      </w:pPr>
      <w:del w:id="69" w:author="hp" w:date="2017-01-05T18:05:00Z">
        <w:r>
          <w:rPr>
            <w:sz w:val="24"/>
          </w:rPr>
          <w:delText xml:space="preserve"> </w:delText>
        </w:r>
      </w:del>
    </w:p>
    <w:customXmlDelRangeStart w:id="70" w:author="hp" w:date="2017-01-05T18:05:00Z"/>
    <w:sdt>
      <w:sdtPr>
        <w:id w:val="1907794790"/>
        <w:docPartObj>
          <w:docPartGallery w:val="Table of Contents"/>
        </w:docPartObj>
      </w:sdtPr>
      <w:sdtEndPr/>
      <w:sdtContent>
        <w:customXmlDelRangeEnd w:id="70"/>
        <w:p w14:paraId="44A744C6" w14:textId="77777777" w:rsidR="00B66735" w:rsidRDefault="00CF6F20" w:rsidP="00D42569">
          <w:pPr>
            <w:spacing w:after="174" w:line="22" w:lineRule="atLeast"/>
            <w:ind w:left="0" w:right="1334" w:firstLine="0"/>
            <w:jc w:val="center"/>
            <w:rPr>
              <w:del w:id="71" w:author="hp" w:date="2017-01-05T18:05:00Z"/>
            </w:rPr>
          </w:pPr>
          <w:del w:id="72" w:author="hp" w:date="2017-01-05T18:05:00Z">
            <w:r>
              <w:rPr>
                <w:rFonts w:ascii="Arial" w:eastAsia="Arial" w:hAnsi="Arial" w:cs="Arial"/>
                <w:sz w:val="22"/>
              </w:rPr>
              <w:delText xml:space="preserve">CONTENTS </w:delText>
            </w:r>
          </w:del>
        </w:p>
        <w:p w14:paraId="2307AF02" w14:textId="556CEAFE" w:rsidR="003C412F" w:rsidRDefault="00CF6F20">
          <w:pPr>
            <w:pStyle w:val="TOC2"/>
            <w:tabs>
              <w:tab w:val="right" w:leader="dot" w:pos="9871"/>
            </w:tabs>
            <w:rPr>
              <w:del w:id="73" w:author="hp" w:date="2017-01-05T18:05:00Z"/>
              <w:rFonts w:asciiTheme="minorHAnsi" w:eastAsiaTheme="minorEastAsia" w:hAnsiTheme="minorHAnsi" w:cstheme="minorBidi"/>
              <w:noProof/>
              <w:color w:val="auto"/>
              <w:sz w:val="22"/>
            </w:rPr>
          </w:pPr>
          <w:del w:id="74" w:author="hp" w:date="2017-01-05T18:05:00Z">
            <w:r>
              <w:fldChar w:fldCharType="begin"/>
            </w:r>
            <w:r>
              <w:delInstrText xml:space="preserve"> TOC \o "1-3" \h \z \u </w:delInstrText>
            </w:r>
            <w:r>
              <w:fldChar w:fldCharType="separate"/>
            </w:r>
            <w:r w:rsidR="0094686A">
              <w:fldChar w:fldCharType="begin"/>
            </w:r>
            <w:r w:rsidR="0094686A">
              <w:delInstrText xml:space="preserve"> HYPERLINK \l "_Toc470446028" </w:delInstrText>
            </w:r>
            <w:r w:rsidR="0094686A">
              <w:fldChar w:fldCharType="separate"/>
            </w:r>
            <w:r w:rsidR="003C412F" w:rsidRPr="00AA34AE">
              <w:rPr>
                <w:rStyle w:val="Hyperlink"/>
                <w:noProof/>
              </w:rPr>
              <w:delText>1. INTRODUCTION</w:delText>
            </w:r>
            <w:r w:rsidR="003C412F">
              <w:rPr>
                <w:noProof/>
                <w:webHidden/>
              </w:rPr>
              <w:tab/>
            </w:r>
            <w:r w:rsidR="003C412F">
              <w:rPr>
                <w:rStyle w:val="Hyperlink"/>
                <w:noProof/>
                <w:rtl/>
              </w:rPr>
              <w:fldChar w:fldCharType="begin"/>
            </w:r>
            <w:r w:rsidR="003C412F">
              <w:rPr>
                <w:noProof/>
                <w:webHidden/>
              </w:rPr>
              <w:delInstrText xml:space="preserve"> PAGEREF _Toc470446028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sidR="0094686A">
              <w:rPr>
                <w:rStyle w:val="Hyperlink"/>
                <w:noProof/>
              </w:rPr>
              <w:fldChar w:fldCharType="end"/>
            </w:r>
          </w:del>
        </w:p>
        <w:p w14:paraId="78D19C6B" w14:textId="1E01D5A8" w:rsidR="003C412F" w:rsidRDefault="0094686A">
          <w:pPr>
            <w:pStyle w:val="TOC2"/>
            <w:tabs>
              <w:tab w:val="right" w:leader="dot" w:pos="9871"/>
            </w:tabs>
            <w:rPr>
              <w:del w:id="75" w:author="hp" w:date="2017-01-05T18:05:00Z"/>
              <w:rFonts w:asciiTheme="minorHAnsi" w:eastAsiaTheme="minorEastAsia" w:hAnsiTheme="minorHAnsi" w:cstheme="minorBidi"/>
              <w:noProof/>
              <w:color w:val="auto"/>
              <w:sz w:val="22"/>
            </w:rPr>
          </w:pPr>
          <w:del w:id="76" w:author="hp" w:date="2017-01-05T18:05:00Z">
            <w:r>
              <w:fldChar w:fldCharType="begin"/>
            </w:r>
            <w:r>
              <w:delInstrText xml:space="preserve"> HYPERLINK \l "_Toc470446029" </w:delInstrText>
            </w:r>
            <w:r>
              <w:fldChar w:fldCharType="separate"/>
            </w:r>
            <w:r w:rsidR="003C412F" w:rsidRPr="00AA34AE">
              <w:rPr>
                <w:rStyle w:val="Hyperlink"/>
                <w:noProof/>
              </w:rPr>
              <w:delText>2. THEORY</w:delText>
            </w:r>
            <w:r w:rsidR="003C412F">
              <w:rPr>
                <w:noProof/>
                <w:webHidden/>
              </w:rPr>
              <w:tab/>
            </w:r>
            <w:r w:rsidR="003C412F">
              <w:rPr>
                <w:rStyle w:val="Hyperlink"/>
                <w:noProof/>
                <w:rtl/>
              </w:rPr>
              <w:fldChar w:fldCharType="begin"/>
            </w:r>
            <w:r w:rsidR="003C412F">
              <w:rPr>
                <w:noProof/>
                <w:webHidden/>
              </w:rPr>
              <w:delInstrText xml:space="preserve"> PAGEREF _Toc470446029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Pr>
                <w:rStyle w:val="Hyperlink"/>
                <w:noProof/>
              </w:rPr>
              <w:fldChar w:fldCharType="end"/>
            </w:r>
          </w:del>
        </w:p>
        <w:p w14:paraId="1C6AAAA9" w14:textId="6D329A1E" w:rsidR="003C412F" w:rsidRDefault="0094686A">
          <w:pPr>
            <w:pStyle w:val="TOC1"/>
            <w:tabs>
              <w:tab w:val="right" w:leader="dot" w:pos="9871"/>
            </w:tabs>
            <w:rPr>
              <w:del w:id="77" w:author="hp" w:date="2017-01-05T18:05:00Z"/>
              <w:rFonts w:asciiTheme="minorHAnsi" w:eastAsiaTheme="minorEastAsia" w:hAnsiTheme="minorHAnsi" w:cstheme="minorBidi"/>
              <w:noProof/>
              <w:color w:val="auto"/>
              <w:sz w:val="22"/>
            </w:rPr>
          </w:pPr>
          <w:del w:id="78" w:author="hp" w:date="2017-01-05T18:05:00Z">
            <w:r>
              <w:fldChar w:fldCharType="begin"/>
            </w:r>
            <w:r>
              <w:delInstrText xml:space="preserve"> HYPERLINK \l "_Toc470446030" </w:delInstrText>
            </w:r>
            <w:r>
              <w:fldChar w:fldCharType="separate"/>
            </w:r>
            <w:r w:rsidR="003C412F" w:rsidRPr="00AA34AE">
              <w:rPr>
                <w:rStyle w:val="Hyperlink"/>
                <w:noProof/>
              </w:rPr>
              <w:delText>2.1. Background</w:delText>
            </w:r>
            <w:r w:rsidR="003C412F">
              <w:rPr>
                <w:noProof/>
                <w:webHidden/>
              </w:rPr>
              <w:tab/>
            </w:r>
            <w:r w:rsidR="003C412F">
              <w:rPr>
                <w:rStyle w:val="Hyperlink"/>
                <w:noProof/>
                <w:rtl/>
              </w:rPr>
              <w:fldChar w:fldCharType="begin"/>
            </w:r>
            <w:r w:rsidR="003C412F">
              <w:rPr>
                <w:noProof/>
                <w:webHidden/>
              </w:rPr>
              <w:delInstrText xml:space="preserve"> PAGEREF _Toc470446030 \h </w:delInstrText>
            </w:r>
            <w:r w:rsidR="003C412F">
              <w:rPr>
                <w:rStyle w:val="Hyperlink"/>
                <w:noProof/>
                <w:rtl/>
              </w:rPr>
            </w:r>
            <w:r w:rsidR="003C412F">
              <w:rPr>
                <w:rStyle w:val="Hyperlink"/>
                <w:noProof/>
                <w:rtl/>
              </w:rPr>
              <w:fldChar w:fldCharType="separate"/>
            </w:r>
            <w:r w:rsidR="00E5483F">
              <w:rPr>
                <w:noProof/>
                <w:webHidden/>
              </w:rPr>
              <w:delText>3</w:delText>
            </w:r>
            <w:r w:rsidR="003C412F">
              <w:rPr>
                <w:rStyle w:val="Hyperlink"/>
                <w:noProof/>
                <w:rtl/>
              </w:rPr>
              <w:fldChar w:fldCharType="end"/>
            </w:r>
            <w:r>
              <w:rPr>
                <w:rStyle w:val="Hyperlink"/>
                <w:noProof/>
              </w:rPr>
              <w:fldChar w:fldCharType="end"/>
            </w:r>
          </w:del>
        </w:p>
        <w:p w14:paraId="4321DD8D" w14:textId="07064BF5" w:rsidR="003C412F" w:rsidRDefault="0094686A">
          <w:pPr>
            <w:pStyle w:val="TOC3"/>
            <w:tabs>
              <w:tab w:val="right" w:leader="dot" w:pos="9871"/>
            </w:tabs>
            <w:rPr>
              <w:del w:id="79" w:author="hp" w:date="2017-01-05T18:05:00Z"/>
              <w:rFonts w:asciiTheme="minorHAnsi" w:eastAsiaTheme="minorEastAsia" w:hAnsiTheme="minorHAnsi" w:cstheme="minorBidi"/>
              <w:i w:val="0"/>
              <w:noProof/>
              <w:color w:val="auto"/>
              <w:sz w:val="22"/>
            </w:rPr>
          </w:pPr>
          <w:del w:id="80" w:author="hp" w:date="2017-01-05T18:05:00Z">
            <w:r>
              <w:fldChar w:fldCharType="begin"/>
            </w:r>
            <w:r>
              <w:delInstrText xml:space="preserve"> HYPERLINK \l "_Toc470446031" </w:delInstrText>
            </w:r>
            <w:r>
              <w:fldChar w:fldCharType="separate"/>
            </w:r>
            <w:r w:rsidR="003C412F" w:rsidRPr="00AA34AE">
              <w:rPr>
                <w:rStyle w:val="Hyperlink"/>
                <w:noProof/>
              </w:rPr>
              <w:delText>2.1.1. Formal verification</w:delText>
            </w:r>
            <w:r w:rsidR="003C412F">
              <w:rPr>
                <w:noProof/>
                <w:webHidden/>
              </w:rPr>
              <w:tab/>
            </w:r>
            <w:r w:rsidR="003C412F">
              <w:rPr>
                <w:rStyle w:val="Hyperlink"/>
                <w:i w:val="0"/>
                <w:noProof/>
                <w:rtl/>
              </w:rPr>
              <w:fldChar w:fldCharType="begin"/>
            </w:r>
            <w:r w:rsidR="003C412F">
              <w:rPr>
                <w:noProof/>
                <w:webHidden/>
              </w:rPr>
              <w:delInstrText xml:space="preserve"> PAGEREF _Toc470446031 \h </w:delInstrText>
            </w:r>
            <w:r w:rsidR="003C412F">
              <w:rPr>
                <w:rStyle w:val="Hyperlink"/>
                <w:i w:val="0"/>
                <w:noProof/>
                <w:rtl/>
              </w:rPr>
            </w:r>
            <w:r w:rsidR="003C412F">
              <w:rPr>
                <w:rStyle w:val="Hyperlink"/>
                <w:i w:val="0"/>
                <w:noProof/>
                <w:rtl/>
              </w:rPr>
              <w:fldChar w:fldCharType="separate"/>
            </w:r>
            <w:r w:rsidR="00E5483F">
              <w:rPr>
                <w:noProof/>
                <w:webHidden/>
              </w:rPr>
              <w:delText>3</w:delText>
            </w:r>
            <w:r w:rsidR="003C412F">
              <w:rPr>
                <w:rStyle w:val="Hyperlink"/>
                <w:i w:val="0"/>
                <w:noProof/>
                <w:rtl/>
              </w:rPr>
              <w:fldChar w:fldCharType="end"/>
            </w:r>
            <w:r>
              <w:rPr>
                <w:rStyle w:val="Hyperlink"/>
                <w:i w:val="0"/>
                <w:noProof/>
              </w:rPr>
              <w:fldChar w:fldCharType="end"/>
            </w:r>
          </w:del>
        </w:p>
        <w:p w14:paraId="053D40FE" w14:textId="6DE85ED5" w:rsidR="003C412F" w:rsidRDefault="0094686A">
          <w:pPr>
            <w:pStyle w:val="TOC3"/>
            <w:tabs>
              <w:tab w:val="right" w:leader="dot" w:pos="9871"/>
            </w:tabs>
            <w:rPr>
              <w:del w:id="81" w:author="hp" w:date="2017-01-05T18:05:00Z"/>
              <w:rFonts w:asciiTheme="minorHAnsi" w:eastAsiaTheme="minorEastAsia" w:hAnsiTheme="minorHAnsi" w:cstheme="minorBidi"/>
              <w:i w:val="0"/>
              <w:noProof/>
              <w:color w:val="auto"/>
              <w:sz w:val="22"/>
            </w:rPr>
          </w:pPr>
          <w:del w:id="82" w:author="hp" w:date="2017-01-05T18:05:00Z">
            <w:r>
              <w:fldChar w:fldCharType="begin"/>
            </w:r>
            <w:r>
              <w:delInstrText xml:space="preserve"> HYPERLINK \l "_Toc470446032" </w:delInstrText>
            </w:r>
            <w:r>
              <w:fldChar w:fldCharType="separate"/>
            </w:r>
            <w:r w:rsidR="003C412F" w:rsidRPr="00AA34AE">
              <w:rPr>
                <w:rStyle w:val="Hyperlink"/>
                <w:noProof/>
              </w:rPr>
              <w:delText>2.1.2. Transition system (TS)</w:delText>
            </w:r>
            <w:r w:rsidR="003C412F">
              <w:rPr>
                <w:noProof/>
                <w:webHidden/>
              </w:rPr>
              <w:tab/>
            </w:r>
            <w:r w:rsidR="003C412F">
              <w:rPr>
                <w:rStyle w:val="Hyperlink"/>
                <w:i w:val="0"/>
                <w:noProof/>
                <w:rtl/>
              </w:rPr>
              <w:fldChar w:fldCharType="begin"/>
            </w:r>
            <w:r w:rsidR="003C412F">
              <w:rPr>
                <w:noProof/>
                <w:webHidden/>
              </w:rPr>
              <w:delInstrText xml:space="preserve"> PAGEREF _Toc470446032 \h </w:delInstrText>
            </w:r>
            <w:r w:rsidR="003C412F">
              <w:rPr>
                <w:rStyle w:val="Hyperlink"/>
                <w:i w:val="0"/>
                <w:noProof/>
                <w:rtl/>
              </w:rPr>
            </w:r>
            <w:r w:rsidR="003C412F">
              <w:rPr>
                <w:rStyle w:val="Hyperlink"/>
                <w:i w:val="0"/>
                <w:noProof/>
                <w:rtl/>
              </w:rPr>
              <w:fldChar w:fldCharType="separate"/>
            </w:r>
            <w:r w:rsidR="00E5483F">
              <w:rPr>
                <w:noProof/>
                <w:webHidden/>
              </w:rPr>
              <w:delText>4</w:delText>
            </w:r>
            <w:r w:rsidR="003C412F">
              <w:rPr>
                <w:rStyle w:val="Hyperlink"/>
                <w:i w:val="0"/>
                <w:noProof/>
                <w:rtl/>
              </w:rPr>
              <w:fldChar w:fldCharType="end"/>
            </w:r>
            <w:r>
              <w:rPr>
                <w:rStyle w:val="Hyperlink"/>
                <w:i w:val="0"/>
                <w:noProof/>
              </w:rPr>
              <w:fldChar w:fldCharType="end"/>
            </w:r>
          </w:del>
        </w:p>
        <w:p w14:paraId="19F310CA" w14:textId="1B4BEB0F" w:rsidR="003C412F" w:rsidRDefault="0094686A">
          <w:pPr>
            <w:pStyle w:val="TOC3"/>
            <w:tabs>
              <w:tab w:val="right" w:leader="dot" w:pos="9871"/>
            </w:tabs>
            <w:rPr>
              <w:del w:id="83" w:author="hp" w:date="2017-01-05T18:05:00Z"/>
              <w:rFonts w:asciiTheme="minorHAnsi" w:eastAsiaTheme="minorEastAsia" w:hAnsiTheme="minorHAnsi" w:cstheme="minorBidi"/>
              <w:i w:val="0"/>
              <w:noProof/>
              <w:color w:val="auto"/>
              <w:sz w:val="22"/>
            </w:rPr>
          </w:pPr>
          <w:del w:id="84" w:author="hp" w:date="2017-01-05T18:05:00Z">
            <w:r>
              <w:fldChar w:fldCharType="begin"/>
            </w:r>
            <w:r>
              <w:delInstrText xml:space="preserve"> HYPERLINK \l "_Toc470446033" </w:delInstrText>
            </w:r>
            <w:r>
              <w:fldChar w:fldCharType="separate"/>
            </w:r>
            <w:r w:rsidR="003C412F" w:rsidRPr="00AA34AE">
              <w:rPr>
                <w:rStyle w:val="Hyperlink"/>
                <w:noProof/>
              </w:rPr>
              <w:delText>2.1.</w:delText>
            </w:r>
            <w:r w:rsidR="003C412F" w:rsidRPr="00AA34AE">
              <w:rPr>
                <w:rStyle w:val="Hyperlink"/>
                <w:noProof/>
                <w:lang w:bidi="ar-SA"/>
              </w:rPr>
              <w:delText>3</w:delText>
            </w:r>
            <w:r w:rsidR="003C412F" w:rsidRPr="00AA34AE">
              <w:rPr>
                <w:rStyle w:val="Hyperlink"/>
                <w:noProof/>
              </w:rPr>
              <w:delText>. Program graph (PG)</w:delText>
            </w:r>
            <w:r w:rsidR="003C412F">
              <w:rPr>
                <w:noProof/>
                <w:webHidden/>
              </w:rPr>
              <w:tab/>
            </w:r>
            <w:r w:rsidR="003C412F">
              <w:rPr>
                <w:rStyle w:val="Hyperlink"/>
                <w:i w:val="0"/>
                <w:noProof/>
                <w:rtl/>
              </w:rPr>
              <w:fldChar w:fldCharType="begin"/>
            </w:r>
            <w:r w:rsidR="003C412F">
              <w:rPr>
                <w:noProof/>
                <w:webHidden/>
              </w:rPr>
              <w:delInstrText xml:space="preserve"> PAGEREF _Toc470446033 \h </w:delInstrText>
            </w:r>
            <w:r w:rsidR="003C412F">
              <w:rPr>
                <w:rStyle w:val="Hyperlink"/>
                <w:i w:val="0"/>
                <w:noProof/>
                <w:rtl/>
              </w:rPr>
            </w:r>
            <w:r w:rsidR="003C412F">
              <w:rPr>
                <w:rStyle w:val="Hyperlink"/>
                <w:i w:val="0"/>
                <w:noProof/>
                <w:rtl/>
              </w:rPr>
              <w:fldChar w:fldCharType="separate"/>
            </w:r>
            <w:r w:rsidR="00E5483F">
              <w:rPr>
                <w:noProof/>
                <w:webHidden/>
              </w:rPr>
              <w:delText>4</w:delText>
            </w:r>
            <w:r w:rsidR="003C412F">
              <w:rPr>
                <w:rStyle w:val="Hyperlink"/>
                <w:i w:val="0"/>
                <w:noProof/>
                <w:rtl/>
              </w:rPr>
              <w:fldChar w:fldCharType="end"/>
            </w:r>
            <w:r>
              <w:rPr>
                <w:rStyle w:val="Hyperlink"/>
                <w:i w:val="0"/>
                <w:noProof/>
              </w:rPr>
              <w:fldChar w:fldCharType="end"/>
            </w:r>
          </w:del>
        </w:p>
        <w:p w14:paraId="1CD7D7EC" w14:textId="7BC3B34E" w:rsidR="003C412F" w:rsidRDefault="0094686A">
          <w:pPr>
            <w:pStyle w:val="TOC3"/>
            <w:tabs>
              <w:tab w:val="right" w:leader="dot" w:pos="9871"/>
            </w:tabs>
            <w:rPr>
              <w:del w:id="85" w:author="hp" w:date="2017-01-05T18:05:00Z"/>
              <w:rFonts w:asciiTheme="minorHAnsi" w:eastAsiaTheme="minorEastAsia" w:hAnsiTheme="minorHAnsi" w:cstheme="minorBidi"/>
              <w:i w:val="0"/>
              <w:noProof/>
              <w:color w:val="auto"/>
              <w:sz w:val="22"/>
            </w:rPr>
          </w:pPr>
          <w:del w:id="86" w:author="hp" w:date="2017-01-05T18:05:00Z">
            <w:r>
              <w:fldChar w:fldCharType="begin"/>
            </w:r>
            <w:r>
              <w:delInstrText xml:space="preserve"> HYPERLINK \l "_Toc470446034" </w:delInstrText>
            </w:r>
            <w:r>
              <w:fldChar w:fldCharType="separate"/>
            </w:r>
            <w:r w:rsidR="003C412F" w:rsidRPr="00AA34AE">
              <w:rPr>
                <w:rStyle w:val="Hyperlink"/>
                <w:noProof/>
              </w:rPr>
              <w:delText xml:space="preserve">2.1.4. </w:delText>
            </w:r>
            <w:r w:rsidR="003C412F" w:rsidRPr="00AA34AE">
              <w:rPr>
                <w:rStyle w:val="Hyperlink"/>
                <w:rFonts w:asciiTheme="majorBidi" w:hAnsiTheme="majorBidi" w:cstheme="majorBidi"/>
                <w:bCs/>
                <w:noProof/>
              </w:rPr>
              <w:delText>Linear Temporal Logic</w:delText>
            </w:r>
            <w:r w:rsidR="003C412F" w:rsidRPr="00AA34AE">
              <w:rPr>
                <w:rStyle w:val="Hyperlink"/>
                <w:rFonts w:asciiTheme="majorBidi" w:eastAsiaTheme="minorHAnsi" w:hAnsiTheme="majorBidi" w:cstheme="majorBidi"/>
                <w:bCs/>
                <w:noProof/>
              </w:rPr>
              <w:delText>(LTL)</w:delText>
            </w:r>
            <w:r w:rsidR="003C412F">
              <w:rPr>
                <w:noProof/>
                <w:webHidden/>
              </w:rPr>
              <w:tab/>
            </w:r>
            <w:r w:rsidR="003C412F">
              <w:rPr>
                <w:rStyle w:val="Hyperlink"/>
                <w:i w:val="0"/>
                <w:noProof/>
                <w:rtl/>
              </w:rPr>
              <w:fldChar w:fldCharType="begin"/>
            </w:r>
            <w:r w:rsidR="003C412F">
              <w:rPr>
                <w:noProof/>
                <w:webHidden/>
              </w:rPr>
              <w:delInstrText xml:space="preserve"> PAGEREF _Toc470446034 \h </w:delInstrText>
            </w:r>
            <w:r w:rsidR="003C412F">
              <w:rPr>
                <w:rStyle w:val="Hyperlink"/>
                <w:i w:val="0"/>
                <w:noProof/>
                <w:rtl/>
              </w:rPr>
            </w:r>
            <w:r w:rsidR="003C412F">
              <w:rPr>
                <w:rStyle w:val="Hyperlink"/>
                <w:i w:val="0"/>
                <w:noProof/>
                <w:rtl/>
              </w:rPr>
              <w:fldChar w:fldCharType="separate"/>
            </w:r>
            <w:r w:rsidR="00E5483F">
              <w:rPr>
                <w:noProof/>
                <w:webHidden/>
              </w:rPr>
              <w:delText>5</w:delText>
            </w:r>
            <w:r w:rsidR="003C412F">
              <w:rPr>
                <w:rStyle w:val="Hyperlink"/>
                <w:i w:val="0"/>
                <w:noProof/>
                <w:rtl/>
              </w:rPr>
              <w:fldChar w:fldCharType="end"/>
            </w:r>
            <w:r>
              <w:rPr>
                <w:rStyle w:val="Hyperlink"/>
                <w:i w:val="0"/>
                <w:noProof/>
              </w:rPr>
              <w:fldChar w:fldCharType="end"/>
            </w:r>
          </w:del>
        </w:p>
        <w:p w14:paraId="1F83379A" w14:textId="4F86F7A5" w:rsidR="003C412F" w:rsidRDefault="0094686A">
          <w:pPr>
            <w:pStyle w:val="TOC3"/>
            <w:tabs>
              <w:tab w:val="right" w:leader="dot" w:pos="9871"/>
            </w:tabs>
            <w:rPr>
              <w:del w:id="87" w:author="hp" w:date="2017-01-05T18:05:00Z"/>
              <w:rFonts w:asciiTheme="minorHAnsi" w:eastAsiaTheme="minorEastAsia" w:hAnsiTheme="minorHAnsi" w:cstheme="minorBidi"/>
              <w:i w:val="0"/>
              <w:noProof/>
              <w:color w:val="auto"/>
              <w:sz w:val="22"/>
            </w:rPr>
          </w:pPr>
          <w:del w:id="88" w:author="hp" w:date="2017-01-05T18:05:00Z">
            <w:r>
              <w:fldChar w:fldCharType="begin"/>
            </w:r>
            <w:r>
              <w:delInstrText xml:space="preserve"> HYPERLINK \l "_Toc470446035" </w:delInstrText>
            </w:r>
            <w:r>
              <w:fldChar w:fldCharType="separate"/>
            </w:r>
            <w:r w:rsidR="003C412F" w:rsidRPr="00AA34AE">
              <w:rPr>
                <w:rStyle w:val="Hyperlink"/>
                <w:noProof/>
              </w:rPr>
              <w:delText xml:space="preserve">2.1.4.1 </w:delText>
            </w:r>
            <w:r w:rsidR="003C412F" w:rsidRPr="00AA34AE">
              <w:rPr>
                <w:rStyle w:val="Hyperlink"/>
                <w:rFonts w:asciiTheme="majorBidi" w:hAnsiTheme="majorBidi" w:cstheme="majorBidi"/>
                <w:noProof/>
              </w:rPr>
              <w:delText>Definition Syntax of LTL</w:delText>
            </w:r>
            <w:r w:rsidR="003C412F">
              <w:rPr>
                <w:noProof/>
                <w:webHidden/>
              </w:rPr>
              <w:tab/>
            </w:r>
            <w:r w:rsidR="003C412F">
              <w:rPr>
                <w:rStyle w:val="Hyperlink"/>
                <w:i w:val="0"/>
                <w:noProof/>
                <w:rtl/>
              </w:rPr>
              <w:fldChar w:fldCharType="begin"/>
            </w:r>
            <w:r w:rsidR="003C412F">
              <w:rPr>
                <w:noProof/>
                <w:webHidden/>
              </w:rPr>
              <w:delInstrText xml:space="preserve"> PAGEREF _Toc470446035 \h </w:delInstrText>
            </w:r>
            <w:r w:rsidR="003C412F">
              <w:rPr>
                <w:rStyle w:val="Hyperlink"/>
                <w:i w:val="0"/>
                <w:noProof/>
                <w:rtl/>
              </w:rPr>
            </w:r>
            <w:r w:rsidR="003C412F">
              <w:rPr>
                <w:rStyle w:val="Hyperlink"/>
                <w:i w:val="0"/>
                <w:noProof/>
                <w:rtl/>
              </w:rPr>
              <w:fldChar w:fldCharType="separate"/>
            </w:r>
            <w:r w:rsidR="00E5483F">
              <w:rPr>
                <w:noProof/>
                <w:webHidden/>
              </w:rPr>
              <w:delText>5</w:delText>
            </w:r>
            <w:r w:rsidR="003C412F">
              <w:rPr>
                <w:rStyle w:val="Hyperlink"/>
                <w:i w:val="0"/>
                <w:noProof/>
                <w:rtl/>
              </w:rPr>
              <w:fldChar w:fldCharType="end"/>
            </w:r>
            <w:r>
              <w:rPr>
                <w:rStyle w:val="Hyperlink"/>
                <w:i w:val="0"/>
                <w:noProof/>
              </w:rPr>
              <w:fldChar w:fldCharType="end"/>
            </w:r>
          </w:del>
        </w:p>
        <w:p w14:paraId="07F8D1A3" w14:textId="69A2C414" w:rsidR="003C412F" w:rsidRDefault="0094686A">
          <w:pPr>
            <w:pStyle w:val="TOC3"/>
            <w:tabs>
              <w:tab w:val="right" w:leader="dot" w:pos="9871"/>
            </w:tabs>
            <w:rPr>
              <w:del w:id="89" w:author="hp" w:date="2017-01-05T18:05:00Z"/>
              <w:rFonts w:asciiTheme="minorHAnsi" w:eastAsiaTheme="minorEastAsia" w:hAnsiTheme="minorHAnsi" w:cstheme="minorBidi"/>
              <w:i w:val="0"/>
              <w:noProof/>
              <w:color w:val="auto"/>
              <w:sz w:val="22"/>
            </w:rPr>
          </w:pPr>
          <w:del w:id="90" w:author="hp" w:date="2017-01-05T18:05:00Z">
            <w:r>
              <w:fldChar w:fldCharType="begin"/>
            </w:r>
            <w:r>
              <w:delInstrText xml:space="preserve"> HYPERLINK \l "_Toc470446036" </w:delInstrText>
            </w:r>
            <w:r>
              <w:fldChar w:fldCharType="separate"/>
            </w:r>
            <w:r w:rsidR="003C412F" w:rsidRPr="00AA34AE">
              <w:rPr>
                <w:rStyle w:val="Hyperlink"/>
                <w:noProof/>
              </w:rPr>
              <w:delText xml:space="preserve">2.1.4.2 </w:delText>
            </w:r>
            <w:r w:rsidR="003C412F" w:rsidRPr="00AA34AE">
              <w:rPr>
                <w:rStyle w:val="Hyperlink"/>
                <w:rFonts w:asciiTheme="majorBidi" w:hAnsiTheme="majorBidi" w:cstheme="majorBidi"/>
                <w:noProof/>
              </w:rPr>
              <w:delText>Semantics of LTL over Paths and States</w:delText>
            </w:r>
            <w:r w:rsidR="003C412F">
              <w:rPr>
                <w:noProof/>
                <w:webHidden/>
              </w:rPr>
              <w:tab/>
            </w:r>
            <w:r w:rsidR="003C412F">
              <w:rPr>
                <w:rStyle w:val="Hyperlink"/>
                <w:i w:val="0"/>
                <w:noProof/>
                <w:rtl/>
              </w:rPr>
              <w:fldChar w:fldCharType="begin"/>
            </w:r>
            <w:r w:rsidR="003C412F">
              <w:rPr>
                <w:noProof/>
                <w:webHidden/>
              </w:rPr>
              <w:delInstrText xml:space="preserve"> PAGEREF _Toc470446036 \h </w:delInstrText>
            </w:r>
            <w:r w:rsidR="003C412F">
              <w:rPr>
                <w:rStyle w:val="Hyperlink"/>
                <w:i w:val="0"/>
                <w:noProof/>
                <w:rtl/>
              </w:rPr>
            </w:r>
            <w:r w:rsidR="003C412F">
              <w:rPr>
                <w:rStyle w:val="Hyperlink"/>
                <w:i w:val="0"/>
                <w:noProof/>
                <w:rtl/>
              </w:rPr>
              <w:fldChar w:fldCharType="separate"/>
            </w:r>
            <w:r w:rsidR="00E5483F">
              <w:rPr>
                <w:noProof/>
                <w:webHidden/>
              </w:rPr>
              <w:delText>6</w:delText>
            </w:r>
            <w:r w:rsidR="003C412F">
              <w:rPr>
                <w:rStyle w:val="Hyperlink"/>
                <w:i w:val="0"/>
                <w:noProof/>
                <w:rtl/>
              </w:rPr>
              <w:fldChar w:fldCharType="end"/>
            </w:r>
            <w:r>
              <w:rPr>
                <w:rStyle w:val="Hyperlink"/>
                <w:i w:val="0"/>
                <w:noProof/>
              </w:rPr>
              <w:fldChar w:fldCharType="end"/>
            </w:r>
          </w:del>
        </w:p>
        <w:p w14:paraId="6F8F00A7" w14:textId="2220EFA1" w:rsidR="003C412F" w:rsidRDefault="0094686A">
          <w:pPr>
            <w:pStyle w:val="TOC3"/>
            <w:tabs>
              <w:tab w:val="right" w:leader="dot" w:pos="9871"/>
            </w:tabs>
            <w:rPr>
              <w:del w:id="91" w:author="hp" w:date="2017-01-05T18:05:00Z"/>
              <w:rFonts w:asciiTheme="minorHAnsi" w:eastAsiaTheme="minorEastAsia" w:hAnsiTheme="minorHAnsi" w:cstheme="minorBidi"/>
              <w:i w:val="0"/>
              <w:noProof/>
              <w:color w:val="auto"/>
              <w:sz w:val="22"/>
            </w:rPr>
          </w:pPr>
          <w:del w:id="92" w:author="hp" w:date="2017-01-05T18:05:00Z">
            <w:r>
              <w:fldChar w:fldCharType="begin"/>
            </w:r>
            <w:r>
              <w:delInstrText xml:space="preserve"> HYPERLINK \l "_Toc470446037" </w:delInstrText>
            </w:r>
            <w:r>
              <w:fldChar w:fldCharType="separate"/>
            </w:r>
            <w:r w:rsidR="003C412F" w:rsidRPr="00AA34AE">
              <w:rPr>
                <w:rStyle w:val="Hyperlink"/>
                <w:rFonts w:asciiTheme="majorBidi" w:hAnsiTheme="majorBidi" w:cstheme="majorBidi"/>
                <w:noProof/>
              </w:rPr>
              <w:delText>2.1.5. SPIN</w:delText>
            </w:r>
            <w:r w:rsidR="003C412F">
              <w:rPr>
                <w:noProof/>
                <w:webHidden/>
              </w:rPr>
              <w:tab/>
            </w:r>
            <w:r w:rsidR="003C412F">
              <w:rPr>
                <w:rStyle w:val="Hyperlink"/>
                <w:i w:val="0"/>
                <w:noProof/>
                <w:rtl/>
              </w:rPr>
              <w:fldChar w:fldCharType="begin"/>
            </w:r>
            <w:r w:rsidR="003C412F">
              <w:rPr>
                <w:noProof/>
                <w:webHidden/>
              </w:rPr>
              <w:delInstrText xml:space="preserve"> PAGEREF _Toc470446037 \h </w:delInstrText>
            </w:r>
            <w:r w:rsidR="003C412F">
              <w:rPr>
                <w:rStyle w:val="Hyperlink"/>
                <w:i w:val="0"/>
                <w:noProof/>
                <w:rtl/>
              </w:rPr>
            </w:r>
            <w:r w:rsidR="003C412F">
              <w:rPr>
                <w:rStyle w:val="Hyperlink"/>
                <w:i w:val="0"/>
                <w:noProof/>
                <w:rtl/>
              </w:rPr>
              <w:fldChar w:fldCharType="separate"/>
            </w:r>
            <w:r w:rsidR="00E5483F">
              <w:rPr>
                <w:noProof/>
                <w:webHidden/>
              </w:rPr>
              <w:delText>7</w:delText>
            </w:r>
            <w:r w:rsidR="003C412F">
              <w:rPr>
                <w:rStyle w:val="Hyperlink"/>
                <w:i w:val="0"/>
                <w:noProof/>
                <w:rtl/>
              </w:rPr>
              <w:fldChar w:fldCharType="end"/>
            </w:r>
            <w:r>
              <w:rPr>
                <w:rStyle w:val="Hyperlink"/>
                <w:i w:val="0"/>
                <w:noProof/>
              </w:rPr>
              <w:fldChar w:fldCharType="end"/>
            </w:r>
          </w:del>
        </w:p>
        <w:p w14:paraId="5C18E779" w14:textId="5DE52FDF" w:rsidR="003C412F" w:rsidRDefault="0094686A">
          <w:pPr>
            <w:pStyle w:val="TOC1"/>
            <w:tabs>
              <w:tab w:val="right" w:leader="dot" w:pos="9871"/>
            </w:tabs>
            <w:rPr>
              <w:del w:id="93" w:author="hp" w:date="2017-01-05T18:05:00Z"/>
              <w:rFonts w:asciiTheme="minorHAnsi" w:eastAsiaTheme="minorEastAsia" w:hAnsiTheme="minorHAnsi" w:cstheme="minorBidi"/>
              <w:noProof/>
              <w:color w:val="auto"/>
              <w:sz w:val="22"/>
            </w:rPr>
          </w:pPr>
          <w:del w:id="94" w:author="hp" w:date="2017-01-05T18:05:00Z">
            <w:r>
              <w:fldChar w:fldCharType="begin"/>
            </w:r>
            <w:r>
              <w:delInstrText xml:space="preserve"> HYPERLINK \l "_Toc470446038" </w:delInstrText>
            </w:r>
            <w:r>
              <w:fldChar w:fldCharType="separate"/>
            </w:r>
            <w:r w:rsidR="003C412F" w:rsidRPr="00AA34AE">
              <w:rPr>
                <w:rStyle w:val="Hyperlink"/>
                <w:rFonts w:asciiTheme="majorBidi" w:hAnsiTheme="majorBidi" w:cstheme="majorBidi"/>
                <w:i/>
                <w:noProof/>
              </w:rPr>
              <w:delText>2.1.5.1 The PROMELA Language</w:delText>
            </w:r>
            <w:r w:rsidR="003C412F">
              <w:rPr>
                <w:noProof/>
                <w:webHidden/>
              </w:rPr>
              <w:tab/>
            </w:r>
            <w:r w:rsidR="003C412F">
              <w:rPr>
                <w:rStyle w:val="Hyperlink"/>
                <w:noProof/>
                <w:rtl/>
              </w:rPr>
              <w:fldChar w:fldCharType="begin"/>
            </w:r>
            <w:r w:rsidR="003C412F">
              <w:rPr>
                <w:noProof/>
                <w:webHidden/>
              </w:rPr>
              <w:delInstrText xml:space="preserve"> PAGEREF _Toc470446038 \h </w:delInstrText>
            </w:r>
            <w:r w:rsidR="003C412F">
              <w:rPr>
                <w:rStyle w:val="Hyperlink"/>
                <w:noProof/>
                <w:rtl/>
              </w:rPr>
            </w:r>
            <w:r w:rsidR="003C412F">
              <w:rPr>
                <w:rStyle w:val="Hyperlink"/>
                <w:noProof/>
                <w:rtl/>
              </w:rPr>
              <w:fldChar w:fldCharType="separate"/>
            </w:r>
            <w:r w:rsidR="00E5483F">
              <w:rPr>
                <w:noProof/>
                <w:webHidden/>
              </w:rPr>
              <w:delText>7</w:delText>
            </w:r>
            <w:r w:rsidR="003C412F">
              <w:rPr>
                <w:rStyle w:val="Hyperlink"/>
                <w:noProof/>
                <w:rtl/>
              </w:rPr>
              <w:fldChar w:fldCharType="end"/>
            </w:r>
            <w:r>
              <w:rPr>
                <w:rStyle w:val="Hyperlink"/>
                <w:noProof/>
              </w:rPr>
              <w:fldChar w:fldCharType="end"/>
            </w:r>
          </w:del>
        </w:p>
        <w:p w14:paraId="427500DF" w14:textId="5B22C50A" w:rsidR="003C412F" w:rsidRDefault="0094686A">
          <w:pPr>
            <w:pStyle w:val="TOC2"/>
            <w:tabs>
              <w:tab w:val="left" w:pos="610"/>
              <w:tab w:val="right" w:leader="dot" w:pos="9871"/>
            </w:tabs>
            <w:rPr>
              <w:del w:id="95" w:author="hp" w:date="2017-01-05T18:05:00Z"/>
              <w:rFonts w:asciiTheme="minorHAnsi" w:eastAsiaTheme="minorEastAsia" w:hAnsiTheme="minorHAnsi" w:cstheme="minorBidi"/>
              <w:noProof/>
              <w:color w:val="auto"/>
              <w:sz w:val="22"/>
            </w:rPr>
          </w:pPr>
          <w:del w:id="96" w:author="hp" w:date="2017-01-05T18:05:00Z">
            <w:r>
              <w:fldChar w:fldCharType="begin"/>
            </w:r>
            <w:r>
              <w:delInstrText xml:space="preserve"> HYPERLINK \l "_Toc470446039" </w:delInstrText>
            </w:r>
            <w:r>
              <w:fldChar w:fldCharType="separate"/>
            </w:r>
            <w:r w:rsidR="003C412F" w:rsidRPr="00AA34AE">
              <w:rPr>
                <w:rStyle w:val="Hyperlink"/>
                <w:rFonts w:ascii="Symbol" w:hAnsi="Symbol"/>
                <w:noProof/>
              </w:rPr>
              <w:delText></w:delText>
            </w:r>
            <w:r w:rsidR="003C412F">
              <w:rPr>
                <w:rFonts w:asciiTheme="minorHAnsi" w:eastAsiaTheme="minorEastAsia" w:hAnsiTheme="minorHAnsi" w:cstheme="minorBidi"/>
                <w:noProof/>
                <w:color w:val="auto"/>
                <w:sz w:val="22"/>
              </w:rPr>
              <w:tab/>
            </w:r>
            <w:r w:rsidR="003C412F" w:rsidRPr="00AA34AE">
              <w:rPr>
                <w:rStyle w:val="Hyperlink"/>
                <w:noProof/>
              </w:rPr>
              <w:delText>datatypes</w:delText>
            </w:r>
            <w:r w:rsidR="003C412F">
              <w:rPr>
                <w:noProof/>
                <w:webHidden/>
              </w:rPr>
              <w:tab/>
            </w:r>
            <w:r w:rsidR="003C412F">
              <w:rPr>
                <w:rStyle w:val="Hyperlink"/>
                <w:noProof/>
                <w:rtl/>
              </w:rPr>
              <w:fldChar w:fldCharType="begin"/>
            </w:r>
            <w:r w:rsidR="003C412F">
              <w:rPr>
                <w:noProof/>
                <w:webHidden/>
              </w:rPr>
              <w:delInstrText xml:space="preserve"> PAGEREF _Toc470446039 \h </w:delInstrText>
            </w:r>
            <w:r w:rsidR="003C412F">
              <w:rPr>
                <w:rStyle w:val="Hyperlink"/>
                <w:noProof/>
                <w:rtl/>
              </w:rPr>
            </w:r>
            <w:r w:rsidR="003C412F">
              <w:rPr>
                <w:rStyle w:val="Hyperlink"/>
                <w:noProof/>
                <w:rtl/>
              </w:rPr>
              <w:fldChar w:fldCharType="separate"/>
            </w:r>
            <w:r w:rsidR="00E5483F">
              <w:rPr>
                <w:noProof/>
                <w:webHidden/>
              </w:rPr>
              <w:delText>7</w:delText>
            </w:r>
            <w:r w:rsidR="003C412F">
              <w:rPr>
                <w:rStyle w:val="Hyperlink"/>
                <w:noProof/>
                <w:rtl/>
              </w:rPr>
              <w:fldChar w:fldCharType="end"/>
            </w:r>
            <w:r>
              <w:rPr>
                <w:rStyle w:val="Hyperlink"/>
                <w:noProof/>
              </w:rPr>
              <w:fldChar w:fldCharType="end"/>
            </w:r>
          </w:del>
        </w:p>
        <w:p w14:paraId="1DAF44C7" w14:textId="49B8628B" w:rsidR="003C412F" w:rsidRDefault="0094686A">
          <w:pPr>
            <w:pStyle w:val="TOC2"/>
            <w:tabs>
              <w:tab w:val="left" w:pos="610"/>
              <w:tab w:val="right" w:leader="dot" w:pos="9871"/>
            </w:tabs>
            <w:rPr>
              <w:del w:id="97" w:author="hp" w:date="2017-01-05T18:05:00Z"/>
              <w:rFonts w:asciiTheme="minorHAnsi" w:eastAsiaTheme="minorEastAsia" w:hAnsiTheme="minorHAnsi" w:cstheme="minorBidi"/>
              <w:noProof/>
              <w:color w:val="auto"/>
              <w:sz w:val="22"/>
            </w:rPr>
          </w:pPr>
          <w:del w:id="98" w:author="hp" w:date="2017-01-05T18:05:00Z">
            <w:r>
              <w:fldChar w:fldCharType="begin"/>
            </w:r>
            <w:r>
              <w:delInstrText xml:space="preserve"> HYPERLINK \l "_Toc470446040" </w:delInstrText>
            </w:r>
            <w:r>
              <w:fldChar w:fldCharType="separate"/>
            </w:r>
            <w:r w:rsidR="003C412F" w:rsidRPr="00AA34AE">
              <w:rPr>
                <w:rStyle w:val="Hyperlink"/>
                <w:rFonts w:ascii="Symbol" w:hAnsi="Symbol"/>
                <w:noProof/>
              </w:rPr>
              <w:delText></w:delText>
            </w:r>
            <w:r w:rsidR="003C412F">
              <w:rPr>
                <w:rFonts w:asciiTheme="minorHAnsi" w:eastAsiaTheme="minorEastAsia" w:hAnsiTheme="minorHAnsi" w:cstheme="minorBidi"/>
                <w:noProof/>
                <w:color w:val="auto"/>
                <w:sz w:val="22"/>
              </w:rPr>
              <w:tab/>
            </w:r>
            <w:r w:rsidR="003C412F" w:rsidRPr="00AA34AE">
              <w:rPr>
                <w:rStyle w:val="Hyperlink"/>
                <w:noProof/>
              </w:rPr>
              <w:delText>Processes</w:delText>
            </w:r>
            <w:r w:rsidR="003C412F">
              <w:rPr>
                <w:noProof/>
                <w:webHidden/>
              </w:rPr>
              <w:tab/>
            </w:r>
            <w:r w:rsidR="003C412F">
              <w:rPr>
                <w:rStyle w:val="Hyperlink"/>
                <w:noProof/>
                <w:rtl/>
              </w:rPr>
              <w:fldChar w:fldCharType="begin"/>
            </w:r>
            <w:r w:rsidR="003C412F">
              <w:rPr>
                <w:noProof/>
                <w:webHidden/>
              </w:rPr>
              <w:delInstrText xml:space="preserve"> PAGEREF _Toc470446040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67EE50FF" w14:textId="197C180F" w:rsidR="003C412F" w:rsidRDefault="0094686A">
          <w:pPr>
            <w:pStyle w:val="TOC2"/>
            <w:tabs>
              <w:tab w:val="left" w:pos="610"/>
              <w:tab w:val="right" w:leader="dot" w:pos="9871"/>
            </w:tabs>
            <w:rPr>
              <w:del w:id="99" w:author="hp" w:date="2017-01-05T18:05:00Z"/>
              <w:rFonts w:asciiTheme="minorHAnsi" w:eastAsiaTheme="minorEastAsia" w:hAnsiTheme="minorHAnsi" w:cstheme="minorBidi"/>
              <w:noProof/>
              <w:color w:val="auto"/>
              <w:sz w:val="22"/>
            </w:rPr>
          </w:pPr>
          <w:del w:id="100" w:author="hp" w:date="2017-01-05T18:05:00Z">
            <w:r>
              <w:fldChar w:fldCharType="begin"/>
            </w:r>
            <w:r>
              <w:delInstrText xml:space="preserve"> HYPERLINK \l "_Toc470446041"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Atomic Sequences</w:delText>
            </w:r>
            <w:r w:rsidR="003C412F">
              <w:rPr>
                <w:noProof/>
                <w:webHidden/>
              </w:rPr>
              <w:tab/>
            </w:r>
            <w:r w:rsidR="003C412F">
              <w:rPr>
                <w:rStyle w:val="Hyperlink"/>
                <w:noProof/>
                <w:rtl/>
              </w:rPr>
              <w:fldChar w:fldCharType="begin"/>
            </w:r>
            <w:r w:rsidR="003C412F">
              <w:rPr>
                <w:noProof/>
                <w:webHidden/>
              </w:rPr>
              <w:delInstrText xml:space="preserve"> PAGEREF _Toc470446041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3CA62426" w14:textId="31D61F12" w:rsidR="003C412F" w:rsidRDefault="0094686A">
          <w:pPr>
            <w:pStyle w:val="TOC2"/>
            <w:tabs>
              <w:tab w:val="left" w:pos="610"/>
              <w:tab w:val="right" w:leader="dot" w:pos="9871"/>
            </w:tabs>
            <w:rPr>
              <w:del w:id="101" w:author="hp" w:date="2017-01-05T18:05:00Z"/>
              <w:rFonts w:asciiTheme="minorHAnsi" w:eastAsiaTheme="minorEastAsia" w:hAnsiTheme="minorHAnsi" w:cstheme="minorBidi"/>
              <w:noProof/>
              <w:color w:val="auto"/>
              <w:sz w:val="22"/>
            </w:rPr>
          </w:pPr>
          <w:del w:id="102" w:author="hp" w:date="2017-01-05T18:05:00Z">
            <w:r>
              <w:fldChar w:fldCharType="begin"/>
            </w:r>
            <w:r>
              <w:delInstrText xml:space="preserve"> HYPERLINK \l "_Toc470446042"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Control Flow</w:delText>
            </w:r>
            <w:r w:rsidR="003C412F">
              <w:rPr>
                <w:noProof/>
                <w:webHidden/>
              </w:rPr>
              <w:tab/>
            </w:r>
            <w:r w:rsidR="003C412F">
              <w:rPr>
                <w:rStyle w:val="Hyperlink"/>
                <w:noProof/>
                <w:rtl/>
              </w:rPr>
              <w:fldChar w:fldCharType="begin"/>
            </w:r>
            <w:r w:rsidR="003C412F">
              <w:rPr>
                <w:noProof/>
                <w:webHidden/>
              </w:rPr>
              <w:delInstrText xml:space="preserve"> PAGEREF _Toc470446042 \h </w:delInstrText>
            </w:r>
            <w:r w:rsidR="003C412F">
              <w:rPr>
                <w:rStyle w:val="Hyperlink"/>
                <w:noProof/>
                <w:rtl/>
              </w:rPr>
            </w:r>
            <w:r w:rsidR="003C412F">
              <w:rPr>
                <w:rStyle w:val="Hyperlink"/>
                <w:noProof/>
                <w:rtl/>
              </w:rPr>
              <w:fldChar w:fldCharType="separate"/>
            </w:r>
            <w:r w:rsidR="00E5483F">
              <w:rPr>
                <w:noProof/>
                <w:webHidden/>
              </w:rPr>
              <w:delText>8</w:delText>
            </w:r>
            <w:r w:rsidR="003C412F">
              <w:rPr>
                <w:rStyle w:val="Hyperlink"/>
                <w:noProof/>
                <w:rtl/>
              </w:rPr>
              <w:fldChar w:fldCharType="end"/>
            </w:r>
            <w:r>
              <w:rPr>
                <w:rStyle w:val="Hyperlink"/>
                <w:noProof/>
              </w:rPr>
              <w:fldChar w:fldCharType="end"/>
            </w:r>
          </w:del>
        </w:p>
        <w:p w14:paraId="4CC593A8" w14:textId="127F90F6" w:rsidR="003C412F" w:rsidRDefault="0094686A">
          <w:pPr>
            <w:pStyle w:val="TOC3"/>
            <w:tabs>
              <w:tab w:val="right" w:leader="dot" w:pos="9871"/>
            </w:tabs>
            <w:rPr>
              <w:del w:id="103" w:author="hp" w:date="2017-01-05T18:05:00Z"/>
              <w:rFonts w:asciiTheme="minorHAnsi" w:eastAsiaTheme="minorEastAsia" w:hAnsiTheme="minorHAnsi" w:cstheme="minorBidi"/>
              <w:i w:val="0"/>
              <w:noProof/>
              <w:color w:val="auto"/>
              <w:sz w:val="22"/>
            </w:rPr>
          </w:pPr>
          <w:del w:id="104" w:author="hp" w:date="2017-01-05T18:05:00Z">
            <w:r>
              <w:fldChar w:fldCharType="begin"/>
            </w:r>
            <w:r>
              <w:delInstrText xml:space="preserve"> HYPERLINK \l "_Toc470446043" </w:delInstrText>
            </w:r>
            <w:r>
              <w:fldChar w:fldCharType="separate"/>
            </w:r>
            <w:r w:rsidR="003C412F" w:rsidRPr="00AA34AE">
              <w:rPr>
                <w:rStyle w:val="Hyperlink"/>
                <w:rFonts w:asciiTheme="majorBidi" w:hAnsiTheme="majorBidi" w:cstheme="majorBidi"/>
                <w:noProof/>
              </w:rPr>
              <w:delText>Case Selection</w:delText>
            </w:r>
            <w:r w:rsidR="003C412F">
              <w:rPr>
                <w:noProof/>
                <w:webHidden/>
              </w:rPr>
              <w:tab/>
            </w:r>
            <w:r w:rsidR="003C412F">
              <w:rPr>
                <w:rStyle w:val="Hyperlink"/>
                <w:i w:val="0"/>
                <w:noProof/>
                <w:rtl/>
              </w:rPr>
              <w:fldChar w:fldCharType="begin"/>
            </w:r>
            <w:r w:rsidR="003C412F">
              <w:rPr>
                <w:noProof/>
                <w:webHidden/>
              </w:rPr>
              <w:delInstrText xml:space="preserve"> PAGEREF _Toc470446043 \h </w:delInstrText>
            </w:r>
            <w:r w:rsidR="003C412F">
              <w:rPr>
                <w:rStyle w:val="Hyperlink"/>
                <w:i w:val="0"/>
                <w:noProof/>
                <w:rtl/>
              </w:rPr>
            </w:r>
            <w:r w:rsidR="003C412F">
              <w:rPr>
                <w:rStyle w:val="Hyperlink"/>
                <w:i w:val="0"/>
                <w:noProof/>
                <w:rtl/>
              </w:rPr>
              <w:fldChar w:fldCharType="separate"/>
            </w:r>
            <w:r w:rsidR="00E5483F">
              <w:rPr>
                <w:noProof/>
                <w:webHidden/>
              </w:rPr>
              <w:delText>8</w:delText>
            </w:r>
            <w:r w:rsidR="003C412F">
              <w:rPr>
                <w:rStyle w:val="Hyperlink"/>
                <w:i w:val="0"/>
                <w:noProof/>
                <w:rtl/>
              </w:rPr>
              <w:fldChar w:fldCharType="end"/>
            </w:r>
            <w:r>
              <w:rPr>
                <w:rStyle w:val="Hyperlink"/>
                <w:i w:val="0"/>
                <w:noProof/>
              </w:rPr>
              <w:fldChar w:fldCharType="end"/>
            </w:r>
          </w:del>
        </w:p>
        <w:p w14:paraId="52BE634E" w14:textId="7B9C096A" w:rsidR="003C412F" w:rsidRDefault="0094686A">
          <w:pPr>
            <w:pStyle w:val="TOC3"/>
            <w:tabs>
              <w:tab w:val="right" w:leader="dot" w:pos="9871"/>
            </w:tabs>
            <w:rPr>
              <w:del w:id="105" w:author="hp" w:date="2017-01-05T18:05:00Z"/>
              <w:rFonts w:asciiTheme="minorHAnsi" w:eastAsiaTheme="minorEastAsia" w:hAnsiTheme="minorHAnsi" w:cstheme="minorBidi"/>
              <w:i w:val="0"/>
              <w:noProof/>
              <w:color w:val="auto"/>
              <w:sz w:val="22"/>
            </w:rPr>
          </w:pPr>
          <w:del w:id="106" w:author="hp" w:date="2017-01-05T18:05:00Z">
            <w:r>
              <w:fldChar w:fldCharType="begin"/>
            </w:r>
            <w:r>
              <w:delInstrText xml:space="preserve"> HYPERLINK \l "_Toc470446044" </w:delInstrText>
            </w:r>
            <w:r>
              <w:fldChar w:fldCharType="separate"/>
            </w:r>
            <w:r w:rsidR="003C412F" w:rsidRPr="00AA34AE">
              <w:rPr>
                <w:rStyle w:val="Hyperlink"/>
                <w:rFonts w:asciiTheme="majorBidi" w:hAnsiTheme="majorBidi" w:cstheme="majorBidi"/>
                <w:noProof/>
              </w:rPr>
              <w:delText>Repetition</w:delText>
            </w:r>
            <w:r w:rsidR="003C412F">
              <w:rPr>
                <w:noProof/>
                <w:webHidden/>
              </w:rPr>
              <w:tab/>
            </w:r>
            <w:r w:rsidR="003C412F">
              <w:rPr>
                <w:rStyle w:val="Hyperlink"/>
                <w:i w:val="0"/>
                <w:noProof/>
                <w:rtl/>
              </w:rPr>
              <w:fldChar w:fldCharType="begin"/>
            </w:r>
            <w:r w:rsidR="003C412F">
              <w:rPr>
                <w:noProof/>
                <w:webHidden/>
              </w:rPr>
              <w:delInstrText xml:space="preserve"> PAGEREF _Toc470446044 \h </w:delInstrText>
            </w:r>
            <w:r w:rsidR="003C412F">
              <w:rPr>
                <w:rStyle w:val="Hyperlink"/>
                <w:i w:val="0"/>
                <w:noProof/>
                <w:rtl/>
              </w:rPr>
            </w:r>
            <w:r w:rsidR="003C412F">
              <w:rPr>
                <w:rStyle w:val="Hyperlink"/>
                <w:i w:val="0"/>
                <w:noProof/>
                <w:rtl/>
              </w:rPr>
              <w:fldChar w:fldCharType="separate"/>
            </w:r>
            <w:r w:rsidR="00E5483F">
              <w:rPr>
                <w:noProof/>
                <w:webHidden/>
              </w:rPr>
              <w:delText>9</w:delText>
            </w:r>
            <w:r w:rsidR="003C412F">
              <w:rPr>
                <w:rStyle w:val="Hyperlink"/>
                <w:i w:val="0"/>
                <w:noProof/>
                <w:rtl/>
              </w:rPr>
              <w:fldChar w:fldCharType="end"/>
            </w:r>
            <w:r>
              <w:rPr>
                <w:rStyle w:val="Hyperlink"/>
                <w:i w:val="0"/>
                <w:noProof/>
              </w:rPr>
              <w:fldChar w:fldCharType="end"/>
            </w:r>
          </w:del>
        </w:p>
        <w:p w14:paraId="6CF487EB" w14:textId="31EAAA70" w:rsidR="003C412F" w:rsidRDefault="0094686A">
          <w:pPr>
            <w:pStyle w:val="TOC3"/>
            <w:tabs>
              <w:tab w:val="right" w:leader="dot" w:pos="9871"/>
            </w:tabs>
            <w:rPr>
              <w:del w:id="107" w:author="hp" w:date="2017-01-05T18:05:00Z"/>
              <w:rFonts w:asciiTheme="minorHAnsi" w:eastAsiaTheme="minorEastAsia" w:hAnsiTheme="minorHAnsi" w:cstheme="minorBidi"/>
              <w:i w:val="0"/>
              <w:noProof/>
              <w:color w:val="auto"/>
              <w:sz w:val="22"/>
            </w:rPr>
          </w:pPr>
          <w:del w:id="108" w:author="hp" w:date="2017-01-05T18:05:00Z">
            <w:r>
              <w:fldChar w:fldCharType="begin"/>
            </w:r>
            <w:r>
              <w:delInstrText xml:space="preserve"> HYPERLINK \l "_Toc470446045" </w:delInstrText>
            </w:r>
            <w:r>
              <w:fldChar w:fldCharType="separate"/>
            </w:r>
            <w:r w:rsidR="003C412F" w:rsidRPr="00AA34AE">
              <w:rPr>
                <w:rStyle w:val="Hyperlink"/>
                <w:rFonts w:asciiTheme="majorBidi" w:hAnsiTheme="majorBidi" w:cstheme="majorBidi"/>
                <w:noProof/>
              </w:rPr>
              <w:delText>Unconditional Jumps</w:delText>
            </w:r>
            <w:r w:rsidR="003C412F">
              <w:rPr>
                <w:noProof/>
                <w:webHidden/>
              </w:rPr>
              <w:tab/>
            </w:r>
            <w:r w:rsidR="003C412F">
              <w:rPr>
                <w:rStyle w:val="Hyperlink"/>
                <w:i w:val="0"/>
                <w:noProof/>
                <w:rtl/>
              </w:rPr>
              <w:fldChar w:fldCharType="begin"/>
            </w:r>
            <w:r w:rsidR="003C412F">
              <w:rPr>
                <w:noProof/>
                <w:webHidden/>
              </w:rPr>
              <w:delInstrText xml:space="preserve"> PAGEREF _Toc470446045 \h </w:delInstrText>
            </w:r>
            <w:r w:rsidR="003C412F">
              <w:rPr>
                <w:rStyle w:val="Hyperlink"/>
                <w:i w:val="0"/>
                <w:noProof/>
                <w:rtl/>
              </w:rPr>
            </w:r>
            <w:r w:rsidR="003C412F">
              <w:rPr>
                <w:rStyle w:val="Hyperlink"/>
                <w:i w:val="0"/>
                <w:noProof/>
                <w:rtl/>
              </w:rPr>
              <w:fldChar w:fldCharType="separate"/>
            </w:r>
            <w:r w:rsidR="00E5483F">
              <w:rPr>
                <w:noProof/>
                <w:webHidden/>
              </w:rPr>
              <w:delText>9</w:delText>
            </w:r>
            <w:r w:rsidR="003C412F">
              <w:rPr>
                <w:rStyle w:val="Hyperlink"/>
                <w:i w:val="0"/>
                <w:noProof/>
                <w:rtl/>
              </w:rPr>
              <w:fldChar w:fldCharType="end"/>
            </w:r>
            <w:r>
              <w:rPr>
                <w:rStyle w:val="Hyperlink"/>
                <w:i w:val="0"/>
                <w:noProof/>
              </w:rPr>
              <w:fldChar w:fldCharType="end"/>
            </w:r>
          </w:del>
        </w:p>
        <w:p w14:paraId="7C0F2160" w14:textId="21EEBE00" w:rsidR="003C412F" w:rsidRDefault="0094686A">
          <w:pPr>
            <w:pStyle w:val="TOC2"/>
            <w:tabs>
              <w:tab w:val="left" w:pos="610"/>
              <w:tab w:val="right" w:leader="dot" w:pos="9871"/>
            </w:tabs>
            <w:rPr>
              <w:del w:id="109" w:author="hp" w:date="2017-01-05T18:05:00Z"/>
              <w:rFonts w:asciiTheme="minorHAnsi" w:eastAsiaTheme="minorEastAsia" w:hAnsiTheme="minorHAnsi" w:cstheme="minorBidi"/>
              <w:noProof/>
              <w:color w:val="auto"/>
              <w:sz w:val="22"/>
            </w:rPr>
          </w:pPr>
          <w:del w:id="110" w:author="hp" w:date="2017-01-05T18:05:00Z">
            <w:r>
              <w:fldChar w:fldCharType="begin"/>
            </w:r>
            <w:r>
              <w:delInstrText xml:space="preserve"> HYPERLINK \l "_Toc470446046"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Conditional Expressions</w:delText>
            </w:r>
            <w:r w:rsidR="003C412F">
              <w:rPr>
                <w:noProof/>
                <w:webHidden/>
              </w:rPr>
              <w:tab/>
            </w:r>
            <w:r w:rsidR="003C412F">
              <w:rPr>
                <w:rStyle w:val="Hyperlink"/>
                <w:noProof/>
                <w:rtl/>
              </w:rPr>
              <w:fldChar w:fldCharType="begin"/>
            </w:r>
            <w:r w:rsidR="003C412F">
              <w:rPr>
                <w:noProof/>
                <w:webHidden/>
              </w:rPr>
              <w:delInstrText xml:space="preserve"> PAGEREF _Toc470446046 \h </w:delInstrText>
            </w:r>
            <w:r w:rsidR="003C412F">
              <w:rPr>
                <w:rStyle w:val="Hyperlink"/>
                <w:noProof/>
                <w:rtl/>
              </w:rPr>
            </w:r>
            <w:r w:rsidR="003C412F">
              <w:rPr>
                <w:rStyle w:val="Hyperlink"/>
                <w:noProof/>
                <w:rtl/>
              </w:rPr>
              <w:fldChar w:fldCharType="separate"/>
            </w:r>
            <w:r w:rsidR="00E5483F">
              <w:rPr>
                <w:noProof/>
                <w:webHidden/>
              </w:rPr>
              <w:delText>10</w:delText>
            </w:r>
            <w:r w:rsidR="003C412F">
              <w:rPr>
                <w:rStyle w:val="Hyperlink"/>
                <w:noProof/>
                <w:rtl/>
              </w:rPr>
              <w:fldChar w:fldCharType="end"/>
            </w:r>
            <w:r>
              <w:rPr>
                <w:rStyle w:val="Hyperlink"/>
                <w:noProof/>
              </w:rPr>
              <w:fldChar w:fldCharType="end"/>
            </w:r>
          </w:del>
        </w:p>
        <w:p w14:paraId="6B806C5D" w14:textId="7E3D3E7E" w:rsidR="003C412F" w:rsidRDefault="0094686A">
          <w:pPr>
            <w:pStyle w:val="TOC2"/>
            <w:tabs>
              <w:tab w:val="left" w:pos="610"/>
              <w:tab w:val="right" w:leader="dot" w:pos="9871"/>
            </w:tabs>
            <w:rPr>
              <w:del w:id="111" w:author="hp" w:date="2017-01-05T18:05:00Z"/>
              <w:rFonts w:asciiTheme="minorHAnsi" w:eastAsiaTheme="minorEastAsia" w:hAnsiTheme="minorHAnsi" w:cstheme="minorBidi"/>
              <w:noProof/>
              <w:color w:val="auto"/>
              <w:sz w:val="22"/>
            </w:rPr>
          </w:pPr>
          <w:del w:id="112" w:author="hp" w:date="2017-01-05T18:05:00Z">
            <w:r>
              <w:fldChar w:fldCharType="begin"/>
            </w:r>
            <w:r>
              <w:delInstrText xml:space="preserve"> HYPERLINK \l "_Toc470446047" </w:delInstrText>
            </w:r>
            <w:r>
              <w:fldChar w:fldCharType="separate"/>
            </w:r>
            <w:r w:rsidR="003C412F" w:rsidRPr="00AA34AE">
              <w:rPr>
                <w:rStyle w:val="Hyperlink"/>
                <w:rFonts w:ascii="Symbol" w:hAnsi="Symbol" w:cstheme="majorBidi"/>
                <w:noProof/>
              </w:rPr>
              <w:delText></w:delTex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delText>Active Proctypes</w:delText>
            </w:r>
            <w:r w:rsidR="003C412F">
              <w:rPr>
                <w:noProof/>
                <w:webHidden/>
              </w:rPr>
              <w:tab/>
            </w:r>
            <w:r w:rsidR="003C412F">
              <w:rPr>
                <w:rStyle w:val="Hyperlink"/>
                <w:noProof/>
                <w:rtl/>
              </w:rPr>
              <w:fldChar w:fldCharType="begin"/>
            </w:r>
            <w:r w:rsidR="003C412F">
              <w:rPr>
                <w:noProof/>
                <w:webHidden/>
              </w:rPr>
              <w:delInstrText xml:space="preserve"> PAGEREF _Toc470446047 \h </w:delInstrText>
            </w:r>
            <w:r w:rsidR="003C412F">
              <w:rPr>
                <w:rStyle w:val="Hyperlink"/>
                <w:noProof/>
                <w:rtl/>
              </w:rPr>
            </w:r>
            <w:r w:rsidR="003C412F">
              <w:rPr>
                <w:rStyle w:val="Hyperlink"/>
                <w:noProof/>
                <w:rtl/>
              </w:rPr>
              <w:fldChar w:fldCharType="separate"/>
            </w:r>
            <w:r w:rsidR="00E5483F">
              <w:rPr>
                <w:noProof/>
                <w:webHidden/>
              </w:rPr>
              <w:delText>10</w:delText>
            </w:r>
            <w:r w:rsidR="003C412F">
              <w:rPr>
                <w:rStyle w:val="Hyperlink"/>
                <w:noProof/>
                <w:rtl/>
              </w:rPr>
              <w:fldChar w:fldCharType="end"/>
            </w:r>
            <w:r>
              <w:rPr>
                <w:rStyle w:val="Hyperlink"/>
                <w:noProof/>
              </w:rPr>
              <w:fldChar w:fldCharType="end"/>
            </w:r>
          </w:del>
        </w:p>
        <w:p w14:paraId="38CA1BCE" w14:textId="4656A705" w:rsidR="003C412F" w:rsidRDefault="0094686A">
          <w:pPr>
            <w:pStyle w:val="TOC1"/>
            <w:tabs>
              <w:tab w:val="right" w:leader="dot" w:pos="9871"/>
            </w:tabs>
            <w:rPr>
              <w:del w:id="113" w:author="hp" w:date="2017-01-05T18:05:00Z"/>
              <w:rFonts w:asciiTheme="minorHAnsi" w:eastAsiaTheme="minorEastAsia" w:hAnsiTheme="minorHAnsi" w:cstheme="minorBidi"/>
              <w:noProof/>
              <w:color w:val="auto"/>
              <w:sz w:val="22"/>
            </w:rPr>
          </w:pPr>
          <w:del w:id="114" w:author="hp" w:date="2017-01-05T18:05:00Z">
            <w:r>
              <w:fldChar w:fldCharType="begin"/>
            </w:r>
            <w:r>
              <w:delInstrText xml:space="preserve"> HYPERLINK \l "_Toc470446048" </w:delInstrText>
            </w:r>
            <w:r>
              <w:fldChar w:fldCharType="separate"/>
            </w:r>
            <w:r w:rsidR="003C412F" w:rsidRPr="00AA34AE">
              <w:rPr>
                <w:rStyle w:val="Hyperlink"/>
                <w:rFonts w:asciiTheme="majorBidi" w:hAnsiTheme="majorBidi" w:cstheme="majorBidi"/>
                <w:i/>
                <w:noProof/>
              </w:rPr>
              <w:delText>2.1.5.2 LTL Syntax in spin</w:delText>
            </w:r>
            <w:r w:rsidR="003C412F">
              <w:rPr>
                <w:noProof/>
                <w:webHidden/>
              </w:rPr>
              <w:tab/>
            </w:r>
            <w:r w:rsidR="003C412F">
              <w:rPr>
                <w:rStyle w:val="Hyperlink"/>
                <w:noProof/>
                <w:rtl/>
              </w:rPr>
              <w:fldChar w:fldCharType="begin"/>
            </w:r>
            <w:r w:rsidR="003C412F">
              <w:rPr>
                <w:noProof/>
                <w:webHidden/>
              </w:rPr>
              <w:delInstrText xml:space="preserve"> PAGEREF _Toc470446048 \h </w:delInstrText>
            </w:r>
            <w:r w:rsidR="003C412F">
              <w:rPr>
                <w:rStyle w:val="Hyperlink"/>
                <w:noProof/>
                <w:rtl/>
              </w:rPr>
            </w:r>
            <w:r w:rsidR="003C412F">
              <w:rPr>
                <w:rStyle w:val="Hyperlink"/>
                <w:noProof/>
                <w:rtl/>
              </w:rPr>
              <w:fldChar w:fldCharType="separate"/>
            </w:r>
            <w:r w:rsidR="00E5483F">
              <w:rPr>
                <w:noProof/>
                <w:webHidden/>
              </w:rPr>
              <w:delText>10</w:delText>
            </w:r>
            <w:r w:rsidR="003C412F">
              <w:rPr>
                <w:rStyle w:val="Hyperlink"/>
                <w:noProof/>
                <w:rtl/>
              </w:rPr>
              <w:fldChar w:fldCharType="end"/>
            </w:r>
            <w:r>
              <w:rPr>
                <w:rStyle w:val="Hyperlink"/>
                <w:noProof/>
              </w:rPr>
              <w:fldChar w:fldCharType="end"/>
            </w:r>
          </w:del>
        </w:p>
        <w:p w14:paraId="3C997698" w14:textId="415444DE" w:rsidR="003C412F" w:rsidRDefault="0094686A">
          <w:pPr>
            <w:pStyle w:val="TOC3"/>
            <w:tabs>
              <w:tab w:val="right" w:leader="dot" w:pos="9871"/>
            </w:tabs>
            <w:rPr>
              <w:del w:id="115" w:author="hp" w:date="2017-01-05T18:05:00Z"/>
              <w:rFonts w:asciiTheme="minorHAnsi" w:eastAsiaTheme="minorEastAsia" w:hAnsiTheme="minorHAnsi" w:cstheme="minorBidi"/>
              <w:i w:val="0"/>
              <w:noProof/>
              <w:color w:val="auto"/>
              <w:sz w:val="22"/>
            </w:rPr>
          </w:pPr>
          <w:del w:id="116" w:author="hp" w:date="2017-01-05T18:05:00Z">
            <w:r>
              <w:fldChar w:fldCharType="begin"/>
            </w:r>
            <w:r>
              <w:delInstrText xml:space="preserve"> HYPERLINK \l "_Toc470446049" </w:delInstrText>
            </w:r>
            <w:r>
              <w:fldChar w:fldCharType="separate"/>
            </w:r>
            <w:r w:rsidR="003C412F" w:rsidRPr="00AA34AE">
              <w:rPr>
                <w:rStyle w:val="Hyperlink"/>
                <w:rFonts w:asciiTheme="majorBidi" w:hAnsiTheme="majorBidi" w:cstheme="majorBidi"/>
                <w:noProof/>
              </w:rPr>
              <w:delText>2.2. Detailed Description</w:delText>
            </w:r>
            <w:r w:rsidR="003C412F">
              <w:rPr>
                <w:noProof/>
                <w:webHidden/>
              </w:rPr>
              <w:tab/>
            </w:r>
            <w:r w:rsidR="003C412F">
              <w:rPr>
                <w:rStyle w:val="Hyperlink"/>
                <w:i w:val="0"/>
                <w:noProof/>
                <w:rtl/>
              </w:rPr>
              <w:fldChar w:fldCharType="begin"/>
            </w:r>
            <w:r w:rsidR="003C412F">
              <w:rPr>
                <w:noProof/>
                <w:webHidden/>
              </w:rPr>
              <w:delInstrText xml:space="preserve"> PAGEREF _Toc470446049 \h </w:delInstrText>
            </w:r>
            <w:r w:rsidR="003C412F">
              <w:rPr>
                <w:rStyle w:val="Hyperlink"/>
                <w:i w:val="0"/>
                <w:noProof/>
                <w:rtl/>
              </w:rPr>
            </w:r>
            <w:r w:rsidR="003C412F">
              <w:rPr>
                <w:rStyle w:val="Hyperlink"/>
                <w:i w:val="0"/>
                <w:noProof/>
                <w:rtl/>
              </w:rPr>
              <w:fldChar w:fldCharType="separate"/>
            </w:r>
            <w:r w:rsidR="00E5483F">
              <w:rPr>
                <w:noProof/>
                <w:webHidden/>
              </w:rPr>
              <w:delText>17</w:delText>
            </w:r>
            <w:r w:rsidR="003C412F">
              <w:rPr>
                <w:rStyle w:val="Hyperlink"/>
                <w:i w:val="0"/>
                <w:noProof/>
                <w:rtl/>
              </w:rPr>
              <w:fldChar w:fldCharType="end"/>
            </w:r>
            <w:r>
              <w:rPr>
                <w:rStyle w:val="Hyperlink"/>
                <w:i w:val="0"/>
                <w:noProof/>
              </w:rPr>
              <w:fldChar w:fldCharType="end"/>
            </w:r>
          </w:del>
        </w:p>
        <w:p w14:paraId="66676701" w14:textId="0DC95895" w:rsidR="003C412F" w:rsidRDefault="0094686A">
          <w:pPr>
            <w:pStyle w:val="TOC3"/>
            <w:tabs>
              <w:tab w:val="left" w:pos="1320"/>
              <w:tab w:val="right" w:leader="dot" w:pos="9871"/>
            </w:tabs>
            <w:rPr>
              <w:del w:id="117" w:author="hp" w:date="2017-01-05T18:05:00Z"/>
              <w:rFonts w:asciiTheme="minorHAnsi" w:eastAsiaTheme="minorEastAsia" w:hAnsiTheme="minorHAnsi" w:cstheme="minorBidi"/>
              <w:i w:val="0"/>
              <w:noProof/>
              <w:color w:val="auto"/>
              <w:sz w:val="22"/>
            </w:rPr>
          </w:pPr>
          <w:del w:id="118" w:author="hp" w:date="2017-01-05T18:05:00Z">
            <w:r>
              <w:fldChar w:fldCharType="begin"/>
            </w:r>
            <w:r>
              <w:delInstrText xml:space="preserve"> HYPERLINK \l "_Toc470446052" </w:delInstrText>
            </w:r>
            <w:r>
              <w:fldChar w:fldCharType="separate"/>
            </w:r>
            <w:r w:rsidR="003C412F" w:rsidRPr="00AA34AE">
              <w:rPr>
                <w:rStyle w:val="Hyperlink"/>
                <w:rFonts w:asciiTheme="majorBidi" w:hAnsiTheme="majorBidi" w:cstheme="majorBidi"/>
                <w:iCs/>
                <w:noProof/>
              </w:rPr>
              <w:delText>2.2.1</w:delTex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delText xml:space="preserve">Re-producing the </w:delText>
            </w:r>
            <w:r w:rsidR="003C412F" w:rsidRPr="00AA34AE">
              <w:rPr>
                <w:rStyle w:val="Hyperlink"/>
                <w:rFonts w:asciiTheme="majorBidi" w:hAnsiTheme="majorBidi" w:cstheme="majorBidi"/>
                <w:iCs/>
                <w:noProof/>
              </w:rPr>
              <w:delText>spec</w:delText>
            </w:r>
            <w:r w:rsidR="003C412F" w:rsidRPr="00AA34AE">
              <w:rPr>
                <w:rStyle w:val="Hyperlink"/>
                <w:rFonts w:asciiTheme="majorBidi" w:hAnsiTheme="majorBidi" w:cstheme="majorBidi"/>
                <w:iCs/>
                <w:noProof/>
                <w:rtl/>
                <w:lang w:bidi="ar-SA"/>
              </w:rPr>
              <w:delText xml:space="preserve"> </w:delText>
            </w:r>
            <w:r w:rsidR="003C412F" w:rsidRPr="00AA34AE">
              <w:rPr>
                <w:rStyle w:val="Hyperlink"/>
                <w:rFonts w:asciiTheme="majorBidi" w:hAnsiTheme="majorBidi" w:cstheme="majorBidi"/>
                <w:iCs/>
                <w:noProof/>
              </w:rPr>
              <w:delText xml:space="preserve">of </w:delText>
            </w:r>
            <w:r w:rsidR="003C412F" w:rsidRPr="00AA34AE">
              <w:rPr>
                <w:rStyle w:val="Hyperlink"/>
                <w:rFonts w:asciiTheme="majorBidi" w:hAnsiTheme="majorBidi" w:cstheme="majorBidi"/>
                <w:iCs/>
                <w:noProof/>
                <w:rtl/>
                <w:lang w:bidi="ar-SA"/>
              </w:rPr>
              <w:delText>"</w:delText>
            </w:r>
            <w:r w:rsidR="003C412F" w:rsidRPr="00AA34AE">
              <w:rPr>
                <w:rStyle w:val="Hyperlink"/>
                <w:rFonts w:asciiTheme="majorBidi" w:hAnsiTheme="majorBidi" w:cstheme="majorBidi"/>
                <w:iCs/>
                <w:noProof/>
              </w:rPr>
              <w:delText>Bopo</w:delText>
            </w:r>
            <w:r w:rsidR="003C412F" w:rsidRPr="00AA34AE">
              <w:rPr>
                <w:rStyle w:val="Hyperlink"/>
                <w:rFonts w:asciiTheme="majorBidi" w:hAnsiTheme="majorBidi" w:cstheme="majorBidi"/>
                <w:iCs/>
                <w:noProof/>
                <w:rtl/>
                <w:lang w:bidi="ar-SA"/>
              </w:rPr>
              <w:delText>"</w:delText>
            </w:r>
            <w:r w:rsidR="003C412F">
              <w:rPr>
                <w:noProof/>
                <w:webHidden/>
              </w:rPr>
              <w:tab/>
            </w:r>
            <w:r w:rsidR="003C412F">
              <w:rPr>
                <w:rStyle w:val="Hyperlink"/>
                <w:i w:val="0"/>
                <w:noProof/>
                <w:rtl/>
              </w:rPr>
              <w:fldChar w:fldCharType="begin"/>
            </w:r>
            <w:r w:rsidR="003C412F">
              <w:rPr>
                <w:noProof/>
                <w:webHidden/>
              </w:rPr>
              <w:delInstrText xml:space="preserve"> PAGEREF _Toc470446052 \h </w:delInstrText>
            </w:r>
            <w:r w:rsidR="003C412F">
              <w:rPr>
                <w:rStyle w:val="Hyperlink"/>
                <w:i w:val="0"/>
                <w:noProof/>
                <w:rtl/>
              </w:rPr>
            </w:r>
            <w:r w:rsidR="003C412F">
              <w:rPr>
                <w:rStyle w:val="Hyperlink"/>
                <w:i w:val="0"/>
                <w:noProof/>
                <w:rtl/>
              </w:rPr>
              <w:fldChar w:fldCharType="separate"/>
            </w:r>
            <w:r w:rsidR="00E5483F">
              <w:rPr>
                <w:noProof/>
                <w:webHidden/>
              </w:rPr>
              <w:delText>21</w:delText>
            </w:r>
            <w:r w:rsidR="003C412F">
              <w:rPr>
                <w:rStyle w:val="Hyperlink"/>
                <w:i w:val="0"/>
                <w:noProof/>
                <w:rtl/>
              </w:rPr>
              <w:fldChar w:fldCharType="end"/>
            </w:r>
            <w:r>
              <w:rPr>
                <w:rStyle w:val="Hyperlink"/>
                <w:i w:val="0"/>
                <w:noProof/>
              </w:rPr>
              <w:fldChar w:fldCharType="end"/>
            </w:r>
          </w:del>
        </w:p>
        <w:p w14:paraId="27E77DA3" w14:textId="49DEDB86" w:rsidR="003C412F" w:rsidRDefault="0094686A">
          <w:pPr>
            <w:pStyle w:val="TOC3"/>
            <w:tabs>
              <w:tab w:val="left" w:pos="1540"/>
              <w:tab w:val="right" w:leader="dot" w:pos="9871"/>
            </w:tabs>
            <w:rPr>
              <w:del w:id="119" w:author="hp" w:date="2017-01-05T18:05:00Z"/>
              <w:rFonts w:asciiTheme="minorHAnsi" w:eastAsiaTheme="minorEastAsia" w:hAnsiTheme="minorHAnsi" w:cstheme="minorBidi"/>
              <w:i w:val="0"/>
              <w:noProof/>
              <w:color w:val="auto"/>
              <w:sz w:val="22"/>
            </w:rPr>
          </w:pPr>
          <w:del w:id="120" w:author="hp" w:date="2017-01-05T18:05:00Z">
            <w:r>
              <w:fldChar w:fldCharType="begin"/>
            </w:r>
            <w:r>
              <w:delInstrText xml:space="preserve"> HYPERLINK \l "_Toc470446053" </w:delInstrText>
            </w:r>
            <w:r>
              <w:fldChar w:fldCharType="separate"/>
            </w:r>
            <w:r w:rsidR="003C412F" w:rsidRPr="00AA34AE">
              <w:rPr>
                <w:rStyle w:val="Hyperlink"/>
                <w:rFonts w:asciiTheme="majorBidi" w:hAnsiTheme="majorBidi" w:cstheme="majorBidi"/>
                <w:iCs/>
                <w:noProof/>
              </w:rPr>
              <w:delText>2.2.1.1</w:delTex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delText>Main activity</w:delText>
            </w:r>
            <w:r w:rsidR="003C412F">
              <w:rPr>
                <w:noProof/>
                <w:webHidden/>
              </w:rPr>
              <w:tab/>
            </w:r>
            <w:r w:rsidR="003C412F">
              <w:rPr>
                <w:rStyle w:val="Hyperlink"/>
                <w:i w:val="0"/>
                <w:noProof/>
                <w:rtl/>
              </w:rPr>
              <w:fldChar w:fldCharType="begin"/>
            </w:r>
            <w:r w:rsidR="003C412F">
              <w:rPr>
                <w:noProof/>
                <w:webHidden/>
              </w:rPr>
              <w:delInstrText xml:space="preserve"> PAGEREF _Toc470446053 \h </w:delInstrText>
            </w:r>
            <w:r w:rsidR="003C412F">
              <w:rPr>
                <w:rStyle w:val="Hyperlink"/>
                <w:i w:val="0"/>
                <w:noProof/>
                <w:rtl/>
              </w:rPr>
            </w:r>
            <w:r w:rsidR="003C412F">
              <w:rPr>
                <w:rStyle w:val="Hyperlink"/>
                <w:i w:val="0"/>
                <w:noProof/>
                <w:rtl/>
              </w:rPr>
              <w:fldChar w:fldCharType="separate"/>
            </w:r>
            <w:r w:rsidR="00E5483F">
              <w:rPr>
                <w:noProof/>
                <w:webHidden/>
              </w:rPr>
              <w:delText>21</w:delText>
            </w:r>
            <w:r w:rsidR="003C412F">
              <w:rPr>
                <w:rStyle w:val="Hyperlink"/>
                <w:i w:val="0"/>
                <w:noProof/>
                <w:rtl/>
              </w:rPr>
              <w:fldChar w:fldCharType="end"/>
            </w:r>
            <w:r>
              <w:rPr>
                <w:rStyle w:val="Hyperlink"/>
                <w:i w:val="0"/>
                <w:noProof/>
              </w:rPr>
              <w:fldChar w:fldCharType="end"/>
            </w:r>
          </w:del>
        </w:p>
        <w:p w14:paraId="76CB9BBF" w14:textId="486CFC58" w:rsidR="003C412F" w:rsidRDefault="0094686A">
          <w:pPr>
            <w:pStyle w:val="TOC3"/>
            <w:tabs>
              <w:tab w:val="left" w:pos="1540"/>
              <w:tab w:val="right" w:leader="dot" w:pos="9871"/>
            </w:tabs>
            <w:rPr>
              <w:del w:id="121" w:author="hp" w:date="2017-01-05T18:05:00Z"/>
              <w:rFonts w:asciiTheme="minorHAnsi" w:eastAsiaTheme="minorEastAsia" w:hAnsiTheme="minorHAnsi" w:cstheme="minorBidi"/>
              <w:i w:val="0"/>
              <w:noProof/>
              <w:color w:val="auto"/>
              <w:sz w:val="22"/>
            </w:rPr>
          </w:pPr>
          <w:del w:id="122" w:author="hp" w:date="2017-01-05T18:05:00Z">
            <w:r>
              <w:fldChar w:fldCharType="begin"/>
            </w:r>
            <w:r>
              <w:delInstrText xml:space="preserve"> HYPERLINK \l "_Toc470446054" </w:delInstrText>
            </w:r>
            <w:r>
              <w:fldChar w:fldCharType="separate"/>
            </w:r>
            <w:r w:rsidR="003C412F" w:rsidRPr="00AA34AE">
              <w:rPr>
                <w:rStyle w:val="Hyperlink"/>
                <w:rFonts w:asciiTheme="majorBidi" w:hAnsiTheme="majorBidi" w:cstheme="majorBidi"/>
                <w:iCs/>
                <w:noProof/>
              </w:rPr>
              <w:delText>1.2.1.1</w:delTex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iCs/>
                <w:noProof/>
              </w:rPr>
              <w:delText>Create New Event activity:</w:delText>
            </w:r>
            <w:r w:rsidR="003C412F">
              <w:rPr>
                <w:noProof/>
                <w:webHidden/>
              </w:rPr>
              <w:tab/>
            </w:r>
            <w:r w:rsidR="003C412F">
              <w:rPr>
                <w:rStyle w:val="Hyperlink"/>
                <w:i w:val="0"/>
                <w:noProof/>
                <w:rtl/>
              </w:rPr>
              <w:fldChar w:fldCharType="begin"/>
            </w:r>
            <w:r w:rsidR="003C412F">
              <w:rPr>
                <w:noProof/>
                <w:webHidden/>
              </w:rPr>
              <w:delInstrText xml:space="preserve"> PAGEREF _Toc470446054 \h </w:delInstrText>
            </w:r>
            <w:r w:rsidR="003C412F">
              <w:rPr>
                <w:rStyle w:val="Hyperlink"/>
                <w:i w:val="0"/>
                <w:noProof/>
                <w:rtl/>
              </w:rPr>
            </w:r>
            <w:r w:rsidR="003C412F">
              <w:rPr>
                <w:rStyle w:val="Hyperlink"/>
                <w:i w:val="0"/>
                <w:noProof/>
                <w:rtl/>
              </w:rPr>
              <w:fldChar w:fldCharType="separate"/>
            </w:r>
            <w:r w:rsidR="00E5483F">
              <w:rPr>
                <w:noProof/>
                <w:webHidden/>
              </w:rPr>
              <w:delText>22</w:delText>
            </w:r>
            <w:r w:rsidR="003C412F">
              <w:rPr>
                <w:rStyle w:val="Hyperlink"/>
                <w:i w:val="0"/>
                <w:noProof/>
                <w:rtl/>
              </w:rPr>
              <w:fldChar w:fldCharType="end"/>
            </w:r>
            <w:r>
              <w:rPr>
                <w:rStyle w:val="Hyperlink"/>
                <w:i w:val="0"/>
                <w:noProof/>
              </w:rPr>
              <w:fldChar w:fldCharType="end"/>
            </w:r>
          </w:del>
        </w:p>
        <w:p w14:paraId="07B19D76" w14:textId="36702FCE" w:rsidR="00B66735" w:rsidRDefault="00CF6F20" w:rsidP="00D42569">
          <w:pPr>
            <w:spacing w:line="22" w:lineRule="atLeast"/>
            <w:rPr>
              <w:del w:id="123" w:author="hp" w:date="2017-01-05T18:05:00Z"/>
            </w:rPr>
          </w:pPr>
          <w:del w:id="124" w:author="hp" w:date="2017-01-05T18:05:00Z">
            <w:r>
              <w:fldChar w:fldCharType="end"/>
            </w:r>
          </w:del>
        </w:p>
        <w:customXmlDelRangeStart w:id="125" w:author="hp" w:date="2017-01-05T18:05:00Z"/>
      </w:sdtContent>
    </w:sdt>
    <w:customXmlDelRangeEnd w:id="125"/>
    <w:p w14:paraId="43F26E31" w14:textId="77777777" w:rsidR="00B66735" w:rsidRDefault="00CF6F20" w:rsidP="00D42569">
      <w:pPr>
        <w:spacing w:after="0" w:line="22" w:lineRule="atLeast"/>
        <w:ind w:right="0" w:firstLine="0"/>
        <w:jc w:val="left"/>
        <w:rPr>
          <w:del w:id="126" w:author="hp" w:date="2017-01-05T18:05:00Z"/>
        </w:rPr>
      </w:pPr>
      <w:del w:id="127" w:author="hp" w:date="2017-01-05T18:05:00Z">
        <w:r>
          <w:rPr>
            <w:sz w:val="24"/>
          </w:rPr>
          <w:delText xml:space="preserve"> </w:delText>
        </w:r>
      </w:del>
    </w:p>
    <w:p w14:paraId="467A1BBA" w14:textId="77777777" w:rsidR="00B66735" w:rsidRDefault="00CF6F20" w:rsidP="00D42569">
      <w:pPr>
        <w:spacing w:after="0" w:line="22" w:lineRule="atLeast"/>
        <w:ind w:right="0" w:firstLine="0"/>
        <w:jc w:val="left"/>
        <w:rPr>
          <w:del w:id="128" w:author="hp" w:date="2017-01-05T18:05:00Z"/>
        </w:rPr>
      </w:pPr>
      <w:del w:id="129" w:author="hp" w:date="2017-01-05T18:05:00Z">
        <w:r>
          <w:rPr>
            <w:sz w:val="24"/>
          </w:rPr>
          <w:delText xml:space="preserve"> </w:delText>
        </w:r>
      </w:del>
    </w:p>
    <w:p w14:paraId="558684D0" w14:textId="77777777" w:rsidR="00B66735" w:rsidRDefault="00CF6F20" w:rsidP="00D42569">
      <w:pPr>
        <w:spacing w:after="0" w:line="22" w:lineRule="atLeast"/>
        <w:ind w:right="0" w:firstLine="0"/>
        <w:jc w:val="left"/>
        <w:rPr>
          <w:del w:id="130" w:author="hp" w:date="2017-01-05T18:05:00Z"/>
        </w:rPr>
      </w:pPr>
      <w:del w:id="131" w:author="hp" w:date="2017-01-05T18:05:00Z">
        <w:r>
          <w:rPr>
            <w:sz w:val="24"/>
          </w:rPr>
          <w:delText xml:space="preserve"> </w:delText>
        </w:r>
      </w:del>
    </w:p>
    <w:p w14:paraId="24A1FC07" w14:textId="77777777" w:rsidR="00B66735" w:rsidRDefault="00CF6F20" w:rsidP="00D42569">
      <w:pPr>
        <w:spacing w:after="0" w:line="22" w:lineRule="atLeast"/>
        <w:ind w:right="0" w:firstLine="0"/>
        <w:jc w:val="left"/>
        <w:rPr>
          <w:del w:id="132" w:author="hp" w:date="2017-01-05T18:05:00Z"/>
        </w:rPr>
      </w:pPr>
      <w:del w:id="133" w:author="hp" w:date="2017-01-05T18:05:00Z">
        <w:r>
          <w:rPr>
            <w:sz w:val="24"/>
          </w:rPr>
          <w:delText xml:space="preserve"> </w:delText>
        </w:r>
      </w:del>
    </w:p>
    <w:p w14:paraId="754E518F" w14:textId="77777777" w:rsidR="00B66735" w:rsidRDefault="00CF6F20" w:rsidP="00D42569">
      <w:pPr>
        <w:spacing w:after="0" w:line="22" w:lineRule="atLeast"/>
        <w:ind w:right="0" w:firstLine="0"/>
        <w:jc w:val="left"/>
        <w:rPr>
          <w:del w:id="134" w:author="hp" w:date="2017-01-05T18:05:00Z"/>
        </w:rPr>
      </w:pPr>
      <w:del w:id="135" w:author="hp" w:date="2017-01-05T18:05:00Z">
        <w:r>
          <w:rPr>
            <w:sz w:val="24"/>
          </w:rPr>
          <w:delText xml:space="preserve"> </w:delText>
        </w:r>
      </w:del>
    </w:p>
    <w:p w14:paraId="589BE3EB" w14:textId="77777777" w:rsidR="00B66735" w:rsidRDefault="00CF6F20" w:rsidP="00D42569">
      <w:pPr>
        <w:spacing w:after="0" w:line="22" w:lineRule="atLeast"/>
        <w:ind w:right="0" w:firstLine="0"/>
        <w:jc w:val="left"/>
        <w:rPr>
          <w:del w:id="136" w:author="hp" w:date="2017-01-05T18:05:00Z"/>
        </w:rPr>
      </w:pPr>
      <w:del w:id="137" w:author="hp" w:date="2017-01-05T18:05:00Z">
        <w:r>
          <w:rPr>
            <w:sz w:val="24"/>
          </w:rPr>
          <w:delText xml:space="preserve"> </w:delText>
        </w:r>
      </w:del>
    </w:p>
    <w:p w14:paraId="6F8389B5" w14:textId="77777777" w:rsidR="00B66735" w:rsidRDefault="00CF6F20" w:rsidP="00D42569">
      <w:pPr>
        <w:spacing w:after="10" w:line="22" w:lineRule="atLeast"/>
        <w:ind w:right="0" w:firstLine="0"/>
        <w:jc w:val="left"/>
        <w:rPr>
          <w:del w:id="138" w:author="hp" w:date="2017-01-05T18:05:00Z"/>
        </w:rPr>
      </w:pPr>
      <w:del w:id="139" w:author="hp" w:date="2017-01-05T18:05:00Z">
        <w:r>
          <w:rPr>
            <w:sz w:val="24"/>
          </w:rPr>
          <w:delText xml:space="preserve"> </w:delText>
        </w:r>
      </w:del>
    </w:p>
    <w:p w14:paraId="2446CEB4" w14:textId="77777777" w:rsidR="00B66735" w:rsidRDefault="00CF6F20" w:rsidP="00D42569">
      <w:pPr>
        <w:spacing w:after="0" w:line="22" w:lineRule="atLeast"/>
        <w:ind w:left="118" w:right="0" w:firstLine="0"/>
        <w:jc w:val="left"/>
        <w:rPr>
          <w:del w:id="140" w:author="hp" w:date="2017-01-05T18:05:00Z"/>
        </w:rPr>
      </w:pPr>
      <w:del w:id="141" w:author="hp" w:date="2017-01-05T18:05:00Z">
        <w:r>
          <w:rPr>
            <w:sz w:val="24"/>
          </w:rPr>
          <w:delText xml:space="preserve"> </w:delText>
        </w:r>
        <w:r>
          <w:rPr>
            <w:sz w:val="24"/>
          </w:rPr>
          <w:tab/>
          <w:delText xml:space="preserve">  </w:delText>
        </w:r>
        <w:r>
          <w:br w:type="page"/>
        </w:r>
      </w:del>
    </w:p>
    <w:p w14:paraId="07F14F46" w14:textId="73FDED0D" w:rsidR="00D14F73" w:rsidRDefault="00D42569">
      <w:pPr>
        <w:pStyle w:val="a3"/>
        <w:numPr>
          <w:ilvl w:val="0"/>
          <w:numId w:val="52"/>
        </w:numPr>
        <w:bidi w:val="0"/>
        <w:spacing w:before="240" w:after="120" w:line="264" w:lineRule="auto"/>
        <w:ind w:left="360"/>
        <w:jc w:val="both"/>
        <w:rPr>
          <w:rFonts w:asciiTheme="majorBidi" w:hAnsiTheme="majorBidi"/>
          <w:rPrChange w:id="142" w:author="hp" w:date="2017-01-05T18:05:00Z">
            <w:rPr/>
          </w:rPrChange>
        </w:rPr>
        <w:pPrChange w:id="143" w:author="hp" w:date="2017-01-05T18:05:00Z">
          <w:pPr>
            <w:pStyle w:val="2"/>
            <w:spacing w:before="240" w:after="120" w:line="22" w:lineRule="atLeast"/>
            <w:ind w:left="0" w:firstLine="0"/>
          </w:pPr>
        </w:pPrChange>
      </w:pPr>
      <w:bookmarkStart w:id="144" w:name="_Toc470446028"/>
      <w:del w:id="145" w:author="hp" w:date="2017-01-05T18:05:00Z">
        <w:r>
          <w:delText xml:space="preserve">1. </w:delText>
        </w:r>
      </w:del>
      <w:r w:rsidR="00CF6F20" w:rsidRPr="00EE4564">
        <w:rPr>
          <w:rFonts w:asciiTheme="majorBidi" w:hAnsiTheme="majorBidi"/>
          <w:b/>
          <w:sz w:val="24"/>
          <w:rPrChange w:id="146" w:author="hp" w:date="2017-01-05T18:05:00Z">
            <w:rPr>
              <w:b w:val="0"/>
            </w:rPr>
          </w:rPrChange>
        </w:rPr>
        <w:t>INTRODUCTION</w:t>
      </w:r>
      <w:bookmarkEnd w:id="144"/>
    </w:p>
    <w:p w14:paraId="2B729188" w14:textId="79B7AEF3" w:rsidR="00A3554A" w:rsidRPr="00D42569" w:rsidRDefault="00046EB9">
      <w:pPr>
        <w:pStyle w:val="a3"/>
        <w:bidi w:val="0"/>
        <w:spacing w:before="240" w:after="120" w:line="264" w:lineRule="auto"/>
        <w:ind w:firstLine="284"/>
        <w:jc w:val="both"/>
        <w:rPr>
          <w:rFonts w:asciiTheme="majorBidi" w:hAnsiTheme="majorBidi" w:cstheme="majorBidi"/>
          <w:color w:val="222222"/>
          <w:shd w:val="clear" w:color="auto" w:fill="FFFFFF"/>
        </w:rPr>
        <w:pPrChange w:id="147" w:author="hp" w:date="2017-01-05T18:05:00Z">
          <w:pPr>
            <w:tabs>
              <w:tab w:val="left" w:pos="9717"/>
            </w:tabs>
            <w:spacing w:after="120" w:line="264" w:lineRule="auto"/>
            <w:ind w:left="0" w:right="0" w:firstLine="284"/>
            <w:jc w:val="left"/>
          </w:pPr>
        </w:pPrChange>
      </w:pPr>
      <w:r w:rsidRPr="005C7BB9">
        <w:rPr>
          <w:rFonts w:asciiTheme="majorBidi" w:hAnsiTheme="majorBidi"/>
          <w:color w:val="222222"/>
          <w:shd w:val="clear" w:color="auto" w:fill="FFFFFF"/>
          <w:rPrChange w:id="148" w:author="hp" w:date="2017-01-05T18:05:00Z">
            <w:rPr>
              <w:rFonts w:asciiTheme="majorBidi" w:hAnsiTheme="majorBidi" w:cstheme="majorBidi"/>
              <w:color w:val="222222"/>
              <w:shd w:val="clear" w:color="auto" w:fill="FFFFFF"/>
            </w:rPr>
          </w:rPrChange>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E5483F">
      <w:pPr>
        <w:spacing w:after="120" w:line="264" w:lineRule="auto"/>
        <w:ind w:left="0" w:right="0" w:firstLine="284"/>
        <w:jc w:val="left"/>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432A8" w:rsidRDefault="00277531">
      <w:pPr>
        <w:spacing w:after="120" w:line="264" w:lineRule="auto"/>
        <w:ind w:left="0" w:right="0" w:firstLine="0"/>
        <w:rPr>
          <w:rFonts w:asciiTheme="majorBidi" w:hAnsiTheme="majorBidi"/>
          <w:color w:val="222222"/>
          <w:sz w:val="22"/>
          <w:shd w:val="clear" w:color="auto" w:fill="FFFFFF"/>
          <w:rPrChange w:id="149" w:author="hp" w:date="2017-01-05T18:05:00Z">
            <w:rPr>
              <w:sz w:val="22"/>
              <w:szCs w:val="22"/>
            </w:rPr>
          </w:rPrChange>
        </w:rPr>
        <w:pPrChange w:id="150" w:author="hp" w:date="2017-01-05T18:05:00Z">
          <w:pPr>
            <w:pStyle w:val="Default"/>
            <w:spacing w:after="120" w:line="22" w:lineRule="atLeast"/>
          </w:pPr>
        </w:pPrChange>
      </w:pPr>
      <w:r>
        <w:rPr>
          <w:b/>
          <w:bCs/>
          <w:sz w:val="22"/>
        </w:rPr>
        <w:t xml:space="preserve">Why is it not trivial? </w:t>
      </w:r>
    </w:p>
    <w:p w14:paraId="55833678" w14:textId="77C8B85D" w:rsidR="00A619F3" w:rsidRPr="00D14F73" w:rsidRDefault="00346126"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846809">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95172E">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349E3">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pPr>
        <w:pStyle w:val="Default"/>
        <w:numPr>
          <w:ilvl w:val="0"/>
          <w:numId w:val="27"/>
        </w:numPr>
        <w:spacing w:line="22" w:lineRule="atLeast"/>
        <w:ind w:left="360"/>
        <w:rPr>
          <w:color w:val="auto"/>
          <w:sz w:val="22"/>
          <w:szCs w:val="22"/>
        </w:rPr>
        <w:pPrChange w:id="151" w:author="hp" w:date="2017-01-05T18:05:00Z">
          <w:pPr>
            <w:pStyle w:val="Default"/>
            <w:numPr>
              <w:numId w:val="27"/>
            </w:numPr>
            <w:spacing w:line="22" w:lineRule="atLeast"/>
            <w:ind w:left="397" w:hanging="360"/>
          </w:pPr>
        </w:pPrChange>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pPr>
        <w:pStyle w:val="Default"/>
        <w:numPr>
          <w:ilvl w:val="0"/>
          <w:numId w:val="27"/>
        </w:numPr>
        <w:spacing w:line="22" w:lineRule="atLeast"/>
        <w:ind w:left="360"/>
        <w:rPr>
          <w:color w:val="auto"/>
          <w:sz w:val="22"/>
          <w:szCs w:val="22"/>
        </w:rPr>
        <w:pPrChange w:id="152" w:author="hp" w:date="2017-01-05T18:05:00Z">
          <w:pPr>
            <w:pStyle w:val="Default"/>
            <w:numPr>
              <w:numId w:val="27"/>
            </w:numPr>
            <w:spacing w:line="22" w:lineRule="atLeast"/>
            <w:ind w:left="397" w:hanging="360"/>
          </w:pPr>
        </w:pPrChange>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pPr>
        <w:pStyle w:val="a3"/>
        <w:numPr>
          <w:ilvl w:val="0"/>
          <w:numId w:val="27"/>
        </w:numPr>
        <w:bidi w:val="0"/>
        <w:spacing w:line="22" w:lineRule="atLeast"/>
        <w:ind w:left="360"/>
        <w:pPrChange w:id="153" w:author="hp" w:date="2017-01-05T18:05:00Z">
          <w:pPr>
            <w:pStyle w:val="a3"/>
            <w:numPr>
              <w:numId w:val="27"/>
            </w:numPr>
            <w:bidi w:val="0"/>
            <w:spacing w:line="22" w:lineRule="atLeast"/>
            <w:ind w:left="397" w:hanging="360"/>
          </w:pPr>
        </w:pPrChange>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846809">
      <w:pPr>
        <w:pStyle w:val="a3"/>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77777777" w:rsidR="003432A8" w:rsidRDefault="003432A8" w:rsidP="003432A8">
      <w:pPr>
        <w:pStyle w:val="a3"/>
        <w:numPr>
          <w:ilvl w:val="1"/>
          <w:numId w:val="53"/>
        </w:numPr>
        <w:bidi w:val="0"/>
        <w:spacing w:before="240" w:after="120" w:line="264" w:lineRule="auto"/>
        <w:ind w:left="403" w:hanging="403"/>
        <w:jc w:val="both"/>
        <w:rPr>
          <w:ins w:id="154" w:author="hp" w:date="2017-01-05T18:05:00Z"/>
          <w:rFonts w:asciiTheme="majorBidi" w:hAnsiTheme="majorBidi" w:cstheme="majorBidi"/>
          <w:b/>
          <w:bCs/>
          <w:sz w:val="24"/>
          <w:szCs w:val="24"/>
          <w:lang w:val="en-GB"/>
        </w:rPr>
      </w:pPr>
      <w:ins w:id="155" w:author="hp" w:date="2017-01-05T18:05:00Z">
        <w:r w:rsidRPr="003432A8">
          <w:rPr>
            <w:rFonts w:asciiTheme="majorBidi" w:hAnsiTheme="majorBidi" w:cstheme="majorBidi"/>
            <w:b/>
            <w:bCs/>
            <w:sz w:val="24"/>
            <w:szCs w:val="24"/>
            <w:lang w:val="en-GB"/>
          </w:rPr>
          <w:t>Organization of the paper</w:t>
        </w:r>
      </w:ins>
    </w:p>
    <w:p w14:paraId="35128C2D" w14:textId="77777777" w:rsidR="00EE67B4" w:rsidRDefault="003432A8" w:rsidP="00EE67B4">
      <w:pPr>
        <w:pStyle w:val="a3"/>
        <w:numPr>
          <w:ilvl w:val="0"/>
          <w:numId w:val="53"/>
        </w:numPr>
        <w:bidi w:val="0"/>
        <w:spacing w:before="240" w:after="120" w:line="264" w:lineRule="auto"/>
        <w:jc w:val="both"/>
        <w:rPr>
          <w:ins w:id="156" w:author="hp" w:date="2017-01-05T18:05:00Z"/>
          <w:rFonts w:asciiTheme="majorBidi" w:hAnsiTheme="majorBidi" w:cstheme="majorBidi"/>
          <w:b/>
          <w:bCs/>
          <w:sz w:val="24"/>
          <w:szCs w:val="24"/>
          <w:lang w:val="en-GB"/>
        </w:rPr>
      </w:pPr>
      <w:ins w:id="157" w:author="hp" w:date="2017-01-05T18:05:00Z">
        <w:r w:rsidRPr="00EE4564">
          <w:rPr>
            <w:rFonts w:asciiTheme="majorBidi" w:hAnsiTheme="majorBidi" w:cstheme="majorBidi"/>
            <w:b/>
            <w:bCs/>
            <w:sz w:val="24"/>
            <w:szCs w:val="24"/>
          </w:rPr>
          <w:t>BACKGROUND AND RELATED WORK</w:t>
        </w:r>
      </w:ins>
    </w:p>
    <w:p w14:paraId="6E6355E8" w14:textId="77777777" w:rsidR="00610873" w:rsidRPr="00610873" w:rsidRDefault="00610873" w:rsidP="00B51214">
      <w:pPr>
        <w:pStyle w:val="a3"/>
        <w:bidi w:val="0"/>
        <w:spacing w:line="22" w:lineRule="atLeast"/>
        <w:ind w:left="397"/>
        <w:rPr>
          <w:del w:id="158" w:author="hp" w:date="2017-01-05T18:05:00Z"/>
        </w:rPr>
      </w:pPr>
    </w:p>
    <w:p w14:paraId="73E39452" w14:textId="77777777" w:rsidR="00B66735" w:rsidRDefault="00CF6F20" w:rsidP="00B51214">
      <w:pPr>
        <w:pStyle w:val="2"/>
        <w:spacing w:before="120" w:after="240" w:line="22" w:lineRule="atLeast"/>
        <w:ind w:left="14" w:hanging="14"/>
        <w:rPr>
          <w:del w:id="159" w:author="hp" w:date="2017-01-05T18:05:00Z"/>
        </w:rPr>
      </w:pPr>
      <w:bookmarkStart w:id="160" w:name="_Toc470446029"/>
      <w:del w:id="161" w:author="hp" w:date="2017-01-05T18:05:00Z">
        <w:r>
          <w:delText>2. THEORY</w:delText>
        </w:r>
        <w:bookmarkEnd w:id="160"/>
        <w:r>
          <w:delText xml:space="preserve"> </w:delText>
        </w:r>
      </w:del>
    </w:p>
    <w:p w14:paraId="7CBE157B" w14:textId="16042A72" w:rsidR="00B66735" w:rsidRDefault="00CF6F20" w:rsidP="00B51214">
      <w:pPr>
        <w:pStyle w:val="1"/>
        <w:tabs>
          <w:tab w:val="center" w:pos="646"/>
          <w:tab w:val="center" w:pos="1783"/>
        </w:tabs>
        <w:spacing w:after="120" w:line="264" w:lineRule="auto"/>
        <w:ind w:left="0" w:firstLine="0"/>
        <w:rPr>
          <w:del w:id="162" w:author="hp" w:date="2017-01-05T18:05:00Z"/>
        </w:rPr>
      </w:pPr>
      <w:del w:id="163" w:author="hp" w:date="2017-01-05T18:05:00Z">
        <w:r>
          <w:rPr>
            <w:rFonts w:ascii="Calibri" w:eastAsia="Calibri" w:hAnsi="Calibri" w:cs="Calibri"/>
            <w:b w:val="0"/>
            <w:sz w:val="22"/>
          </w:rPr>
          <w:tab/>
        </w:r>
        <w:bookmarkStart w:id="164" w:name="_Toc470446030"/>
        <w:r>
          <w:delText>2.1.</w:delText>
        </w:r>
        <w:r w:rsidR="00D42569">
          <w:delText xml:space="preserve"> </w:delText>
        </w:r>
        <w:r>
          <w:delText>Background</w:delText>
        </w:r>
        <w:bookmarkEnd w:id="164"/>
        <w:r>
          <w:delText xml:space="preserve"> </w:delText>
        </w:r>
      </w:del>
    </w:p>
    <w:p w14:paraId="47B8CC71" w14:textId="4CE3C57A" w:rsidR="00D42569" w:rsidRPr="00D42569" w:rsidRDefault="008F6924">
      <w:pPr>
        <w:tabs>
          <w:tab w:val="left" w:pos="9717"/>
        </w:tabs>
        <w:bidi/>
        <w:spacing w:after="120" w:line="264" w:lineRule="auto"/>
        <w:ind w:left="0" w:right="0" w:firstLine="0"/>
        <w:jc w:val="right"/>
        <w:rPr>
          <w:rFonts w:asciiTheme="majorBidi" w:hAnsiTheme="majorBidi" w:cstheme="majorBidi"/>
          <w:color w:val="222222"/>
          <w:sz w:val="22"/>
          <w:shd w:val="clear" w:color="auto" w:fill="FFFFFF"/>
        </w:rPr>
        <w:pPrChange w:id="165" w:author="hp" w:date="2017-01-05T18:05:00Z">
          <w:pPr>
            <w:tabs>
              <w:tab w:val="left" w:pos="9717"/>
            </w:tabs>
            <w:bidi/>
            <w:spacing w:after="120" w:line="264" w:lineRule="auto"/>
            <w:ind w:left="0" w:right="0" w:firstLine="284"/>
            <w:jc w:val="right"/>
          </w:pPr>
        </w:pPrChange>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42831671" w:rsidR="008F6924" w:rsidRDefault="008F6924">
      <w:pPr>
        <w:tabs>
          <w:tab w:val="left" w:pos="9717"/>
        </w:tabs>
        <w:bidi/>
        <w:spacing w:before="240" w:after="120" w:line="264" w:lineRule="auto"/>
        <w:ind w:left="0" w:right="0" w:firstLine="0"/>
        <w:jc w:val="right"/>
        <w:rPr>
          <w:bCs/>
          <w:sz w:val="22"/>
          <w:rtl/>
          <w:rPrChange w:id="166" w:author="hp" w:date="2017-01-05T18:05:00Z">
            <w:rPr>
              <w:rtl/>
            </w:rPr>
          </w:rPrChange>
        </w:rPr>
        <w:pPrChange w:id="167" w:author="hp" w:date="2017-01-05T18:05:00Z">
          <w:pPr>
            <w:pStyle w:val="3"/>
            <w:spacing w:after="120" w:line="264" w:lineRule="auto"/>
            <w:ind w:left="0" w:hanging="14"/>
          </w:pPr>
        </w:pPrChange>
      </w:pPr>
      <w:bookmarkStart w:id="168" w:name="_Toc468119590"/>
      <w:bookmarkStart w:id="169" w:name="_Toc470446031"/>
      <w:r w:rsidRPr="00EE67B4">
        <w:rPr>
          <w:b/>
          <w:sz w:val="22"/>
          <w:rPrChange w:id="170" w:author="hp" w:date="2017-01-05T18:05:00Z">
            <w:rPr>
              <w:b w:val="0"/>
              <w:i w:val="0"/>
            </w:rPr>
          </w:rPrChange>
        </w:rPr>
        <w:t>2.1</w:t>
      </w:r>
      <w:ins w:id="171" w:author="hp" w:date="2017-01-05T18:05:00Z">
        <w:r w:rsidR="00EE67B4" w:rsidRPr="00EE67B4">
          <w:rPr>
            <w:b/>
            <w:bCs/>
            <w:sz w:val="22"/>
          </w:rPr>
          <w:t xml:space="preserve"> </w:t>
        </w:r>
      </w:ins>
      <w:r w:rsidR="0094686A" w:rsidRPr="0094686A">
        <w:rPr>
          <w:b/>
          <w:bCs/>
          <w:sz w:val="22"/>
        </w:rPr>
        <w:t>F</w:t>
      </w:r>
      <w:ins w:id="172" w:author="hp" w:date="2017-01-05T18:05:00Z">
        <w:r w:rsidR="00EE67B4" w:rsidRPr="0094686A">
          <w:rPr>
            <w:b/>
            <w:bCs/>
            <w:sz w:val="22"/>
          </w:rPr>
          <w:t>ormal</w:t>
        </w:r>
      </w:ins>
      <w:del w:id="173" w:author="hp" w:date="2017-01-05T18:05:00Z">
        <w:r w:rsidRPr="0094686A">
          <w:rPr>
            <w:b/>
            <w:bCs/>
            <w:sz w:val="22"/>
          </w:rPr>
          <w:delText>.1. Formal</w:delText>
        </w:r>
      </w:del>
      <w:r w:rsidR="0094686A" w:rsidRPr="0094686A">
        <w:rPr>
          <w:b/>
          <w:bCs/>
          <w:sz w:val="22"/>
        </w:rPr>
        <w:t xml:space="preserve"> V</w:t>
      </w:r>
      <w:r w:rsidRPr="0094686A">
        <w:rPr>
          <w:b/>
          <w:bCs/>
          <w:sz w:val="22"/>
          <w:rPrChange w:id="174" w:author="hp" w:date="2017-01-05T18:05:00Z">
            <w:rPr>
              <w:b w:val="0"/>
              <w:i w:val="0"/>
            </w:rPr>
          </w:rPrChange>
        </w:rPr>
        <w:t>erification</w:t>
      </w:r>
      <w:bookmarkEnd w:id="168"/>
      <w:bookmarkEnd w:id="169"/>
      <w:ins w:id="175" w:author="hp" w:date="2017-01-05T18:05:00Z">
        <w:r w:rsidR="00EE67B4" w:rsidRPr="0094686A">
          <w:rPr>
            <w:b/>
            <w:bCs/>
            <w:sz w:val="22"/>
          </w:rPr>
          <w:t xml:space="preserve">  </w:t>
        </w:r>
      </w:ins>
    </w:p>
    <w:p w14:paraId="5E47A665" w14:textId="63413166" w:rsidR="00D42569" w:rsidRDefault="00F245F0" w:rsidP="00E5483F">
      <w:pPr>
        <w:spacing w:after="120" w:line="264" w:lineRule="auto"/>
        <w:ind w:left="0" w:right="0" w:firstLine="284"/>
        <w:jc w:val="left"/>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E5483F">
      <w:pPr>
        <w:spacing w:after="120" w:line="264" w:lineRule="auto"/>
        <w:ind w:left="0" w:right="0" w:firstLine="284"/>
        <w:jc w:val="left"/>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16865071" w14:textId="77777777" w:rsidR="00E5483F" w:rsidRPr="004625E3" w:rsidRDefault="00E5483F" w:rsidP="00E5483F">
      <w:pPr>
        <w:spacing w:after="120" w:line="264" w:lineRule="auto"/>
        <w:ind w:left="0" w:right="0" w:firstLine="284"/>
        <w:rPr>
          <w:del w:id="176" w:author="hp" w:date="2017-01-05T18:05:00Z"/>
          <w:sz w:val="22"/>
        </w:rPr>
      </w:pPr>
    </w:p>
    <w:p w14:paraId="4DF8BFF7" w14:textId="319BB53C" w:rsidR="00D90F6F" w:rsidRDefault="00C62C42" w:rsidP="00E5483F">
      <w:pPr>
        <w:spacing w:after="120" w:line="264" w:lineRule="auto"/>
        <w:ind w:left="0" w:right="0" w:firstLine="284"/>
        <w:rPr>
          <w:sz w:val="22"/>
          <w:rPrChange w:id="177" w:author="hp" w:date="2017-01-05T18:05:00Z">
            <w:rPr/>
          </w:rPrChange>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64D28A12" w:rsidR="00133854" w:rsidRPr="00EE67B4" w:rsidRDefault="00133854">
      <w:pPr>
        <w:tabs>
          <w:tab w:val="left" w:pos="720"/>
        </w:tabs>
        <w:autoSpaceDE w:val="0"/>
        <w:autoSpaceDN w:val="0"/>
        <w:adjustRightInd w:val="0"/>
        <w:spacing w:before="240" w:after="120" w:line="240" w:lineRule="auto"/>
        <w:ind w:left="0" w:right="0" w:firstLine="0"/>
        <w:jc w:val="left"/>
        <w:rPr>
          <w:rFonts w:asciiTheme="majorBidi" w:hAnsiTheme="majorBidi"/>
          <w:sz w:val="22"/>
          <w:rPrChange w:id="178" w:author="hp" w:date="2017-01-05T18:05:00Z">
            <w:rPr>
              <w:sz w:val="22"/>
            </w:rPr>
          </w:rPrChange>
        </w:rPr>
        <w:pPrChange w:id="179" w:author="hp" w:date="2017-01-05T18:05:00Z">
          <w:pPr>
            <w:pStyle w:val="3"/>
            <w:spacing w:before="240" w:after="120" w:line="22" w:lineRule="atLeast"/>
            <w:ind w:left="0" w:firstLine="0"/>
          </w:pPr>
        </w:pPrChange>
      </w:pPr>
      <w:bookmarkStart w:id="180" w:name="_Toc468278404"/>
      <w:bookmarkStart w:id="181" w:name="_Toc470446032"/>
      <w:r w:rsidRPr="00EE67B4">
        <w:rPr>
          <w:rFonts w:asciiTheme="majorBidi" w:hAnsiTheme="majorBidi"/>
          <w:b/>
          <w:sz w:val="22"/>
          <w:rPrChange w:id="182" w:author="hp" w:date="2017-01-05T18:05:00Z">
            <w:rPr>
              <w:b w:val="0"/>
              <w:i w:val="0"/>
              <w:sz w:val="22"/>
            </w:rPr>
          </w:rPrChange>
        </w:rPr>
        <w:t>2.</w:t>
      </w:r>
      <w:del w:id="183" w:author="hp" w:date="2017-01-05T18:05:00Z">
        <w:r w:rsidRPr="00877972">
          <w:rPr>
            <w:sz w:val="22"/>
          </w:rPr>
          <w:delText>1.</w:delText>
        </w:r>
      </w:del>
      <w:r w:rsidRPr="00EE67B4">
        <w:rPr>
          <w:rFonts w:asciiTheme="majorBidi" w:hAnsiTheme="majorBidi"/>
          <w:b/>
          <w:sz w:val="22"/>
          <w:rPrChange w:id="184" w:author="hp" w:date="2017-01-05T18:05:00Z">
            <w:rPr>
              <w:b w:val="0"/>
              <w:i w:val="0"/>
              <w:sz w:val="22"/>
            </w:rPr>
          </w:rPrChange>
        </w:rPr>
        <w:t>2</w:t>
      </w:r>
      <w:del w:id="185" w:author="hp" w:date="2017-01-05T18:05:00Z">
        <w:r w:rsidRPr="00877972">
          <w:rPr>
            <w:sz w:val="22"/>
          </w:rPr>
          <w:delText>.</w:delText>
        </w:r>
      </w:del>
      <w:r w:rsidR="0094686A">
        <w:rPr>
          <w:rFonts w:asciiTheme="majorBidi" w:hAnsiTheme="majorBidi"/>
          <w:b/>
          <w:sz w:val="22"/>
        </w:rPr>
        <w:t xml:space="preserve"> Transition S</w:t>
      </w:r>
      <w:r w:rsidRPr="00EE67B4">
        <w:rPr>
          <w:rFonts w:asciiTheme="majorBidi" w:hAnsiTheme="majorBidi"/>
          <w:b/>
          <w:sz w:val="22"/>
          <w:rPrChange w:id="186" w:author="hp" w:date="2017-01-05T18:05:00Z">
            <w:rPr>
              <w:b w:val="0"/>
              <w:i w:val="0"/>
              <w:sz w:val="22"/>
            </w:rPr>
          </w:rPrChange>
        </w:rPr>
        <w:t>ystem (TS)</w:t>
      </w:r>
      <w:bookmarkEnd w:id="180"/>
      <w:bookmarkEnd w:id="181"/>
    </w:p>
    <w:p w14:paraId="058B3A8E" w14:textId="77777777" w:rsidR="00133854" w:rsidRPr="0094686A" w:rsidRDefault="00133854" w:rsidP="0094686A">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94686A">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A24E63">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selected nondeterministically</w:t>
      </w:r>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10107FAC" w:rsidR="00133854" w:rsidRPr="0094686A" w:rsidRDefault="00133854" w:rsidP="00A24E63">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finishes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r w:rsidRPr="00A24E63">
        <w:rPr>
          <w:rFonts w:asciiTheme="majorBidi" w:hAnsiTheme="majorBidi" w:cstheme="majorBidi"/>
          <w:sz w:val="22"/>
        </w:rPr>
        <w:t>nondeterministically</w:t>
      </w:r>
      <w:r w:rsidRPr="0094686A">
        <w:rPr>
          <w:rFonts w:asciiTheme="majorBidi" w:hAnsiTheme="majorBidi" w:cstheme="majorBidi"/>
          <w:sz w:val="22"/>
        </w:rPr>
        <w:t>.</w:t>
      </w:r>
    </w:p>
    <w:p w14:paraId="385E2DB9" w14:textId="77777777" w:rsidR="00A24E63"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F25A18">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lastRenderedPageBreak/>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55BC8C82" w:rsidR="00F25A18" w:rsidRPr="00B51214" w:rsidRDefault="00133854" w:rsidP="00F25A18">
      <w:pPr>
        <w:spacing w:after="120" w:line="264" w:lineRule="auto"/>
        <w:ind w:left="0" w:right="0" w:firstLine="284"/>
        <w:rPr>
          <w:sz w:val="22"/>
        </w:rPr>
      </w:pPr>
      <w:r w:rsidRPr="0094686A">
        <w:rPr>
          <w:rFonts w:asciiTheme="majorBidi" w:hAnsiTheme="majorBidi" w:cstheme="majorBidi"/>
          <w:sz w:val="22"/>
        </w:rPr>
        <w:t xml:space="preserve"> </w:t>
      </w:r>
      <w:commentRangeStart w:id="187"/>
      <w:r w:rsidR="00F25A18" w:rsidRPr="00B51214">
        <w:rPr>
          <w:sz w:val="22"/>
        </w:rPr>
        <w:t xml:space="preserve">Program graphs over a set </w:t>
      </w:r>
      <m:oMath>
        <m:r>
          <w:rPr>
            <w:rFonts w:ascii="Cambria Math" w:hAnsi="Cambria Math"/>
            <w:sz w:val="22"/>
          </w:rPr>
          <m:t>Var</m:t>
        </m:r>
      </m:oMath>
      <w:r w:rsidR="00F25A18" w:rsidRPr="00B51214">
        <w:rPr>
          <w:sz w:val="22"/>
        </w:rPr>
        <w:t xml:space="preserve"> of typed variables.</w:t>
      </w:r>
      <w:commentRangeEnd w:id="187"/>
      <w:r w:rsidR="00F25A18" w:rsidRPr="00B51214">
        <w:rPr>
          <w:rStyle w:val="a8"/>
          <w:sz w:val="22"/>
          <w:szCs w:val="22"/>
        </w:rPr>
        <w:commentReference w:id="187"/>
      </w:r>
      <w:r w:rsidR="00F25A18" w:rsidRPr="00B51214">
        <w:rPr>
          <w:sz w:val="22"/>
        </w:rPr>
        <w:t xml:space="preserve"> Essentially, this means that a standardized type (e.g., boolean,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F25A18">
      <w:pPr>
        <w:spacing w:after="120" w:line="264" w:lineRule="auto"/>
        <w:ind w:left="0" w:right="0" w:firstLine="272"/>
        <w:rPr>
          <w:sz w:val="22"/>
        </w:rPr>
      </w:pPr>
    </w:p>
    <w:p w14:paraId="7377CBD2" w14:textId="5DC79557" w:rsidR="00F25A18" w:rsidRPr="00933285" w:rsidRDefault="00F25A18" w:rsidP="00C36698">
      <w:pPr>
        <w:spacing w:after="120" w:line="264" w:lineRule="auto"/>
        <w:ind w:left="0" w:right="0" w:firstLine="284"/>
        <w:rPr>
          <w:b/>
          <w:bCs/>
          <w:sz w:val="22"/>
          <w:highlight w:val="yellow"/>
          <w:rtl/>
        </w:rPr>
      </w:pPr>
      <w:r w:rsidRPr="00933285">
        <w:rPr>
          <w:b/>
          <w:bCs/>
          <w:sz w:val="22"/>
          <w:highlight w:val="yellow"/>
          <w:u w:val="single"/>
        </w:rPr>
        <w:t>Definition</w:t>
      </w:r>
      <w:r w:rsidRPr="00933285">
        <w:rPr>
          <w:b/>
          <w:bCs/>
          <w:sz w:val="22"/>
          <w:highlight w:val="yellow"/>
        </w:rPr>
        <w:t>:</w:t>
      </w:r>
      <w:r w:rsidR="00C36698" w:rsidRPr="00933285">
        <w:rPr>
          <w:b/>
          <w:bCs/>
          <w:sz w:val="22"/>
          <w:highlight w:val="yellow"/>
        </w:rPr>
        <w:t xml:space="preserve"> </w:t>
      </w:r>
      <w:r w:rsidRPr="00933285">
        <w:rPr>
          <w:rFonts w:asciiTheme="majorBidi" w:hAnsiTheme="majorBidi" w:cstheme="majorBidi"/>
          <w:sz w:val="22"/>
          <w:highlight w:val="yellow"/>
        </w:rPr>
        <w:t>A program graph PG over set Var of typed variables is a tuple (</w:t>
      </w:r>
      <w:r w:rsidRPr="00933285">
        <w:rPr>
          <w:rFonts w:asciiTheme="majorBidi" w:hAnsiTheme="majorBidi" w:cstheme="majorBidi"/>
          <w:i/>
          <w:iCs/>
          <w:sz w:val="22"/>
          <w:highlight w:val="yellow"/>
        </w:rPr>
        <w:t xml:space="preserve">Loc, Act, Effect, →, </w:t>
      </w:r>
      <m:oMath>
        <m:sSub>
          <m:sSubPr>
            <m:ctrlPr>
              <w:rPr>
                <w:rFonts w:ascii="Cambria Math" w:hAnsi="Cambria Math" w:cstheme="majorBidi"/>
                <w:i/>
                <w:iCs/>
                <w:sz w:val="22"/>
                <w:highlight w:val="yellow"/>
              </w:rPr>
            </m:ctrlPr>
          </m:sSubPr>
          <m:e>
            <m:r>
              <w:rPr>
                <w:rFonts w:ascii="Cambria Math" w:hAnsi="Cambria Math" w:cstheme="majorBidi"/>
                <w:sz w:val="22"/>
                <w:highlight w:val="yellow"/>
              </w:rPr>
              <m:t>Loc</m:t>
            </m:r>
          </m:e>
          <m:sub>
            <m:r>
              <w:rPr>
                <w:rFonts w:ascii="Cambria Math" w:hAnsi="Cambria Math" w:cstheme="majorBidi"/>
                <w:sz w:val="22"/>
                <w:highlight w:val="yellow"/>
              </w:rPr>
              <m:t>0</m:t>
            </m:r>
          </m:sub>
        </m:sSub>
      </m:oMath>
      <w:r w:rsidRPr="00933285">
        <w:rPr>
          <w:rFonts w:asciiTheme="majorBidi" w:hAnsiTheme="majorBidi" w:cstheme="majorBidi"/>
          <w:i/>
          <w:iCs/>
          <w:sz w:val="22"/>
          <w:highlight w:val="yellow"/>
        </w:rPr>
        <w:t xml:space="preserve">, </w:t>
      </w:r>
      <m:oMath>
        <m:sSub>
          <m:sSubPr>
            <m:ctrlPr>
              <w:rPr>
                <w:rFonts w:ascii="Cambria Math" w:hAnsi="Cambria Math" w:cstheme="majorBidi"/>
                <w:i/>
                <w:iCs/>
                <w:sz w:val="22"/>
                <w:highlight w:val="yellow"/>
              </w:rPr>
            </m:ctrlPr>
          </m:sSubPr>
          <m:e>
            <m:r>
              <w:rPr>
                <w:rFonts w:ascii="Cambria Math" w:hAnsi="Cambria Math" w:cstheme="majorBidi"/>
                <w:sz w:val="22"/>
                <w:highlight w:val="yellow"/>
              </w:rPr>
              <m:t>g</m:t>
            </m:r>
          </m:e>
          <m:sub>
            <m:r>
              <w:rPr>
                <w:rFonts w:ascii="Cambria Math" w:hAnsi="Cambria Math" w:cstheme="majorBidi"/>
                <w:sz w:val="22"/>
                <w:highlight w:val="yellow"/>
              </w:rPr>
              <m:t>0</m:t>
            </m:r>
          </m:sub>
        </m:sSub>
      </m:oMath>
      <w:r w:rsidRPr="00933285">
        <w:rPr>
          <w:rFonts w:asciiTheme="majorBidi" w:hAnsiTheme="majorBidi" w:cstheme="majorBidi"/>
          <w:sz w:val="22"/>
          <w:highlight w:val="yellow"/>
        </w:rPr>
        <w:t>) where</w:t>
      </w:r>
      <w:r w:rsidR="00C36698" w:rsidRPr="00933285">
        <w:rPr>
          <w:rFonts w:asciiTheme="majorBidi" w:hAnsiTheme="majorBidi" w:cstheme="majorBidi"/>
          <w:sz w:val="22"/>
          <w:highlight w:val="yellow"/>
        </w:rPr>
        <w:t>:</w:t>
      </w:r>
      <w:r w:rsidRPr="00933285">
        <w:rPr>
          <w:rFonts w:asciiTheme="majorBidi" w:hAnsiTheme="majorBidi" w:cstheme="majorBidi"/>
          <w:color w:val="auto"/>
          <w:sz w:val="22"/>
          <w:highlight w:val="yellow"/>
          <w:rtl/>
        </w:rPr>
        <w:tab/>
      </w:r>
    </w:p>
    <w:p w14:paraId="55D31FBD" w14:textId="29AE75CF" w:rsidR="00F25A18" w:rsidRPr="00933285" w:rsidRDefault="00C36698" w:rsidP="00215A7B">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Loc</m:t>
        </m:r>
        <m:r>
          <w:rPr>
            <w:rStyle w:val="a8"/>
            <w:rFonts w:ascii="Cambria Math" w:hAnsi="Cambria Math" w:cstheme="majorBidi"/>
            <w:i/>
            <w:iCs/>
            <w:sz w:val="22"/>
            <w:szCs w:val="22"/>
            <w:highlight w:val="yellow"/>
          </w:rPr>
          <w:commentReference w:id="188"/>
        </m:r>
      </m:oMath>
      <w:r w:rsidR="00F25A18" w:rsidRPr="00933285">
        <w:rPr>
          <w:rFonts w:asciiTheme="majorBidi" w:hAnsiTheme="majorBidi" w:cstheme="majorBidi"/>
          <w:sz w:val="22"/>
          <w:highlight w:val="yellow"/>
        </w:rPr>
        <w:t> is a set of locations</w:t>
      </w:r>
    </w:p>
    <w:p w14:paraId="1F757798" w14:textId="04BA8861" w:rsidR="00F25A18" w:rsidRPr="00933285"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Act</m:t>
        </m:r>
      </m:oMath>
      <w:r w:rsidR="00F25A18" w:rsidRPr="00933285">
        <w:rPr>
          <w:rFonts w:asciiTheme="majorBidi" w:hAnsiTheme="majorBidi" w:cstheme="majorBidi"/>
          <w:sz w:val="22"/>
          <w:highlight w:val="yellow"/>
        </w:rPr>
        <w:t> is a set of actions,</w:t>
      </w:r>
    </w:p>
    <w:p w14:paraId="7879C534" w14:textId="0B9C5AF4" w:rsidR="00F25A18" w:rsidRPr="00933285"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Effect:Act×Eva</m:t>
        </m:r>
        <m:r>
          <w:rPr>
            <w:rFonts w:ascii="Cambria Math" w:hAnsi="Cambria Math" w:cs="Cambria Math"/>
            <w:sz w:val="22"/>
            <w:highlight w:val="yellow"/>
          </w:rPr>
          <m:t>l</m:t>
        </m:r>
        <m:r>
          <w:rPr>
            <w:rFonts w:ascii="Cambria Math" w:hAnsi="Cambria Math" w:cstheme="majorBidi"/>
            <w:sz w:val="22"/>
            <w:highlight w:val="yellow"/>
          </w:rPr>
          <m:t>(Var)→Eval(Var) →Eval(Var) </m:t>
        </m:r>
      </m:oMath>
      <w:r w:rsidR="00F25A18" w:rsidRPr="00933285">
        <w:rPr>
          <w:rFonts w:asciiTheme="majorBidi" w:hAnsiTheme="majorBidi" w:cstheme="majorBidi"/>
          <w:sz w:val="22"/>
          <w:highlight w:val="yellow"/>
        </w:rPr>
        <w:t>is the effect function,</w:t>
      </w:r>
    </w:p>
    <w:p w14:paraId="728F4490" w14:textId="3060B440" w:rsidR="00F25A18" w:rsidRPr="00933285"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r>
          <w:rPr>
            <w:rFonts w:ascii="Cambria Math" w:hAnsi="Cambria Math" w:cstheme="majorBidi"/>
            <w:sz w:val="22"/>
            <w:highlight w:val="yellow"/>
          </w:rPr>
          <m:t>→</m:t>
        </m:r>
        <m:r>
          <w:rPr>
            <w:rFonts w:ascii="Cambria Math" w:hAnsi="Cambria Math" w:cs="Cambria Math"/>
            <w:sz w:val="22"/>
            <w:highlight w:val="yellow"/>
          </w:rPr>
          <m:t>⊆</m:t>
        </m:r>
        <m:r>
          <w:rPr>
            <w:rFonts w:ascii="Cambria Math" w:hAnsi="Cambria Math" w:cstheme="majorBidi"/>
            <w:sz w:val="22"/>
            <w:highlight w:val="yellow"/>
          </w:rPr>
          <m:t>Loc×Cond(Var)×Act×Loc</m:t>
        </m:r>
        <m:r>
          <w:rPr>
            <w:rFonts w:ascii="Cambria Math" w:hAnsi="Cambria Math" w:cs="Cambria Math"/>
            <w:sz w:val="22"/>
            <w:highlight w:val="yellow"/>
          </w:rPr>
          <m:t>↪⊆</m:t>
        </m:r>
        <m:r>
          <w:rPr>
            <w:rFonts w:ascii="Cambria Math" w:hAnsi="Cambria Math" w:cstheme="majorBidi"/>
            <w:sz w:val="22"/>
            <w:highlight w:val="yellow"/>
          </w:rPr>
          <m:t>Loc×Cond(Var)×Act×Loc</m:t>
        </m:r>
      </m:oMath>
      <w:r w:rsidR="00F25A18" w:rsidRPr="00933285">
        <w:rPr>
          <w:rFonts w:asciiTheme="majorBidi" w:hAnsiTheme="majorBidi" w:cstheme="majorBidi"/>
          <w:sz w:val="22"/>
          <w:highlight w:val="yellow"/>
        </w:rPr>
        <w:t> is the conditional transition relation,</w:t>
      </w:r>
    </w:p>
    <w:p w14:paraId="7D463F12" w14:textId="464FF124" w:rsidR="00F25A18" w:rsidRPr="00933285" w:rsidRDefault="00EB5886"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sSub>
          <m:sSubPr>
            <m:ctrlPr>
              <w:rPr>
                <w:rFonts w:ascii="Cambria Math" w:hAnsi="Cambria Math" w:cstheme="majorBidi"/>
                <w:i/>
                <w:sz w:val="22"/>
                <w:highlight w:val="yellow"/>
              </w:rPr>
            </m:ctrlPr>
          </m:sSubPr>
          <m:e>
            <m:r>
              <w:rPr>
                <w:rFonts w:ascii="Cambria Math" w:hAnsi="Cambria Math" w:cstheme="majorBidi"/>
                <w:sz w:val="22"/>
                <w:highlight w:val="yellow"/>
              </w:rPr>
              <m:t>Loc</m:t>
            </m:r>
          </m:e>
          <m:sub>
            <m:r>
              <w:rPr>
                <w:rFonts w:ascii="Cambria Math" w:hAnsi="Cambria Math" w:cstheme="majorBidi"/>
                <w:sz w:val="22"/>
                <w:highlight w:val="yellow"/>
              </w:rPr>
              <m:t>0</m:t>
            </m:r>
          </m:sub>
        </m:sSub>
      </m:oMath>
      <w:r w:rsidR="00F25A18" w:rsidRPr="00933285">
        <w:rPr>
          <w:rFonts w:ascii="Cambria Math" w:hAnsi="Cambria Math" w:cs="Cambria Math"/>
          <w:i/>
          <w:sz w:val="22"/>
          <w:highlight w:val="yellow"/>
        </w:rPr>
        <w:t>⊆</w:t>
      </w:r>
      <m:oMath>
        <m:r>
          <w:rPr>
            <w:rFonts w:ascii="Cambria Math" w:hAnsi="Cambria Math" w:cstheme="majorBidi"/>
            <w:sz w:val="22"/>
            <w:highlight w:val="yellow"/>
          </w:rPr>
          <m:t>Loc</m:t>
        </m:r>
      </m:oMath>
      <w:r w:rsidR="00F25A18" w:rsidRPr="00933285">
        <w:rPr>
          <w:rFonts w:asciiTheme="majorBidi" w:hAnsiTheme="majorBidi" w:cstheme="majorBidi"/>
          <w:sz w:val="22"/>
          <w:highlight w:val="yellow"/>
        </w:rPr>
        <w:t> is a set of initial locations,</w:t>
      </w:r>
    </w:p>
    <w:p w14:paraId="058706F6" w14:textId="599A83CB" w:rsidR="00215A7B" w:rsidRPr="00933285" w:rsidRDefault="00EB5886"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highlight w:val="yellow"/>
        </w:rPr>
      </w:pPr>
      <m:oMath>
        <m:sSub>
          <m:sSubPr>
            <m:ctrlPr>
              <w:rPr>
                <w:rFonts w:ascii="Cambria Math" w:hAnsi="Cambria Math" w:cstheme="majorBidi"/>
                <w:i/>
                <w:sz w:val="22"/>
                <w:highlight w:val="yellow"/>
              </w:rPr>
            </m:ctrlPr>
          </m:sSubPr>
          <m:e>
            <m:r>
              <w:rPr>
                <w:rFonts w:ascii="Cambria Math" w:hAnsi="Cambria Math" w:cstheme="majorBidi"/>
                <w:sz w:val="22"/>
                <w:highlight w:val="yellow"/>
              </w:rPr>
              <m:t>g</m:t>
            </m:r>
          </m:e>
          <m:sub>
            <m:r>
              <w:rPr>
                <w:rFonts w:ascii="Cambria Math" w:hAnsi="Cambria Math" w:cstheme="majorBidi"/>
                <w:sz w:val="22"/>
                <w:highlight w:val="yellow"/>
              </w:rPr>
              <m:t>0</m:t>
            </m:r>
          </m:sub>
        </m:sSub>
        <m:r>
          <w:rPr>
            <w:rFonts w:ascii="Cambria Math" w:hAnsi="Cambria Math" w:cs="Cambria Math"/>
            <w:sz w:val="22"/>
            <w:highlight w:val="yellow"/>
          </w:rPr>
          <m:t>∈</m:t>
        </m:r>
        <m:r>
          <w:rPr>
            <w:rFonts w:ascii="Cambria Math" w:hAnsi="Cambria Math" w:cstheme="majorBidi"/>
            <w:sz w:val="22"/>
            <w:highlight w:val="yellow"/>
          </w:rPr>
          <m:t>Cond(Var)</m:t>
        </m:r>
      </m:oMath>
      <w:r w:rsidR="00F25A18" w:rsidRPr="00933285">
        <w:rPr>
          <w:rFonts w:asciiTheme="majorBidi" w:hAnsiTheme="majorBidi" w:cstheme="majorBidi"/>
          <w:sz w:val="22"/>
          <w:highlight w:val="yellow"/>
        </w:rPr>
        <w:t> is the initial condition.</w:t>
      </w:r>
    </w:p>
    <w:p w14:paraId="3033E59E" w14:textId="288B14B2" w:rsidR="00644025" w:rsidRDefault="00644025" w:rsidP="00215A7B">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644025">
        <w:rPr>
          <w:rFonts w:asciiTheme="majorBidi" w:hAnsiTheme="majorBidi" w:cstheme="majorBidi"/>
          <w:b/>
          <w:bCs/>
          <w:sz w:val="22"/>
        </w:rPr>
        <w:t xml:space="preserve">2.3 </w:t>
      </w:r>
      <w:r w:rsidRPr="00644025">
        <w:rPr>
          <w:rFonts w:asciiTheme="majorBidi" w:eastAsiaTheme="minorEastAsia" w:hAnsiTheme="majorBidi" w:cstheme="majorBidi"/>
          <w:b/>
          <w:bCs/>
          <w:sz w:val="22"/>
          <w:lang w:bidi="ar-SA"/>
        </w:rPr>
        <w:t xml:space="preserve">Linear Temporal Logic(LTL) </w:t>
      </w:r>
    </w:p>
    <w:p w14:paraId="52F831C9" w14:textId="041144F2" w:rsidR="003A0468" w:rsidRPr="00933285" w:rsidRDefault="003A0468" w:rsidP="003A0468">
      <w:pPr>
        <w:tabs>
          <w:tab w:val="left" w:pos="720"/>
        </w:tabs>
        <w:autoSpaceDE w:val="0"/>
        <w:autoSpaceDN w:val="0"/>
        <w:adjustRightInd w:val="0"/>
        <w:spacing w:after="120" w:line="264" w:lineRule="auto"/>
        <w:ind w:left="0" w:right="0" w:firstLine="284"/>
        <w:jc w:val="left"/>
        <w:rPr>
          <w:color w:val="000000" w:themeColor="text1"/>
          <w:sz w:val="22"/>
          <w:highlight w:val="yellow"/>
        </w:rPr>
      </w:pPr>
      <w:r w:rsidRPr="00933285">
        <w:rPr>
          <w:rFonts w:asciiTheme="majorBidi" w:eastAsiaTheme="minorEastAsia" w:hAnsiTheme="majorBidi" w:cstheme="majorBidi"/>
          <w:b/>
          <w:bCs/>
          <w:color w:val="000000" w:themeColor="text1"/>
          <w:sz w:val="22"/>
          <w:highlight w:val="yellow"/>
          <w:lang w:bidi="ar-SA"/>
        </w:rPr>
        <w:t xml:space="preserve">Linear  </w:t>
      </w:r>
      <w:r w:rsidR="00050D60" w:rsidRPr="00933285">
        <w:rPr>
          <w:color w:val="000000" w:themeColor="text1"/>
          <w:sz w:val="22"/>
          <w:highlight w:val="yellow"/>
        </w:rPr>
        <w:t>Temporal logics (TL) is a convenient formalism for specifying and verifying properties of reactive systems. We can say that the modalities in Temporal Logic are Time abstract</w:t>
      </w:r>
      <w:r w:rsidR="00933285" w:rsidRPr="00933285">
        <w:rPr>
          <w:color w:val="000000" w:themeColor="text1"/>
          <w:sz w:val="22"/>
          <w:highlight w:val="yellow"/>
        </w:rPr>
        <w:t xml:space="preserve"> </w:t>
      </w:r>
    </w:p>
    <w:p w14:paraId="258EB3F0" w14:textId="7B7D1483" w:rsidR="00933285" w:rsidRPr="00933285" w:rsidRDefault="00933285" w:rsidP="00933285">
      <w:pPr>
        <w:tabs>
          <w:tab w:val="left" w:pos="720"/>
        </w:tabs>
        <w:autoSpaceDE w:val="0"/>
        <w:autoSpaceDN w:val="0"/>
        <w:adjustRightInd w:val="0"/>
        <w:spacing w:after="120" w:line="264" w:lineRule="auto"/>
        <w:ind w:left="0" w:right="0" w:firstLine="284"/>
        <w:jc w:val="left"/>
        <w:rPr>
          <w:color w:val="000000" w:themeColor="text1"/>
          <w:sz w:val="22"/>
          <w:highlight w:val="yellow"/>
        </w:rPr>
      </w:pPr>
      <w:r w:rsidRPr="00933285">
        <w:rPr>
          <w:color w:val="000000" w:themeColor="text1"/>
          <w:sz w:val="22"/>
          <w:highlight w:val="yellow"/>
        </w:rPr>
        <w:t xml:space="preserve">Linear temporal property (LT </w:t>
      </w:r>
      <w:r w:rsidRPr="00933285">
        <w:rPr>
          <w:rFonts w:asciiTheme="majorBidi" w:eastAsia="cmr10" w:hAnsiTheme="majorBidi" w:cstheme="majorBidi"/>
          <w:color w:val="000000" w:themeColor="text1"/>
          <w:sz w:val="22"/>
          <w:highlight w:val="yellow"/>
        </w:rPr>
        <w:t>properties</w:t>
      </w:r>
      <w:r w:rsidRPr="00933285">
        <w:rPr>
          <w:color w:val="000000" w:themeColor="text1"/>
          <w:sz w:val="22"/>
          <w:highlight w:val="yellow"/>
        </w:rPr>
        <w:t>) is a temporal logic formula that describes a set of infinite sequences for which it is true.</w:t>
      </w:r>
    </w:p>
    <w:p w14:paraId="3CD05206" w14:textId="1379E5FC" w:rsidR="00933285" w:rsidRPr="00933285" w:rsidRDefault="00933285" w:rsidP="003A0468">
      <w:pPr>
        <w:tabs>
          <w:tab w:val="left" w:pos="720"/>
        </w:tabs>
        <w:autoSpaceDE w:val="0"/>
        <w:autoSpaceDN w:val="0"/>
        <w:adjustRightInd w:val="0"/>
        <w:spacing w:after="120" w:line="264" w:lineRule="auto"/>
        <w:ind w:left="0" w:right="0" w:firstLine="284"/>
        <w:jc w:val="left"/>
        <w:rPr>
          <w:color w:val="000000" w:themeColor="text1"/>
          <w:sz w:val="22"/>
        </w:rPr>
      </w:pPr>
      <w:r w:rsidRPr="00933285">
        <w:rPr>
          <w:rFonts w:asciiTheme="majorBidi" w:eastAsia="cmr10" w:hAnsiTheme="majorBidi" w:cstheme="majorBidi"/>
          <w:i/>
          <w:iCs/>
          <w:color w:val="000000" w:themeColor="text1"/>
          <w:sz w:val="22"/>
          <w:highlight w:val="yellow"/>
        </w:rPr>
        <w:t>LTL</w:t>
      </w:r>
      <w:r w:rsidRPr="00933285">
        <w:rPr>
          <w:rFonts w:asciiTheme="majorBidi" w:eastAsia="cmr10" w:hAnsiTheme="majorBidi" w:cstheme="majorBidi"/>
          <w:color w:val="000000" w:themeColor="text1"/>
          <w:sz w:val="22"/>
          <w:highlight w:val="yellow"/>
        </w:rPr>
        <w:t xml:space="preserve"> suited for specifying </w:t>
      </w:r>
      <w:commentRangeStart w:id="189"/>
      <w:r w:rsidRPr="00933285">
        <w:rPr>
          <w:rFonts w:asciiTheme="majorBidi" w:eastAsia="cmr10" w:hAnsiTheme="majorBidi" w:cstheme="majorBidi"/>
          <w:color w:val="000000" w:themeColor="text1"/>
          <w:sz w:val="22"/>
          <w:highlight w:val="yellow"/>
        </w:rPr>
        <w:t>LT properties.</w:t>
      </w:r>
      <w:commentRangeEnd w:id="189"/>
      <w:r w:rsidRPr="00933285">
        <w:rPr>
          <w:rStyle w:val="a8"/>
          <w:color w:val="000000" w:themeColor="text1"/>
          <w:sz w:val="22"/>
          <w:szCs w:val="22"/>
          <w:highlight w:val="yellow"/>
        </w:rPr>
        <w:commentReference w:id="189"/>
      </w:r>
      <w:r w:rsidRPr="00933285">
        <w:rPr>
          <w:rFonts w:asciiTheme="majorBidi" w:eastAsia="cmr10" w:hAnsiTheme="majorBidi" w:cstheme="majorBidi"/>
          <w:color w:val="000000" w:themeColor="text1"/>
          <w:sz w:val="22"/>
          <w:highlight w:val="yellow"/>
        </w:rPr>
        <w:t xml:space="preserve"> LTL can be used to specify important system properties.</w:t>
      </w:r>
    </w:p>
    <w:p w14:paraId="09243275" w14:textId="21445470" w:rsidR="00644025" w:rsidRPr="00644025" w:rsidRDefault="00215A7B" w:rsidP="00BE6FDB">
      <w:pPr>
        <w:tabs>
          <w:tab w:val="left" w:pos="720"/>
        </w:tabs>
        <w:autoSpaceDE w:val="0"/>
        <w:autoSpaceDN w:val="0"/>
        <w:adjustRightInd w:val="0"/>
        <w:spacing w:after="120" w:line="264" w:lineRule="auto"/>
        <w:ind w:left="0" w:right="0" w:firstLine="284"/>
        <w:jc w:val="left"/>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6953CD0F" w:rsidR="00BE6FDB" w:rsidRPr="009F348C" w:rsidRDefault="00BE6FDB" w:rsidP="00795826">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  :</w:t>
      </w:r>
      <w:r w:rsidRPr="00BE6FDB">
        <w:rPr>
          <w:rFonts w:asciiTheme="majorBidi" w:hAnsiTheme="majorBidi" w:cstheme="majorBidi"/>
          <w:sz w:val="22"/>
        </w:rPr>
        <w:t xml:space="preserve"> </w:t>
      </w:r>
      <w:r w:rsidRPr="009F348C">
        <w:rPr>
          <w:rFonts w:asciiTheme="majorBidi" w:hAnsiTheme="majorBidi" w:cstheme="majorBidi"/>
          <w:sz w:val="22"/>
        </w:rPr>
        <w:t>LTL formulae over the set AP of atomic proposition are formed acco</w:t>
      </w:r>
      <w:r>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77777777" w:rsidR="00BE6FDB" w:rsidRPr="009F348C" w:rsidRDefault="00BE6FDB" w:rsidP="00795826">
      <w:pPr>
        <w:spacing w:after="0" w:line="264" w:lineRule="auto"/>
        <w:ind w:left="0" w:right="0" w:firstLine="720"/>
        <w:rPr>
          <w:rFonts w:asciiTheme="majorBidi" w:hAnsiTheme="majorBidi" w:cstheme="majorBidi"/>
          <w:i/>
          <w:sz w:val="22"/>
        </w:rPr>
      </w:pPr>
      <m:oMathPara>
        <m:oMathParaPr>
          <m:jc m:val="left"/>
        </m:oMathPara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m:oMathPara>
    </w:p>
    <w:p w14:paraId="1F89A54E" w14:textId="0D378F19" w:rsidR="00BE6FDB" w:rsidRPr="00BE6FDB" w:rsidRDefault="00BE6FDB" w:rsidP="00795826">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33871918" w:rsidR="00BE6FDB" w:rsidRPr="00B51214" w:rsidRDefault="00BE6FDB" w:rsidP="00795826">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A5FC3EB" w:rsidR="00BE6FDB" w:rsidRDefault="00BE6FDB"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190"/>
      <w:r w:rsidRPr="00933285">
        <w:rPr>
          <w:rFonts w:asciiTheme="majorBidi" w:eastAsiaTheme="minorEastAsia" w:hAnsiTheme="majorBidi" w:cstheme="majorBidi"/>
          <w:color w:val="000000" w:themeColor="text1"/>
          <w:sz w:val="22"/>
          <w:highlight w:val="yellow"/>
          <w:lang w:bidi="ar-SA"/>
        </w:rPr>
        <w:t xml:space="preserve"> 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190"/>
      <w:r w:rsidRPr="00933285">
        <w:rPr>
          <w:rStyle w:val="a8"/>
          <w:rFonts w:asciiTheme="majorBidi" w:hAnsiTheme="majorBidi" w:cstheme="majorBidi"/>
          <w:color w:val="000000" w:themeColor="text1"/>
          <w:sz w:val="22"/>
          <w:szCs w:val="22"/>
          <w:highlight w:val="yellow"/>
        </w:rPr>
        <w:commentReference w:id="190"/>
      </w:r>
      <w:r w:rsidRPr="00933285">
        <w:rPr>
          <w:rFonts w:asciiTheme="majorBidi" w:eastAsiaTheme="minorEastAsia" w:hAnsiTheme="majorBidi" w:cstheme="majorBidi"/>
          <w:color w:val="000000" w:themeColor="text1"/>
          <w:sz w:val="22"/>
          <w:highlight w:val="yellow"/>
          <w:lang w:bidi="ar-SA"/>
        </w:rPr>
        <w:t xml:space="preserve">  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0C3B6F46" w:rsidR="00BE6FDB" w:rsidRPr="00BC2284" w:rsidDel="005906AE" w:rsidRDefault="00BE6FDB" w:rsidP="00BC2284">
      <w:pPr>
        <w:spacing w:after="0"/>
        <w:ind w:left="283" w:right="0" w:firstLine="0"/>
        <w:rPr>
          <w:del w:id="191"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Formula</w:t>
      </w:r>
      <w:commentRangeStart w:id="192"/>
      <w:r w:rsidRPr="00BC228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192"/>
        <m:r>
          <m:rPr>
            <m:sty m:val="p"/>
          </m:rPr>
          <w:rPr>
            <w:rStyle w:val="a8"/>
            <w:rFonts w:ascii="Cambria Math" w:hAnsi="Cambria Math"/>
            <w:sz w:val="22"/>
            <w:szCs w:val="22"/>
          </w:rPr>
          <w:commentReference w:id="192"/>
        </m:r>
      </m:oMath>
      <w:r w:rsidRPr="00BC228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“step”.</w:t>
      </w:r>
      <w:commentRangeStart w:id="193"/>
    </w:p>
    <w:commentRangeEnd w:id="193"/>
    <w:p w14:paraId="35536552" w14:textId="77777777" w:rsidR="00BE6FDB" w:rsidRDefault="00BE6FDB" w:rsidP="00BC2284">
      <w:pPr>
        <w:spacing w:after="0"/>
        <w:ind w:left="283" w:right="0" w:firstLine="0"/>
        <w:rPr>
          <w:rFonts w:eastAsiaTheme="minorEastAsia"/>
          <w:lang w:bidi="ar-SA"/>
        </w:rPr>
      </w:pPr>
      <w:r>
        <w:rPr>
          <w:rStyle w:val="a8"/>
        </w:rPr>
        <w:commentReference w:id="193"/>
      </w:r>
    </w:p>
    <w:p w14:paraId="5262EFD5" w14:textId="4BC0B36A" w:rsidR="00BE6FDB" w:rsidRPr="00BC2284" w:rsidRDefault="00BE6FDB"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94"/>
      <w:r w:rsidRPr="00BC2284">
        <w:rPr>
          <w:rFonts w:asciiTheme="majorBidi" w:eastAsiaTheme="minorEastAsia" w:hAnsiTheme="majorBidi" w:cstheme="majorBidi"/>
          <w:color w:val="auto"/>
          <w:sz w:val="22"/>
          <w:lang w:bidi="ar-SA"/>
        </w:rPr>
        <w:t xml:space="preserve">Formula </w:t>
      </w:r>
      <m:oMath>
        <m:r>
          <w:rPr>
            <w:rFonts w:ascii="Cambria Math" w:eastAsiaTheme="minorEastAsia" w:hAnsi="Cambria Math" w:cstheme="majorBidi"/>
            <w:color w:val="auto"/>
            <w:sz w:val="22"/>
            <w:lang w:bidi="ar-SA"/>
          </w:rPr>
          <m:t>φ1 Uφ2</m:t>
        </m:r>
      </m:oMath>
      <w:r w:rsidRPr="00BC2284">
        <w:rPr>
          <w:rFonts w:asciiTheme="majorBidi" w:eastAsia="cmr8" w:hAnsiTheme="majorBidi" w:cstheme="majorBidi"/>
          <w:color w:val="auto"/>
          <w:sz w:val="22"/>
          <w:lang w:bidi="ar-SA"/>
        </w:rPr>
        <w:t xml:space="preserve"> </w:t>
      </w:r>
      <w:commentRangeEnd w:id="194"/>
      <w:r w:rsidRPr="00B51214">
        <w:rPr>
          <w:rStyle w:val="a8"/>
          <w:sz w:val="22"/>
          <w:szCs w:val="22"/>
        </w:rPr>
        <w:commentReference w:id="194"/>
      </w:r>
      <w:r w:rsidRPr="00BC228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C2284">
        <w:rPr>
          <w:rFonts w:asciiTheme="majorBidi" w:eastAsia="cmr8" w:hAnsiTheme="majorBidi" w:cstheme="majorBidi"/>
          <w:color w:val="auto"/>
          <w:sz w:val="22"/>
          <w:lang w:bidi="ar-SA"/>
        </w:rPr>
        <w:t xml:space="preserve">2 </w:t>
      </w:r>
      <w:r w:rsidRPr="00BC228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C2284">
        <w:rPr>
          <w:rFonts w:asciiTheme="majorBidi" w:eastAsia="cmr8" w:hAnsiTheme="majorBidi" w:cstheme="majorBidi"/>
          <w:color w:val="auto"/>
          <w:sz w:val="22"/>
          <w:lang w:bidi="ar-SA"/>
        </w:rPr>
        <w:t xml:space="preserve">1 </w:t>
      </w:r>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D52D18">
      <w:pPr>
        <w:pStyle w:val="ae"/>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77777777" w:rsidR="00BE6FDB" w:rsidRPr="00B51214" w:rsidRDefault="00BE6FDB" w:rsidP="00BC2284">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9C2676">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9C2676">
      <w:pPr>
        <w:pStyle w:val="ae"/>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t>By combining the temporal modalities ◊ and □, new temporal modalities are obtained</w:t>
      </w:r>
    </w:p>
    <w:p w14:paraId="2C9BFC3C" w14:textId="77777777" w:rsidR="00BE6FDB" w:rsidRPr="00B51214" w:rsidRDefault="00BE6FDB" w:rsidP="00BC2284">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2A62FB8F" w:rsidR="00133854" w:rsidRDefault="00BE6FDB" w:rsidP="00BC2284">
      <w:pPr>
        <w:spacing w:after="120" w:line="264" w:lineRule="auto"/>
        <w:ind w:left="283" w:right="0" w:firstLine="0"/>
        <w:rPr>
          <w:rFonts w:asciiTheme="majorBidi" w:eastAsia="msam10" w:hAnsiTheme="majorBidi" w:cstheme="majorBidi"/>
          <w:color w:val="auto"/>
          <w:sz w:val="22"/>
          <w:lang w:bidi="ar-SA"/>
        </w:rPr>
      </w:pPr>
      <w:r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5EC39BC6" w14:textId="6D03E5F2" w:rsidR="00795826" w:rsidRPr="00795826" w:rsidRDefault="00795826" w:rsidP="00BC2284">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lastRenderedPageBreak/>
        <w:t>Semantics of LT</w:t>
      </w:r>
      <w:r>
        <w:rPr>
          <w:rFonts w:asciiTheme="majorBidi" w:eastAsiaTheme="minorEastAsia" w:hAnsiTheme="majorBidi" w:cstheme="majorBidi"/>
          <w:b/>
          <w:bCs/>
          <w:sz w:val="22"/>
          <w:u w:val="single"/>
          <w:lang w:bidi="ar-SA"/>
        </w:rPr>
        <w:t xml:space="preserve">L over Paths and States: </w:t>
      </w:r>
    </w:p>
    <w:tbl>
      <w:tblPr>
        <w:tblStyle w:val="af"/>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3A5D05">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B46BDB" w:rsidRDefault="00B46BDB" w:rsidP="003A5D05">
            <w:pPr>
              <w:spacing w:after="0"/>
              <w:ind w:left="0" w:right="0" w:firstLine="0"/>
              <w:rPr>
                <w:i/>
                <w:sz w:val="22"/>
              </w:rPr>
            </w:pPr>
            <m:oMath>
              <m:r>
                <w:rPr>
                  <w:rFonts w:ascii="Cambria Math" w:hAnsi="Cambria Math"/>
                  <w:color w:val="000000" w:themeColor="text1"/>
                  <w:sz w:val="22"/>
                  <w:highlight w:val="yellow"/>
                </w:rPr>
                <m:t>a</m:t>
              </m:r>
              <m:r>
                <w:rPr>
                  <w:rStyle w:val="a8"/>
                  <w:rFonts w:ascii="Cambria Math" w:hAnsi="Cambria Math"/>
                  <w:i/>
                  <w:color w:val="000000" w:themeColor="text1"/>
                  <w:sz w:val="22"/>
                  <w:szCs w:val="22"/>
                  <w:highlight w:val="yellow"/>
                </w:rPr>
                <w:commentReference w:id="195"/>
              </m:r>
            </m:oMath>
            <w:r w:rsidR="00795826" w:rsidRPr="00B46BDB">
              <w:rPr>
                <w:i/>
                <w:sz w:val="22"/>
              </w:rPr>
              <w:t xml:space="preserve"> has to  hold at the current state</w:t>
            </w:r>
          </w:p>
        </w:tc>
      </w:tr>
      <w:tr w:rsidR="00795826" w14:paraId="37648F6C" w14:textId="77777777" w:rsidTr="003A5D05">
        <w:tc>
          <w:tcPr>
            <w:tcW w:w="8097" w:type="dxa"/>
          </w:tcPr>
          <w:p w14:paraId="45B02EBE" w14:textId="77777777" w:rsidR="00795826" w:rsidRDefault="00795826" w:rsidP="003A5D05">
            <w:pPr>
              <w:spacing w:after="0"/>
              <w:ind w:left="0" w:right="0" w:firstLine="0"/>
              <w:rPr>
                <w:noProof/>
                <w:lang w:bidi="ar-SA"/>
              </w:rPr>
            </w:pPr>
          </w:p>
          <w:p w14:paraId="12FE0DD0" w14:textId="77777777" w:rsidR="00795826" w:rsidRDefault="00795826" w:rsidP="003A5D05">
            <w:pPr>
              <w:spacing w:after="0"/>
              <w:ind w:left="0" w:right="0" w:firstLine="0"/>
            </w:pPr>
            <w:r>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B46BDB" w:rsidRDefault="00795826" w:rsidP="003A5D05">
            <w:pPr>
              <w:spacing w:after="0"/>
              <w:ind w:left="0" w:right="0" w:firstLine="0"/>
              <w:rPr>
                <w:i/>
                <w:iCs/>
                <w:sz w:val="22"/>
              </w:rPr>
            </w:pPr>
            <w:r w:rsidRPr="00B46BDB">
              <w:rPr>
                <w:i/>
                <w:iCs/>
                <w:sz w:val="22"/>
                <w:highlight w:val="yellow"/>
              </w:rPr>
              <w:t>a</w:t>
            </w:r>
            <w:r w:rsidRPr="00B46BDB">
              <w:rPr>
                <w:i/>
                <w:iCs/>
                <w:sz w:val="22"/>
              </w:rPr>
              <w:t xml:space="preserve">  has to  hold at the next state</w:t>
            </w:r>
          </w:p>
        </w:tc>
      </w:tr>
      <w:tr w:rsidR="00795826" w14:paraId="60000005" w14:textId="77777777" w:rsidTr="003A5D05">
        <w:tc>
          <w:tcPr>
            <w:tcW w:w="8097" w:type="dxa"/>
          </w:tcPr>
          <w:p w14:paraId="4E9FB56D" w14:textId="77777777" w:rsidR="00795826" w:rsidRPr="003F0D0A" w:rsidRDefault="00795826" w:rsidP="003A5D05">
            <w:pPr>
              <w:spacing w:after="0"/>
              <w:ind w:left="0" w:right="0" w:firstLine="0"/>
              <w:rPr>
                <w:sz w:val="24"/>
                <w:szCs w:val="24"/>
              </w:rPr>
            </w:pPr>
            <w:r w:rsidRPr="003F0D0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B46BDB" w:rsidRDefault="00795826" w:rsidP="003A5D05">
            <w:pPr>
              <w:spacing w:after="0"/>
              <w:ind w:left="0" w:right="0" w:firstLine="0"/>
              <w:rPr>
                <w:i/>
                <w:iCs/>
                <w:sz w:val="22"/>
              </w:rPr>
            </w:pPr>
            <w:r w:rsidRPr="00B46BDB">
              <w:rPr>
                <w:i/>
                <w:iCs/>
                <w:sz w:val="22"/>
                <w:highlight w:val="yellow"/>
              </w:rPr>
              <w:t>a</w:t>
            </w:r>
            <w:r w:rsidRPr="00B46BDB">
              <w:rPr>
                <w:i/>
                <w:iCs/>
                <w:sz w:val="22"/>
              </w:rPr>
              <w:t xml:space="preserve"> has to hold until </w:t>
            </w:r>
            <w:r w:rsidRPr="00B46BDB">
              <w:rPr>
                <w:i/>
                <w:iCs/>
                <w:sz w:val="22"/>
                <w:highlight w:val="yellow"/>
              </w:rPr>
              <w:t>b</w:t>
            </w:r>
            <w:r w:rsidRPr="00B46BDB">
              <w:rPr>
                <w:i/>
                <w:iCs/>
                <w:sz w:val="22"/>
              </w:rPr>
              <w:t xml:space="preserve"> , which   holds at the current or a future position</w:t>
            </w:r>
          </w:p>
        </w:tc>
      </w:tr>
      <w:tr w:rsidR="00795826" w14:paraId="4F5C931F" w14:textId="77777777" w:rsidTr="003A5D05">
        <w:tc>
          <w:tcPr>
            <w:tcW w:w="8097" w:type="dxa"/>
          </w:tcPr>
          <w:p w14:paraId="4455980A" w14:textId="77777777" w:rsidR="00795826" w:rsidRPr="003F0D0A" w:rsidRDefault="00795826" w:rsidP="003A5D05">
            <w:pPr>
              <w:spacing w:after="0"/>
              <w:ind w:left="0" w:right="0" w:firstLine="0"/>
              <w:rPr>
                <w:noProof/>
                <w:sz w:val="24"/>
                <w:szCs w:val="24"/>
                <w:lang w:bidi="ar-SA"/>
              </w:rPr>
            </w:pPr>
          </w:p>
          <w:p w14:paraId="22B686C2" w14:textId="77777777" w:rsidR="00795826" w:rsidRPr="003F0D0A" w:rsidRDefault="00795826" w:rsidP="003A5D05">
            <w:pPr>
              <w:spacing w:after="0"/>
              <w:ind w:left="0" w:right="0" w:firstLine="0"/>
              <w:rPr>
                <w:sz w:val="24"/>
                <w:szCs w:val="24"/>
              </w:rPr>
            </w:pPr>
            <w:r w:rsidRPr="003F0D0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B46BDB" w:rsidRDefault="00795826" w:rsidP="003A5D05">
            <w:pPr>
              <w:spacing w:after="0"/>
              <w:ind w:left="0" w:right="0" w:firstLine="0"/>
              <w:rPr>
                <w:i/>
                <w:iCs/>
                <w:sz w:val="22"/>
              </w:rPr>
            </w:pPr>
            <w:r w:rsidRPr="00B46BDB">
              <w:rPr>
                <w:i/>
                <w:iCs/>
                <w:sz w:val="22"/>
                <w:highlight w:val="yellow"/>
              </w:rPr>
              <w:t>a</w:t>
            </w:r>
            <w:r w:rsidRPr="00B46BDB">
              <w:rPr>
                <w:i/>
                <w:iCs/>
                <w:sz w:val="22"/>
              </w:rPr>
              <w:t xml:space="preserve">  even</w:t>
            </w:r>
            <w:r w:rsidR="00B46BDB" w:rsidRPr="00B46BDB">
              <w:rPr>
                <w:i/>
                <w:iCs/>
                <w:sz w:val="22"/>
              </w:rPr>
              <w:t xml:space="preserve">tually has to hold (somewhere </w:t>
            </w:r>
            <w:r w:rsidRPr="00B46BDB">
              <w:rPr>
                <w:i/>
                <w:iCs/>
                <w:sz w:val="22"/>
              </w:rPr>
              <w:t>on the subsequent path);</w:t>
            </w:r>
          </w:p>
        </w:tc>
      </w:tr>
      <w:tr w:rsidR="00795826" w14:paraId="398FBB33" w14:textId="77777777" w:rsidTr="003A5D05">
        <w:tc>
          <w:tcPr>
            <w:tcW w:w="8097" w:type="dxa"/>
          </w:tcPr>
          <w:p w14:paraId="7BB073B7" w14:textId="77777777" w:rsidR="00795826" w:rsidRPr="003F0D0A" w:rsidRDefault="00795826" w:rsidP="003A5D05">
            <w:pPr>
              <w:spacing w:after="0"/>
              <w:ind w:left="0" w:right="0" w:firstLine="0"/>
              <w:rPr>
                <w:noProof/>
                <w:sz w:val="24"/>
                <w:szCs w:val="24"/>
                <w:lang w:bidi="ar-SA"/>
              </w:rPr>
            </w:pPr>
          </w:p>
          <w:p w14:paraId="3B541E67" w14:textId="77777777" w:rsidR="00795826" w:rsidRPr="003F0D0A" w:rsidRDefault="00795826" w:rsidP="003A5D05">
            <w:pPr>
              <w:spacing w:after="0"/>
              <w:ind w:left="0" w:right="0" w:firstLine="0"/>
              <w:rPr>
                <w:noProof/>
                <w:sz w:val="24"/>
                <w:szCs w:val="24"/>
              </w:rPr>
            </w:pPr>
          </w:p>
          <w:p w14:paraId="251F370D" w14:textId="77777777" w:rsidR="00795826" w:rsidRPr="003F0D0A" w:rsidRDefault="00795826" w:rsidP="003A5D05">
            <w:pPr>
              <w:spacing w:after="0"/>
              <w:ind w:left="0" w:right="0" w:firstLine="0"/>
              <w:rPr>
                <w:sz w:val="24"/>
                <w:szCs w:val="24"/>
              </w:rPr>
            </w:pPr>
            <w:r w:rsidRPr="003F0D0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B46BDB" w:rsidRDefault="00795826" w:rsidP="003A5D05">
            <w:pPr>
              <w:spacing w:after="0"/>
              <w:ind w:left="0" w:right="0" w:firstLine="0"/>
              <w:rPr>
                <w:i/>
                <w:iCs/>
                <w:sz w:val="22"/>
              </w:rPr>
            </w:pPr>
            <w:r w:rsidRPr="00B46BDB">
              <w:rPr>
                <w:i/>
                <w:iCs/>
                <w:sz w:val="22"/>
                <w:highlight w:val="yellow"/>
              </w:rPr>
              <w:t>a</w:t>
            </w:r>
            <w:r w:rsidRPr="00B46BDB">
              <w:rPr>
                <w:i/>
                <w:iCs/>
                <w:sz w:val="22"/>
              </w:rPr>
              <w:t xml:space="preserve"> has to hold on the entire  subsequent path</w:t>
            </w:r>
          </w:p>
        </w:tc>
      </w:tr>
    </w:tbl>
    <w:p w14:paraId="32596D93" w14:textId="487DD0BF" w:rsidR="00795826" w:rsidRPr="00BE6FDB" w:rsidRDefault="007B2347" w:rsidP="00795826">
      <w:pPr>
        <w:spacing w:after="120" w:line="264" w:lineRule="auto"/>
        <w:ind w:left="0" w:right="0" w:firstLine="120"/>
        <w:rPr>
          <w:rFonts w:asciiTheme="majorBidi" w:hAnsiTheme="majorBidi" w:cstheme="majorBidi"/>
          <w:b/>
          <w:bCs/>
          <w:i/>
          <w:iCs/>
          <w:sz w:val="22"/>
          <w:u w:val="single"/>
        </w:rPr>
      </w:pPr>
      <w:r w:rsidRPr="00EE4564">
        <w:rPr>
          <w:rFonts w:asciiTheme="majorBidi" w:eastAsiaTheme="minorHAnsi" w:hAnsiTheme="majorBidi" w:cstheme="majorBidi"/>
          <w:i/>
          <w:iCs/>
          <w:noProof/>
          <w:szCs w:val="20"/>
          <w:lang w:bidi="ar-SA"/>
        </w:rPr>
        <mc:AlternateContent>
          <mc:Choice Requires="wps">
            <w:drawing>
              <wp:anchor distT="0" distB="0" distL="114300" distR="114300" simplePos="0" relativeHeight="251725312" behindDoc="0" locked="0" layoutInCell="1" allowOverlap="1" wp14:anchorId="1B5EB08B" wp14:editId="43E66B74">
                <wp:simplePos x="0" y="0"/>
                <wp:positionH relativeFrom="margin">
                  <wp:posOffset>137795</wp:posOffset>
                </wp:positionH>
                <wp:positionV relativeFrom="paragraph">
                  <wp:posOffset>201930</wp:posOffset>
                </wp:positionV>
                <wp:extent cx="5086350" cy="529590"/>
                <wp:effectExtent l="0" t="0" r="0" b="0"/>
                <wp:wrapNone/>
                <wp:docPr id="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4A61" w14:textId="0E71F7F1" w:rsidR="00E81BBF" w:rsidRPr="007B2347" w:rsidRDefault="00E81BBF" w:rsidP="007B2347">
                            <w:pPr>
                              <w:autoSpaceDE w:val="0"/>
                              <w:autoSpaceDN w:val="0"/>
                              <w:adjustRightInd w:val="0"/>
                              <w:spacing w:after="120" w:line="240" w:lineRule="auto"/>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B5EB08B" id="_x0000_t202" coordsize="21600,21600" o:spt="202" path="m,l,21600r21600,l21600,xe">
                <v:stroke joinstyle="miter"/>
                <v:path gradientshapeok="t" o:connecttype="rect"/>
              </v:shapetype>
              <v:shape id="Text Box 70" o:spid="_x0000_s1026" type="#_x0000_t202" style="position:absolute;left:0;text-align:left;margin-left:10.85pt;margin-top:15.9pt;width:400.5pt;height:41.7pt;z-index:2517253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stwIAALs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" filled="f" stroked="f">
                <v:textbox style="mso-fit-shape-to-text:t">
                  <w:txbxContent>
                    <w:p w14:paraId="28954A61" w14:textId="0E71F7F1" w:rsidR="00E81BBF" w:rsidRPr="007B2347" w:rsidRDefault="00E81BBF" w:rsidP="007B2347">
                      <w:pPr>
                        <w:autoSpaceDE w:val="0"/>
                        <w:autoSpaceDN w:val="0"/>
                        <w:adjustRightInd w:val="0"/>
                        <w:spacing w:after="120" w:line="240" w:lineRule="auto"/>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txbxContent>
                </v:textbox>
                <w10:wrap anchorx="margin"/>
              </v:shape>
            </w:pict>
          </mc:Fallback>
        </mc:AlternateContent>
      </w:r>
    </w:p>
    <w:p w14:paraId="68238A31" w14:textId="63E1F1F2" w:rsidR="00133854" w:rsidRPr="0094686A" w:rsidRDefault="00133854" w:rsidP="00A24E63">
      <w:pPr>
        <w:pStyle w:val="3"/>
        <w:spacing w:after="120" w:line="22" w:lineRule="atLeast"/>
        <w:ind w:left="0" w:hanging="14"/>
        <w:rPr>
          <w:del w:id="196" w:author="hp" w:date="2017-01-05T18:05:00Z"/>
          <w:rFonts w:asciiTheme="majorBidi" w:hAnsiTheme="majorBidi" w:cstheme="majorBidi"/>
          <w:sz w:val="22"/>
        </w:rPr>
      </w:pPr>
      <w:bookmarkStart w:id="197" w:name="_Toc468119591"/>
      <w:bookmarkStart w:id="198" w:name="_Toc470446033"/>
      <w:del w:id="199" w:author="hp" w:date="2017-01-05T18:05:00Z">
        <w:r w:rsidRPr="0094686A">
          <w:rPr>
            <w:rFonts w:asciiTheme="majorBidi" w:hAnsiTheme="majorBidi" w:cstheme="majorBidi"/>
            <w:sz w:val="22"/>
          </w:rPr>
          <w:delText>2.1.</w:delText>
        </w:r>
        <w:r w:rsidRPr="0094686A">
          <w:rPr>
            <w:rFonts w:asciiTheme="majorBidi" w:hAnsiTheme="majorBidi" w:cstheme="majorBidi"/>
            <w:sz w:val="22"/>
            <w:lang w:bidi="ar-SA"/>
          </w:rPr>
          <w:delText>3</w:delText>
        </w:r>
        <w:r w:rsidRPr="0094686A">
          <w:rPr>
            <w:rFonts w:asciiTheme="majorBidi" w:hAnsiTheme="majorBidi" w:cstheme="majorBidi"/>
            <w:sz w:val="22"/>
          </w:rPr>
          <w:delText>. Program graph (PG)</w:delText>
        </w:r>
        <w:bookmarkEnd w:id="197"/>
        <w:bookmarkEnd w:id="198"/>
      </w:del>
    </w:p>
    <w:p w14:paraId="36795763" w14:textId="3B763E89" w:rsidR="00133854" w:rsidRPr="0094686A" w:rsidRDefault="00CF519F" w:rsidP="00A24E63">
      <w:pPr>
        <w:spacing w:after="120" w:line="264" w:lineRule="auto"/>
        <w:ind w:left="0" w:right="0" w:firstLine="272"/>
        <w:rPr>
          <w:del w:id="200" w:author="hp" w:date="2017-01-05T18:05:00Z"/>
          <w:rFonts w:asciiTheme="majorBidi" w:hAnsiTheme="majorBidi" w:cstheme="majorBidi"/>
          <w:sz w:val="22"/>
        </w:rPr>
      </w:pPr>
      <w:commentRangeStart w:id="201"/>
      <w:del w:id="202" w:author="hp" w:date="2017-01-05T18:05:00Z">
        <w:r w:rsidRPr="0094686A">
          <w:rPr>
            <w:rFonts w:asciiTheme="majorBidi" w:hAnsiTheme="majorBidi" w:cstheme="majorBidi"/>
            <w:sz w:val="22"/>
          </w:rPr>
          <w:delText>P</w:delText>
        </w:r>
        <w:r w:rsidR="00133854" w:rsidRPr="0094686A">
          <w:rPr>
            <w:rFonts w:asciiTheme="majorBidi" w:hAnsiTheme="majorBidi" w:cstheme="majorBidi"/>
            <w:sz w:val="22"/>
          </w:rPr>
          <w:delText xml:space="preserve">rogram graphs over a set </w:delText>
        </w:r>
        <w:r w:rsidR="00133854" w:rsidRPr="0094686A">
          <w:rPr>
            <w:rFonts w:asciiTheme="majorBidi" w:hAnsiTheme="majorBidi" w:cstheme="majorBidi"/>
            <w:i/>
            <w:iCs/>
            <w:sz w:val="22"/>
          </w:rPr>
          <w:delText>Var</w:delText>
        </w:r>
        <w:r w:rsidR="00133854" w:rsidRPr="0094686A">
          <w:rPr>
            <w:rFonts w:asciiTheme="majorBidi" w:hAnsiTheme="majorBidi" w:cstheme="majorBidi"/>
            <w:sz w:val="22"/>
          </w:rPr>
          <w:delText xml:space="preserve"> of typed variables.</w:delText>
        </w:r>
        <w:commentRangeEnd w:id="201"/>
        <w:r w:rsidRPr="0094686A">
          <w:rPr>
            <w:rStyle w:val="a8"/>
            <w:rFonts w:asciiTheme="majorBidi" w:hAnsiTheme="majorBidi" w:cstheme="majorBidi"/>
            <w:sz w:val="22"/>
            <w:szCs w:val="22"/>
          </w:rPr>
          <w:commentReference w:id="201"/>
        </w:r>
        <w:r w:rsidR="00133854" w:rsidRPr="0094686A">
          <w:rPr>
            <w:rFonts w:asciiTheme="majorBidi" w:hAnsiTheme="majorBidi" w:cstheme="majorBidi"/>
            <w:sz w:val="22"/>
          </w:rPr>
          <w:delText xml:space="preserve"> Essentially, this means that a standardized type (e.g., boolean, integer, or char) is associated with each variable. The type of variable </w:delText>
        </w:r>
        <w:r w:rsidR="00133854" w:rsidRPr="0094686A">
          <w:rPr>
            <w:rFonts w:asciiTheme="majorBidi" w:hAnsiTheme="majorBidi" w:cstheme="majorBidi"/>
            <w:i/>
            <w:iCs/>
            <w:sz w:val="22"/>
          </w:rPr>
          <w:delText>x</w:delText>
        </w:r>
        <w:r w:rsidR="00133854" w:rsidRPr="0094686A">
          <w:rPr>
            <w:rFonts w:asciiTheme="majorBidi" w:hAnsiTheme="majorBidi" w:cstheme="majorBidi"/>
            <w:sz w:val="22"/>
          </w:rPr>
          <w:delText xml:space="preserve"> is called the domain </w:delText>
        </w:r>
        <w:r w:rsidR="00133854" w:rsidRPr="0094686A">
          <w:rPr>
            <w:rFonts w:asciiTheme="majorBidi" w:hAnsiTheme="majorBidi" w:cstheme="majorBidi"/>
            <w:i/>
            <w:iCs/>
            <w:sz w:val="22"/>
          </w:rPr>
          <w:delText>dom(x)</w:delText>
        </w:r>
        <w:r w:rsidR="00133854" w:rsidRPr="0094686A">
          <w:rPr>
            <w:rFonts w:asciiTheme="majorBidi" w:hAnsiTheme="majorBidi" w:cstheme="majorBidi"/>
            <w:sz w:val="22"/>
          </w:rPr>
          <w:delText xml:space="preserve"> of x. Let </w:delText>
        </w:r>
        <w:r w:rsidR="00133854" w:rsidRPr="0094686A">
          <w:rPr>
            <w:rFonts w:asciiTheme="majorBidi" w:hAnsiTheme="majorBidi" w:cstheme="majorBidi"/>
            <w:i/>
            <w:iCs/>
            <w:sz w:val="22"/>
          </w:rPr>
          <w:delText>Eval(Var)</w:delText>
        </w:r>
        <w:r w:rsidR="00133854" w:rsidRPr="0094686A">
          <w:rPr>
            <w:rFonts w:asciiTheme="majorBidi" w:hAnsiTheme="majorBidi" w:cstheme="majorBidi"/>
            <w:sz w:val="22"/>
          </w:rPr>
          <w:delText xml:space="preserve"> denote the set of (variable) evaluations that assign values to variables. </w:delText>
        </w:r>
        <w:r w:rsidR="00133854" w:rsidRPr="0094686A">
          <w:rPr>
            <w:rFonts w:asciiTheme="majorBidi" w:hAnsiTheme="majorBidi" w:cstheme="majorBidi"/>
            <w:i/>
            <w:iCs/>
            <w:sz w:val="22"/>
          </w:rPr>
          <w:delText>Cond(Var)</w:delText>
        </w:r>
        <w:r w:rsidR="00133854" w:rsidRPr="0094686A">
          <w:rPr>
            <w:rFonts w:asciiTheme="majorBidi" w:hAnsiTheme="majorBidi" w:cstheme="majorBidi"/>
            <w:sz w:val="22"/>
          </w:rPr>
          <w:delText xml:space="preserve"> is the set of Boolean conditions over Var. </w:delText>
        </w:r>
      </w:del>
    </w:p>
    <w:p w14:paraId="681A45C8" w14:textId="77777777" w:rsidR="00133854" w:rsidRPr="0094686A" w:rsidRDefault="00133854" w:rsidP="00A24E63">
      <w:pPr>
        <w:spacing w:after="120" w:line="22" w:lineRule="atLeast"/>
        <w:ind w:left="0" w:right="0"/>
        <w:rPr>
          <w:del w:id="203" w:author="hp" w:date="2017-01-05T18:05:00Z"/>
          <w:rFonts w:asciiTheme="majorBidi" w:hAnsiTheme="majorBidi" w:cstheme="majorBidi"/>
          <w:b/>
          <w:bCs/>
          <w:sz w:val="22"/>
        </w:rPr>
      </w:pPr>
      <w:del w:id="204" w:author="hp" w:date="2017-01-05T18:05:00Z">
        <w:r w:rsidRPr="0094686A">
          <w:rPr>
            <w:rFonts w:asciiTheme="majorBidi" w:hAnsiTheme="majorBidi" w:cstheme="majorBidi"/>
            <w:b/>
            <w:bCs/>
            <w:sz w:val="22"/>
          </w:rPr>
          <w:delText>Definition:</w:delText>
        </w:r>
      </w:del>
    </w:p>
    <w:p w14:paraId="52F3FB2C" w14:textId="2ED5DA1E" w:rsidR="00133854" w:rsidRPr="0094686A" w:rsidRDefault="00133854" w:rsidP="00A24E63">
      <w:pPr>
        <w:bidi/>
        <w:spacing w:after="120" w:line="22" w:lineRule="atLeast"/>
        <w:ind w:left="0" w:right="0"/>
        <w:jc w:val="right"/>
        <w:rPr>
          <w:del w:id="205" w:author="hp" w:date="2017-01-05T18:05:00Z"/>
          <w:rFonts w:asciiTheme="majorBidi" w:hAnsiTheme="majorBidi" w:cstheme="majorBidi"/>
          <w:color w:val="auto"/>
          <w:sz w:val="22"/>
          <w:rtl/>
        </w:rPr>
      </w:pPr>
      <w:del w:id="206" w:author="hp" w:date="2017-01-05T18:05:00Z">
        <w:r w:rsidRPr="0094686A">
          <w:rPr>
            <w:rFonts w:asciiTheme="majorBidi" w:hAnsiTheme="majorBidi" w:cstheme="majorBidi"/>
            <w:sz w:val="22"/>
          </w:rPr>
          <w:delText>A program graph PG over set Var of typed variables is a tuple (</w:delText>
        </w:r>
        <w:r w:rsidRPr="0094686A">
          <w:rPr>
            <w:rFonts w:asciiTheme="majorBidi" w:hAnsiTheme="majorBidi" w:cstheme="majorBidi"/>
            <w:i/>
            <w:iCs/>
            <w:sz w:val="22"/>
          </w:rPr>
          <w:delText xml:space="preserve">Loc, Act, Effect, →, </w:delTex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94686A">
          <w:rPr>
            <w:rFonts w:asciiTheme="majorBidi" w:hAnsiTheme="majorBidi" w:cstheme="majorBidi"/>
            <w:i/>
            <w:iCs/>
            <w:sz w:val="22"/>
          </w:rPr>
          <w:delText xml:space="preserve">, </w:delTex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94686A">
          <w:rPr>
            <w:rFonts w:asciiTheme="majorBidi" w:hAnsiTheme="majorBidi" w:cstheme="majorBidi"/>
            <w:sz w:val="22"/>
          </w:rPr>
          <w:delText>) where</w:delText>
        </w:r>
        <w:r w:rsidR="00B51214" w:rsidRPr="0094686A">
          <w:rPr>
            <w:rFonts w:asciiTheme="majorBidi" w:hAnsiTheme="majorBidi" w:cstheme="majorBidi"/>
            <w:color w:val="auto"/>
            <w:sz w:val="22"/>
            <w:rtl/>
          </w:rPr>
          <w:tab/>
        </w:r>
      </w:del>
    </w:p>
    <w:p w14:paraId="74F7A7F0" w14:textId="4AF58547" w:rsidR="00133854" w:rsidRPr="0094686A" w:rsidRDefault="00133854" w:rsidP="00A24E63">
      <w:pPr>
        <w:numPr>
          <w:ilvl w:val="0"/>
          <w:numId w:val="24"/>
        </w:numPr>
        <w:tabs>
          <w:tab w:val="clear" w:pos="720"/>
          <w:tab w:val="num" w:pos="2160"/>
        </w:tabs>
        <w:spacing w:after="120" w:line="22" w:lineRule="atLeast"/>
        <w:ind w:left="0" w:right="0"/>
        <w:jc w:val="left"/>
        <w:rPr>
          <w:del w:id="207" w:author="hp" w:date="2017-01-05T18:05:00Z"/>
          <w:rFonts w:asciiTheme="majorBidi" w:hAnsiTheme="majorBidi" w:cstheme="majorBidi"/>
          <w:sz w:val="22"/>
        </w:rPr>
      </w:pPr>
      <w:commentRangeStart w:id="208"/>
      <w:del w:id="209" w:author="hp" w:date="2017-01-05T18:05:00Z">
        <w:r w:rsidRPr="0094686A">
          <w:rPr>
            <w:rFonts w:asciiTheme="majorBidi" w:hAnsiTheme="majorBidi" w:cstheme="majorBidi"/>
            <w:i/>
            <w:iCs/>
            <w:sz w:val="22"/>
          </w:rPr>
          <w:delText>Loc</w:delText>
        </w:r>
        <w:commentRangeEnd w:id="208"/>
        <w:r w:rsidR="00CF519F" w:rsidRPr="0094686A">
          <w:rPr>
            <w:rStyle w:val="a8"/>
            <w:rFonts w:asciiTheme="majorBidi" w:hAnsiTheme="majorBidi" w:cstheme="majorBidi"/>
            <w:i/>
            <w:iCs/>
            <w:sz w:val="22"/>
            <w:szCs w:val="22"/>
          </w:rPr>
          <w:commentReference w:id="208"/>
        </w:r>
        <w:r w:rsidRPr="0094686A">
          <w:rPr>
            <w:rFonts w:asciiTheme="majorBidi" w:hAnsiTheme="majorBidi" w:cstheme="majorBidi"/>
            <w:sz w:val="22"/>
          </w:rPr>
          <w:delText> is a set of locations</w:delText>
        </w:r>
      </w:del>
    </w:p>
    <w:p w14:paraId="5BF2A409" w14:textId="77777777" w:rsidR="00133854" w:rsidRPr="0094686A" w:rsidRDefault="00133854" w:rsidP="00A24E63">
      <w:pPr>
        <w:numPr>
          <w:ilvl w:val="0"/>
          <w:numId w:val="24"/>
        </w:numPr>
        <w:tabs>
          <w:tab w:val="clear" w:pos="720"/>
          <w:tab w:val="num" w:pos="1440"/>
        </w:tabs>
        <w:spacing w:after="120" w:line="22" w:lineRule="atLeast"/>
        <w:ind w:left="0" w:right="0"/>
        <w:jc w:val="left"/>
        <w:rPr>
          <w:del w:id="210" w:author="hp" w:date="2017-01-05T18:05:00Z"/>
          <w:rFonts w:asciiTheme="majorBidi" w:hAnsiTheme="majorBidi" w:cstheme="majorBidi"/>
          <w:sz w:val="22"/>
        </w:rPr>
      </w:pPr>
      <w:del w:id="211" w:author="hp" w:date="2017-01-05T18:05:00Z">
        <w:r w:rsidRPr="0094686A">
          <w:rPr>
            <w:rFonts w:asciiTheme="majorBidi" w:hAnsiTheme="majorBidi" w:cstheme="majorBidi"/>
            <w:i/>
            <w:iCs/>
            <w:sz w:val="22"/>
          </w:rPr>
          <w:delText>Act</w:delText>
        </w:r>
        <w:r w:rsidRPr="0094686A">
          <w:rPr>
            <w:rFonts w:asciiTheme="majorBidi" w:hAnsiTheme="majorBidi" w:cstheme="majorBidi"/>
            <w:sz w:val="22"/>
          </w:rPr>
          <w:delText> is a set of actions,</w:delText>
        </w:r>
      </w:del>
    </w:p>
    <w:p w14:paraId="068BE53C" w14:textId="77777777" w:rsidR="00133854" w:rsidRPr="0094686A" w:rsidRDefault="00133854" w:rsidP="00A24E63">
      <w:pPr>
        <w:numPr>
          <w:ilvl w:val="0"/>
          <w:numId w:val="24"/>
        </w:numPr>
        <w:tabs>
          <w:tab w:val="clear" w:pos="720"/>
          <w:tab w:val="num" w:pos="1440"/>
        </w:tabs>
        <w:spacing w:after="120" w:line="22" w:lineRule="atLeast"/>
        <w:ind w:left="0" w:right="0"/>
        <w:jc w:val="left"/>
        <w:rPr>
          <w:del w:id="212" w:author="hp" w:date="2017-01-05T18:05:00Z"/>
          <w:rFonts w:asciiTheme="majorBidi" w:hAnsiTheme="majorBidi" w:cstheme="majorBidi"/>
          <w:sz w:val="22"/>
        </w:rPr>
      </w:pPr>
      <w:del w:id="213" w:author="hp" w:date="2017-01-05T18:05:00Z">
        <w:r w:rsidRPr="0094686A">
          <w:rPr>
            <w:rFonts w:asciiTheme="majorBidi" w:hAnsiTheme="majorBidi" w:cstheme="majorBidi"/>
            <w:i/>
            <w:iCs/>
            <w:sz w:val="22"/>
          </w:rPr>
          <w:delText>Effect:Act×Eval(Var)→Eval(Var) →Eval(Var)</w:delText>
        </w:r>
        <w:r w:rsidRPr="0094686A">
          <w:rPr>
            <w:rFonts w:asciiTheme="majorBidi" w:hAnsiTheme="majorBidi" w:cstheme="majorBidi"/>
            <w:sz w:val="22"/>
          </w:rPr>
          <w:delText> is the effect function,</w:delText>
        </w:r>
      </w:del>
    </w:p>
    <w:p w14:paraId="3FE5DADB" w14:textId="77777777" w:rsidR="00133854" w:rsidRPr="0094686A" w:rsidRDefault="00133854" w:rsidP="00A24E63">
      <w:pPr>
        <w:numPr>
          <w:ilvl w:val="0"/>
          <w:numId w:val="24"/>
        </w:numPr>
        <w:tabs>
          <w:tab w:val="clear" w:pos="720"/>
          <w:tab w:val="num" w:pos="1440"/>
        </w:tabs>
        <w:spacing w:after="120" w:line="22" w:lineRule="atLeast"/>
        <w:ind w:left="0" w:right="0"/>
        <w:jc w:val="left"/>
        <w:rPr>
          <w:del w:id="214" w:author="hp" w:date="2017-01-05T18:05:00Z"/>
          <w:rFonts w:asciiTheme="majorBidi" w:hAnsiTheme="majorBidi" w:cstheme="majorBidi"/>
          <w:sz w:val="22"/>
        </w:rPr>
      </w:pPr>
      <w:del w:id="215" w:author="hp" w:date="2017-01-05T18:05:00Z">
        <w:r w:rsidRPr="0094686A">
          <w:rPr>
            <w:rFonts w:asciiTheme="majorBidi" w:hAnsiTheme="majorBidi" w:cstheme="majorBidi"/>
            <w:sz w:val="22"/>
          </w:rPr>
          <w:delText>→</w:delText>
        </w:r>
        <w:r w:rsidRPr="0094686A">
          <w:rPr>
            <w:rFonts w:ascii="Cambria Math" w:hAnsi="Cambria Math" w:cs="Cambria Math"/>
            <w:sz w:val="22"/>
          </w:rPr>
          <w:delText>⊆</w:delText>
        </w:r>
        <w:r w:rsidRPr="0094686A">
          <w:rPr>
            <w:rFonts w:asciiTheme="majorBidi" w:hAnsiTheme="majorBidi" w:cstheme="majorBidi"/>
            <w:i/>
            <w:iCs/>
            <w:sz w:val="22"/>
          </w:rPr>
          <w:delText>Loc×Cond(Var)×Act×Loc</w:delText>
        </w:r>
        <w:r w:rsidRPr="0094686A">
          <w:rPr>
            <w:rFonts w:ascii="Cambria Math" w:hAnsi="Cambria Math" w:cs="Cambria Math"/>
            <w:i/>
            <w:iCs/>
            <w:sz w:val="22"/>
          </w:rPr>
          <w:delText>↪⊆</w:delText>
        </w:r>
        <w:r w:rsidRPr="0094686A">
          <w:rPr>
            <w:rFonts w:asciiTheme="majorBidi" w:hAnsiTheme="majorBidi" w:cstheme="majorBidi"/>
            <w:i/>
            <w:iCs/>
            <w:sz w:val="22"/>
          </w:rPr>
          <w:delText>Loc×Cond(Var)×Act×Loc</w:delText>
        </w:r>
        <w:r w:rsidRPr="0094686A">
          <w:rPr>
            <w:rFonts w:asciiTheme="majorBidi" w:hAnsiTheme="majorBidi" w:cstheme="majorBidi"/>
            <w:sz w:val="22"/>
          </w:rPr>
          <w:delText> is the conditional transition relation,</w:delText>
        </w:r>
      </w:del>
    </w:p>
    <w:p w14:paraId="7009D5E7" w14:textId="35CC8A49" w:rsidR="00133854" w:rsidRPr="0094686A" w:rsidRDefault="00EB5886" w:rsidP="00A24E63">
      <w:pPr>
        <w:numPr>
          <w:ilvl w:val="0"/>
          <w:numId w:val="24"/>
        </w:numPr>
        <w:tabs>
          <w:tab w:val="clear" w:pos="720"/>
          <w:tab w:val="num" w:pos="1440"/>
        </w:tabs>
        <w:spacing w:after="120" w:line="22" w:lineRule="atLeast"/>
        <w:ind w:left="0" w:right="0"/>
        <w:jc w:val="left"/>
        <w:rPr>
          <w:del w:id="216" w:author="hp" w:date="2017-01-05T18:05:00Z"/>
          <w:rFonts w:asciiTheme="majorBidi" w:hAnsiTheme="majorBidi" w:cstheme="majorBidi"/>
          <w:sz w:val="22"/>
        </w:rPr>
      </w:pPr>
      <m:oMath>
        <m:sSub>
          <m:sSubPr>
            <m:ctrlPr>
              <w:del w:id="217" w:author="hp" w:date="2017-01-05T18:05:00Z">
                <w:rPr>
                  <w:rFonts w:ascii="Cambria Math" w:hAnsi="Cambria Math" w:cstheme="majorBidi"/>
                  <w:i/>
                  <w:sz w:val="22"/>
                </w:rPr>
              </w:del>
            </m:ctrlPr>
          </m:sSubPr>
          <m:e>
            <m:r>
              <w:del w:id="218" w:author="hp" w:date="2017-01-05T18:05:00Z">
                <w:rPr>
                  <w:rFonts w:ascii="Cambria Math" w:hAnsi="Cambria Math" w:cstheme="majorBidi"/>
                  <w:sz w:val="22"/>
                </w:rPr>
                <m:t>Loc</m:t>
              </w:del>
            </m:r>
          </m:e>
          <m:sub>
            <m:r>
              <w:del w:id="219" w:author="hp" w:date="2017-01-05T18:05:00Z">
                <w:rPr>
                  <w:rFonts w:ascii="Cambria Math" w:hAnsi="Cambria Math" w:cstheme="majorBidi"/>
                  <w:sz w:val="22"/>
                </w:rPr>
                <m:t>0</m:t>
              </w:del>
            </m:r>
          </m:sub>
        </m:sSub>
      </m:oMath>
      <w:del w:id="220" w:author="hp" w:date="2017-01-05T18:05:00Z">
        <w:r w:rsidR="00133854" w:rsidRPr="0094686A">
          <w:rPr>
            <w:rFonts w:ascii="Cambria Math" w:hAnsi="Cambria Math" w:cs="Cambria Math"/>
            <w:i/>
            <w:sz w:val="22"/>
          </w:rPr>
          <w:delText>⊆</w:delText>
        </w:r>
        <w:r w:rsidR="00133854" w:rsidRPr="0094686A">
          <w:rPr>
            <w:rFonts w:asciiTheme="majorBidi" w:hAnsiTheme="majorBidi" w:cstheme="majorBidi"/>
            <w:i/>
            <w:sz w:val="22"/>
          </w:rPr>
          <w:delText>Loc</w:delText>
        </w:r>
        <w:r w:rsidR="00133854" w:rsidRPr="0094686A">
          <w:rPr>
            <w:rFonts w:asciiTheme="majorBidi" w:hAnsiTheme="majorBidi" w:cstheme="majorBidi"/>
            <w:sz w:val="22"/>
          </w:rPr>
          <w:delText> is a set of initial locations,</w:delText>
        </w:r>
      </w:del>
    </w:p>
    <w:p w14:paraId="203A21EA" w14:textId="326676F3" w:rsidR="005F67F8" w:rsidRPr="0094686A" w:rsidRDefault="00EB5886" w:rsidP="00A24E63">
      <w:pPr>
        <w:numPr>
          <w:ilvl w:val="0"/>
          <w:numId w:val="24"/>
        </w:numPr>
        <w:tabs>
          <w:tab w:val="clear" w:pos="720"/>
          <w:tab w:val="num" w:pos="1440"/>
        </w:tabs>
        <w:spacing w:after="120" w:line="22" w:lineRule="atLeast"/>
        <w:ind w:left="0" w:right="0"/>
        <w:jc w:val="left"/>
        <w:rPr>
          <w:del w:id="221" w:author="hp" w:date="2017-01-05T18:05:00Z"/>
          <w:rFonts w:asciiTheme="majorBidi" w:hAnsiTheme="majorBidi" w:cstheme="majorBidi"/>
          <w:sz w:val="22"/>
        </w:rPr>
      </w:pPr>
      <m:oMath>
        <m:sSub>
          <m:sSubPr>
            <m:ctrlPr>
              <w:del w:id="222" w:author="hp" w:date="2017-01-05T18:05:00Z">
                <w:rPr>
                  <w:rFonts w:ascii="Cambria Math" w:hAnsi="Cambria Math" w:cstheme="majorBidi"/>
                  <w:i/>
                  <w:sz w:val="22"/>
                </w:rPr>
              </w:del>
            </m:ctrlPr>
          </m:sSubPr>
          <m:e>
            <m:r>
              <w:del w:id="223" w:author="hp" w:date="2017-01-05T18:05:00Z">
                <w:rPr>
                  <w:rFonts w:ascii="Cambria Math" w:hAnsi="Cambria Math" w:cstheme="majorBidi"/>
                  <w:sz w:val="22"/>
                </w:rPr>
                <m:t>g</m:t>
              </w:del>
            </m:r>
          </m:e>
          <m:sub>
            <m:r>
              <w:del w:id="224" w:author="hp" w:date="2017-01-05T18:05:00Z">
                <w:rPr>
                  <w:rFonts w:ascii="Cambria Math" w:hAnsi="Cambria Math" w:cstheme="majorBidi"/>
                  <w:sz w:val="22"/>
                </w:rPr>
                <m:t>0</m:t>
              </w:del>
            </m:r>
          </m:sub>
        </m:sSub>
      </m:oMath>
      <w:del w:id="225" w:author="hp" w:date="2017-01-05T18:05:00Z">
        <w:r w:rsidR="00133854" w:rsidRPr="0094686A">
          <w:rPr>
            <w:rFonts w:ascii="Cambria Math" w:hAnsi="Cambria Math" w:cs="Cambria Math"/>
            <w:i/>
            <w:sz w:val="22"/>
          </w:rPr>
          <w:delText>∈</w:delText>
        </w:r>
        <w:r w:rsidR="00133854" w:rsidRPr="0094686A">
          <w:rPr>
            <w:rFonts w:asciiTheme="majorBidi" w:hAnsiTheme="majorBidi" w:cstheme="majorBidi"/>
            <w:i/>
            <w:sz w:val="22"/>
          </w:rPr>
          <w:delText>Cond(Var)</w:delText>
        </w:r>
        <w:r w:rsidR="00133854" w:rsidRPr="0094686A">
          <w:rPr>
            <w:rFonts w:asciiTheme="majorBidi" w:hAnsiTheme="majorBidi" w:cstheme="majorBidi"/>
            <w:sz w:val="22"/>
          </w:rPr>
          <w:delText> is the initial condition.</w:delText>
        </w:r>
      </w:del>
    </w:p>
    <w:p w14:paraId="28974D6B" w14:textId="7E03DED0" w:rsidR="007707F4" w:rsidRPr="0094686A" w:rsidRDefault="007707F4" w:rsidP="00A24E63">
      <w:pPr>
        <w:pStyle w:val="3"/>
        <w:spacing w:after="120" w:line="22" w:lineRule="atLeast"/>
        <w:ind w:left="0" w:firstLine="0"/>
        <w:rPr>
          <w:del w:id="226" w:author="hp" w:date="2017-01-05T18:05:00Z"/>
          <w:rFonts w:asciiTheme="majorBidi" w:hAnsiTheme="majorBidi" w:cstheme="majorBidi"/>
          <w:sz w:val="22"/>
        </w:rPr>
      </w:pPr>
    </w:p>
    <w:p w14:paraId="7587BCB5" w14:textId="3E25C582" w:rsidR="00B42950" w:rsidRPr="0094686A" w:rsidRDefault="00B42950" w:rsidP="00A24E63">
      <w:pPr>
        <w:spacing w:after="120"/>
        <w:ind w:left="0" w:right="0"/>
        <w:rPr>
          <w:del w:id="227" w:author="hp" w:date="2017-01-05T18:05:00Z"/>
          <w:rFonts w:asciiTheme="majorBidi" w:hAnsiTheme="majorBidi" w:cstheme="majorBidi"/>
          <w:sz w:val="22"/>
        </w:rPr>
      </w:pPr>
    </w:p>
    <w:p w14:paraId="4A16F0C8" w14:textId="77777777" w:rsidR="00B42950" w:rsidRPr="0094686A" w:rsidRDefault="00B42950" w:rsidP="00A24E63">
      <w:pPr>
        <w:spacing w:after="120"/>
        <w:ind w:left="0" w:right="0"/>
        <w:rPr>
          <w:del w:id="228" w:author="hp" w:date="2017-01-05T18:05:00Z"/>
          <w:rFonts w:asciiTheme="majorBidi" w:hAnsiTheme="majorBidi" w:cstheme="majorBidi"/>
          <w:sz w:val="22"/>
        </w:rPr>
      </w:pPr>
    </w:p>
    <w:p w14:paraId="6A42E419" w14:textId="77777777" w:rsidR="007707F4" w:rsidRPr="0094686A" w:rsidRDefault="007707F4" w:rsidP="00A24E63">
      <w:pPr>
        <w:pStyle w:val="3"/>
        <w:spacing w:after="120" w:line="22" w:lineRule="atLeast"/>
        <w:ind w:left="0" w:hanging="14"/>
        <w:rPr>
          <w:del w:id="229" w:author="hp" w:date="2017-01-05T18:05:00Z"/>
          <w:rFonts w:asciiTheme="majorBidi" w:hAnsiTheme="majorBidi" w:cstheme="majorBidi"/>
          <w:sz w:val="22"/>
        </w:rPr>
      </w:pPr>
    </w:p>
    <w:p w14:paraId="1DC74993" w14:textId="4FD99C02" w:rsidR="004E27B6" w:rsidRPr="0094686A" w:rsidRDefault="00CF6F20" w:rsidP="00A24E63">
      <w:pPr>
        <w:pStyle w:val="3"/>
        <w:spacing w:after="120" w:line="22" w:lineRule="atLeast"/>
        <w:ind w:left="0" w:hanging="14"/>
        <w:rPr>
          <w:del w:id="230" w:author="hp" w:date="2017-01-05T18:05:00Z"/>
          <w:rFonts w:asciiTheme="majorBidi" w:hAnsiTheme="majorBidi" w:cstheme="majorBidi"/>
          <w:sz w:val="22"/>
        </w:rPr>
      </w:pPr>
      <w:bookmarkStart w:id="231" w:name="_Toc470446034"/>
      <w:del w:id="232" w:author="hp" w:date="2017-01-05T18:05:00Z">
        <w:r w:rsidRPr="0094686A">
          <w:rPr>
            <w:rFonts w:asciiTheme="majorBidi" w:hAnsiTheme="majorBidi" w:cstheme="majorBidi"/>
            <w:sz w:val="22"/>
          </w:rPr>
          <w:delText>2.1.</w:delText>
        </w:r>
        <w:r w:rsidR="00C62C42" w:rsidRPr="0094686A">
          <w:rPr>
            <w:rFonts w:asciiTheme="majorBidi" w:hAnsiTheme="majorBidi" w:cstheme="majorBidi"/>
            <w:sz w:val="22"/>
          </w:rPr>
          <w:delText>4</w:delText>
        </w:r>
        <w:r w:rsidRPr="0094686A">
          <w:rPr>
            <w:rFonts w:asciiTheme="majorBidi" w:hAnsiTheme="majorBidi" w:cstheme="majorBidi"/>
            <w:sz w:val="22"/>
          </w:rPr>
          <w:delText xml:space="preserve">. </w:delText>
        </w:r>
        <w:r w:rsidR="00357A3E" w:rsidRPr="0094686A">
          <w:rPr>
            <w:rFonts w:asciiTheme="majorBidi" w:hAnsiTheme="majorBidi" w:cstheme="majorBidi"/>
            <w:bCs/>
            <w:sz w:val="22"/>
          </w:rPr>
          <w:delText>Linear Temporal Logic</w:delText>
        </w:r>
        <w:r w:rsidR="00357A3E" w:rsidRPr="0094686A">
          <w:rPr>
            <w:rFonts w:asciiTheme="majorBidi" w:eastAsiaTheme="minorHAnsi" w:hAnsiTheme="majorBidi" w:cstheme="majorBidi"/>
            <w:b w:val="0"/>
            <w:bCs/>
            <w:sz w:val="22"/>
          </w:rPr>
          <w:delText>(LTL)</w:delText>
        </w:r>
        <w:bookmarkEnd w:id="231"/>
        <w:r w:rsidR="00133854" w:rsidRPr="0094686A">
          <w:rPr>
            <w:rFonts w:asciiTheme="majorBidi" w:hAnsiTheme="majorBidi" w:cstheme="majorBidi"/>
            <w:sz w:val="22"/>
          </w:rPr>
          <w:delText xml:space="preserve"> </w:delText>
        </w:r>
      </w:del>
    </w:p>
    <w:p w14:paraId="1BCA7E1D" w14:textId="4A7ADA68" w:rsidR="004E27B6" w:rsidRPr="0094686A" w:rsidRDefault="00863DD3" w:rsidP="00A24E63">
      <w:pPr>
        <w:autoSpaceDE w:val="0"/>
        <w:autoSpaceDN w:val="0"/>
        <w:adjustRightInd w:val="0"/>
        <w:spacing w:after="120" w:line="264" w:lineRule="auto"/>
        <w:ind w:left="0" w:right="0" w:firstLine="0"/>
        <w:rPr>
          <w:del w:id="233" w:author="hp" w:date="2017-01-05T18:05:00Z"/>
          <w:rFonts w:asciiTheme="majorBidi" w:eastAsia="cmr10" w:hAnsiTheme="majorBidi" w:cstheme="majorBidi"/>
          <w:sz w:val="22"/>
        </w:rPr>
      </w:pPr>
      <w:del w:id="234" w:author="hp" w:date="2017-01-05T18:05:00Z">
        <w:r w:rsidRPr="0094686A">
          <w:rPr>
            <w:rFonts w:asciiTheme="majorBidi" w:eastAsia="cmr10" w:hAnsiTheme="majorBidi" w:cstheme="majorBidi"/>
            <w:sz w:val="22"/>
          </w:rPr>
          <w:delText>L</w:delText>
        </w:r>
        <w:r w:rsidR="00F245F0" w:rsidRPr="0094686A">
          <w:rPr>
            <w:rFonts w:asciiTheme="majorBidi" w:eastAsia="cmr10" w:hAnsiTheme="majorBidi" w:cstheme="majorBidi"/>
            <w:sz w:val="22"/>
          </w:rPr>
          <w:delText>i</w:delText>
        </w:r>
        <w:r w:rsidR="004E27B6" w:rsidRPr="0094686A">
          <w:rPr>
            <w:rFonts w:asciiTheme="majorBidi" w:eastAsia="cmr10" w:hAnsiTheme="majorBidi" w:cstheme="majorBidi"/>
            <w:sz w:val="22"/>
          </w:rPr>
          <w:delText>near temporal logic (</w:delText>
        </w:r>
        <w:r w:rsidR="004E27B6" w:rsidRPr="0094686A">
          <w:rPr>
            <w:rFonts w:asciiTheme="majorBidi" w:eastAsia="cmr10" w:hAnsiTheme="majorBidi" w:cstheme="majorBidi"/>
            <w:i/>
            <w:iCs/>
            <w:sz w:val="22"/>
          </w:rPr>
          <w:delText>LTL</w:delText>
        </w:r>
        <w:r w:rsidR="004E27B6" w:rsidRPr="0094686A">
          <w:rPr>
            <w:rFonts w:asciiTheme="majorBidi" w:eastAsia="cmr10" w:hAnsiTheme="majorBidi" w:cstheme="majorBidi"/>
            <w:sz w:val="22"/>
          </w:rPr>
          <w:delText xml:space="preserve">), is a logical formalism that is suited for specifying </w:delText>
        </w:r>
        <w:commentRangeStart w:id="235"/>
        <w:r w:rsidR="00101A7E" w:rsidRPr="0094686A">
          <w:rPr>
            <w:rFonts w:asciiTheme="majorBidi" w:eastAsia="cmr10" w:hAnsiTheme="majorBidi" w:cstheme="majorBidi"/>
            <w:sz w:val="22"/>
          </w:rPr>
          <w:delText xml:space="preserve">Logical </w:delText>
        </w:r>
        <w:r w:rsidR="00101A7E" w:rsidRPr="0094686A">
          <w:rPr>
            <w:rFonts w:asciiTheme="majorBidi" w:hAnsiTheme="majorBidi" w:cstheme="majorBidi"/>
            <w:bCs/>
            <w:sz w:val="22"/>
          </w:rPr>
          <w:delText>Temporal</w:delText>
        </w:r>
        <w:r w:rsidR="004E27B6" w:rsidRPr="0094686A">
          <w:rPr>
            <w:rFonts w:asciiTheme="majorBidi" w:eastAsia="cmr10" w:hAnsiTheme="majorBidi" w:cstheme="majorBidi"/>
            <w:sz w:val="22"/>
          </w:rPr>
          <w:delText xml:space="preserve"> properties.</w:delText>
        </w:r>
        <w:commentRangeEnd w:id="235"/>
        <w:r w:rsidR="00CF519F" w:rsidRPr="0094686A">
          <w:rPr>
            <w:rStyle w:val="a8"/>
            <w:rFonts w:asciiTheme="majorBidi" w:hAnsiTheme="majorBidi" w:cstheme="majorBidi"/>
            <w:sz w:val="22"/>
            <w:szCs w:val="22"/>
          </w:rPr>
          <w:commentReference w:id="235"/>
        </w:r>
        <w:r w:rsidR="004E27B6" w:rsidRPr="0094686A">
          <w:rPr>
            <w:rFonts w:asciiTheme="majorBidi" w:eastAsia="cmr10" w:hAnsiTheme="majorBidi" w:cstheme="majorBidi"/>
            <w:sz w:val="22"/>
          </w:rPr>
          <w:delText xml:space="preserve"> LTL can be used to speci</w:delText>
        </w:r>
        <w:r w:rsidR="005F67F8" w:rsidRPr="0094686A">
          <w:rPr>
            <w:rFonts w:asciiTheme="majorBidi" w:eastAsia="cmr10" w:hAnsiTheme="majorBidi" w:cstheme="majorBidi"/>
            <w:sz w:val="22"/>
          </w:rPr>
          <w:delText>fy important system properties.</w:delText>
        </w:r>
      </w:del>
    </w:p>
    <w:p w14:paraId="22310C2D" w14:textId="21BD14A7" w:rsidR="004A40EF" w:rsidRPr="0094686A" w:rsidRDefault="004A40EF" w:rsidP="00A24E63">
      <w:pPr>
        <w:autoSpaceDE w:val="0"/>
        <w:autoSpaceDN w:val="0"/>
        <w:adjustRightInd w:val="0"/>
        <w:spacing w:after="120" w:line="264" w:lineRule="auto"/>
        <w:ind w:left="0" w:right="0" w:firstLine="0"/>
        <w:rPr>
          <w:del w:id="236" w:author="hp" w:date="2017-01-05T18:05:00Z"/>
          <w:rFonts w:asciiTheme="majorBidi" w:hAnsiTheme="majorBidi" w:cstheme="majorBidi"/>
          <w:sz w:val="22"/>
        </w:rPr>
      </w:pPr>
      <w:del w:id="237" w:author="hp" w:date="2017-01-05T18:05:00Z">
        <w:r w:rsidRPr="0094686A">
          <w:rPr>
            <w:rFonts w:asciiTheme="majorBidi" w:eastAsia="cmr10" w:hAnsiTheme="majorBidi" w:cstheme="majorBidi"/>
            <w:sz w:val="22"/>
          </w:rPr>
          <w:delText xml:space="preserve">The underlying nature of time in temporal logics is </w:delText>
        </w:r>
        <w:r w:rsidRPr="0094686A">
          <w:rPr>
            <w:rFonts w:asciiTheme="majorBidi" w:eastAsia="cmr10" w:hAnsiTheme="majorBidi" w:cstheme="majorBidi"/>
            <w:i/>
            <w:iCs/>
            <w:sz w:val="22"/>
          </w:rPr>
          <w:delText>linear</w:delText>
        </w:r>
        <w:r w:rsidRPr="0094686A">
          <w:rPr>
            <w:rFonts w:asciiTheme="majorBidi" w:eastAsia="cmr10" w:hAnsiTheme="majorBidi" w:cstheme="majorBidi"/>
            <w:sz w:val="22"/>
          </w:rPr>
          <w:delText xml:space="preserve">. i.e.  at each moment in time there is a single successor </w:delText>
        </w:r>
        <w:r w:rsidR="005F67F8" w:rsidRPr="0094686A">
          <w:rPr>
            <w:rFonts w:asciiTheme="majorBidi" w:eastAsia="cmr10" w:hAnsiTheme="majorBidi" w:cstheme="majorBidi"/>
            <w:sz w:val="22"/>
          </w:rPr>
          <w:delText>moment, several</w:delText>
        </w:r>
        <w:r w:rsidRPr="0094686A">
          <w:rPr>
            <w:rFonts w:asciiTheme="majorBidi" w:hAnsiTheme="majorBidi" w:cstheme="majorBidi"/>
            <w:sz w:val="22"/>
          </w:rPr>
          <w:delText xml:space="preserve"> model-checking tools use LTL as a property specification language. The model checker SPIN is a prominent example of such an automated verification tool. </w:delText>
        </w:r>
      </w:del>
    </w:p>
    <w:p w14:paraId="34267374" w14:textId="29157288" w:rsidR="00614EF0" w:rsidRPr="0094686A" w:rsidRDefault="004A40EF" w:rsidP="00A24E63">
      <w:pPr>
        <w:pStyle w:val="3"/>
        <w:spacing w:after="120" w:line="22" w:lineRule="atLeast"/>
        <w:ind w:left="0" w:hanging="14"/>
        <w:rPr>
          <w:del w:id="238" w:author="hp" w:date="2017-01-05T18:05:00Z"/>
          <w:rFonts w:asciiTheme="majorBidi" w:hAnsiTheme="majorBidi" w:cstheme="majorBidi"/>
          <w:sz w:val="22"/>
        </w:rPr>
      </w:pPr>
      <w:bookmarkStart w:id="239" w:name="_Toc470446035"/>
      <w:del w:id="240" w:author="hp" w:date="2017-01-05T18:05:00Z">
        <w:r w:rsidRPr="0094686A">
          <w:rPr>
            <w:rFonts w:asciiTheme="majorBidi" w:hAnsiTheme="majorBidi" w:cstheme="majorBidi"/>
            <w:sz w:val="22"/>
          </w:rPr>
          <w:delText>2.1.4.</w:delText>
        </w:r>
        <w:r w:rsidR="008B34A0" w:rsidRPr="0094686A">
          <w:rPr>
            <w:rFonts w:asciiTheme="majorBidi" w:hAnsiTheme="majorBidi" w:cstheme="majorBidi"/>
            <w:sz w:val="22"/>
          </w:rPr>
          <w:delText>1</w:delText>
        </w:r>
        <w:r w:rsidRPr="0094686A">
          <w:rPr>
            <w:rFonts w:asciiTheme="majorBidi" w:hAnsiTheme="majorBidi" w:cstheme="majorBidi"/>
            <w:sz w:val="22"/>
          </w:rPr>
          <w:delText xml:space="preserve"> </w:delText>
        </w:r>
        <w:bookmarkEnd w:id="239"/>
        <w:r w:rsidR="00614EF0" w:rsidRPr="0094686A">
          <w:rPr>
            <w:rFonts w:asciiTheme="majorBidi" w:eastAsiaTheme="minorEastAsia" w:hAnsiTheme="majorBidi" w:cstheme="majorBidi"/>
            <w:color w:val="auto"/>
            <w:sz w:val="22"/>
          </w:rPr>
          <w:delText>Syntax of LTL</w:delText>
        </w:r>
        <w:r w:rsidR="00614EF0" w:rsidRPr="0094686A">
          <w:rPr>
            <w:rFonts w:asciiTheme="majorBidi" w:eastAsiaTheme="minorHAnsi" w:hAnsiTheme="majorBidi" w:cstheme="majorBidi"/>
            <w:b w:val="0"/>
            <w:bCs/>
            <w:sz w:val="22"/>
          </w:rPr>
          <w:delText xml:space="preserve"> </w:delText>
        </w:r>
      </w:del>
    </w:p>
    <w:p w14:paraId="4FA38B4D" w14:textId="77777777" w:rsidR="00562149" w:rsidRPr="0094686A" w:rsidRDefault="00205D4D" w:rsidP="00A24E63">
      <w:pPr>
        <w:spacing w:after="120"/>
        <w:ind w:left="0" w:right="0" w:firstLine="0"/>
        <w:rPr>
          <w:del w:id="241" w:author="hp" w:date="2017-01-05T18:05:00Z"/>
          <w:rFonts w:asciiTheme="majorBidi" w:hAnsiTheme="majorBidi" w:cstheme="majorBidi"/>
          <w:i/>
          <w:color w:val="auto"/>
          <w:sz w:val="22"/>
          <w:lang w:bidi="ar-SA"/>
        </w:rPr>
      </w:pPr>
      <w:del w:id="242" w:author="hp" w:date="2017-01-05T18:05:00Z">
        <w:r w:rsidRPr="0094686A">
          <w:rPr>
            <w:rFonts w:asciiTheme="majorBidi" w:hAnsiTheme="majorBidi" w:cstheme="majorBidi"/>
            <w:sz w:val="22"/>
          </w:rPr>
          <w:delText>LTL formulae over the set AP of atomic proposition are formed acco</w:delText>
        </w:r>
        <w:r w:rsidR="00562149" w:rsidRPr="0094686A">
          <w:rPr>
            <w:rFonts w:asciiTheme="majorBidi" w:hAnsiTheme="majorBidi" w:cstheme="majorBidi"/>
            <w:sz w:val="22"/>
          </w:rPr>
          <w:delText>rding to the following gramma</w:delTex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del>
    </w:p>
    <w:p w14:paraId="2979BFB9" w14:textId="0DE61AEC" w:rsidR="00562149" w:rsidRPr="0094686A" w:rsidRDefault="00562149" w:rsidP="00A24E63">
      <w:pPr>
        <w:spacing w:after="120"/>
        <w:ind w:left="0" w:right="0" w:firstLine="720"/>
        <w:rPr>
          <w:del w:id="243" w:author="hp" w:date="2017-01-05T18:05:00Z"/>
          <w:rFonts w:asciiTheme="majorBidi" w:hAnsiTheme="majorBidi" w:cstheme="majorBidi"/>
          <w:i/>
          <w:sz w:val="22"/>
        </w:rPr>
      </w:pPr>
      <m:oMathPara>
        <m:oMathParaPr>
          <m:jc m:val="left"/>
        </m:oMathParaPr>
        <m:oMath>
          <m:r>
            <w:del w:id="244" w:author="hp" w:date="2017-01-05T18:05:00Z">
              <w:rPr>
                <w:rFonts w:ascii="Cambria Math" w:eastAsiaTheme="minorEastAsia" w:hAnsi="Cambria Math" w:cstheme="majorBidi"/>
                <w:color w:val="auto"/>
                <w:sz w:val="22"/>
                <w:lang w:bidi="ar-SA"/>
              </w:rPr>
              <m:t>φ</m:t>
            </w:del>
          </m:r>
          <m:r>
            <w:del w:id="245" w:author="hp" w:date="2017-01-05T18:05:00Z">
              <w:rPr>
                <w:rFonts w:ascii="Cambria Math" w:hAnsi="Cambria Math" w:cstheme="majorBidi"/>
                <w:sz w:val="22"/>
              </w:rPr>
              <m:t xml:space="preserve">  :≔ true  </m:t>
            </w:del>
          </m:r>
          <m:d>
            <m:dPr>
              <m:begChr m:val="|"/>
              <m:endChr m:val="|"/>
              <m:ctrlPr>
                <w:del w:id="246" w:author="hp" w:date="2017-01-05T18:05:00Z">
                  <w:rPr>
                    <w:rFonts w:ascii="Cambria Math" w:hAnsi="Cambria Math" w:cstheme="majorBidi"/>
                    <w:i/>
                    <w:sz w:val="22"/>
                  </w:rPr>
                </w:del>
              </m:ctrlPr>
            </m:dPr>
            <m:e>
              <m:r>
                <w:del w:id="247" w:author="hp" w:date="2017-01-05T18:05:00Z">
                  <w:rPr>
                    <w:rFonts w:ascii="Cambria Math" w:hAnsi="Cambria Math" w:cstheme="majorBidi"/>
                    <w:sz w:val="22"/>
                  </w:rPr>
                  <m:t xml:space="preserve">  a  </m:t>
                </w:del>
              </m:r>
              <m:d>
                <m:dPr>
                  <m:begChr m:val="|"/>
                  <m:endChr m:val="|"/>
                  <m:ctrlPr>
                    <w:del w:id="248" w:author="hp" w:date="2017-01-05T18:05:00Z">
                      <w:rPr>
                        <w:rFonts w:ascii="Cambria Math" w:hAnsi="Cambria Math" w:cstheme="majorBidi"/>
                        <w:i/>
                        <w:sz w:val="22"/>
                      </w:rPr>
                    </w:del>
                  </m:ctrlPr>
                </m:dPr>
                <m:e>
                  <m:sSub>
                    <m:sSubPr>
                      <m:ctrlPr>
                        <w:del w:id="249" w:author="hp" w:date="2017-01-05T18:05:00Z">
                          <w:rPr>
                            <w:rFonts w:ascii="Cambria Math" w:hAnsi="Cambria Math" w:cstheme="majorBidi"/>
                            <w:i/>
                            <w:sz w:val="22"/>
                          </w:rPr>
                        </w:del>
                      </m:ctrlPr>
                    </m:sSubPr>
                    <m:e>
                      <m:r>
                        <w:del w:id="250" w:author="hp" w:date="2017-01-05T18:05:00Z">
                          <m:rPr>
                            <m:sty m:val="p"/>
                          </m:rPr>
                          <w:rPr>
                            <w:rFonts w:ascii="Cambria Math" w:eastAsiaTheme="minorEastAsia" w:hAnsi="Cambria Math" w:cstheme="majorBidi"/>
                            <w:color w:val="auto"/>
                            <w:sz w:val="22"/>
                            <w:lang w:bidi="ar-SA"/>
                          </w:rPr>
                          <m:t xml:space="preserve"> </m:t>
                        </w:del>
                      </m:r>
                      <m:r>
                        <w:del w:id="251" w:author="hp" w:date="2017-01-05T18:05:00Z">
                          <w:rPr>
                            <w:rFonts w:ascii="Cambria Math" w:eastAsiaTheme="minorEastAsia" w:hAnsi="Cambria Math" w:cstheme="majorBidi"/>
                            <w:color w:val="auto"/>
                            <w:sz w:val="22"/>
                            <w:lang w:bidi="ar-SA"/>
                          </w:rPr>
                          <m:t xml:space="preserve"> φ</m:t>
                        </w:del>
                      </m:r>
                    </m:e>
                    <m:sub>
                      <m:r>
                        <w:del w:id="252" w:author="hp" w:date="2017-01-05T18:05:00Z">
                          <w:rPr>
                            <w:rFonts w:ascii="Cambria Math" w:hAnsi="Cambria Math" w:cstheme="majorBidi"/>
                            <w:sz w:val="22"/>
                          </w:rPr>
                          <m:t>1</m:t>
                        </w:del>
                      </m:r>
                    </m:sub>
                  </m:sSub>
                  <m:r>
                    <w:del w:id="253" w:author="hp" w:date="2017-01-05T18:05:00Z">
                      <w:rPr>
                        <w:rFonts w:ascii="Cambria Math" w:hAnsi="Cambria Math" w:cstheme="majorBidi"/>
                        <w:sz w:val="22"/>
                      </w:rPr>
                      <m:t xml:space="preserve"> ∧ </m:t>
                    </w:del>
                  </m:r>
                  <m:sSub>
                    <m:sSubPr>
                      <m:ctrlPr>
                        <w:del w:id="254" w:author="hp" w:date="2017-01-05T18:05:00Z">
                          <w:rPr>
                            <w:rFonts w:ascii="Cambria Math" w:hAnsi="Cambria Math" w:cstheme="majorBidi"/>
                            <w:i/>
                            <w:sz w:val="22"/>
                          </w:rPr>
                        </w:del>
                      </m:ctrlPr>
                    </m:sSubPr>
                    <m:e>
                      <m:r>
                        <w:del w:id="255" w:author="hp" w:date="2017-01-05T18:05:00Z">
                          <m:rPr>
                            <m:sty m:val="p"/>
                          </m:rPr>
                          <w:rPr>
                            <w:rFonts w:ascii="Cambria Math" w:eastAsiaTheme="minorEastAsia" w:hAnsi="Cambria Math" w:cstheme="majorBidi"/>
                            <w:color w:val="auto"/>
                            <w:sz w:val="22"/>
                            <w:lang w:bidi="ar-SA"/>
                          </w:rPr>
                          <m:t xml:space="preserve"> </m:t>
                        </w:del>
                      </m:r>
                      <m:r>
                        <w:del w:id="256" w:author="hp" w:date="2017-01-05T18:05:00Z">
                          <w:rPr>
                            <w:rFonts w:ascii="Cambria Math" w:eastAsiaTheme="minorEastAsia" w:hAnsi="Cambria Math" w:cstheme="majorBidi"/>
                            <w:color w:val="auto"/>
                            <w:sz w:val="22"/>
                            <w:lang w:bidi="ar-SA"/>
                          </w:rPr>
                          <m:t>φ</m:t>
                        </w:del>
                      </m:r>
                    </m:e>
                    <m:sub>
                      <m:r>
                        <w:del w:id="257" w:author="hp" w:date="2017-01-05T18:05:00Z">
                          <w:rPr>
                            <w:rFonts w:ascii="Cambria Math" w:hAnsi="Cambria Math" w:cstheme="majorBidi"/>
                            <w:sz w:val="22"/>
                          </w:rPr>
                          <m:t>2</m:t>
                        </w:del>
                      </m:r>
                    </m:sub>
                  </m:sSub>
                  <m:r>
                    <w:del w:id="258" w:author="hp" w:date="2017-01-05T18:05:00Z">
                      <w:rPr>
                        <w:rFonts w:ascii="Cambria Math" w:hAnsi="Cambria Math" w:cstheme="majorBidi"/>
                        <w:sz w:val="22"/>
                      </w:rPr>
                      <m:t xml:space="preserve"> </m:t>
                    </w:del>
                  </m:r>
                </m:e>
              </m:d>
              <m:r>
                <w:del w:id="259" w:author="hp" w:date="2017-01-05T18:05:00Z">
                  <w:rPr>
                    <w:rFonts w:ascii="Cambria Math" w:hAnsi="Cambria Math" w:cstheme="majorBidi"/>
                    <w:sz w:val="22"/>
                  </w:rPr>
                  <m:t xml:space="preserve"> ¬</m:t>
                </w:del>
              </m:r>
              <m:r>
                <w:del w:id="260" w:author="hp" w:date="2017-01-05T18:05:00Z">
                  <w:rPr>
                    <w:rFonts w:ascii="Cambria Math" w:eastAsiaTheme="minorEastAsia" w:hAnsi="Cambria Math" w:cstheme="majorBidi"/>
                    <w:color w:val="auto"/>
                    <w:sz w:val="22"/>
                    <w:lang w:bidi="ar-SA"/>
                  </w:rPr>
                  <m:t>φ</m:t>
                </w:del>
              </m:r>
              <m:r>
                <w:del w:id="261" w:author="hp" w:date="2017-01-05T18:05:00Z">
                  <w:rPr>
                    <w:rFonts w:ascii="Cambria Math" w:hAnsi="Cambria Math" w:cstheme="majorBidi"/>
                    <w:sz w:val="22"/>
                  </w:rPr>
                  <m:t xml:space="preserve">  </m:t>
                </w:del>
              </m:r>
            </m:e>
          </m:d>
          <m:r>
            <w:del w:id="262" w:author="hp" w:date="2017-01-05T18:05:00Z">
              <w:rPr>
                <w:rFonts w:ascii="Cambria Math" w:hAnsi="Cambria Math" w:cstheme="majorBidi"/>
                <w:sz w:val="22"/>
              </w:rPr>
              <m:t xml:space="preserve">  Ο</m:t>
            </w:del>
          </m:r>
          <m:r>
            <w:del w:id="263" w:author="hp" w:date="2017-01-05T18:05:00Z">
              <w:rPr>
                <w:rFonts w:ascii="Cambria Math" w:eastAsiaTheme="minorEastAsia" w:hAnsi="Cambria Math" w:cstheme="majorBidi"/>
                <w:color w:val="auto"/>
                <w:sz w:val="22"/>
                <w:lang w:bidi="ar-SA"/>
              </w:rPr>
              <m:t xml:space="preserve">φ  | </m:t>
            </w:del>
          </m:r>
          <m:sSub>
            <m:sSubPr>
              <m:ctrlPr>
                <w:del w:id="264" w:author="hp" w:date="2017-01-05T18:05:00Z">
                  <w:rPr>
                    <w:rFonts w:ascii="Cambria Math" w:hAnsi="Cambria Math" w:cstheme="majorBidi"/>
                    <w:i/>
                    <w:sz w:val="22"/>
                  </w:rPr>
                </w:del>
              </m:ctrlPr>
            </m:sSubPr>
            <m:e>
              <m:r>
                <w:del w:id="265" w:author="hp" w:date="2017-01-05T18:05:00Z">
                  <m:rPr>
                    <m:sty m:val="p"/>
                  </m:rPr>
                  <w:rPr>
                    <w:rFonts w:ascii="Cambria Math" w:eastAsiaTheme="minorEastAsia" w:hAnsi="Cambria Math" w:cstheme="majorBidi"/>
                    <w:color w:val="auto"/>
                    <w:sz w:val="22"/>
                    <w:lang w:bidi="ar-SA"/>
                  </w:rPr>
                  <m:t xml:space="preserve"> </m:t>
                </w:del>
              </m:r>
              <m:r>
                <w:del w:id="266" w:author="hp" w:date="2017-01-05T18:05:00Z">
                  <w:rPr>
                    <w:rFonts w:ascii="Cambria Math" w:eastAsiaTheme="minorEastAsia" w:hAnsi="Cambria Math" w:cstheme="majorBidi"/>
                    <w:color w:val="auto"/>
                    <w:sz w:val="22"/>
                    <w:lang w:bidi="ar-SA"/>
                  </w:rPr>
                  <m:t xml:space="preserve"> φ</m:t>
                </w:del>
              </m:r>
            </m:e>
            <m:sub>
              <m:r>
                <w:del w:id="267" w:author="hp" w:date="2017-01-05T18:05:00Z">
                  <w:rPr>
                    <w:rFonts w:ascii="Cambria Math" w:hAnsi="Cambria Math" w:cstheme="majorBidi"/>
                    <w:sz w:val="22"/>
                  </w:rPr>
                  <m:t>1</m:t>
                </w:del>
              </m:r>
            </m:sub>
          </m:sSub>
          <m:r>
            <w:del w:id="268" w:author="hp" w:date="2017-01-05T18:05:00Z">
              <w:rPr>
                <w:rFonts w:ascii="Cambria Math" w:hAnsi="Cambria Math" w:cstheme="majorBidi"/>
                <w:sz w:val="22"/>
              </w:rPr>
              <m:t xml:space="preserve"> U</m:t>
            </w:del>
          </m:r>
          <m:sSub>
            <m:sSubPr>
              <m:ctrlPr>
                <w:del w:id="269" w:author="hp" w:date="2017-01-05T18:05:00Z">
                  <w:rPr>
                    <w:rFonts w:ascii="Cambria Math" w:hAnsi="Cambria Math" w:cstheme="majorBidi"/>
                    <w:i/>
                    <w:sz w:val="22"/>
                  </w:rPr>
                </w:del>
              </m:ctrlPr>
            </m:sSubPr>
            <m:e>
              <m:r>
                <w:del w:id="270" w:author="hp" w:date="2017-01-05T18:05:00Z">
                  <m:rPr>
                    <m:sty m:val="p"/>
                  </m:rPr>
                  <w:rPr>
                    <w:rFonts w:ascii="Cambria Math" w:eastAsiaTheme="minorEastAsia" w:hAnsi="Cambria Math" w:cstheme="majorBidi"/>
                    <w:color w:val="auto"/>
                    <w:sz w:val="22"/>
                    <w:lang w:bidi="ar-SA"/>
                  </w:rPr>
                  <m:t xml:space="preserve"> </m:t>
                </w:del>
              </m:r>
              <m:r>
                <w:del w:id="271" w:author="hp" w:date="2017-01-05T18:05:00Z">
                  <w:rPr>
                    <w:rFonts w:ascii="Cambria Math" w:eastAsiaTheme="minorEastAsia" w:hAnsi="Cambria Math" w:cstheme="majorBidi"/>
                    <w:color w:val="auto"/>
                    <w:sz w:val="22"/>
                    <w:lang w:bidi="ar-SA"/>
                  </w:rPr>
                  <m:t xml:space="preserve"> φ</m:t>
                </w:del>
              </m:r>
            </m:e>
            <m:sub>
              <m:r>
                <w:del w:id="272" w:author="hp" w:date="2017-01-05T18:05:00Z">
                  <w:rPr>
                    <w:rFonts w:ascii="Cambria Math" w:hAnsi="Cambria Math" w:cstheme="majorBidi"/>
                    <w:sz w:val="22"/>
                  </w:rPr>
                  <m:t xml:space="preserve">2 </m:t>
                </w:del>
              </m:r>
            </m:sub>
          </m:sSub>
        </m:oMath>
      </m:oMathPara>
    </w:p>
    <w:p w14:paraId="1EF67FFA" w14:textId="07CD0717" w:rsidR="00205D4D" w:rsidRPr="0094686A" w:rsidRDefault="00562149" w:rsidP="00A24E63">
      <w:pPr>
        <w:spacing w:after="120"/>
        <w:ind w:left="0" w:right="0" w:firstLine="720"/>
        <w:rPr>
          <w:del w:id="273" w:author="hp" w:date="2017-01-05T18:05:00Z"/>
          <w:rFonts w:asciiTheme="majorBidi" w:hAnsiTheme="majorBidi" w:cstheme="majorBidi"/>
          <w:sz w:val="22"/>
        </w:rPr>
      </w:pPr>
      <m:oMathPara>
        <m:oMathParaPr>
          <m:jc m:val="left"/>
        </m:oMathParaPr>
        <m:oMath>
          <m:r>
            <w:del w:id="274" w:author="hp" w:date="2017-01-05T18:05:00Z">
              <w:rPr>
                <w:rFonts w:ascii="Cambria Math" w:hAnsi="Cambria Math" w:cstheme="majorBidi"/>
                <w:sz w:val="22"/>
              </w:rPr>
              <m:t xml:space="preserve"> where a ∈ AP.</m:t>
            </w:del>
          </m:r>
        </m:oMath>
      </m:oMathPara>
    </w:p>
    <w:p w14:paraId="5F95B912" w14:textId="77777777" w:rsidR="005906AE" w:rsidRPr="0094686A" w:rsidRDefault="005906AE" w:rsidP="00A24E63">
      <w:pPr>
        <w:spacing w:after="120"/>
        <w:ind w:left="0" w:right="0" w:firstLine="720"/>
        <w:rPr>
          <w:del w:id="275" w:author="hp" w:date="2017-01-05T18:05:00Z"/>
          <w:rFonts w:asciiTheme="majorBidi" w:hAnsiTheme="majorBidi" w:cstheme="majorBidi"/>
          <w:sz w:val="22"/>
        </w:rPr>
      </w:pPr>
    </w:p>
    <w:p w14:paraId="4342614F" w14:textId="347A96D3" w:rsidR="00AF6A59" w:rsidRPr="0094686A" w:rsidRDefault="006800C2" w:rsidP="00A24E63">
      <w:pPr>
        <w:autoSpaceDE w:val="0"/>
        <w:autoSpaceDN w:val="0"/>
        <w:adjustRightInd w:val="0"/>
        <w:spacing w:after="120" w:line="264" w:lineRule="auto"/>
        <w:ind w:left="0" w:right="0" w:firstLine="0"/>
        <w:jc w:val="left"/>
        <w:rPr>
          <w:del w:id="276" w:author="hp" w:date="2017-01-05T18:05:00Z"/>
          <w:rFonts w:asciiTheme="majorBidi" w:eastAsiaTheme="minorEastAsia" w:hAnsiTheme="majorBidi" w:cstheme="majorBidi"/>
          <w:color w:val="auto"/>
          <w:sz w:val="22"/>
          <w:lang w:bidi="ar-SA"/>
        </w:rPr>
      </w:pPr>
      <w:del w:id="277" w:author="hp" w:date="2017-01-05T18:05:00Z">
        <w:r w:rsidRPr="0094686A">
          <w:rPr>
            <w:rFonts w:asciiTheme="majorBidi" w:eastAsiaTheme="minorEastAsia" w:hAnsiTheme="majorBidi" w:cstheme="majorBidi"/>
            <w:color w:val="auto"/>
            <w:sz w:val="22"/>
            <w:lang w:bidi="ar-SA"/>
          </w:rPr>
          <w:delText xml:space="preserve">The basic ingredients of LTL-formulae are atomic propositions (state labels </w:delText>
        </w:r>
        <w:r w:rsidRPr="0094686A">
          <w:rPr>
            <w:rFonts w:asciiTheme="majorBidi" w:eastAsia="cmmi10" w:hAnsiTheme="majorBidi" w:cstheme="majorBidi"/>
            <w:i/>
            <w:iCs/>
            <w:color w:val="auto"/>
            <w:sz w:val="22"/>
            <w:lang w:bidi="ar-SA"/>
          </w:rPr>
          <w:delText xml:space="preserve">a </w:delText>
        </w:r>
        <w:r w:rsidRPr="0094686A">
          <w:rPr>
            <w:rFonts w:ascii="Cambria Math" w:eastAsia="cmsy10" w:hAnsi="Cambria Math" w:cs="Cambria Math"/>
            <w:i/>
            <w:iCs/>
            <w:color w:val="auto"/>
            <w:sz w:val="22"/>
            <w:lang w:bidi="ar-SA"/>
          </w:rPr>
          <w:delText>∈</w:delText>
        </w:r>
        <w:r w:rsidRPr="0094686A">
          <w:rPr>
            <w:rFonts w:asciiTheme="majorBidi" w:eastAsia="cmsy10" w:hAnsiTheme="majorBidi" w:cstheme="majorBidi"/>
            <w:i/>
            <w:iCs/>
            <w:color w:val="auto"/>
            <w:sz w:val="22"/>
            <w:lang w:bidi="ar-SA"/>
          </w:rPr>
          <w:delText xml:space="preserve"> </w:delText>
        </w:r>
        <w:r w:rsidRPr="0094686A">
          <w:rPr>
            <w:rFonts w:asciiTheme="majorBidi" w:eastAsiaTheme="minorEastAsia" w:hAnsiTheme="majorBidi" w:cstheme="majorBidi"/>
            <w:i/>
            <w:iCs/>
            <w:color w:val="auto"/>
            <w:sz w:val="22"/>
            <w:lang w:bidi="ar-SA"/>
          </w:rPr>
          <w:delText>AP</w:delText>
        </w:r>
        <w:r w:rsidRPr="0094686A">
          <w:rPr>
            <w:rFonts w:asciiTheme="majorBidi" w:eastAsiaTheme="minorEastAsia" w:hAnsiTheme="majorBidi" w:cstheme="majorBidi"/>
            <w:color w:val="auto"/>
            <w:sz w:val="22"/>
            <w:lang w:bidi="ar-SA"/>
          </w:rPr>
          <w:delText xml:space="preserve">), the Boolean connectors like conjunction </w:delTex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94686A">
          <w:rPr>
            <w:rFonts w:asciiTheme="majorBidi" w:eastAsiaTheme="minorEastAsia" w:hAnsiTheme="majorBidi" w:cstheme="majorBidi"/>
            <w:color w:val="auto"/>
            <w:sz w:val="22"/>
            <w:lang w:bidi="ar-SA"/>
          </w:rPr>
          <w:delText xml:space="preserve">, and negation </w:delText>
        </w:r>
        <w:r w:rsidRPr="0094686A">
          <w:rPr>
            <w:rFonts w:asciiTheme="majorBidi" w:eastAsia="cmsy10" w:hAnsiTheme="majorBidi" w:cstheme="majorBidi"/>
            <w:i/>
            <w:iCs/>
            <w:color w:val="auto"/>
            <w:sz w:val="22"/>
            <w:lang w:bidi="ar-SA"/>
          </w:rPr>
          <w:delText>￢</w:delText>
        </w:r>
        <w:r w:rsidR="00AF6A59" w:rsidRPr="0094686A">
          <w:rPr>
            <w:rFonts w:asciiTheme="majorBidi" w:eastAsiaTheme="minorEastAsia" w:hAnsiTheme="majorBidi" w:cstheme="majorBidi"/>
            <w:color w:val="auto"/>
            <w:sz w:val="22"/>
            <w:lang w:bidi="ar-SA"/>
          </w:rPr>
          <w:delText xml:space="preserve">, and two </w:delText>
        </w:r>
        <w:r w:rsidRPr="0094686A">
          <w:rPr>
            <w:rFonts w:asciiTheme="majorBidi" w:eastAsiaTheme="minorEastAsia" w:hAnsiTheme="majorBidi" w:cstheme="majorBidi"/>
            <w:color w:val="auto"/>
            <w:sz w:val="22"/>
            <w:lang w:bidi="ar-SA"/>
          </w:rPr>
          <w:delText xml:space="preserve">basic temporal modalities </w:delText>
        </w:r>
        <w:r w:rsidR="0082386A" w:rsidRPr="0094686A">
          <w:rPr>
            <w:rFonts w:asciiTheme="majorBidi" w:eastAsia="cmsy10" w:hAnsiTheme="majorBidi" w:cstheme="majorBidi"/>
            <w:color w:val="auto"/>
            <w:sz w:val="22"/>
            <w:lang w:bidi="ar-SA"/>
          </w:rPr>
          <w:delText>O</w:delText>
        </w:r>
        <w:r w:rsidRPr="0094686A">
          <w:rPr>
            <w:rFonts w:asciiTheme="majorBidi" w:eastAsia="cmsy10" w:hAnsiTheme="majorBidi" w:cstheme="majorBidi"/>
            <w:i/>
            <w:iCs/>
            <w:color w:val="auto"/>
            <w:sz w:val="22"/>
            <w:lang w:bidi="ar-SA"/>
          </w:rPr>
          <w:delText xml:space="preserve"> </w:delText>
        </w:r>
        <w:r w:rsidRPr="0094686A">
          <w:rPr>
            <w:rFonts w:asciiTheme="majorBidi" w:eastAsiaTheme="minorEastAsia" w:hAnsiTheme="majorBidi" w:cstheme="majorBidi"/>
            <w:color w:val="auto"/>
            <w:sz w:val="22"/>
            <w:lang w:bidi="ar-SA"/>
          </w:rPr>
          <w:delText xml:space="preserve">(pronounced “next”) and U (pronounced “until”). </w:delText>
        </w:r>
      </w:del>
    </w:p>
    <w:p w14:paraId="46614DC9" w14:textId="77777777" w:rsidR="005906AE" w:rsidRPr="0094686A" w:rsidRDefault="005906AE" w:rsidP="00A24E63">
      <w:pPr>
        <w:autoSpaceDE w:val="0"/>
        <w:autoSpaceDN w:val="0"/>
        <w:adjustRightInd w:val="0"/>
        <w:spacing w:after="120" w:line="264" w:lineRule="auto"/>
        <w:ind w:left="0" w:right="0" w:firstLine="0"/>
        <w:jc w:val="left"/>
        <w:rPr>
          <w:del w:id="278" w:author="hp" w:date="2017-01-05T18:05:00Z"/>
          <w:rFonts w:asciiTheme="majorBidi" w:eastAsiaTheme="minorEastAsia" w:hAnsiTheme="majorBidi" w:cstheme="majorBidi"/>
          <w:color w:val="auto"/>
          <w:sz w:val="22"/>
          <w:lang w:bidi="ar-SA"/>
        </w:rPr>
      </w:pPr>
    </w:p>
    <w:p w14:paraId="1DF1ED37" w14:textId="5BC76E5B" w:rsidR="005906AE" w:rsidRPr="0094686A" w:rsidRDefault="005906AE" w:rsidP="00A24E63">
      <w:pPr>
        <w:autoSpaceDE w:val="0"/>
        <w:autoSpaceDN w:val="0"/>
        <w:adjustRightInd w:val="0"/>
        <w:spacing w:after="120" w:line="264" w:lineRule="auto"/>
        <w:ind w:left="0" w:right="0" w:firstLine="0"/>
        <w:jc w:val="left"/>
        <w:rPr>
          <w:del w:id="279" w:author="hp" w:date="2017-01-05T18:05:00Z"/>
          <w:rFonts w:asciiTheme="majorBidi" w:eastAsiaTheme="minorEastAsia" w:hAnsiTheme="majorBidi" w:cstheme="majorBidi"/>
          <w:color w:val="auto"/>
          <w:sz w:val="22"/>
          <w:lang w:bidi="ar-SA"/>
        </w:rPr>
      </w:pPr>
      <w:del w:id="280" w:author="hp" w:date="2017-01-05T18:05:00Z">
        <w:r w:rsidRPr="0094686A">
          <w:rPr>
            <w:rFonts w:asciiTheme="majorBidi" w:eastAsiaTheme="minorEastAsia" w:hAnsiTheme="majorBidi" w:cstheme="majorBidi"/>
            <w:b/>
            <w:bCs/>
            <w:color w:val="auto"/>
            <w:sz w:val="22"/>
            <w:lang w:bidi="ar-SA"/>
          </w:rPr>
          <w:delText>The atomic proposition</w:delText>
        </w:r>
        <w:r w:rsidRPr="0094686A">
          <w:rPr>
            <w:rFonts w:asciiTheme="majorBidi" w:eastAsiaTheme="minorEastAsia" w:hAnsiTheme="majorBidi" w:cstheme="majorBidi"/>
            <w:color w:val="auto"/>
            <w:sz w:val="22"/>
            <w:lang w:bidi="ar-SA"/>
          </w:rPr>
          <w:delText xml:space="preserve"> </w:delText>
        </w:r>
        <w:r w:rsidRPr="0094686A">
          <w:rPr>
            <w:rFonts w:asciiTheme="majorBidi" w:eastAsia="cmmi10" w:hAnsiTheme="majorBidi" w:cstheme="majorBidi"/>
            <w:i/>
            <w:iCs/>
            <w:color w:val="auto"/>
            <w:sz w:val="22"/>
            <w:lang w:bidi="ar-SA"/>
          </w:rPr>
          <w:delText xml:space="preserve">a </w:delText>
        </w:r>
        <w:r w:rsidRPr="0094686A">
          <w:rPr>
            <w:rFonts w:ascii="Cambria Math" w:eastAsia="cmsy10" w:hAnsi="Cambria Math" w:cs="Cambria Math"/>
            <w:i/>
            <w:iCs/>
            <w:color w:val="auto"/>
            <w:sz w:val="22"/>
            <w:lang w:bidi="ar-SA"/>
          </w:rPr>
          <w:delText>∈</w:delText>
        </w:r>
        <w:r w:rsidRPr="0094686A">
          <w:rPr>
            <w:rFonts w:asciiTheme="majorBidi" w:eastAsia="cmsy10" w:hAnsiTheme="majorBidi" w:cstheme="majorBidi"/>
            <w:i/>
            <w:iCs/>
            <w:color w:val="auto"/>
            <w:sz w:val="22"/>
            <w:lang w:bidi="ar-SA"/>
          </w:rPr>
          <w:delText xml:space="preserve"> </w:delText>
        </w:r>
        <w:r w:rsidRPr="0094686A">
          <w:rPr>
            <w:rFonts w:asciiTheme="majorBidi" w:eastAsiaTheme="minorEastAsia" w:hAnsiTheme="majorBidi" w:cstheme="majorBidi"/>
            <w:i/>
            <w:iCs/>
            <w:color w:val="auto"/>
            <w:sz w:val="22"/>
            <w:lang w:bidi="ar-SA"/>
          </w:rPr>
          <w:delText xml:space="preserve">AP </w:delText>
        </w:r>
        <w:r w:rsidRPr="0094686A">
          <w:rPr>
            <w:rFonts w:asciiTheme="majorBidi" w:eastAsiaTheme="minorEastAsia" w:hAnsiTheme="majorBidi" w:cstheme="majorBidi"/>
            <w:color w:val="auto"/>
            <w:sz w:val="22"/>
            <w:lang w:bidi="ar-SA"/>
          </w:rPr>
          <w:delText>stands for the state</w:delText>
        </w:r>
        <w:commentRangeStart w:id="281"/>
        <w:r w:rsidRPr="0094686A">
          <w:rPr>
            <w:rFonts w:asciiTheme="majorBidi" w:eastAsiaTheme="minorEastAsia" w:hAnsiTheme="majorBidi" w:cstheme="majorBidi"/>
            <w:color w:val="auto"/>
            <w:sz w:val="22"/>
            <w:lang w:bidi="ar-SA"/>
          </w:rPr>
          <w:delText xml:space="preserve"> </w:delText>
        </w:r>
        <w:r w:rsidR="0042507A" w:rsidRPr="0094686A">
          <w:rPr>
            <w:rFonts w:asciiTheme="majorBidi" w:eastAsiaTheme="minorEastAsia" w:hAnsiTheme="majorBidi" w:cstheme="majorBidi"/>
            <w:color w:val="auto"/>
            <w:sz w:val="22"/>
            <w:lang w:bidi="ar-SA"/>
          </w:rPr>
          <w:delText xml:space="preserve">label </w:delText>
        </w:r>
        <w:r w:rsidR="0042507A" w:rsidRPr="0094686A">
          <w:rPr>
            <w:rFonts w:asciiTheme="majorBidi" w:eastAsia="cmmi10" w:hAnsiTheme="majorBidi" w:cstheme="majorBidi"/>
            <w:noProof/>
            <w:color w:val="auto"/>
            <w:sz w:val="22"/>
            <w:lang w:bidi="ar-SA"/>
          </w:rPr>
          <w:delText>in</w:delText>
        </w:r>
        <w:commentRangeEnd w:id="281"/>
        <w:r w:rsidR="009F348C" w:rsidRPr="0094686A">
          <w:rPr>
            <w:rStyle w:val="a8"/>
            <w:rFonts w:asciiTheme="majorBidi" w:hAnsiTheme="majorBidi" w:cstheme="majorBidi"/>
            <w:sz w:val="22"/>
            <w:szCs w:val="22"/>
          </w:rPr>
          <w:commentReference w:id="281"/>
        </w:r>
        <w:r w:rsidRPr="0094686A">
          <w:rPr>
            <w:rFonts w:asciiTheme="majorBidi" w:eastAsiaTheme="minorEastAsia" w:hAnsiTheme="majorBidi" w:cstheme="majorBidi"/>
            <w:color w:val="auto"/>
            <w:sz w:val="22"/>
            <w:lang w:bidi="ar-SA"/>
          </w:rPr>
          <w:delText xml:space="preserve"> a transition system. Typically, the atoms are assertions about the values of control variables (e.g., locations in program graphs) or the values of program variables.</w:delText>
        </w:r>
      </w:del>
    </w:p>
    <w:p w14:paraId="14E3662C" w14:textId="123F0D0B" w:rsidR="005906AE" w:rsidRPr="0094686A" w:rsidRDefault="005906AE" w:rsidP="00A24E63">
      <w:pPr>
        <w:autoSpaceDE w:val="0"/>
        <w:autoSpaceDN w:val="0"/>
        <w:adjustRightInd w:val="0"/>
        <w:spacing w:after="120" w:line="264" w:lineRule="auto"/>
        <w:ind w:left="0" w:right="0" w:firstLine="0"/>
        <w:jc w:val="left"/>
        <w:rPr>
          <w:del w:id="282" w:author="hp" w:date="2017-01-05T18:05:00Z"/>
          <w:rFonts w:asciiTheme="majorBidi" w:eastAsiaTheme="minorEastAsia" w:hAnsiTheme="majorBidi" w:cstheme="majorBidi"/>
          <w:color w:val="auto"/>
          <w:sz w:val="22"/>
          <w:lang w:bidi="ar-SA"/>
        </w:rPr>
      </w:pPr>
    </w:p>
    <w:p w14:paraId="0C8565D6" w14:textId="0F3BBFE4" w:rsidR="005906AE" w:rsidRPr="0094686A" w:rsidRDefault="005906AE" w:rsidP="00A24E63">
      <w:pPr>
        <w:autoSpaceDE w:val="0"/>
        <w:autoSpaceDN w:val="0"/>
        <w:adjustRightInd w:val="0"/>
        <w:spacing w:after="120" w:line="264" w:lineRule="auto"/>
        <w:ind w:left="0" w:right="0" w:firstLine="0"/>
        <w:jc w:val="left"/>
        <w:rPr>
          <w:del w:id="283" w:author="hp" w:date="2017-01-05T18:05:00Z"/>
          <w:rFonts w:asciiTheme="majorBidi" w:eastAsiaTheme="minorEastAsia" w:hAnsiTheme="majorBidi" w:cstheme="majorBidi"/>
          <w:color w:val="auto"/>
          <w:sz w:val="22"/>
          <w:lang w:bidi="ar-SA"/>
        </w:rPr>
      </w:pPr>
      <w:del w:id="284" w:author="hp" w:date="2017-01-05T18:05:00Z">
        <w:r w:rsidRPr="0094686A">
          <w:rPr>
            <w:rFonts w:asciiTheme="majorBidi" w:eastAsiaTheme="minorEastAsia" w:hAnsiTheme="majorBidi" w:cstheme="majorBidi"/>
            <w:b/>
            <w:bCs/>
            <w:color w:val="auto"/>
            <w:sz w:val="22"/>
            <w:lang w:bidi="ar-SA"/>
          </w:rPr>
          <w:delText xml:space="preserve">The </w:delText>
        </w:r>
        <w:r w:rsidR="009F348C" w:rsidRPr="0094686A">
          <w:rPr>
            <w:rFonts w:asciiTheme="majorBidi" w:eastAsia="cmsy10" w:hAnsiTheme="majorBidi" w:cstheme="majorBidi"/>
            <w:b/>
            <w:bCs/>
            <w:color w:val="auto"/>
            <w:sz w:val="22"/>
            <w:lang w:bidi="ar-SA"/>
          </w:rPr>
          <w:delText>next</w:delText>
        </w:r>
        <w:r w:rsidRPr="0094686A">
          <w:rPr>
            <w:rFonts w:asciiTheme="majorBidi" w:eastAsiaTheme="minorEastAsia" w:hAnsiTheme="majorBidi" w:cstheme="majorBidi"/>
            <w:b/>
            <w:bCs/>
            <w:color w:val="auto"/>
            <w:sz w:val="22"/>
            <w:lang w:bidi="ar-SA"/>
          </w:rPr>
          <w:delText>-modality</w:delText>
        </w:r>
        <w:r w:rsidRPr="0094686A">
          <w:rPr>
            <w:rFonts w:asciiTheme="majorBidi" w:eastAsiaTheme="minorEastAsia" w:hAnsiTheme="majorBidi" w:cstheme="majorBidi"/>
            <w:color w:val="auto"/>
            <w:sz w:val="22"/>
            <w:lang w:bidi="ar-SA"/>
          </w:rPr>
          <w:delText xml:space="preserve"> is a unary prefix operator and requires a single LTL formula as </w:delText>
        </w:r>
        <w:r w:rsidRPr="0094686A">
          <w:rPr>
            <w:rFonts w:asciiTheme="majorBidi" w:eastAsiaTheme="minorEastAsia" w:hAnsiTheme="majorBidi" w:cstheme="majorBidi"/>
            <w:noProof/>
            <w:color w:val="auto"/>
            <w:sz w:val="22"/>
            <w:lang w:bidi="ar-SA"/>
          </w:rPr>
          <w:delText>argument</w:delText>
        </w:r>
        <w:r w:rsidRPr="0094686A">
          <w:rPr>
            <w:rFonts w:asciiTheme="majorBidi" w:eastAsiaTheme="minorEastAsia" w:hAnsiTheme="majorBidi" w:cstheme="majorBidi"/>
            <w:color w:val="auto"/>
            <w:sz w:val="22"/>
            <w:lang w:bidi="ar-SA"/>
          </w:rPr>
          <w:delText>. Formula</w:delText>
        </w:r>
        <w:commentRangeStart w:id="285"/>
        <w:r w:rsidRPr="0094686A">
          <w:rPr>
            <w:rFonts w:asciiTheme="majorBidi" w:eastAsiaTheme="minorEastAsia" w:hAnsiTheme="majorBidi" w:cstheme="majorBidi"/>
            <w:color w:val="auto"/>
            <w:sz w:val="22"/>
            <w:lang w:bidi="ar-SA"/>
          </w:rPr>
          <w:delText xml:space="preserve"> </w:delText>
        </w:r>
        <m:oMath>
          <m:r>
            <w:rPr>
              <w:rFonts w:ascii="Cambria Math" w:eastAsiaTheme="minorEastAsia" w:hAnsi="Cambria Math" w:cstheme="majorBidi"/>
              <w:color w:val="auto"/>
              <w:sz w:val="22"/>
              <w:lang w:bidi="ar-SA"/>
            </w:rPr>
            <m:t xml:space="preserve">φ   </m:t>
          </m:r>
          <w:commentRangeEnd w:id="285"/>
          <m:r>
            <m:rPr>
              <m:sty m:val="p"/>
            </m:rPr>
            <w:rPr>
              <w:rStyle w:val="a8"/>
              <w:rFonts w:ascii="Cambria Math" w:hAnsi="Cambria Math" w:cstheme="majorBidi"/>
              <w:sz w:val="22"/>
              <w:szCs w:val="22"/>
            </w:rPr>
            <w:commentReference w:id="285"/>
          </m:r>
        </m:oMath>
        <w:r w:rsidRPr="0094686A">
          <w:rPr>
            <w:rFonts w:asciiTheme="majorBidi" w:eastAsiaTheme="minorEastAsia" w:hAnsiTheme="majorBidi" w:cstheme="majorBidi"/>
            <w:color w:val="auto"/>
            <w:sz w:val="22"/>
            <w:lang w:bidi="ar-SA"/>
          </w:rPr>
          <w:delText xml:space="preserve">holds at the current moment, if </w:delText>
        </w:r>
        <m:oMath>
          <m:r>
            <w:rPr>
              <w:rFonts w:ascii="Cambria Math" w:eastAsia="cmmi10" w:hAnsi="Cambria Math" w:cstheme="majorBidi"/>
              <w:color w:val="auto"/>
              <w:sz w:val="22"/>
              <w:lang w:bidi="ar-SA"/>
            </w:rPr>
            <m:t>φ</m:t>
          </m:r>
        </m:oMath>
        <w:r w:rsidRPr="0094686A">
          <w:rPr>
            <w:rFonts w:asciiTheme="majorBidi" w:eastAsia="cmmi10" w:hAnsiTheme="majorBidi" w:cstheme="majorBidi"/>
            <w:i/>
            <w:iCs/>
            <w:color w:val="auto"/>
            <w:sz w:val="22"/>
            <w:lang w:bidi="ar-SA"/>
          </w:rPr>
          <w:delText xml:space="preserve"> </w:delText>
        </w:r>
        <w:r w:rsidRPr="0094686A">
          <w:rPr>
            <w:rFonts w:asciiTheme="majorBidi" w:eastAsiaTheme="minorEastAsia" w:hAnsiTheme="majorBidi" w:cstheme="majorBidi"/>
            <w:color w:val="auto"/>
            <w:sz w:val="22"/>
            <w:lang w:bidi="ar-SA"/>
          </w:rPr>
          <w:delText>holds in the next “step”.</w:delText>
        </w:r>
      </w:del>
    </w:p>
    <w:p w14:paraId="60CF2B08" w14:textId="2910D41E" w:rsidR="005906AE" w:rsidRPr="0094686A" w:rsidRDefault="009F348C" w:rsidP="00A24E63">
      <w:pPr>
        <w:autoSpaceDE w:val="0"/>
        <w:autoSpaceDN w:val="0"/>
        <w:adjustRightInd w:val="0"/>
        <w:spacing w:after="120" w:line="264" w:lineRule="auto"/>
        <w:ind w:left="0" w:right="0" w:firstLine="0"/>
        <w:jc w:val="left"/>
        <w:rPr>
          <w:del w:id="286" w:author="hp" w:date="2017-01-05T18:05:00Z"/>
          <w:rFonts w:asciiTheme="majorBidi" w:eastAsiaTheme="minorEastAsia" w:hAnsiTheme="majorBidi" w:cstheme="majorBidi"/>
          <w:color w:val="auto"/>
          <w:sz w:val="22"/>
          <w:lang w:bidi="ar-SA"/>
        </w:rPr>
      </w:pPr>
      <w:del w:id="287" w:author="hp" w:date="2017-01-05T18:05:00Z">
        <w:r w:rsidRPr="0094686A">
          <w:rPr>
            <w:rStyle w:val="a8"/>
            <w:rFonts w:asciiTheme="majorBidi" w:hAnsiTheme="majorBidi" w:cstheme="majorBidi"/>
            <w:sz w:val="22"/>
            <w:szCs w:val="22"/>
          </w:rPr>
          <w:commentReference w:id="288"/>
        </w:r>
      </w:del>
    </w:p>
    <w:p w14:paraId="6A34095E" w14:textId="2C8928B3" w:rsidR="005906AE" w:rsidRPr="0094686A" w:rsidRDefault="005906AE" w:rsidP="00A24E63">
      <w:pPr>
        <w:autoSpaceDE w:val="0"/>
        <w:autoSpaceDN w:val="0"/>
        <w:adjustRightInd w:val="0"/>
        <w:spacing w:after="120" w:line="264" w:lineRule="auto"/>
        <w:ind w:left="0" w:right="0" w:firstLine="60"/>
        <w:jc w:val="left"/>
        <w:rPr>
          <w:del w:id="289" w:author="hp" w:date="2017-01-05T18:05:00Z"/>
          <w:rFonts w:asciiTheme="majorBidi" w:eastAsiaTheme="minorEastAsia" w:hAnsiTheme="majorBidi" w:cstheme="majorBidi"/>
          <w:color w:val="auto"/>
          <w:sz w:val="22"/>
          <w:lang w:bidi="ar-SA"/>
        </w:rPr>
      </w:pPr>
      <w:del w:id="290" w:author="hp" w:date="2017-01-05T18:05:00Z">
        <w:r w:rsidRPr="0094686A">
          <w:rPr>
            <w:rFonts w:asciiTheme="majorBidi" w:eastAsiaTheme="minorEastAsia" w:hAnsiTheme="majorBidi" w:cstheme="majorBidi"/>
            <w:b/>
            <w:bCs/>
            <w:color w:val="auto"/>
            <w:sz w:val="22"/>
            <w:lang w:bidi="ar-SA"/>
          </w:rPr>
          <w:delText>The U</w:delText>
        </w:r>
        <w:r w:rsidR="009F348C" w:rsidRPr="0094686A">
          <w:rPr>
            <w:rFonts w:asciiTheme="majorBidi" w:eastAsiaTheme="minorEastAsia" w:hAnsiTheme="majorBidi" w:cstheme="majorBidi"/>
            <w:b/>
            <w:bCs/>
            <w:color w:val="auto"/>
            <w:sz w:val="22"/>
            <w:lang w:bidi="ar-SA"/>
          </w:rPr>
          <w:delText>ntil</w:delText>
        </w:r>
        <w:r w:rsidRPr="0094686A">
          <w:rPr>
            <w:rFonts w:asciiTheme="majorBidi" w:eastAsiaTheme="minorEastAsia" w:hAnsiTheme="majorBidi" w:cstheme="majorBidi"/>
            <w:b/>
            <w:bCs/>
            <w:color w:val="auto"/>
            <w:sz w:val="22"/>
            <w:lang w:bidi="ar-SA"/>
          </w:rPr>
          <w:delText>-modality</w:delText>
        </w:r>
        <w:r w:rsidRPr="0094686A">
          <w:rPr>
            <w:rFonts w:asciiTheme="majorBidi" w:eastAsiaTheme="minorEastAsia" w:hAnsiTheme="majorBidi" w:cstheme="majorBidi"/>
            <w:color w:val="auto"/>
            <w:sz w:val="22"/>
            <w:lang w:bidi="ar-SA"/>
          </w:rPr>
          <w:delText xml:space="preserve"> is a binary infix operator and requires two LTL formulae as </w:delText>
        </w:r>
        <w:r w:rsidRPr="0094686A">
          <w:rPr>
            <w:rFonts w:asciiTheme="majorBidi" w:eastAsiaTheme="minorEastAsia" w:hAnsiTheme="majorBidi" w:cstheme="majorBidi"/>
            <w:noProof/>
            <w:color w:val="auto"/>
            <w:sz w:val="22"/>
            <w:lang w:bidi="ar-SA"/>
          </w:rPr>
          <w:delText>argument</w:delText>
        </w:r>
        <w:r w:rsidRPr="0094686A">
          <w:rPr>
            <w:rFonts w:asciiTheme="majorBidi" w:eastAsiaTheme="minorEastAsia" w:hAnsiTheme="majorBidi" w:cstheme="majorBidi"/>
            <w:color w:val="auto"/>
            <w:sz w:val="22"/>
            <w:lang w:bidi="ar-SA"/>
          </w:rPr>
          <w:delText xml:space="preserve">. </w:delText>
        </w:r>
        <w:commentRangeStart w:id="291"/>
        <w:r w:rsidRPr="0094686A">
          <w:rPr>
            <w:rFonts w:asciiTheme="majorBidi" w:eastAsiaTheme="minorEastAsia" w:hAnsiTheme="majorBidi" w:cstheme="majorBidi"/>
            <w:color w:val="auto"/>
            <w:sz w:val="22"/>
            <w:lang w:bidi="ar-SA"/>
          </w:rPr>
          <w:delText xml:space="preserve">Formula </w:delText>
        </w:r>
        <m:oMath>
          <m:r>
            <w:rPr>
              <w:rFonts w:ascii="Cambria Math" w:eastAsia="cmmi10"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1 </w:delText>
        </w:r>
        <w:r w:rsidRPr="0094686A">
          <w:rPr>
            <w:rFonts w:asciiTheme="majorBidi" w:eastAsiaTheme="minorEastAsia" w:hAnsiTheme="majorBidi" w:cstheme="majorBidi"/>
            <w:color w:val="auto"/>
            <w:sz w:val="22"/>
            <w:lang w:bidi="ar-SA"/>
          </w:rPr>
          <w:delText>U</w:delText>
        </w:r>
        <m:oMath>
          <m:r>
            <w:rPr>
              <w:rFonts w:ascii="Cambria Math" w:eastAsia="cmmi10"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2 </w:delText>
        </w:r>
        <w:commentRangeEnd w:id="291"/>
        <w:r w:rsidRPr="0094686A">
          <w:rPr>
            <w:rStyle w:val="a8"/>
            <w:rFonts w:asciiTheme="majorBidi" w:hAnsiTheme="majorBidi" w:cstheme="majorBidi"/>
            <w:sz w:val="22"/>
            <w:szCs w:val="22"/>
          </w:rPr>
          <w:commentReference w:id="291"/>
        </w:r>
        <w:r w:rsidRPr="0094686A">
          <w:rPr>
            <w:rFonts w:asciiTheme="majorBidi" w:eastAsiaTheme="minorEastAsia" w:hAnsiTheme="majorBidi" w:cstheme="majorBidi"/>
            <w:color w:val="auto"/>
            <w:sz w:val="22"/>
            <w:lang w:bidi="ar-SA"/>
          </w:rPr>
          <w:delText xml:space="preserve">holds at the current moment, if there is some future moment for which </w:delText>
        </w:r>
        <m:oMath>
          <m:r>
            <w:rPr>
              <w:rFonts w:ascii="Cambria Math" w:eastAsia="cmmi10"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2 </w:delText>
        </w:r>
        <w:r w:rsidRPr="0094686A">
          <w:rPr>
            <w:rFonts w:asciiTheme="majorBidi" w:eastAsiaTheme="minorEastAsia" w:hAnsiTheme="majorBidi" w:cstheme="majorBidi"/>
            <w:color w:val="auto"/>
            <w:sz w:val="22"/>
            <w:lang w:bidi="ar-SA"/>
          </w:rPr>
          <w:delText xml:space="preserve">holds and </w:delText>
        </w:r>
        <m:oMath>
          <m:r>
            <w:rPr>
              <w:rFonts w:ascii="Cambria Math" w:eastAsiaTheme="minorEastAsia" w:hAnsi="Cambria Math" w:cstheme="majorBidi"/>
              <w:color w:val="auto"/>
              <w:sz w:val="22"/>
              <w:lang w:bidi="ar-SA"/>
            </w:rPr>
            <m:t>φ</m:t>
          </m:r>
        </m:oMath>
        <w:r w:rsidRPr="0094686A">
          <w:rPr>
            <w:rFonts w:asciiTheme="majorBidi" w:eastAsia="cmr8" w:hAnsiTheme="majorBidi" w:cstheme="majorBidi"/>
            <w:color w:val="auto"/>
            <w:sz w:val="22"/>
            <w:lang w:bidi="ar-SA"/>
          </w:rPr>
          <w:delText xml:space="preserve">1 </w:delText>
        </w:r>
        <w:r w:rsidRPr="0094686A">
          <w:rPr>
            <w:rFonts w:asciiTheme="majorBidi" w:eastAsiaTheme="minorEastAsia" w:hAnsiTheme="majorBidi" w:cstheme="majorBidi"/>
            <w:color w:val="auto"/>
            <w:sz w:val="22"/>
            <w:lang w:bidi="ar-SA"/>
          </w:rPr>
          <w:delText>holds at all moments until that future moment.</w:delText>
        </w:r>
      </w:del>
    </w:p>
    <w:p w14:paraId="7DB03287" w14:textId="33F55589" w:rsidR="004902ED" w:rsidRPr="0094686A" w:rsidRDefault="004902ED" w:rsidP="00A24E63">
      <w:pPr>
        <w:autoSpaceDE w:val="0"/>
        <w:autoSpaceDN w:val="0"/>
        <w:adjustRightInd w:val="0"/>
        <w:spacing w:after="120" w:line="264" w:lineRule="auto"/>
        <w:ind w:left="0" w:right="0" w:firstLine="0"/>
        <w:jc w:val="left"/>
        <w:rPr>
          <w:del w:id="292" w:author="hp" w:date="2017-01-05T18:05:00Z"/>
          <w:rFonts w:asciiTheme="majorBidi" w:eastAsiaTheme="minorEastAsia" w:hAnsiTheme="majorBidi" w:cstheme="majorBidi"/>
          <w:color w:val="auto"/>
          <w:sz w:val="22"/>
          <w:lang w:bidi="ar-SA"/>
        </w:rPr>
      </w:pPr>
    </w:p>
    <w:p w14:paraId="5C19EFF9" w14:textId="5F01CDE4" w:rsidR="005906AE" w:rsidRPr="0094686A" w:rsidRDefault="005906AE" w:rsidP="00A24E63">
      <w:pPr>
        <w:autoSpaceDE w:val="0"/>
        <w:autoSpaceDN w:val="0"/>
        <w:adjustRightInd w:val="0"/>
        <w:spacing w:after="120" w:line="22" w:lineRule="atLeast"/>
        <w:ind w:left="0" w:right="0" w:firstLine="120"/>
        <w:jc w:val="left"/>
        <w:rPr>
          <w:del w:id="293" w:author="hp" w:date="2017-01-05T18:05:00Z"/>
          <w:rFonts w:asciiTheme="majorBidi" w:hAnsiTheme="majorBidi" w:cstheme="majorBidi"/>
          <w:b/>
          <w:bCs/>
          <w:sz w:val="22"/>
        </w:rPr>
      </w:pPr>
      <w:del w:id="294" w:author="hp" w:date="2017-01-05T18:05:00Z">
        <w:r w:rsidRPr="0094686A">
          <w:rPr>
            <w:rFonts w:asciiTheme="majorBidi" w:hAnsiTheme="majorBidi" w:cstheme="majorBidi"/>
            <w:b/>
            <w:bCs/>
            <w:sz w:val="22"/>
          </w:rPr>
          <w:delText xml:space="preserve">There are 2 additional temporal </w:delText>
        </w:r>
        <w:r w:rsidR="0042507A" w:rsidRPr="0094686A">
          <w:rPr>
            <w:rFonts w:asciiTheme="majorBidi" w:hAnsiTheme="majorBidi" w:cstheme="majorBidi"/>
            <w:b/>
            <w:bCs/>
            <w:sz w:val="22"/>
          </w:rPr>
          <w:delText>operators:</w:delText>
        </w:r>
      </w:del>
    </w:p>
    <w:p w14:paraId="6A17FF3E" w14:textId="77777777" w:rsidR="005906AE" w:rsidRPr="0094686A" w:rsidRDefault="005906AE" w:rsidP="00A24E63">
      <w:pPr>
        <w:autoSpaceDE w:val="0"/>
        <w:autoSpaceDN w:val="0"/>
        <w:adjustRightInd w:val="0"/>
        <w:spacing w:after="120" w:line="22" w:lineRule="atLeast"/>
        <w:ind w:left="0" w:right="0" w:firstLine="120"/>
        <w:jc w:val="left"/>
        <w:rPr>
          <w:del w:id="295" w:author="hp" w:date="2017-01-05T18:05:00Z"/>
          <w:rFonts w:asciiTheme="majorBidi" w:eastAsiaTheme="minorEastAsia" w:hAnsiTheme="majorBidi" w:cstheme="majorBidi"/>
          <w:color w:val="auto"/>
          <w:sz w:val="22"/>
          <w:lang w:bidi="ar-SA"/>
        </w:rPr>
      </w:pPr>
      <w:del w:id="296" w:author="hp" w:date="2017-01-05T18:05:00Z">
        <w:r w:rsidRPr="0094686A">
          <w:rPr>
            <w:rFonts w:asciiTheme="majorBidi" w:hAnsiTheme="majorBidi" w:cstheme="majorBidi"/>
            <w:sz w:val="22"/>
          </w:rPr>
          <w:delText>◊</w:delText>
        </w:r>
        <m:oMath>
          <m:r>
            <w:rPr>
              <w:rFonts w:ascii="Cambria Math" w:eastAsia="msam10" w:hAnsi="Cambria Math" w:cstheme="majorBidi"/>
              <w:color w:val="auto"/>
              <w:sz w:val="22"/>
              <w:lang w:bidi="ar-SA"/>
            </w:rPr>
            <m:t xml:space="preserve"> </m:t>
          </m:r>
        </m:oMath>
        <w:r w:rsidRPr="0094686A">
          <w:rPr>
            <w:rFonts w:asciiTheme="majorBidi" w:eastAsiaTheme="minorEastAsia" w:hAnsiTheme="majorBidi" w:cstheme="majorBidi"/>
            <w:color w:val="auto"/>
            <w:sz w:val="22"/>
            <w:lang w:bidi="ar-SA"/>
          </w:rPr>
          <w:delText>“eventually” (eventually in the future)</w:delText>
        </w:r>
      </w:del>
    </w:p>
    <w:p w14:paraId="35A7DAEB" w14:textId="63448070" w:rsidR="005906AE" w:rsidRPr="0094686A" w:rsidRDefault="005906AE" w:rsidP="00A24E63">
      <w:pPr>
        <w:autoSpaceDE w:val="0"/>
        <w:autoSpaceDN w:val="0"/>
        <w:adjustRightInd w:val="0"/>
        <w:spacing w:after="120" w:line="22" w:lineRule="atLeast"/>
        <w:ind w:left="0" w:right="0" w:firstLine="0"/>
        <w:rPr>
          <w:del w:id="297" w:author="hp" w:date="2017-01-05T18:05:00Z"/>
          <w:rFonts w:asciiTheme="majorBidi" w:eastAsiaTheme="minorEastAsia" w:hAnsiTheme="majorBidi" w:cstheme="majorBidi"/>
          <w:color w:val="auto"/>
          <w:sz w:val="22"/>
          <w:lang w:bidi="ar-SA"/>
        </w:rPr>
      </w:pPr>
      <w:del w:id="298" w:author="hp" w:date="2017-01-05T18:05:00Z">
        <w:r w:rsidRPr="0094686A">
          <w:rPr>
            <w:rFonts w:asciiTheme="majorBidi" w:hAnsiTheme="majorBidi" w:cstheme="majorBidi"/>
            <w:sz w:val="22"/>
          </w:rPr>
          <w:delText xml:space="preserve">□ </w:delText>
        </w:r>
        <w:r w:rsidRPr="0094686A">
          <w:rPr>
            <w:rFonts w:asciiTheme="majorBidi" w:eastAsia="msam10" w:hAnsiTheme="majorBidi" w:cstheme="majorBidi"/>
            <w:color w:val="auto"/>
            <w:sz w:val="22"/>
            <w:lang w:bidi="ar-SA"/>
          </w:rPr>
          <w:delText xml:space="preserve"> </w:delText>
        </w:r>
        <w:r w:rsidRPr="0094686A">
          <w:rPr>
            <w:rFonts w:asciiTheme="majorBidi" w:eastAsiaTheme="minorEastAsia" w:hAnsiTheme="majorBidi" w:cstheme="majorBidi"/>
            <w:color w:val="auto"/>
            <w:sz w:val="22"/>
            <w:lang w:bidi="ar-SA"/>
          </w:rPr>
          <w:delText>“always” (now and forever in the future)</w:delText>
        </w:r>
      </w:del>
    </w:p>
    <w:p w14:paraId="03864AB5" w14:textId="77777777" w:rsidR="005906AE" w:rsidRPr="0094686A" w:rsidRDefault="005906AE" w:rsidP="00A24E63">
      <w:pPr>
        <w:autoSpaceDE w:val="0"/>
        <w:autoSpaceDN w:val="0"/>
        <w:adjustRightInd w:val="0"/>
        <w:spacing w:after="120" w:line="22" w:lineRule="atLeast"/>
        <w:ind w:left="0" w:right="0" w:firstLine="0"/>
        <w:rPr>
          <w:del w:id="299" w:author="hp" w:date="2017-01-05T18:05:00Z"/>
          <w:rFonts w:asciiTheme="majorBidi" w:hAnsiTheme="majorBidi" w:cstheme="majorBidi"/>
          <w:sz w:val="22"/>
        </w:rPr>
      </w:pPr>
      <w:del w:id="300" w:author="hp" w:date="2017-01-05T18:05:00Z">
        <w:r w:rsidRPr="0094686A">
          <w:rPr>
            <w:rFonts w:asciiTheme="majorBidi" w:hAnsiTheme="majorBidi" w:cstheme="majorBidi"/>
            <w:sz w:val="22"/>
          </w:rPr>
          <w:delText>By combining the temporal modalities ◊ and □, new temporal modalities are obtained</w:delText>
        </w:r>
      </w:del>
    </w:p>
    <w:p w14:paraId="51ECB35B" w14:textId="77777777" w:rsidR="005906AE" w:rsidRPr="0094686A" w:rsidRDefault="005906AE" w:rsidP="00A24E63">
      <w:pPr>
        <w:autoSpaceDE w:val="0"/>
        <w:autoSpaceDN w:val="0"/>
        <w:adjustRightInd w:val="0"/>
        <w:spacing w:after="120" w:line="22" w:lineRule="atLeast"/>
        <w:ind w:left="0" w:right="0" w:firstLine="120"/>
        <w:jc w:val="left"/>
        <w:rPr>
          <w:del w:id="301" w:author="hp" w:date="2017-01-05T18:05:00Z"/>
          <w:rFonts w:asciiTheme="majorBidi" w:eastAsia="msam10" w:hAnsiTheme="majorBidi" w:cstheme="majorBidi"/>
          <w:color w:val="auto"/>
          <w:sz w:val="22"/>
          <w:lang w:bidi="ar-SA"/>
        </w:rPr>
      </w:pPr>
      <w:del w:id="302" w:author="hp" w:date="2017-01-05T18:05:00Z">
        <w:r w:rsidRPr="0094686A">
          <w:rPr>
            <w:rFonts w:asciiTheme="majorBidi" w:hAnsiTheme="majorBidi" w:cstheme="majorBidi"/>
            <w:sz w:val="22"/>
          </w:rPr>
          <w:delText>□◊</w:delText>
        </w:r>
        <m:oMath>
          <m:r>
            <w:rPr>
              <w:rFonts w:ascii="Cambria Math" w:eastAsia="cmmi10" w:hAnsi="Cambria Math" w:cstheme="majorBidi"/>
              <w:color w:val="auto"/>
              <w:sz w:val="22"/>
              <w:lang w:bidi="ar-SA"/>
            </w:rPr>
            <m:t>φ</m:t>
          </m:r>
        </m:oMath>
        <w:r w:rsidRPr="0094686A">
          <w:rPr>
            <w:rFonts w:asciiTheme="majorBidi" w:eastAsia="cmmi10" w:hAnsiTheme="majorBidi" w:cstheme="majorBidi"/>
            <w:i/>
            <w:iCs/>
            <w:color w:val="auto"/>
            <w:sz w:val="22"/>
            <w:lang w:bidi="ar-SA"/>
          </w:rPr>
          <w:delText xml:space="preserve"> </w:delText>
        </w:r>
        <w:r w:rsidRPr="0094686A">
          <w:rPr>
            <w:rFonts w:asciiTheme="majorBidi" w:eastAsia="msam10" w:hAnsiTheme="majorBidi" w:cstheme="majorBidi"/>
            <w:color w:val="auto"/>
            <w:sz w:val="22"/>
            <w:lang w:bidi="ar-SA"/>
          </w:rPr>
          <w:delText xml:space="preserve">“infinitely often </w:delText>
        </w:r>
        <m:oMath>
          <m:r>
            <w:rPr>
              <w:rFonts w:ascii="Cambria Math" w:eastAsia="cmmi10" w:hAnsi="Cambria Math" w:cstheme="majorBidi"/>
              <w:color w:val="auto"/>
              <w:sz w:val="22"/>
              <w:lang w:bidi="ar-SA"/>
            </w:rPr>
            <m:t>φ</m:t>
          </m:r>
        </m:oMath>
        <w:r w:rsidRPr="0094686A">
          <w:rPr>
            <w:rFonts w:asciiTheme="majorBidi" w:eastAsia="msam10" w:hAnsiTheme="majorBidi" w:cstheme="majorBidi"/>
            <w:color w:val="auto"/>
            <w:sz w:val="22"/>
            <w:lang w:bidi="ar-SA"/>
          </w:rPr>
          <w:delText>”</w:delText>
        </w:r>
      </w:del>
    </w:p>
    <w:p w14:paraId="00A98D58" w14:textId="77777777" w:rsidR="005906AE" w:rsidRPr="0094686A" w:rsidRDefault="005906AE" w:rsidP="00A24E63">
      <w:pPr>
        <w:autoSpaceDE w:val="0"/>
        <w:autoSpaceDN w:val="0"/>
        <w:adjustRightInd w:val="0"/>
        <w:spacing w:after="120" w:line="22" w:lineRule="atLeast"/>
        <w:ind w:left="0" w:right="0" w:firstLine="0"/>
        <w:rPr>
          <w:del w:id="303" w:author="hp" w:date="2017-01-05T18:05:00Z"/>
          <w:rFonts w:asciiTheme="majorBidi" w:eastAsia="msam10" w:hAnsiTheme="majorBidi" w:cstheme="majorBidi"/>
          <w:color w:val="auto"/>
          <w:sz w:val="22"/>
          <w:lang w:bidi="ar-SA"/>
        </w:rPr>
      </w:pPr>
      <w:del w:id="304" w:author="hp" w:date="2017-01-05T18:05:00Z">
        <w:r w:rsidRPr="0094686A">
          <w:rPr>
            <w:rFonts w:asciiTheme="majorBidi" w:hAnsiTheme="majorBidi" w:cstheme="majorBidi"/>
            <w:sz w:val="22"/>
          </w:rPr>
          <w:delText>◊</w:delTex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94686A">
          <w:rPr>
            <w:rFonts w:asciiTheme="majorBidi" w:eastAsia="cmmi10" w:hAnsiTheme="majorBidi" w:cstheme="majorBidi"/>
            <w:i/>
            <w:iCs/>
            <w:color w:val="auto"/>
            <w:sz w:val="22"/>
            <w:lang w:bidi="ar-SA"/>
          </w:rPr>
          <w:delText xml:space="preserve"> </w:delText>
        </w:r>
        <w:r w:rsidRPr="0094686A">
          <w:rPr>
            <w:rFonts w:asciiTheme="majorBidi" w:eastAsia="msam10" w:hAnsiTheme="majorBidi" w:cstheme="majorBidi"/>
            <w:color w:val="auto"/>
            <w:sz w:val="22"/>
            <w:lang w:bidi="ar-SA"/>
          </w:rPr>
          <w:delText xml:space="preserve">“eventually forever </w:delText>
        </w:r>
        <m:oMath>
          <m:r>
            <w:rPr>
              <w:rFonts w:ascii="Cambria Math" w:eastAsia="cmmi10" w:hAnsi="Cambria Math" w:cstheme="majorBidi"/>
              <w:color w:val="auto"/>
              <w:sz w:val="22"/>
              <w:lang w:bidi="ar-SA"/>
            </w:rPr>
            <m:t>φ</m:t>
          </m:r>
        </m:oMath>
        <w:r w:rsidRPr="0094686A">
          <w:rPr>
            <w:rFonts w:asciiTheme="majorBidi" w:eastAsia="msam10" w:hAnsiTheme="majorBidi" w:cstheme="majorBidi"/>
            <w:color w:val="auto"/>
            <w:sz w:val="22"/>
            <w:lang w:bidi="ar-SA"/>
          </w:rPr>
          <w:delText>”</w:delText>
        </w:r>
      </w:del>
    </w:p>
    <w:p w14:paraId="65DF338C" w14:textId="77777777" w:rsidR="005906AE" w:rsidRPr="0094686A" w:rsidRDefault="005906AE" w:rsidP="00A24E63">
      <w:pPr>
        <w:autoSpaceDE w:val="0"/>
        <w:autoSpaceDN w:val="0"/>
        <w:adjustRightInd w:val="0"/>
        <w:spacing w:after="120" w:line="264" w:lineRule="auto"/>
        <w:ind w:left="0" w:right="0" w:firstLine="0"/>
        <w:jc w:val="left"/>
        <w:rPr>
          <w:del w:id="305" w:author="hp" w:date="2017-01-05T18:05:00Z"/>
          <w:rFonts w:asciiTheme="majorBidi" w:eastAsiaTheme="minorEastAsia" w:hAnsiTheme="majorBidi" w:cstheme="majorBidi"/>
          <w:color w:val="auto"/>
          <w:sz w:val="22"/>
          <w:lang w:bidi="ar-SA"/>
        </w:rPr>
      </w:pPr>
    </w:p>
    <w:p w14:paraId="0789D3FC" w14:textId="674193AF" w:rsidR="004625E3" w:rsidRPr="0094686A" w:rsidRDefault="00565660" w:rsidP="00A24E63">
      <w:pPr>
        <w:autoSpaceDE w:val="0"/>
        <w:autoSpaceDN w:val="0"/>
        <w:adjustRightInd w:val="0"/>
        <w:spacing w:after="120" w:line="22" w:lineRule="atLeast"/>
        <w:ind w:left="0" w:right="0" w:firstLine="0"/>
        <w:rPr>
          <w:del w:id="306" w:author="hp" w:date="2017-01-05T18:05:00Z"/>
          <w:rFonts w:asciiTheme="majorBidi" w:eastAsia="msam10" w:hAnsiTheme="majorBidi" w:cstheme="majorBidi"/>
          <w:color w:val="auto"/>
          <w:sz w:val="22"/>
          <w:lang w:bidi="ar-SA"/>
        </w:rPr>
      </w:pPr>
      <w:del w:id="307" w:author="hp" w:date="2017-01-05T18:05:00Z">
        <w:r w:rsidRPr="0094686A">
          <w:rPr>
            <w:rFonts w:asciiTheme="majorBidi" w:eastAsiaTheme="minorEastAsia" w:hAnsiTheme="majorBidi" w:cstheme="majorBidi"/>
            <w:b/>
            <w:bCs/>
            <w:color w:val="auto"/>
            <w:sz w:val="22"/>
          </w:rPr>
          <w:tab/>
        </w:r>
      </w:del>
    </w:p>
    <w:p w14:paraId="5AC68C77" w14:textId="77777777" w:rsidR="00577C7E" w:rsidRPr="0094686A" w:rsidRDefault="00577C7E" w:rsidP="00A24E63">
      <w:pPr>
        <w:pStyle w:val="3"/>
        <w:spacing w:after="120" w:line="22" w:lineRule="atLeast"/>
        <w:ind w:left="0" w:hanging="14"/>
        <w:rPr>
          <w:del w:id="308" w:author="hp" w:date="2017-01-05T18:05:00Z"/>
          <w:rFonts w:asciiTheme="majorBidi" w:hAnsiTheme="majorBidi" w:cstheme="majorBidi"/>
          <w:sz w:val="22"/>
        </w:rPr>
      </w:pPr>
    </w:p>
    <w:p w14:paraId="72426E0A" w14:textId="2DB36EFE" w:rsidR="00614E82" w:rsidRPr="0094686A" w:rsidRDefault="005906AE" w:rsidP="00A24E63">
      <w:pPr>
        <w:pStyle w:val="3"/>
        <w:spacing w:after="120" w:line="22" w:lineRule="atLeast"/>
        <w:ind w:left="0" w:hanging="14"/>
        <w:rPr>
          <w:del w:id="309" w:author="hp" w:date="2017-01-05T18:05:00Z"/>
          <w:rFonts w:asciiTheme="majorBidi" w:hAnsiTheme="majorBidi" w:cstheme="majorBidi"/>
          <w:noProof/>
          <w:sz w:val="22"/>
          <w:lang w:bidi="ar-SA"/>
        </w:rPr>
      </w:pPr>
      <w:bookmarkStart w:id="310" w:name="_Toc470446036"/>
      <w:del w:id="311" w:author="hp" w:date="2017-01-05T18:05:00Z">
        <w:r w:rsidRPr="0094686A">
          <w:rPr>
            <w:rFonts w:asciiTheme="majorBidi" w:hAnsiTheme="majorBidi" w:cstheme="majorBidi"/>
            <w:sz w:val="22"/>
          </w:rPr>
          <w:delText xml:space="preserve">2.1.4.2 </w:delText>
        </w:r>
        <w:r w:rsidRPr="0094686A">
          <w:rPr>
            <w:rFonts w:asciiTheme="majorBidi" w:eastAsiaTheme="minorEastAsia" w:hAnsiTheme="majorBidi" w:cstheme="majorBidi"/>
            <w:color w:val="auto"/>
            <w:sz w:val="22"/>
          </w:rPr>
          <w:delText>Semantics of LTL over Paths and States</w:delText>
        </w:r>
        <w:bookmarkEnd w:id="310"/>
        <w:r w:rsidRPr="0094686A">
          <w:rPr>
            <w:rFonts w:asciiTheme="majorBidi" w:eastAsiaTheme="minorHAnsi" w:hAnsiTheme="majorBidi" w:cstheme="majorBidi"/>
            <w:b w:val="0"/>
            <w:bCs/>
            <w:sz w:val="22"/>
          </w:rPr>
          <w:delText xml:space="preserve"> </w:delText>
        </w:r>
      </w:del>
    </w:p>
    <w:p w14:paraId="75C2B672" w14:textId="506D764A" w:rsidR="00614E82" w:rsidRPr="0094686A" w:rsidRDefault="00614E82" w:rsidP="00A24E63">
      <w:pPr>
        <w:pStyle w:val="3"/>
        <w:spacing w:after="120" w:line="22" w:lineRule="atLeast"/>
        <w:ind w:left="0" w:firstLine="0"/>
        <w:rPr>
          <w:del w:id="312" w:author="hp" w:date="2017-01-05T18:05:00Z"/>
          <w:rFonts w:asciiTheme="majorBidi" w:hAnsiTheme="majorBidi" w:cstheme="majorBidi"/>
          <w:sz w:val="22"/>
        </w:rPr>
      </w:pPr>
    </w:p>
    <w:tbl>
      <w:tblPr>
        <w:tblStyle w:val="af"/>
        <w:tblW w:w="0" w:type="auto"/>
        <w:tblInd w:w="120" w:type="dxa"/>
        <w:tblLayout w:type="fixed"/>
        <w:tblLook w:val="04A0" w:firstRow="1" w:lastRow="0" w:firstColumn="1" w:lastColumn="0" w:noHBand="0" w:noVBand="1"/>
      </w:tblPr>
      <w:tblGrid>
        <w:gridCol w:w="8097"/>
      </w:tblGrid>
      <w:tr w:rsidR="00614E82" w:rsidRPr="0094686A" w14:paraId="6E74B3AF" w14:textId="77777777" w:rsidTr="009F348C">
        <w:trPr>
          <w:del w:id="313" w:author="hp" w:date="2017-01-05T18:05:00Z"/>
        </w:trPr>
        <w:tc>
          <w:tcPr>
            <w:tcW w:w="8097" w:type="dxa"/>
          </w:tcPr>
          <w:p w14:paraId="1536B2C4" w14:textId="361FBDE6" w:rsidR="00614E82" w:rsidRPr="0094686A" w:rsidRDefault="00614E82" w:rsidP="00A24E63">
            <w:pPr>
              <w:spacing w:after="120"/>
              <w:ind w:left="0" w:right="0" w:firstLine="0"/>
              <w:rPr>
                <w:del w:id="314" w:author="hp" w:date="2017-01-05T18:05:00Z"/>
                <w:rFonts w:asciiTheme="majorBidi" w:hAnsiTheme="majorBidi" w:cstheme="majorBidi"/>
                <w:sz w:val="22"/>
              </w:rPr>
            </w:pPr>
            <w:del w:id="315" w:author="hp" w:date="2017-01-05T18:05:00Z">
              <w:r w:rsidRPr="0094686A">
                <w:rPr>
                  <w:rFonts w:asciiTheme="majorBidi" w:hAnsiTheme="majorBidi" w:cstheme="majorBidi"/>
                  <w:noProof/>
                  <w:sz w:val="22"/>
                  <w:lang w:bidi="ar-SA"/>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del>
          </w:p>
        </w:tc>
      </w:tr>
      <w:tr w:rsidR="00614E82" w:rsidRPr="0094686A" w14:paraId="399984C3" w14:textId="77777777" w:rsidTr="003F0D0A">
        <w:trPr>
          <w:trHeight w:val="218"/>
          <w:del w:id="316" w:author="hp" w:date="2017-01-05T18:05:00Z"/>
        </w:trPr>
        <w:tc>
          <w:tcPr>
            <w:tcW w:w="8097" w:type="dxa"/>
          </w:tcPr>
          <w:p w14:paraId="0E1E4068" w14:textId="0E3747BC" w:rsidR="00614E82" w:rsidRPr="0094686A" w:rsidRDefault="00124C4A" w:rsidP="00A24E63">
            <w:pPr>
              <w:spacing w:after="120"/>
              <w:ind w:left="0" w:right="0" w:firstLine="0"/>
              <w:rPr>
                <w:del w:id="317" w:author="hp" w:date="2017-01-05T18:05:00Z"/>
                <w:rFonts w:asciiTheme="majorBidi" w:hAnsiTheme="majorBidi" w:cstheme="majorBidi"/>
                <w:sz w:val="22"/>
              </w:rPr>
            </w:pPr>
            <w:commentRangeStart w:id="318"/>
            <w:del w:id="319" w:author="hp" w:date="2017-01-05T18:05:00Z">
              <w:r w:rsidRPr="0094686A">
                <w:rPr>
                  <w:rFonts w:asciiTheme="majorBidi" w:hAnsiTheme="majorBidi" w:cstheme="majorBidi"/>
                  <w:i/>
                  <w:iCs/>
                  <w:sz w:val="22"/>
                </w:rPr>
                <w:delText>a</w:delText>
              </w:r>
              <w:commentRangeEnd w:id="318"/>
              <w:r w:rsidR="009F348C" w:rsidRPr="0094686A">
                <w:rPr>
                  <w:rStyle w:val="a8"/>
                  <w:rFonts w:asciiTheme="majorBidi" w:hAnsiTheme="majorBidi" w:cstheme="majorBidi"/>
                  <w:i/>
                  <w:iCs/>
                  <w:sz w:val="22"/>
                  <w:szCs w:val="22"/>
                </w:rPr>
                <w:commentReference w:id="318"/>
              </w:r>
              <w:r w:rsidRPr="0094686A">
                <w:rPr>
                  <w:rFonts w:asciiTheme="majorBidi" w:hAnsiTheme="majorBidi" w:cstheme="majorBidi"/>
                  <w:sz w:val="22"/>
                </w:rPr>
                <w:delText xml:space="preserve"> has to  hold at the current state</w:delText>
              </w:r>
            </w:del>
          </w:p>
        </w:tc>
      </w:tr>
      <w:tr w:rsidR="00614E82" w:rsidRPr="0094686A" w14:paraId="43743A41" w14:textId="77777777" w:rsidTr="009F348C">
        <w:trPr>
          <w:del w:id="320" w:author="hp" w:date="2017-01-05T18:05:00Z"/>
        </w:trPr>
        <w:tc>
          <w:tcPr>
            <w:tcW w:w="8097" w:type="dxa"/>
          </w:tcPr>
          <w:p w14:paraId="112986B5" w14:textId="77777777" w:rsidR="00614E82" w:rsidRPr="0094686A" w:rsidRDefault="00614E82" w:rsidP="00A24E63">
            <w:pPr>
              <w:spacing w:after="120"/>
              <w:ind w:left="0" w:right="0" w:firstLine="0"/>
              <w:rPr>
                <w:del w:id="321" w:author="hp" w:date="2017-01-05T18:05:00Z"/>
                <w:rFonts w:asciiTheme="majorBidi" w:hAnsiTheme="majorBidi" w:cstheme="majorBidi"/>
                <w:noProof/>
                <w:sz w:val="22"/>
                <w:lang w:bidi="ar-SA"/>
              </w:rPr>
            </w:pPr>
          </w:p>
          <w:p w14:paraId="51870268" w14:textId="6AD8906D" w:rsidR="00614E82" w:rsidRPr="0094686A" w:rsidRDefault="00614E82" w:rsidP="00A24E63">
            <w:pPr>
              <w:spacing w:after="120"/>
              <w:ind w:left="0" w:right="0" w:firstLine="0"/>
              <w:rPr>
                <w:del w:id="322" w:author="hp" w:date="2017-01-05T18:05:00Z"/>
                <w:rFonts w:asciiTheme="majorBidi" w:hAnsiTheme="majorBidi" w:cstheme="majorBidi"/>
                <w:sz w:val="22"/>
              </w:rPr>
            </w:pPr>
            <w:del w:id="323" w:author="hp" w:date="2017-01-05T18:05:00Z">
              <w:r w:rsidRPr="0094686A">
                <w:rPr>
                  <w:rFonts w:asciiTheme="majorBidi" w:hAnsiTheme="majorBidi" w:cstheme="majorBidi"/>
                  <w:noProof/>
                  <w:sz w:val="22"/>
                  <w:lang w:bidi="ar-SA"/>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58747171" w14:textId="77777777" w:rsidTr="009F348C">
        <w:trPr>
          <w:del w:id="324" w:author="hp" w:date="2017-01-05T18:05:00Z"/>
        </w:trPr>
        <w:tc>
          <w:tcPr>
            <w:tcW w:w="8097" w:type="dxa"/>
          </w:tcPr>
          <w:p w14:paraId="5CEBADB9" w14:textId="3B71BB23" w:rsidR="00124C4A" w:rsidRPr="0094686A" w:rsidRDefault="00124C4A" w:rsidP="00A24E63">
            <w:pPr>
              <w:spacing w:after="120"/>
              <w:ind w:left="0" w:right="0" w:firstLine="0"/>
              <w:rPr>
                <w:del w:id="325" w:author="hp" w:date="2017-01-05T18:05:00Z"/>
                <w:rFonts w:asciiTheme="majorBidi" w:hAnsiTheme="majorBidi" w:cstheme="majorBidi"/>
                <w:sz w:val="22"/>
              </w:rPr>
            </w:pPr>
            <w:del w:id="326" w:author="hp" w:date="2017-01-05T18:05:00Z">
              <w:r w:rsidRPr="0094686A">
                <w:rPr>
                  <w:rFonts w:asciiTheme="majorBidi" w:hAnsiTheme="majorBidi" w:cstheme="majorBidi"/>
                  <w:i/>
                  <w:iCs/>
                  <w:sz w:val="22"/>
                </w:rPr>
                <w:delText xml:space="preserve">a </w:delText>
              </w:r>
              <w:r w:rsidRPr="0094686A">
                <w:rPr>
                  <w:rFonts w:asciiTheme="majorBidi" w:hAnsiTheme="majorBidi" w:cstheme="majorBidi"/>
                  <w:sz w:val="22"/>
                </w:rPr>
                <w:delText xml:space="preserve"> has to  hold at the next state</w:delText>
              </w:r>
            </w:del>
          </w:p>
        </w:tc>
      </w:tr>
      <w:tr w:rsidR="00124C4A" w:rsidRPr="0094686A" w14:paraId="09B9DDB0" w14:textId="77777777" w:rsidTr="009F348C">
        <w:trPr>
          <w:del w:id="327" w:author="hp" w:date="2017-01-05T18:05:00Z"/>
        </w:trPr>
        <w:tc>
          <w:tcPr>
            <w:tcW w:w="8097" w:type="dxa"/>
          </w:tcPr>
          <w:p w14:paraId="578A5C43" w14:textId="77777777" w:rsidR="00124C4A" w:rsidRPr="0094686A" w:rsidRDefault="00124C4A" w:rsidP="00A24E63">
            <w:pPr>
              <w:spacing w:after="120"/>
              <w:ind w:left="0" w:right="0" w:firstLine="0"/>
              <w:rPr>
                <w:del w:id="328" w:author="hp" w:date="2017-01-05T18:05:00Z"/>
                <w:rFonts w:asciiTheme="majorBidi" w:hAnsiTheme="majorBidi" w:cstheme="majorBidi"/>
                <w:noProof/>
                <w:sz w:val="22"/>
                <w:lang w:bidi="ar-SA"/>
              </w:rPr>
            </w:pPr>
          </w:p>
          <w:p w14:paraId="46E2E6B7" w14:textId="399656BD" w:rsidR="00124C4A" w:rsidRPr="0094686A" w:rsidRDefault="00124C4A" w:rsidP="00A24E63">
            <w:pPr>
              <w:spacing w:after="120"/>
              <w:ind w:left="0" w:right="0" w:firstLine="0"/>
              <w:rPr>
                <w:del w:id="329" w:author="hp" w:date="2017-01-05T18:05:00Z"/>
                <w:rFonts w:asciiTheme="majorBidi" w:hAnsiTheme="majorBidi" w:cstheme="majorBidi"/>
                <w:sz w:val="22"/>
              </w:rPr>
            </w:pPr>
            <w:del w:id="330" w:author="hp" w:date="2017-01-05T18:05:00Z">
              <w:r w:rsidRPr="0094686A">
                <w:rPr>
                  <w:rFonts w:asciiTheme="majorBidi" w:hAnsiTheme="majorBidi" w:cstheme="majorBidi"/>
                  <w:noProof/>
                  <w:sz w:val="22"/>
                  <w:lang w:bidi="ar-SA"/>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060C7F98" w14:textId="77777777" w:rsidTr="009F348C">
        <w:trPr>
          <w:del w:id="331" w:author="hp" w:date="2017-01-05T18:05:00Z"/>
        </w:trPr>
        <w:tc>
          <w:tcPr>
            <w:tcW w:w="8097" w:type="dxa"/>
          </w:tcPr>
          <w:p w14:paraId="3A7A6F4C" w14:textId="0C02A3DC" w:rsidR="00124C4A" w:rsidRPr="0094686A" w:rsidRDefault="00547BEA" w:rsidP="00A24E63">
            <w:pPr>
              <w:spacing w:after="120"/>
              <w:ind w:left="0" w:right="0" w:firstLine="0"/>
              <w:rPr>
                <w:del w:id="332" w:author="hp" w:date="2017-01-05T18:05:00Z"/>
                <w:rFonts w:asciiTheme="majorBidi" w:hAnsiTheme="majorBidi" w:cstheme="majorBidi"/>
                <w:sz w:val="22"/>
              </w:rPr>
            </w:pPr>
            <w:del w:id="333" w:author="hp" w:date="2017-01-05T18:05:00Z">
              <w:r w:rsidRPr="0094686A">
                <w:rPr>
                  <w:rFonts w:asciiTheme="majorBidi" w:hAnsiTheme="majorBidi" w:cstheme="majorBidi"/>
                  <w:i/>
                  <w:iCs/>
                  <w:sz w:val="22"/>
                </w:rPr>
                <w:delText>a</w:delText>
              </w:r>
              <w:r w:rsidRPr="0094686A">
                <w:rPr>
                  <w:rFonts w:asciiTheme="majorBidi" w:hAnsiTheme="majorBidi" w:cstheme="majorBidi"/>
                  <w:sz w:val="22"/>
                </w:rPr>
                <w:delText xml:space="preserve"> has to hold until b , which   holds at the current or a future position</w:delText>
              </w:r>
            </w:del>
          </w:p>
        </w:tc>
      </w:tr>
      <w:tr w:rsidR="00124C4A" w:rsidRPr="0094686A" w14:paraId="7540CCC4" w14:textId="77777777" w:rsidTr="009F348C">
        <w:trPr>
          <w:del w:id="334" w:author="hp" w:date="2017-01-05T18:05:00Z"/>
        </w:trPr>
        <w:tc>
          <w:tcPr>
            <w:tcW w:w="8097" w:type="dxa"/>
          </w:tcPr>
          <w:p w14:paraId="40D0A4B9" w14:textId="77777777" w:rsidR="00124C4A" w:rsidRPr="0094686A" w:rsidRDefault="00124C4A" w:rsidP="00A24E63">
            <w:pPr>
              <w:spacing w:after="120"/>
              <w:ind w:left="0" w:right="0" w:firstLine="0"/>
              <w:rPr>
                <w:del w:id="335" w:author="hp" w:date="2017-01-05T18:05:00Z"/>
                <w:rFonts w:asciiTheme="majorBidi" w:hAnsiTheme="majorBidi" w:cstheme="majorBidi"/>
                <w:noProof/>
                <w:sz w:val="22"/>
                <w:lang w:bidi="ar-SA"/>
              </w:rPr>
            </w:pPr>
          </w:p>
          <w:p w14:paraId="28879A8D" w14:textId="3BA4EACE" w:rsidR="00124C4A" w:rsidRPr="0094686A" w:rsidRDefault="00124C4A" w:rsidP="00A24E63">
            <w:pPr>
              <w:spacing w:after="120"/>
              <w:ind w:left="0" w:right="0" w:firstLine="0"/>
              <w:rPr>
                <w:del w:id="336" w:author="hp" w:date="2017-01-05T18:05:00Z"/>
                <w:rFonts w:asciiTheme="majorBidi" w:hAnsiTheme="majorBidi" w:cstheme="majorBidi"/>
                <w:sz w:val="22"/>
              </w:rPr>
            </w:pPr>
            <w:del w:id="337" w:author="hp" w:date="2017-01-05T18:05:00Z">
              <w:r w:rsidRPr="0094686A">
                <w:rPr>
                  <w:rFonts w:asciiTheme="majorBidi" w:hAnsiTheme="majorBidi" w:cstheme="majorBidi"/>
                  <w:noProof/>
                  <w:sz w:val="22"/>
                  <w:lang w:bidi="ar-SA"/>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31EF4CA4" w14:textId="77777777" w:rsidTr="009F348C">
        <w:trPr>
          <w:del w:id="338" w:author="hp" w:date="2017-01-05T18:05:00Z"/>
        </w:trPr>
        <w:tc>
          <w:tcPr>
            <w:tcW w:w="8097" w:type="dxa"/>
          </w:tcPr>
          <w:p w14:paraId="14418DF3" w14:textId="009E02F5" w:rsidR="00124C4A" w:rsidRPr="0094686A" w:rsidRDefault="00547BEA" w:rsidP="00A24E63">
            <w:pPr>
              <w:spacing w:after="120"/>
              <w:ind w:left="0" w:right="0" w:firstLine="0"/>
              <w:rPr>
                <w:del w:id="339" w:author="hp" w:date="2017-01-05T18:05:00Z"/>
                <w:rFonts w:asciiTheme="majorBidi" w:hAnsiTheme="majorBidi" w:cstheme="majorBidi"/>
                <w:sz w:val="22"/>
              </w:rPr>
            </w:pPr>
            <w:del w:id="340" w:author="hp" w:date="2017-01-05T18:05:00Z">
              <w:r w:rsidRPr="0094686A">
                <w:rPr>
                  <w:rFonts w:asciiTheme="majorBidi" w:hAnsiTheme="majorBidi" w:cstheme="majorBidi"/>
                  <w:i/>
                  <w:iCs/>
                  <w:sz w:val="22"/>
                </w:rPr>
                <w:delText xml:space="preserve">a </w:delText>
              </w:r>
              <w:r w:rsidRPr="0094686A">
                <w:rPr>
                  <w:rFonts w:asciiTheme="majorBidi" w:hAnsiTheme="majorBidi" w:cstheme="majorBidi"/>
                  <w:sz w:val="22"/>
                </w:rPr>
                <w:delText xml:space="preserve"> eventually has to hold (somewhere   on the subsequent path);</w:delText>
              </w:r>
            </w:del>
          </w:p>
        </w:tc>
      </w:tr>
      <w:tr w:rsidR="00124C4A" w:rsidRPr="0094686A" w14:paraId="15A9502C" w14:textId="77777777" w:rsidTr="009F348C">
        <w:trPr>
          <w:del w:id="341" w:author="hp" w:date="2017-01-05T18:05:00Z"/>
        </w:trPr>
        <w:tc>
          <w:tcPr>
            <w:tcW w:w="8097" w:type="dxa"/>
          </w:tcPr>
          <w:p w14:paraId="64917DE2" w14:textId="77777777" w:rsidR="00124C4A" w:rsidRPr="0094686A" w:rsidRDefault="00124C4A" w:rsidP="00A24E63">
            <w:pPr>
              <w:spacing w:after="120"/>
              <w:ind w:left="0" w:right="0" w:firstLine="0"/>
              <w:rPr>
                <w:del w:id="342" w:author="hp" w:date="2017-01-05T18:05:00Z"/>
                <w:rFonts w:asciiTheme="majorBidi" w:hAnsiTheme="majorBidi" w:cstheme="majorBidi"/>
                <w:noProof/>
                <w:sz w:val="22"/>
                <w:lang w:bidi="ar-SA"/>
              </w:rPr>
            </w:pPr>
          </w:p>
          <w:p w14:paraId="2F074856" w14:textId="77777777" w:rsidR="005C1380" w:rsidRPr="0094686A" w:rsidRDefault="005C1380" w:rsidP="00A24E63">
            <w:pPr>
              <w:spacing w:after="120"/>
              <w:ind w:left="0" w:right="0" w:firstLine="0"/>
              <w:rPr>
                <w:del w:id="343" w:author="hp" w:date="2017-01-05T18:05:00Z"/>
                <w:rFonts w:asciiTheme="majorBidi" w:hAnsiTheme="majorBidi" w:cstheme="majorBidi"/>
                <w:noProof/>
                <w:sz w:val="22"/>
              </w:rPr>
            </w:pPr>
          </w:p>
          <w:p w14:paraId="445BED3F" w14:textId="408E52B2" w:rsidR="00124C4A" w:rsidRPr="0094686A" w:rsidRDefault="00124C4A" w:rsidP="00A24E63">
            <w:pPr>
              <w:spacing w:after="120"/>
              <w:ind w:left="0" w:right="0" w:firstLine="0"/>
              <w:rPr>
                <w:del w:id="344" w:author="hp" w:date="2017-01-05T18:05:00Z"/>
                <w:rFonts w:asciiTheme="majorBidi" w:hAnsiTheme="majorBidi" w:cstheme="majorBidi"/>
                <w:sz w:val="22"/>
              </w:rPr>
            </w:pPr>
            <w:del w:id="345" w:author="hp" w:date="2017-01-05T18:05:00Z">
              <w:r w:rsidRPr="0094686A">
                <w:rPr>
                  <w:rFonts w:asciiTheme="majorBidi" w:hAnsiTheme="majorBidi" w:cstheme="majorBidi"/>
                  <w:noProof/>
                  <w:sz w:val="22"/>
                  <w:lang w:bidi="ar-SA"/>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del>
          </w:p>
        </w:tc>
      </w:tr>
      <w:tr w:rsidR="00124C4A" w:rsidRPr="0094686A" w14:paraId="02703674" w14:textId="77777777" w:rsidTr="009F348C">
        <w:trPr>
          <w:del w:id="346" w:author="hp" w:date="2017-01-05T18:05:00Z"/>
        </w:trPr>
        <w:tc>
          <w:tcPr>
            <w:tcW w:w="8097" w:type="dxa"/>
          </w:tcPr>
          <w:p w14:paraId="1B756A00" w14:textId="14F6B0DC" w:rsidR="00124C4A" w:rsidRPr="0094686A" w:rsidRDefault="006A78B1" w:rsidP="00A24E63">
            <w:pPr>
              <w:spacing w:after="120"/>
              <w:ind w:left="0" w:right="0" w:firstLine="0"/>
              <w:rPr>
                <w:del w:id="347" w:author="hp" w:date="2017-01-05T18:05:00Z"/>
                <w:rFonts w:asciiTheme="majorBidi" w:hAnsiTheme="majorBidi" w:cstheme="majorBidi"/>
                <w:sz w:val="22"/>
              </w:rPr>
            </w:pPr>
            <w:del w:id="348" w:author="hp" w:date="2017-01-05T18:05:00Z">
              <w:r w:rsidRPr="0094686A">
                <w:rPr>
                  <w:rFonts w:asciiTheme="majorBidi" w:hAnsiTheme="majorBidi" w:cstheme="majorBidi"/>
                  <w:i/>
                  <w:iCs/>
                  <w:sz w:val="22"/>
                </w:rPr>
                <w:delText>a</w:delText>
              </w:r>
              <w:r w:rsidRPr="0094686A">
                <w:rPr>
                  <w:rFonts w:asciiTheme="majorBidi" w:hAnsiTheme="majorBidi" w:cstheme="majorBidi"/>
                  <w:sz w:val="22"/>
                </w:rPr>
                <w:delText xml:space="preserve"> has to hold on the entire  subsequent path</w:delText>
              </w:r>
            </w:del>
          </w:p>
        </w:tc>
      </w:tr>
    </w:tbl>
    <w:p w14:paraId="2390B34D" w14:textId="77777777" w:rsidR="00614E82" w:rsidRPr="0094686A" w:rsidRDefault="00614E82" w:rsidP="00A24E63">
      <w:pPr>
        <w:spacing w:after="120"/>
        <w:ind w:left="0" w:right="0"/>
        <w:rPr>
          <w:del w:id="349" w:author="hp" w:date="2017-01-05T18:05:00Z"/>
          <w:rFonts w:asciiTheme="majorBidi" w:hAnsiTheme="majorBidi" w:cstheme="majorBidi"/>
          <w:sz w:val="22"/>
        </w:rPr>
      </w:pPr>
    </w:p>
    <w:p w14:paraId="167E7DBA" w14:textId="3D308BCA" w:rsidR="000E5BF8" w:rsidRPr="0094686A" w:rsidRDefault="00614E82" w:rsidP="00A24E63">
      <w:pPr>
        <w:autoSpaceDE w:val="0"/>
        <w:autoSpaceDN w:val="0"/>
        <w:adjustRightInd w:val="0"/>
        <w:spacing w:after="120" w:line="264" w:lineRule="auto"/>
        <w:ind w:left="0" w:right="0" w:firstLine="0"/>
        <w:jc w:val="left"/>
        <w:rPr>
          <w:del w:id="350" w:author="hp" w:date="2017-01-05T18:05:00Z"/>
          <w:rFonts w:asciiTheme="majorBidi" w:eastAsiaTheme="minorEastAsia" w:hAnsiTheme="majorBidi" w:cstheme="majorBidi"/>
          <w:color w:val="auto"/>
          <w:sz w:val="22"/>
        </w:rPr>
      </w:pPr>
      <w:del w:id="351" w:author="hp" w:date="2017-01-05T18:05:00Z">
        <w:r w:rsidRPr="0094686A">
          <w:rPr>
            <w:rFonts w:asciiTheme="majorBidi" w:hAnsiTheme="majorBidi" w:cstheme="majorBidi"/>
            <w:sz w:val="22"/>
          </w:rPr>
          <w:tab/>
        </w:r>
        <w:r w:rsidR="003D36FF" w:rsidRPr="0094686A">
          <w:rPr>
            <w:rFonts w:asciiTheme="majorBidi" w:eastAsiaTheme="minorEastAsia" w:hAnsiTheme="majorBidi" w:cstheme="majorBidi"/>
            <w:color w:val="auto"/>
            <w:sz w:val="22"/>
          </w:rPr>
          <w:delText>LTL formulae stand</w:delText>
        </w:r>
        <w:r w:rsidR="009C5DD2" w:rsidRPr="0094686A">
          <w:rPr>
            <w:rFonts w:asciiTheme="majorBidi" w:eastAsiaTheme="minorEastAsia" w:hAnsiTheme="majorBidi" w:cstheme="majorBidi"/>
            <w:color w:val="auto"/>
            <w:sz w:val="22"/>
          </w:rPr>
          <w:delText>s</w:delText>
        </w:r>
        <w:r w:rsidR="003D36FF" w:rsidRPr="0094686A">
          <w:rPr>
            <w:rFonts w:asciiTheme="majorBidi" w:eastAsiaTheme="minorEastAsia" w:hAnsiTheme="majorBidi" w:cstheme="majorBidi"/>
            <w:color w:val="auto"/>
            <w:sz w:val="22"/>
          </w:rPr>
          <w:delText xml:space="preserve"> for properties of paths (or in fact their trace). This means that a</w:delText>
        </w:r>
        <w:r w:rsidR="005F67F8" w:rsidRPr="0094686A">
          <w:rPr>
            <w:rFonts w:asciiTheme="majorBidi" w:eastAsiaTheme="minorEastAsia" w:hAnsiTheme="majorBidi" w:cstheme="majorBidi"/>
            <w:color w:val="auto"/>
            <w:sz w:val="22"/>
          </w:rPr>
          <w:delText xml:space="preserve"> path can either fulfill an </w:delText>
        </w:r>
        <w:r w:rsidR="003D36FF" w:rsidRPr="0094686A">
          <w:rPr>
            <w:rFonts w:asciiTheme="majorBidi" w:eastAsiaTheme="minorEastAsia" w:hAnsiTheme="majorBidi" w:cstheme="majorBidi"/>
            <w:color w:val="auto"/>
            <w:sz w:val="22"/>
          </w:rPr>
          <w:delText>LTL-formula or not. To precisely formulate when a path satisfies</w:delText>
        </w:r>
        <w:r w:rsidR="005F67F8" w:rsidRPr="0094686A">
          <w:rPr>
            <w:rFonts w:asciiTheme="majorBidi" w:eastAsiaTheme="minorEastAsia" w:hAnsiTheme="majorBidi" w:cstheme="majorBidi"/>
            <w:color w:val="auto"/>
            <w:sz w:val="22"/>
          </w:rPr>
          <w:delText xml:space="preserve"> </w:delText>
        </w:r>
        <w:r w:rsidR="003D36FF" w:rsidRPr="0094686A">
          <w:rPr>
            <w:rFonts w:asciiTheme="majorBidi" w:eastAsiaTheme="minorEastAsia" w:hAnsiTheme="majorBidi" w:cstheme="majorBidi"/>
            <w:color w:val="auto"/>
            <w:sz w:val="22"/>
          </w:rPr>
          <w:delText xml:space="preserve">an LTL formula, we proceed as follows. First, the semantics of LTL formula </w:delText>
        </w:r>
        <m:oMath>
          <m:r>
            <w:rPr>
              <w:rFonts w:ascii="Cambria Math" w:eastAsia="cmmi10" w:hAnsi="Cambria Math" w:cstheme="majorBidi"/>
              <w:color w:val="auto"/>
              <w:sz w:val="22"/>
              <w:lang w:bidi="ar-SA"/>
            </w:rPr>
            <m:t>φ</m:t>
          </m:r>
        </m:oMath>
        <w:r w:rsidR="003D36FF" w:rsidRPr="0094686A">
          <w:rPr>
            <w:rFonts w:asciiTheme="majorBidi" w:eastAsia="cmmi10" w:hAnsiTheme="majorBidi" w:cstheme="majorBidi"/>
            <w:i/>
            <w:iCs/>
            <w:color w:val="auto"/>
            <w:sz w:val="22"/>
          </w:rPr>
          <w:delText xml:space="preserve"> </w:delText>
        </w:r>
        <w:r w:rsidR="003D36FF" w:rsidRPr="0094686A">
          <w:rPr>
            <w:rFonts w:asciiTheme="majorBidi" w:eastAsiaTheme="minorEastAsia" w:hAnsiTheme="majorBidi" w:cstheme="majorBidi"/>
            <w:color w:val="auto"/>
            <w:sz w:val="22"/>
          </w:rPr>
          <w:delText>is defined</w:delText>
        </w:r>
        <w:r w:rsidR="005F67F8" w:rsidRPr="0094686A">
          <w:rPr>
            <w:rFonts w:asciiTheme="majorBidi" w:eastAsiaTheme="minorEastAsia" w:hAnsiTheme="majorBidi" w:cstheme="majorBidi"/>
            <w:color w:val="auto"/>
            <w:sz w:val="22"/>
          </w:rPr>
          <w:delText xml:space="preserve"> </w:delText>
        </w:r>
        <w:r w:rsidR="003D36FF" w:rsidRPr="0094686A">
          <w:rPr>
            <w:rFonts w:asciiTheme="majorBidi" w:eastAsiaTheme="minorEastAsia" w:hAnsiTheme="majorBidi" w:cstheme="majorBidi"/>
            <w:color w:val="auto"/>
            <w:sz w:val="22"/>
          </w:rPr>
          <w:delText xml:space="preserve">as a language </w:delTex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003D36FF" w:rsidRPr="0094686A">
          <w:rPr>
            <w:rFonts w:asciiTheme="majorBidi" w:eastAsiaTheme="minorEastAsia" w:hAnsiTheme="majorBidi" w:cstheme="majorBidi"/>
            <w:color w:val="auto"/>
            <w:sz w:val="22"/>
          </w:rPr>
          <w:delText xml:space="preserve"> that contains all infinite words over the alphabet </w:delTex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003D36FF" w:rsidRPr="0094686A">
          <w:rPr>
            <w:rFonts w:asciiTheme="majorBidi" w:eastAsiaTheme="minorEastAsia" w:hAnsiTheme="majorBidi" w:cstheme="majorBidi"/>
            <w:i/>
            <w:iCs/>
            <w:color w:val="auto"/>
            <w:sz w:val="22"/>
          </w:rPr>
          <w:delText xml:space="preserve"> </w:delText>
        </w:r>
        <w:r w:rsidR="003D36FF" w:rsidRPr="0094686A">
          <w:rPr>
            <w:rFonts w:asciiTheme="majorBidi" w:eastAsiaTheme="minorEastAsia" w:hAnsiTheme="majorBidi" w:cstheme="majorBidi"/>
            <w:color w:val="auto"/>
            <w:sz w:val="22"/>
          </w:rPr>
          <w:delText>that satisfy</w:delText>
        </w:r>
        <w:r w:rsidR="005F67F8" w:rsidRPr="0094686A">
          <w:rPr>
            <w:rFonts w:asciiTheme="majorBidi" w:eastAsiaTheme="minorEastAsia" w:hAnsiTheme="majorBidi" w:cstheme="majorBidi"/>
            <w:color w:val="auto"/>
            <w:sz w:val="22"/>
          </w:rPr>
          <w:delText xml:space="preserve"> </w:delText>
        </w:r>
        <m:oMath>
          <m:r>
            <w:rPr>
              <w:rFonts w:ascii="Cambria Math" w:eastAsia="cmmi10" w:hAnsi="Cambria Math" w:cstheme="majorBidi"/>
              <w:color w:val="auto"/>
              <w:sz w:val="22"/>
              <w:lang w:bidi="ar-SA"/>
            </w:rPr>
            <m:t>φ</m:t>
          </m:r>
        </m:oMath>
        <w:r w:rsidR="003D36FF" w:rsidRPr="0094686A">
          <w:rPr>
            <w:rFonts w:asciiTheme="majorBidi" w:eastAsiaTheme="minorEastAsia" w:hAnsiTheme="majorBidi" w:cstheme="majorBidi"/>
            <w:color w:val="auto"/>
            <w:sz w:val="22"/>
          </w:rPr>
          <w:delText xml:space="preserve">. </w:delText>
        </w:r>
        <w:commentRangeStart w:id="352"/>
        <w:r w:rsidR="003D36FF" w:rsidRPr="0094686A">
          <w:rPr>
            <w:rFonts w:asciiTheme="majorBidi" w:eastAsiaTheme="minorEastAsia" w:hAnsiTheme="majorBidi" w:cstheme="majorBidi"/>
            <w:color w:val="auto"/>
            <w:sz w:val="22"/>
          </w:rPr>
          <w:delText>That is, to every LTL formula a single LT property is associated.</w:delText>
        </w:r>
        <w:commentRangeEnd w:id="352"/>
        <w:r w:rsidR="009C5DD2" w:rsidRPr="0094686A">
          <w:rPr>
            <w:rStyle w:val="a8"/>
            <w:rFonts w:asciiTheme="majorBidi" w:hAnsiTheme="majorBidi" w:cstheme="majorBidi"/>
            <w:sz w:val="22"/>
            <w:szCs w:val="22"/>
          </w:rPr>
          <w:commentReference w:id="352"/>
        </w:r>
        <w:r w:rsidR="003D36FF" w:rsidRPr="0094686A">
          <w:rPr>
            <w:rFonts w:asciiTheme="majorBidi" w:eastAsiaTheme="minorEastAsia" w:hAnsiTheme="majorBidi" w:cstheme="majorBidi"/>
            <w:color w:val="auto"/>
            <w:sz w:val="22"/>
          </w:rPr>
          <w:delText xml:space="preserve"> Then, the semantics</w:delText>
        </w:r>
        <w:r w:rsidR="005F67F8" w:rsidRPr="0094686A">
          <w:rPr>
            <w:rFonts w:asciiTheme="majorBidi" w:eastAsiaTheme="minorEastAsia" w:hAnsiTheme="majorBidi" w:cstheme="majorBidi"/>
            <w:color w:val="auto"/>
            <w:sz w:val="22"/>
          </w:rPr>
          <w:delText xml:space="preserve"> </w:delText>
        </w:r>
        <w:r w:rsidR="003D36FF" w:rsidRPr="0094686A">
          <w:rPr>
            <w:rFonts w:asciiTheme="majorBidi" w:eastAsiaTheme="minorEastAsia" w:hAnsiTheme="majorBidi" w:cstheme="majorBidi"/>
            <w:color w:val="auto"/>
            <w:sz w:val="22"/>
          </w:rPr>
          <w:delText>is extended to an interpretation over paths and states of a transition system.</w:delText>
        </w:r>
      </w:del>
    </w:p>
    <w:p w14:paraId="79F5C2BA" w14:textId="77777777" w:rsidR="00E75298" w:rsidRPr="0094686A" w:rsidRDefault="00E75298" w:rsidP="00A24E63">
      <w:pPr>
        <w:autoSpaceDE w:val="0"/>
        <w:autoSpaceDN w:val="0"/>
        <w:adjustRightInd w:val="0"/>
        <w:spacing w:after="120" w:line="264" w:lineRule="auto"/>
        <w:ind w:left="0" w:right="0" w:firstLine="0"/>
        <w:jc w:val="left"/>
        <w:rPr>
          <w:del w:id="353" w:author="hp" w:date="2017-01-05T18:05:00Z"/>
          <w:rFonts w:asciiTheme="majorBidi" w:eastAsiaTheme="minorEastAsia" w:hAnsiTheme="majorBidi" w:cstheme="majorBidi"/>
          <w:color w:val="auto"/>
          <w:sz w:val="22"/>
        </w:rPr>
      </w:pPr>
    </w:p>
    <w:p w14:paraId="4FC8D5C3" w14:textId="718AB882" w:rsidR="000E5BF8" w:rsidRPr="0094686A" w:rsidRDefault="000E5BF8" w:rsidP="00A24E63">
      <w:pPr>
        <w:autoSpaceDE w:val="0"/>
        <w:autoSpaceDN w:val="0"/>
        <w:adjustRightInd w:val="0"/>
        <w:spacing w:after="120" w:line="22" w:lineRule="atLeast"/>
        <w:ind w:left="0" w:right="0" w:firstLine="0"/>
        <w:jc w:val="left"/>
        <w:rPr>
          <w:del w:id="354" w:author="hp" w:date="2017-01-05T18:05:00Z"/>
          <w:rFonts w:asciiTheme="majorBidi" w:eastAsia="cmmi10" w:hAnsiTheme="majorBidi" w:cstheme="majorBidi"/>
          <w:i/>
          <w:iCs/>
          <w:color w:val="auto"/>
          <w:sz w:val="22"/>
        </w:rPr>
      </w:pPr>
      <w:del w:id="355" w:author="hp" w:date="2017-01-05T18:05:00Z">
        <w:r w:rsidRPr="0094686A">
          <w:rPr>
            <w:rFonts w:asciiTheme="majorBidi" w:eastAsiaTheme="minorEastAsia" w:hAnsiTheme="majorBidi" w:cstheme="majorBidi"/>
            <w:color w:val="auto"/>
            <w:sz w:val="22"/>
          </w:rPr>
          <w:delText xml:space="preserve">Let </w:delText>
        </w:r>
        <w:r w:rsidRPr="0094686A">
          <w:rPr>
            <w:rFonts w:asciiTheme="majorBidi" w:eastAsiaTheme="minorEastAsia" w:hAnsiTheme="majorBidi" w:cstheme="majorBidi"/>
            <w:i/>
            <w:iCs/>
            <w:color w:val="auto"/>
            <w:sz w:val="22"/>
          </w:rPr>
          <w:delText>TS = (</w:delText>
        </w:r>
        <w:r w:rsidRPr="0094686A">
          <w:rPr>
            <w:rFonts w:asciiTheme="majorBidi" w:eastAsia="cmmi10" w:hAnsiTheme="majorBidi" w:cstheme="majorBidi"/>
            <w:i/>
            <w:iCs/>
            <w:color w:val="auto"/>
            <w:sz w:val="22"/>
          </w:rPr>
          <w:delText xml:space="preserve">S, </w:delText>
        </w:r>
        <w:r w:rsidRPr="0094686A">
          <w:rPr>
            <w:rFonts w:asciiTheme="majorBidi" w:eastAsiaTheme="minorEastAsia" w:hAnsiTheme="majorBidi" w:cstheme="majorBidi"/>
            <w:i/>
            <w:iCs/>
            <w:color w:val="auto"/>
            <w:sz w:val="22"/>
          </w:rPr>
          <w:delText>Act</w:delText>
        </w:r>
        <w:r w:rsidRPr="0094686A">
          <w:rPr>
            <w:rFonts w:asciiTheme="majorBidi" w:eastAsia="cmmi10" w:hAnsiTheme="majorBidi" w:cstheme="majorBidi"/>
            <w:i/>
            <w:iCs/>
            <w:color w:val="auto"/>
            <w:sz w:val="22"/>
          </w:rPr>
          <w:delText>,</w:delText>
        </w:r>
        <w:r w:rsidRPr="0094686A">
          <w:rPr>
            <w:rFonts w:asciiTheme="majorBidi" w:eastAsia="cmsy10" w:hAnsiTheme="majorBidi" w:cstheme="majorBidi"/>
            <w:i/>
            <w:iCs/>
            <w:color w:val="auto"/>
            <w:sz w:val="22"/>
          </w:rPr>
          <w:delText>→</w:delText>
        </w:r>
        <w:r w:rsidRPr="0094686A">
          <w:rPr>
            <w:rFonts w:asciiTheme="majorBidi" w:eastAsia="cmmi10" w:hAnsiTheme="majorBidi" w:cstheme="majorBidi"/>
            <w:i/>
            <w:iCs/>
            <w:color w:val="auto"/>
            <w:sz w:val="22"/>
          </w:rPr>
          <w:delText>, I,</w:delText>
        </w:r>
        <w:r w:rsidRPr="0094686A">
          <w:rPr>
            <w:rFonts w:asciiTheme="majorBidi" w:eastAsiaTheme="minorEastAsia" w:hAnsiTheme="majorBidi" w:cstheme="majorBidi"/>
            <w:i/>
            <w:iCs/>
            <w:color w:val="auto"/>
            <w:sz w:val="22"/>
          </w:rPr>
          <w:delText>AP</w:delText>
        </w:r>
        <w:r w:rsidRPr="0094686A">
          <w:rPr>
            <w:rFonts w:asciiTheme="majorBidi" w:eastAsia="cmmi10" w:hAnsiTheme="majorBidi" w:cstheme="majorBidi"/>
            <w:i/>
            <w:iCs/>
            <w:color w:val="auto"/>
            <w:sz w:val="22"/>
          </w:rPr>
          <w:delText>, L</w:delText>
        </w:r>
        <w:r w:rsidRPr="0094686A">
          <w:rPr>
            <w:rFonts w:asciiTheme="majorBidi" w:eastAsiaTheme="minorEastAsia"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be a transition system without terminal states, and let </w:delText>
        </w:r>
        <m:oMath>
          <m:r>
            <w:rPr>
              <w:rFonts w:ascii="Cambria Math" w:eastAsia="cmmi10" w:hAnsi="Cambria Math" w:cstheme="majorBidi"/>
              <w:color w:val="auto"/>
              <w:sz w:val="22"/>
            </w:rPr>
            <m:t>φ</m:t>
          </m:r>
        </m:oMath>
      </w:del>
    </w:p>
    <w:p w14:paraId="66BD88CE" w14:textId="77777777" w:rsidR="000E5BF8" w:rsidRPr="0094686A" w:rsidRDefault="000E5BF8" w:rsidP="00A24E63">
      <w:pPr>
        <w:autoSpaceDE w:val="0"/>
        <w:autoSpaceDN w:val="0"/>
        <w:adjustRightInd w:val="0"/>
        <w:spacing w:after="120" w:line="22" w:lineRule="atLeast"/>
        <w:ind w:left="0" w:right="0" w:firstLine="0"/>
        <w:jc w:val="left"/>
        <w:rPr>
          <w:del w:id="356" w:author="hp" w:date="2017-01-05T18:05:00Z"/>
          <w:rFonts w:asciiTheme="majorBidi" w:eastAsiaTheme="minorEastAsia" w:hAnsiTheme="majorBidi" w:cstheme="majorBidi"/>
          <w:color w:val="auto"/>
          <w:sz w:val="22"/>
        </w:rPr>
      </w:pPr>
      <w:del w:id="357" w:author="hp" w:date="2017-01-05T18:05:00Z">
        <w:r w:rsidRPr="0094686A">
          <w:rPr>
            <w:rFonts w:asciiTheme="majorBidi" w:eastAsiaTheme="minorEastAsia" w:hAnsiTheme="majorBidi" w:cstheme="majorBidi"/>
            <w:color w:val="auto"/>
            <w:sz w:val="22"/>
          </w:rPr>
          <w:delText xml:space="preserve">be an LTL-formula over </w:delText>
        </w:r>
        <w:r w:rsidRPr="0094686A">
          <w:rPr>
            <w:rFonts w:asciiTheme="majorBidi" w:eastAsiaTheme="minorEastAsia" w:hAnsiTheme="majorBidi" w:cstheme="majorBidi"/>
            <w:i/>
            <w:iCs/>
            <w:color w:val="auto"/>
            <w:sz w:val="22"/>
          </w:rPr>
          <w:delText>AP</w:delText>
        </w:r>
        <w:r w:rsidRPr="0094686A">
          <w:rPr>
            <w:rFonts w:asciiTheme="majorBidi" w:eastAsiaTheme="minorEastAsia" w:hAnsiTheme="majorBidi" w:cstheme="majorBidi"/>
            <w:color w:val="auto"/>
            <w:sz w:val="22"/>
          </w:rPr>
          <w:delText>.</w:delText>
        </w:r>
      </w:del>
    </w:p>
    <w:p w14:paraId="1036476B" w14:textId="65395809" w:rsidR="000E5BF8" w:rsidRPr="0094686A" w:rsidRDefault="000E5BF8" w:rsidP="00A24E63">
      <w:pPr>
        <w:autoSpaceDE w:val="0"/>
        <w:autoSpaceDN w:val="0"/>
        <w:adjustRightInd w:val="0"/>
        <w:spacing w:after="120" w:line="22" w:lineRule="atLeast"/>
        <w:ind w:left="0" w:right="0" w:firstLine="0"/>
        <w:jc w:val="left"/>
        <w:rPr>
          <w:del w:id="358" w:author="hp" w:date="2017-01-05T18:05:00Z"/>
          <w:rFonts w:asciiTheme="majorBidi" w:eastAsiaTheme="minorEastAsia" w:hAnsiTheme="majorBidi" w:cstheme="majorBidi"/>
          <w:color w:val="auto"/>
          <w:sz w:val="22"/>
        </w:rPr>
      </w:pPr>
      <w:del w:id="359" w:author="hp" w:date="2017-01-05T18:05:00Z">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For infinite path fragment </w:delText>
        </w:r>
        <m:oMath>
          <m:r>
            <w:rPr>
              <w:rFonts w:ascii="Cambria Math" w:eastAsia="cmmi10" w:hAnsi="Cambria Math" w:cstheme="majorBidi"/>
              <w:color w:val="auto"/>
              <w:sz w:val="22"/>
            </w:rPr>
            <m:t>π</m:t>
          </m:r>
        </m:oMath>
        <w:r w:rsidRPr="0094686A">
          <w:rPr>
            <w:rFonts w:asciiTheme="majorBidi" w:eastAsia="cmmi10"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of </w:delText>
        </w:r>
        <m:oMath>
          <m:r>
            <w:rPr>
              <w:rFonts w:ascii="Cambria Math" w:eastAsiaTheme="minorEastAsia" w:hAnsi="Cambria Math" w:cstheme="majorBidi"/>
              <w:color w:val="auto"/>
              <w:sz w:val="22"/>
            </w:rPr>
            <m:t>TS</m:t>
          </m:r>
        </m:oMath>
        <w:r w:rsidRPr="0094686A">
          <w:rPr>
            <w:rFonts w:asciiTheme="majorBidi" w:eastAsiaTheme="minorEastAsia" w:hAnsiTheme="majorBidi" w:cstheme="majorBidi"/>
            <w:color w:val="auto"/>
            <w:sz w:val="22"/>
          </w:rPr>
          <w:delText>, the satisfaction relation is defined by</w:delText>
        </w:r>
      </w:del>
    </w:p>
    <w:p w14:paraId="0D5E7BA9" w14:textId="5DAF1B34" w:rsidR="000E5BF8" w:rsidRPr="0094686A" w:rsidRDefault="000E5BF8" w:rsidP="00A24E63">
      <w:pPr>
        <w:autoSpaceDE w:val="0"/>
        <w:autoSpaceDN w:val="0"/>
        <w:adjustRightInd w:val="0"/>
        <w:spacing w:after="120" w:line="22" w:lineRule="atLeast"/>
        <w:ind w:left="0" w:right="0" w:firstLine="0"/>
        <w:jc w:val="left"/>
        <w:rPr>
          <w:del w:id="360" w:author="hp" w:date="2017-01-05T18:05:00Z"/>
          <w:rFonts w:asciiTheme="majorBidi" w:eastAsia="cmmi10" w:hAnsiTheme="majorBidi" w:cstheme="majorBidi"/>
          <w:i/>
          <w:iCs/>
          <w:color w:val="auto"/>
          <w:sz w:val="22"/>
        </w:rPr>
      </w:pPr>
      <m:oMathPara>
        <m:oMath>
          <m:r>
            <w:del w:id="361" w:author="hp" w:date="2017-01-05T18:05:00Z">
              <w:rPr>
                <w:rFonts w:ascii="Cambria Math" w:eastAsia="cmmi10" w:hAnsi="Cambria Math" w:cstheme="majorBidi"/>
                <w:color w:val="auto"/>
                <w:sz w:val="22"/>
              </w:rPr>
              <m:t xml:space="preserve">π </m:t>
            </w:del>
          </m:r>
          <m:r>
            <w:del w:id="362" w:author="hp" w:date="2017-01-05T18:05:00Z">
              <w:rPr>
                <w:rFonts w:ascii="Cambria Math" w:eastAsia="cmsy10" w:hAnsi="Cambria Math" w:cstheme="majorBidi"/>
                <w:color w:val="auto"/>
                <w:sz w:val="22"/>
              </w:rPr>
              <m:t>|</m:t>
            </w:del>
          </m:r>
          <m:r>
            <w:del w:id="363" w:author="hp" w:date="2017-01-05T18:05:00Z">
              <w:rPr>
                <w:rFonts w:ascii="Cambria Math" w:eastAsiaTheme="minorEastAsia" w:hAnsi="Cambria Math" w:cstheme="majorBidi"/>
                <w:color w:val="auto"/>
                <w:sz w:val="22"/>
              </w:rPr>
              <m:t xml:space="preserve">= </m:t>
            </w:del>
          </m:r>
          <m:r>
            <w:del w:id="364" w:author="hp" w:date="2017-01-05T18:05:00Z">
              <w:rPr>
                <w:rFonts w:ascii="Cambria Math" w:eastAsia="cmmi10" w:hAnsi="Cambria Math" w:cstheme="majorBidi"/>
                <w:color w:val="auto"/>
                <w:sz w:val="22"/>
              </w:rPr>
              <m:t xml:space="preserve">φ  </m:t>
            </w:del>
          </m:r>
          <m:r>
            <w:del w:id="365" w:author="hp" w:date="2017-01-05T18:05:00Z">
              <w:rPr>
                <w:rFonts w:ascii="Cambria Math" w:eastAsiaTheme="minorEastAsia" w:hAnsi="Cambria Math" w:cstheme="majorBidi"/>
                <w:color w:val="auto"/>
                <w:sz w:val="22"/>
              </w:rPr>
              <m:t>iff  trace(</m:t>
            </w:del>
          </m:r>
          <m:r>
            <w:del w:id="366" w:author="hp" w:date="2017-01-05T18:05:00Z">
              <w:rPr>
                <w:rFonts w:ascii="Cambria Math" w:eastAsia="cmmi10" w:hAnsi="Cambria Math" w:cstheme="majorBidi"/>
                <w:color w:val="auto"/>
                <w:sz w:val="22"/>
              </w:rPr>
              <m:t>π</m:t>
            </w:del>
          </m:r>
          <m:r>
            <w:del w:id="367" w:author="hp" w:date="2017-01-05T18:05:00Z">
              <w:rPr>
                <w:rFonts w:ascii="Cambria Math" w:eastAsiaTheme="minorEastAsia" w:hAnsi="Cambria Math" w:cstheme="majorBidi"/>
                <w:color w:val="auto"/>
                <w:sz w:val="22"/>
              </w:rPr>
              <m:t xml:space="preserve">) </m:t>
            </w:del>
          </m:r>
          <m:r>
            <w:del w:id="368" w:author="hp" w:date="2017-01-05T18:05:00Z">
              <w:rPr>
                <w:rFonts w:ascii="Cambria Math" w:eastAsia="cmsy10" w:hAnsi="Cambria Math" w:cstheme="majorBidi"/>
                <w:color w:val="auto"/>
                <w:sz w:val="22"/>
              </w:rPr>
              <m:t>|</m:t>
            </w:del>
          </m:r>
          <m:r>
            <w:del w:id="369" w:author="hp" w:date="2017-01-05T18:05:00Z">
              <w:rPr>
                <w:rFonts w:ascii="Cambria Math" w:eastAsiaTheme="minorEastAsia" w:hAnsi="Cambria Math" w:cstheme="majorBidi"/>
                <w:color w:val="auto"/>
                <w:sz w:val="22"/>
              </w:rPr>
              <m:t xml:space="preserve">= </m:t>
            </w:del>
          </m:r>
          <m:r>
            <w:del w:id="370" w:author="hp" w:date="2017-01-05T18:05:00Z">
              <w:rPr>
                <w:rFonts w:ascii="Cambria Math" w:eastAsia="cmmi10" w:hAnsi="Cambria Math" w:cstheme="majorBidi"/>
                <w:color w:val="auto"/>
                <w:sz w:val="22"/>
              </w:rPr>
              <m:t>φ.</m:t>
            </w:del>
          </m:r>
        </m:oMath>
      </m:oMathPara>
    </w:p>
    <w:p w14:paraId="7CBAC72D" w14:textId="77777777" w:rsidR="000E5BF8" w:rsidRPr="0094686A" w:rsidRDefault="000E5BF8" w:rsidP="00A24E63">
      <w:pPr>
        <w:autoSpaceDE w:val="0"/>
        <w:autoSpaceDN w:val="0"/>
        <w:adjustRightInd w:val="0"/>
        <w:spacing w:after="120" w:line="22" w:lineRule="atLeast"/>
        <w:ind w:left="0" w:right="0" w:firstLine="0"/>
        <w:jc w:val="left"/>
        <w:rPr>
          <w:del w:id="371" w:author="hp" w:date="2017-01-05T18:05:00Z"/>
          <w:rFonts w:asciiTheme="majorBidi" w:eastAsiaTheme="minorEastAsia" w:hAnsiTheme="majorBidi" w:cstheme="majorBidi"/>
          <w:color w:val="auto"/>
          <w:sz w:val="22"/>
        </w:rPr>
      </w:pPr>
      <w:del w:id="372" w:author="hp" w:date="2017-01-05T18:05:00Z">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color w:val="auto"/>
            <w:sz w:val="22"/>
          </w:rPr>
          <w:delText xml:space="preserve">For </w:delText>
        </w:r>
        <w:r w:rsidRPr="0094686A">
          <w:rPr>
            <w:rFonts w:asciiTheme="majorBidi" w:eastAsiaTheme="minorEastAsia" w:hAnsiTheme="majorBidi" w:cstheme="majorBidi"/>
            <w:noProof/>
            <w:color w:val="auto"/>
            <w:sz w:val="22"/>
          </w:rPr>
          <w:delText xml:space="preserve">state </w:delText>
        </w:r>
        <w:r w:rsidRPr="0094686A">
          <w:rPr>
            <w:rFonts w:asciiTheme="majorBidi" w:eastAsia="cmmi10" w:hAnsiTheme="majorBidi" w:cstheme="majorBidi"/>
            <w:i/>
            <w:iCs/>
            <w:noProof/>
            <w:color w:val="auto"/>
            <w:sz w:val="22"/>
          </w:rPr>
          <w:delText>s</w:delText>
        </w:r>
        <w:r w:rsidRPr="0094686A">
          <w:rPr>
            <w:rFonts w:asciiTheme="majorBidi" w:eastAsia="cmmi10" w:hAnsiTheme="majorBidi" w:cstheme="majorBidi"/>
            <w:i/>
            <w:iCs/>
            <w:color w:val="auto"/>
            <w:sz w:val="22"/>
          </w:rPr>
          <w:delText xml:space="preserve"> </w:delText>
        </w:r>
        <w:r w:rsidRPr="0094686A">
          <w:rPr>
            <w:rFonts w:ascii="Cambria Math" w:eastAsia="cmsy10" w:hAnsi="Cambria Math" w:cs="Cambria Math"/>
            <w:i/>
            <w:iCs/>
            <w:color w:val="auto"/>
            <w:sz w:val="22"/>
          </w:rPr>
          <w:delText>∈</w:delText>
        </w:r>
        <w:r w:rsidRPr="0094686A">
          <w:rPr>
            <w:rFonts w:asciiTheme="majorBidi" w:eastAsia="cmsy10" w:hAnsiTheme="majorBidi" w:cstheme="majorBidi"/>
            <w:i/>
            <w:iCs/>
            <w:color w:val="auto"/>
            <w:sz w:val="22"/>
          </w:rPr>
          <w:delText xml:space="preserve"> </w:delText>
        </w:r>
        <w:r w:rsidRPr="0094686A">
          <w:rPr>
            <w:rFonts w:asciiTheme="majorBidi" w:eastAsia="cmmi10" w:hAnsiTheme="majorBidi" w:cstheme="majorBidi"/>
            <w:i/>
            <w:iCs/>
            <w:color w:val="auto"/>
            <w:sz w:val="22"/>
          </w:rPr>
          <w:delText>S</w:delText>
        </w:r>
        <w:r w:rsidRPr="0094686A">
          <w:rPr>
            <w:rFonts w:asciiTheme="majorBidi" w:eastAsiaTheme="minorEastAsia" w:hAnsiTheme="majorBidi" w:cstheme="majorBidi"/>
            <w:color w:val="auto"/>
            <w:sz w:val="22"/>
          </w:rPr>
          <w:delText xml:space="preserve">, the satisfaction relation </w:delText>
        </w:r>
        <w:r w:rsidRPr="0094686A">
          <w:rPr>
            <w:rFonts w:asciiTheme="majorBidi" w:eastAsia="cmsy10" w:hAnsiTheme="majorBidi" w:cstheme="majorBidi"/>
            <w:i/>
            <w:iCs/>
            <w:color w:val="auto"/>
            <w:sz w:val="22"/>
          </w:rPr>
          <w:delText>|</w:delText>
        </w:r>
        <w:r w:rsidRPr="0094686A">
          <w:rPr>
            <w:rFonts w:asciiTheme="majorBidi" w:eastAsiaTheme="minorEastAsia" w:hAnsiTheme="majorBidi" w:cstheme="majorBidi"/>
            <w:color w:val="auto"/>
            <w:sz w:val="22"/>
          </w:rPr>
          <w:delText>= is defined by</w:delText>
        </w:r>
      </w:del>
    </w:p>
    <w:p w14:paraId="2477FFD0" w14:textId="53F76891" w:rsidR="000E5BF8" w:rsidRPr="0094686A" w:rsidRDefault="00BD3FB1" w:rsidP="00A24E63">
      <w:pPr>
        <w:autoSpaceDE w:val="0"/>
        <w:autoSpaceDN w:val="0"/>
        <w:adjustRightInd w:val="0"/>
        <w:spacing w:after="120" w:line="22" w:lineRule="atLeast"/>
        <w:ind w:left="0" w:right="0" w:firstLine="0"/>
        <w:jc w:val="left"/>
        <w:rPr>
          <w:del w:id="373" w:author="hp" w:date="2017-01-05T18:05:00Z"/>
          <w:rFonts w:asciiTheme="majorBidi" w:eastAsia="cmmi10" w:hAnsiTheme="majorBidi" w:cstheme="majorBidi"/>
          <w:i/>
          <w:iCs/>
          <w:color w:val="auto"/>
          <w:sz w:val="22"/>
        </w:rPr>
      </w:pPr>
      <m:oMathPara>
        <m:oMath>
          <m:r>
            <w:del w:id="374" w:author="hp" w:date="2017-01-05T18:05:00Z">
              <w:rPr>
                <w:rFonts w:ascii="Cambria Math" w:eastAsia="cmmi10" w:hAnsi="Cambria Math" w:cstheme="majorBidi"/>
                <w:color w:val="auto"/>
                <w:sz w:val="22"/>
              </w:rPr>
              <m:t xml:space="preserve">s </m:t>
            </w:del>
          </m:r>
          <m:r>
            <w:del w:id="375" w:author="hp" w:date="2017-01-05T18:05:00Z">
              <w:rPr>
                <w:rFonts w:ascii="Cambria Math" w:eastAsia="cmsy10" w:hAnsi="Cambria Math" w:cstheme="majorBidi"/>
                <w:color w:val="auto"/>
                <w:sz w:val="22"/>
              </w:rPr>
              <m:t>|</m:t>
            </w:del>
          </m:r>
          <m:r>
            <w:del w:id="376" w:author="hp" w:date="2017-01-05T18:05:00Z">
              <w:rPr>
                <w:rFonts w:ascii="Cambria Math" w:eastAsiaTheme="minorEastAsia" w:hAnsi="Cambria Math" w:cstheme="majorBidi"/>
                <w:color w:val="auto"/>
                <w:sz w:val="22"/>
              </w:rPr>
              <m:t xml:space="preserve">= </m:t>
            </w:del>
          </m:r>
          <m:r>
            <w:del w:id="377" w:author="hp" w:date="2017-01-05T18:05:00Z">
              <w:rPr>
                <w:rFonts w:ascii="Cambria Math" w:eastAsia="cmmi10" w:hAnsi="Cambria Math" w:cstheme="majorBidi"/>
                <w:color w:val="auto"/>
                <w:sz w:val="22"/>
              </w:rPr>
              <m:t xml:space="preserve">φ  </m:t>
            </w:del>
          </m:r>
          <m:r>
            <w:del w:id="378" w:author="hp" w:date="2017-01-05T18:05:00Z">
              <w:rPr>
                <w:rFonts w:ascii="Cambria Math" w:eastAsiaTheme="minorEastAsia" w:hAnsi="Cambria Math" w:cstheme="majorBidi"/>
                <w:color w:val="auto"/>
                <w:sz w:val="22"/>
              </w:rPr>
              <m:t>iff (</m:t>
            </w:del>
          </m:r>
          <m:r>
            <w:del w:id="379" w:author="hp" w:date="2017-01-05T18:05:00Z">
              <w:rPr>
                <w:rFonts w:ascii="Cambria Math" w:eastAsia="cmsy10" w:hAnsi="Cambria Math" w:cstheme="majorBidi"/>
                <w:color w:val="auto"/>
                <w:sz w:val="22"/>
              </w:rPr>
              <m:t>∀</m:t>
            </w:del>
          </m:r>
          <m:r>
            <w:del w:id="380" w:author="hp" w:date="2017-01-05T18:05:00Z">
              <w:rPr>
                <w:rFonts w:ascii="Cambria Math" w:eastAsia="cmmi10" w:hAnsi="Cambria Math" w:cstheme="majorBidi"/>
                <w:color w:val="auto"/>
                <w:sz w:val="22"/>
              </w:rPr>
              <m:t xml:space="preserve">π </m:t>
            </w:del>
          </m:r>
          <m:r>
            <w:del w:id="381" w:author="hp" w:date="2017-01-05T18:05:00Z">
              <w:rPr>
                <w:rFonts w:ascii="Cambria Math" w:eastAsia="cmsy10" w:hAnsi="Cambria Math" w:cstheme="majorBidi"/>
                <w:color w:val="auto"/>
                <w:sz w:val="22"/>
              </w:rPr>
              <m:t xml:space="preserve">∈ </m:t>
            </w:del>
          </m:r>
          <m:r>
            <w:del w:id="382" w:author="hp" w:date="2017-01-05T18:05:00Z">
              <w:rPr>
                <w:rFonts w:ascii="Cambria Math" w:eastAsiaTheme="minorEastAsia" w:hAnsi="Cambria Math" w:cstheme="majorBidi"/>
                <w:color w:val="auto"/>
                <w:sz w:val="22"/>
              </w:rPr>
              <m:t>Paths(</m:t>
            </w:del>
          </m:r>
          <m:r>
            <w:del w:id="383" w:author="hp" w:date="2017-01-05T18:05:00Z">
              <w:rPr>
                <w:rFonts w:ascii="Cambria Math" w:eastAsia="cmmi10" w:hAnsi="Cambria Math" w:cstheme="majorBidi"/>
                <w:color w:val="auto"/>
                <w:sz w:val="22"/>
              </w:rPr>
              <m:t>s</m:t>
            </w:del>
          </m:r>
          <m:r>
            <w:del w:id="384" w:author="hp" w:date="2017-01-05T18:05:00Z">
              <w:rPr>
                <w:rFonts w:ascii="Cambria Math" w:eastAsiaTheme="minorEastAsia" w:hAnsi="Cambria Math" w:cstheme="majorBidi"/>
                <w:color w:val="auto"/>
                <w:sz w:val="22"/>
              </w:rPr>
              <m:t>)</m:t>
            </w:del>
          </m:r>
          <m:r>
            <w:del w:id="385" w:author="hp" w:date="2017-01-05T18:05:00Z">
              <w:rPr>
                <w:rFonts w:ascii="Cambria Math" w:eastAsia="cmmi10" w:hAnsi="Cambria Math" w:cstheme="majorBidi"/>
                <w:color w:val="auto"/>
                <w:sz w:val="22"/>
              </w:rPr>
              <m:t xml:space="preserve">.  π </m:t>
            </w:del>
          </m:r>
          <m:r>
            <w:del w:id="386" w:author="hp" w:date="2017-01-05T18:05:00Z">
              <w:rPr>
                <w:rFonts w:ascii="Cambria Math" w:eastAsia="cmsy10" w:hAnsi="Cambria Math" w:cstheme="majorBidi"/>
                <w:color w:val="auto"/>
                <w:sz w:val="22"/>
              </w:rPr>
              <m:t>|</m:t>
            </w:del>
          </m:r>
          <m:r>
            <w:del w:id="387" w:author="hp" w:date="2017-01-05T18:05:00Z">
              <w:rPr>
                <w:rFonts w:ascii="Cambria Math" w:eastAsiaTheme="minorEastAsia" w:hAnsi="Cambria Math" w:cstheme="majorBidi"/>
                <w:color w:val="auto"/>
                <w:sz w:val="22"/>
              </w:rPr>
              <m:t xml:space="preserve">= </m:t>
            </w:del>
          </m:r>
          <m:r>
            <w:del w:id="388" w:author="hp" w:date="2017-01-05T18:05:00Z">
              <w:rPr>
                <w:rFonts w:ascii="Cambria Math" w:eastAsia="cmmi10" w:hAnsi="Cambria Math" w:cstheme="majorBidi"/>
                <w:color w:val="auto"/>
                <w:sz w:val="22"/>
              </w:rPr>
              <m:t>φ</m:t>
            </w:del>
          </m:r>
          <m:r>
            <w:del w:id="389" w:author="hp" w:date="2017-01-05T18:05:00Z">
              <w:rPr>
                <w:rFonts w:ascii="Cambria Math" w:eastAsiaTheme="minorEastAsia" w:hAnsi="Cambria Math" w:cstheme="majorBidi"/>
                <w:color w:val="auto"/>
                <w:sz w:val="22"/>
              </w:rPr>
              <m:t>)</m:t>
            </w:del>
          </m:r>
          <m:r>
            <w:del w:id="390" w:author="hp" w:date="2017-01-05T18:05:00Z">
              <w:rPr>
                <w:rFonts w:ascii="Cambria Math" w:eastAsia="cmmi10" w:hAnsi="Cambria Math" w:cstheme="majorBidi"/>
                <w:color w:val="auto"/>
                <w:sz w:val="22"/>
              </w:rPr>
              <m:t>.</m:t>
            </w:del>
          </m:r>
        </m:oMath>
      </m:oMathPara>
    </w:p>
    <w:p w14:paraId="557364FB" w14:textId="77777777" w:rsidR="00BD3FB1" w:rsidRPr="0094686A" w:rsidRDefault="00BD3FB1" w:rsidP="00A24E63">
      <w:pPr>
        <w:autoSpaceDE w:val="0"/>
        <w:autoSpaceDN w:val="0"/>
        <w:adjustRightInd w:val="0"/>
        <w:spacing w:after="120" w:line="22" w:lineRule="atLeast"/>
        <w:ind w:left="0" w:right="0" w:firstLine="0"/>
        <w:jc w:val="left"/>
        <w:rPr>
          <w:del w:id="391" w:author="hp" w:date="2017-01-05T18:05:00Z"/>
          <w:rFonts w:asciiTheme="majorBidi" w:eastAsia="cmmi10" w:hAnsiTheme="majorBidi" w:cstheme="majorBidi"/>
          <w:i/>
          <w:iCs/>
          <w:color w:val="auto"/>
          <w:sz w:val="22"/>
        </w:rPr>
      </w:pPr>
    </w:p>
    <w:p w14:paraId="2A9D88C9" w14:textId="63927803" w:rsidR="000E5BF8" w:rsidRPr="0094686A" w:rsidRDefault="000E5BF8" w:rsidP="00A24E63">
      <w:pPr>
        <w:autoSpaceDE w:val="0"/>
        <w:autoSpaceDN w:val="0"/>
        <w:adjustRightInd w:val="0"/>
        <w:spacing w:after="120" w:line="22" w:lineRule="atLeast"/>
        <w:ind w:left="0" w:right="0" w:firstLine="0"/>
        <w:jc w:val="left"/>
        <w:rPr>
          <w:del w:id="392" w:author="hp" w:date="2017-01-05T18:05:00Z"/>
          <w:rFonts w:asciiTheme="majorBidi" w:eastAsiaTheme="minorEastAsia" w:hAnsiTheme="majorBidi" w:cstheme="majorBidi"/>
          <w:color w:val="auto"/>
          <w:sz w:val="22"/>
        </w:rPr>
      </w:pPr>
      <w:del w:id="393" w:author="hp" w:date="2017-01-05T18:05:00Z">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i/>
            <w:iCs/>
            <w:color w:val="auto"/>
            <w:sz w:val="22"/>
          </w:rPr>
          <w:delText xml:space="preserve">TS </w:delText>
        </w:r>
        <w:r w:rsidRPr="0094686A">
          <w:rPr>
            <w:rFonts w:asciiTheme="majorBidi" w:eastAsiaTheme="minorEastAsia" w:hAnsiTheme="majorBidi" w:cstheme="majorBidi"/>
            <w:color w:val="auto"/>
            <w:sz w:val="22"/>
          </w:rPr>
          <w:delText xml:space="preserve">satisfies </w:delText>
        </w:r>
        <m:oMath>
          <m:r>
            <w:rPr>
              <w:rFonts w:ascii="Cambria Math" w:eastAsia="cmmi10" w:hAnsi="Cambria Math" w:cstheme="majorBidi"/>
              <w:color w:val="auto"/>
              <w:sz w:val="22"/>
            </w:rPr>
            <m:t>φ</m:t>
          </m:r>
        </m:oMath>
        <w:r w:rsidRPr="0094686A">
          <w:rPr>
            <w:rFonts w:asciiTheme="majorBidi" w:eastAsiaTheme="minorEastAsia" w:hAnsiTheme="majorBidi" w:cstheme="majorBidi"/>
            <w:color w:val="auto"/>
            <w:sz w:val="22"/>
          </w:rPr>
          <w:delText xml:space="preserve">, denoted </w:delText>
        </w:r>
        <w:r w:rsidRPr="0094686A">
          <w:rPr>
            <w:rFonts w:asciiTheme="majorBidi" w:eastAsiaTheme="minorEastAsia" w:hAnsiTheme="majorBidi" w:cstheme="majorBidi"/>
            <w:i/>
            <w:iCs/>
            <w:color w:val="auto"/>
            <w:sz w:val="22"/>
          </w:rPr>
          <w:delText xml:space="preserve">TS </w:delText>
        </w:r>
        <w:r w:rsidRPr="0094686A">
          <w:rPr>
            <w:rFonts w:asciiTheme="majorBidi" w:eastAsia="cmsy10" w:hAnsiTheme="majorBidi" w:cstheme="majorBidi"/>
            <w:i/>
            <w:iCs/>
            <w:color w:val="auto"/>
            <w:sz w:val="22"/>
          </w:rPr>
          <w:delText>|</w:delText>
        </w:r>
        <w:r w:rsidRPr="0094686A">
          <w:rPr>
            <w:rFonts w:asciiTheme="majorBidi" w:eastAsiaTheme="minorEastAsia" w:hAnsiTheme="majorBidi" w:cstheme="majorBidi"/>
            <w:i/>
            <w:iCs/>
            <w:color w:val="auto"/>
            <w:sz w:val="22"/>
          </w:rPr>
          <w:delText xml:space="preserve">= </w:delText>
        </w:r>
        <m:oMath>
          <m:r>
            <w:rPr>
              <w:rFonts w:ascii="Cambria Math" w:eastAsia="cmmi10" w:hAnsi="Cambria Math" w:cstheme="majorBidi"/>
              <w:color w:val="auto"/>
              <w:sz w:val="22"/>
            </w:rPr>
            <m:t>φ</m:t>
          </m:r>
        </m:oMath>
        <w:r w:rsidRPr="0094686A">
          <w:rPr>
            <w:rFonts w:asciiTheme="majorBidi" w:eastAsiaTheme="minorEastAsia" w:hAnsiTheme="majorBidi" w:cstheme="majorBidi"/>
            <w:i/>
            <w:iCs/>
            <w:color w:val="auto"/>
            <w:sz w:val="22"/>
          </w:rPr>
          <w:delText xml:space="preserve">, if Traces(TS) </w:delText>
        </w:r>
        <w:r w:rsidRPr="0094686A">
          <w:rPr>
            <w:rFonts w:ascii="Cambria Math" w:eastAsia="cmsy10" w:hAnsi="Cambria Math" w:cs="Cambria Math"/>
            <w:i/>
            <w:iCs/>
            <w:color w:val="auto"/>
            <w:sz w:val="22"/>
          </w:rPr>
          <w:delText>⊆</w:delText>
        </w:r>
        <w:r w:rsidRPr="0094686A">
          <w:rPr>
            <w:rFonts w:asciiTheme="majorBidi" w:eastAsia="cmsy10" w:hAnsiTheme="majorBidi" w:cstheme="majorBidi"/>
            <w:i/>
            <w:iCs/>
            <w:color w:val="auto"/>
            <w:sz w:val="22"/>
          </w:rPr>
          <w:delText xml:space="preserve"> </w:delText>
        </w:r>
        <w:r w:rsidRPr="0094686A">
          <w:rPr>
            <w:rFonts w:asciiTheme="majorBidi" w:eastAsiaTheme="minorEastAsia" w:hAnsiTheme="majorBidi" w:cstheme="majorBidi"/>
            <w:i/>
            <w:iCs/>
            <w:color w:val="auto"/>
            <w:sz w:val="22"/>
          </w:rPr>
          <w:delText>Words(</w:delText>
        </w:r>
        <w:r w:rsidRPr="0094686A">
          <w:rPr>
            <w:rFonts w:asciiTheme="majorBidi" w:eastAsia="cmmi10" w:hAnsiTheme="majorBidi" w:cstheme="majorBidi"/>
            <w:i/>
            <w:iCs/>
            <w:color w:val="auto"/>
            <w:sz w:val="22"/>
          </w:rPr>
          <w:delText>ϕ</w:delText>
        </w:r>
        <w:r w:rsidRPr="0094686A">
          <w:rPr>
            <w:rFonts w:asciiTheme="majorBidi" w:eastAsiaTheme="minorEastAsia" w:hAnsiTheme="majorBidi" w:cstheme="majorBidi"/>
            <w:i/>
            <w:iCs/>
            <w:color w:val="auto"/>
            <w:sz w:val="22"/>
          </w:rPr>
          <w:delText>).</w:delText>
        </w:r>
      </w:del>
    </w:p>
    <w:p w14:paraId="7ABDB25A" w14:textId="49AE2216" w:rsidR="00E75298" w:rsidRPr="0094686A" w:rsidRDefault="00E75298" w:rsidP="00A24E63">
      <w:pPr>
        <w:autoSpaceDE w:val="0"/>
        <w:autoSpaceDN w:val="0"/>
        <w:adjustRightInd w:val="0"/>
        <w:spacing w:after="120" w:line="22" w:lineRule="atLeast"/>
        <w:ind w:left="0" w:right="0" w:firstLine="0"/>
        <w:jc w:val="left"/>
        <w:rPr>
          <w:del w:id="394" w:author="hp" w:date="2017-01-05T18:05:00Z"/>
          <w:rFonts w:asciiTheme="majorBidi" w:eastAsiaTheme="minorEastAsia" w:hAnsiTheme="majorBidi" w:cstheme="majorBidi"/>
          <w:color w:val="auto"/>
          <w:sz w:val="22"/>
        </w:rPr>
      </w:pPr>
    </w:p>
    <w:p w14:paraId="359B873F" w14:textId="0B289351" w:rsidR="00772FBF" w:rsidRPr="0094686A" w:rsidRDefault="00CF6F20" w:rsidP="00A24E63">
      <w:pPr>
        <w:pStyle w:val="3"/>
        <w:spacing w:after="120" w:line="22" w:lineRule="atLeast"/>
        <w:ind w:left="0" w:hanging="14"/>
        <w:rPr>
          <w:del w:id="395" w:author="hp" w:date="2017-01-05T18:05:00Z"/>
          <w:rFonts w:asciiTheme="majorBidi" w:hAnsiTheme="majorBidi" w:cstheme="majorBidi"/>
          <w:sz w:val="22"/>
        </w:rPr>
      </w:pPr>
      <w:bookmarkStart w:id="396" w:name="_Toc470446037"/>
      <w:del w:id="397" w:author="hp" w:date="2017-01-05T18:05:00Z">
        <w:r w:rsidRPr="0094686A">
          <w:rPr>
            <w:rFonts w:asciiTheme="majorBidi" w:hAnsiTheme="majorBidi" w:cstheme="majorBidi"/>
            <w:sz w:val="22"/>
          </w:rPr>
          <w:delText>2.1.</w:delText>
        </w:r>
        <w:r w:rsidR="00C62C42" w:rsidRPr="0094686A">
          <w:rPr>
            <w:rFonts w:asciiTheme="majorBidi" w:hAnsiTheme="majorBidi" w:cstheme="majorBidi"/>
            <w:sz w:val="22"/>
          </w:rPr>
          <w:delText>5</w:delText>
        </w:r>
        <w:r w:rsidRPr="0094686A">
          <w:rPr>
            <w:rFonts w:asciiTheme="majorBidi" w:hAnsiTheme="majorBidi" w:cstheme="majorBidi"/>
            <w:sz w:val="22"/>
          </w:rPr>
          <w:delText xml:space="preserve">. </w:delText>
        </w:r>
        <w:r w:rsidR="00357A3E" w:rsidRPr="0094686A">
          <w:rPr>
            <w:rFonts w:asciiTheme="majorBidi" w:hAnsiTheme="majorBidi" w:cstheme="majorBidi"/>
            <w:sz w:val="22"/>
          </w:rPr>
          <w:delText>SPIN</w:delText>
        </w:r>
        <w:bookmarkEnd w:id="396"/>
        <w:r w:rsidRPr="0094686A">
          <w:rPr>
            <w:rFonts w:asciiTheme="majorBidi" w:hAnsiTheme="majorBidi" w:cstheme="majorBidi"/>
            <w:sz w:val="22"/>
          </w:rPr>
          <w:delText xml:space="preserve"> </w:delText>
        </w:r>
      </w:del>
    </w:p>
    <w:p w14:paraId="478DBE83" w14:textId="77777777" w:rsidR="00E723EC" w:rsidRPr="0094686A" w:rsidRDefault="004E27B6" w:rsidP="00A24E63">
      <w:pPr>
        <w:spacing w:after="120" w:line="264" w:lineRule="auto"/>
        <w:ind w:left="0" w:right="0" w:firstLine="0"/>
        <w:rPr>
          <w:del w:id="398" w:author="hp" w:date="2017-01-05T18:05:00Z"/>
          <w:rFonts w:asciiTheme="majorBidi" w:hAnsiTheme="majorBidi" w:cstheme="majorBidi"/>
          <w:sz w:val="22"/>
        </w:rPr>
      </w:pPr>
      <w:commentRangeStart w:id="399"/>
      <w:del w:id="400" w:author="hp" w:date="2017-01-05T18:05:00Z">
        <w:r w:rsidRPr="0094686A">
          <w:rPr>
            <w:rFonts w:asciiTheme="majorBidi" w:hAnsiTheme="majorBidi" w:cstheme="majorBidi"/>
            <w:sz w:val="22"/>
          </w:rPr>
          <w:delText>S</w:delText>
        </w:r>
        <w:r w:rsidR="005F67F8" w:rsidRPr="0094686A">
          <w:rPr>
            <w:rFonts w:asciiTheme="majorBidi" w:hAnsiTheme="majorBidi" w:cstheme="majorBidi"/>
            <w:sz w:val="22"/>
          </w:rPr>
          <w:delText>pin</w:delText>
        </w:r>
        <w:commentRangeEnd w:id="399"/>
        <w:r w:rsidR="00E723EC" w:rsidRPr="0094686A">
          <w:rPr>
            <w:rStyle w:val="a8"/>
            <w:rFonts w:asciiTheme="majorBidi" w:hAnsiTheme="majorBidi" w:cstheme="majorBidi"/>
            <w:sz w:val="22"/>
            <w:szCs w:val="22"/>
          </w:rPr>
          <w:commentReference w:id="399"/>
        </w:r>
        <w:r w:rsidR="005F67F8" w:rsidRPr="0094686A">
          <w:rPr>
            <w:rFonts w:asciiTheme="majorBidi" w:hAnsiTheme="majorBidi" w:cstheme="majorBidi"/>
            <w:sz w:val="22"/>
          </w:rPr>
          <w:delText xml:space="preserve"> is a popular </w:delText>
        </w:r>
        <w:r w:rsidRPr="0094686A">
          <w:rPr>
            <w:rFonts w:asciiTheme="majorBidi" w:hAnsiTheme="majorBidi" w:cstheme="majorBidi"/>
            <w:sz w:val="22"/>
          </w:rPr>
          <w:delText xml:space="preserve">verification tool of distributed </w:delText>
        </w:r>
        <w:r w:rsidR="005F67F8" w:rsidRPr="0094686A">
          <w:rPr>
            <w:rFonts w:asciiTheme="majorBidi" w:hAnsiTheme="majorBidi" w:cstheme="majorBidi"/>
            <w:sz w:val="22"/>
          </w:rPr>
          <w:delText>systems, used</w:delText>
        </w:r>
        <w:r w:rsidRPr="0094686A">
          <w:rPr>
            <w:rFonts w:asciiTheme="majorBidi" w:hAnsiTheme="majorBidi" w:cstheme="majorBidi"/>
            <w:sz w:val="22"/>
          </w:rPr>
          <w:delText xml:space="preserve"> by thousands of people worldwide.</w:delText>
        </w:r>
        <w:r w:rsidR="00E723EC" w:rsidRPr="0094686A">
          <w:rPr>
            <w:rFonts w:asciiTheme="majorBidi" w:hAnsiTheme="majorBidi" w:cstheme="majorBidi"/>
            <w:sz w:val="22"/>
          </w:rPr>
          <w:delText xml:space="preserve"> It was developed at Bell Labs in the Unix group of the Computing Sciences Research Center, starting in 1980. </w:delText>
        </w:r>
      </w:del>
    </w:p>
    <w:p w14:paraId="7E06BF9B" w14:textId="4729477A" w:rsidR="00BB71D4" w:rsidRPr="0094686A" w:rsidRDefault="004E27B6" w:rsidP="00A24E63">
      <w:pPr>
        <w:spacing w:after="120" w:line="264" w:lineRule="auto"/>
        <w:ind w:left="0" w:right="0" w:firstLine="0"/>
        <w:rPr>
          <w:del w:id="401" w:author="hp" w:date="2017-01-05T18:05:00Z"/>
          <w:rFonts w:asciiTheme="majorBidi" w:hAnsiTheme="majorBidi" w:cstheme="majorBidi"/>
          <w:sz w:val="22"/>
        </w:rPr>
      </w:pPr>
      <w:del w:id="402" w:author="hp" w:date="2017-01-05T18:05:00Z">
        <w:r w:rsidRPr="0094686A">
          <w:rPr>
            <w:rFonts w:asciiTheme="majorBidi" w:hAnsiTheme="majorBidi" w:cstheme="majorBidi"/>
            <w:sz w:val="22"/>
          </w:rPr>
          <w:delText>The tool can be used for the formal verification of multi-threaded software applications.Spin can perform simulations of the system's execution.  Spin can perform interactive, guided, or random simulati</w:delText>
        </w:r>
        <w:r w:rsidR="00772FBF" w:rsidRPr="0094686A">
          <w:rPr>
            <w:rFonts w:asciiTheme="majorBidi" w:hAnsiTheme="majorBidi" w:cstheme="majorBidi"/>
            <w:sz w:val="22"/>
          </w:rPr>
          <w:delText>ons of the system's execution.</w:delText>
        </w:r>
        <w:bookmarkStart w:id="403" w:name="SECTION00610000000000000000"/>
      </w:del>
    </w:p>
    <w:p w14:paraId="3F43810B" w14:textId="7CB026E7" w:rsidR="00BB71D4" w:rsidRPr="0094686A" w:rsidRDefault="004C69BF" w:rsidP="00A24E63">
      <w:pPr>
        <w:pStyle w:val="1"/>
        <w:spacing w:after="120"/>
        <w:ind w:left="0" w:firstLine="0"/>
        <w:rPr>
          <w:del w:id="404" w:author="hp" w:date="2017-01-05T18:05:00Z"/>
          <w:rFonts w:asciiTheme="majorBidi" w:hAnsiTheme="majorBidi" w:cstheme="majorBidi"/>
          <w:i/>
          <w:sz w:val="22"/>
        </w:rPr>
      </w:pPr>
      <w:bookmarkStart w:id="405" w:name="_Toc470446038"/>
      <w:del w:id="406" w:author="hp" w:date="2017-01-05T18:05:00Z">
        <w:r w:rsidRPr="0094686A">
          <w:rPr>
            <w:rFonts w:asciiTheme="majorBidi" w:hAnsiTheme="majorBidi" w:cstheme="majorBidi"/>
            <w:i/>
            <w:sz w:val="22"/>
          </w:rPr>
          <w:delText xml:space="preserve">2.1.5.1 </w:delText>
        </w:r>
        <w:r w:rsidR="00BB71D4" w:rsidRPr="0094686A">
          <w:rPr>
            <w:rFonts w:asciiTheme="majorBidi" w:hAnsiTheme="majorBidi" w:cstheme="majorBidi"/>
            <w:i/>
            <w:sz w:val="22"/>
          </w:rPr>
          <w:delText>The PROMELA Language</w:delText>
        </w:r>
        <w:bookmarkEnd w:id="403"/>
        <w:bookmarkEnd w:id="405"/>
      </w:del>
    </w:p>
    <w:p w14:paraId="1BBA6B86" w14:textId="15A7EB10" w:rsidR="00BB71D4" w:rsidRPr="0094686A" w:rsidRDefault="00BB71D4" w:rsidP="00A24E63">
      <w:pPr>
        <w:pStyle w:val="NormalWeb"/>
        <w:spacing w:before="0" w:beforeAutospacing="0" w:after="120" w:afterAutospacing="0"/>
        <w:rPr>
          <w:del w:id="407" w:author="hp" w:date="2017-01-05T18:05:00Z"/>
          <w:rFonts w:asciiTheme="majorBidi" w:hAnsiTheme="majorBidi" w:cstheme="majorBidi"/>
          <w:sz w:val="22"/>
          <w:szCs w:val="22"/>
        </w:rPr>
      </w:pPr>
      <w:del w:id="408" w:author="hp" w:date="2017-01-05T18:05:00Z">
        <w:r w:rsidRPr="0094686A">
          <w:rPr>
            <w:rFonts w:asciiTheme="majorBidi" w:hAnsiTheme="majorBidi" w:cstheme="majorBidi"/>
            <w:sz w:val="22"/>
            <w:szCs w:val="22"/>
          </w:rPr>
          <w:delText xml:space="preserve">PROMELA is a modeling language. It provides a way for making </w:delText>
        </w:r>
        <w:r w:rsidR="00C405E9" w:rsidRPr="0094686A">
          <w:rPr>
            <w:rFonts w:asciiTheme="majorBidi" w:hAnsiTheme="majorBidi" w:cstheme="majorBidi"/>
            <w:sz w:val="22"/>
            <w:szCs w:val="22"/>
          </w:rPr>
          <w:delText>models</w:delText>
        </w:r>
        <w:r w:rsidRPr="0094686A">
          <w:rPr>
            <w:rFonts w:asciiTheme="majorBidi" w:hAnsiTheme="majorBidi" w:cstheme="majorBidi"/>
            <w:sz w:val="22"/>
            <w:szCs w:val="22"/>
          </w:rPr>
          <w:delText xml:space="preserve"> of distributed systems. </w:delText>
        </w:r>
        <w:commentRangeStart w:id="409"/>
        <w:r w:rsidRPr="0094686A">
          <w:rPr>
            <w:rFonts w:asciiTheme="majorBidi" w:hAnsiTheme="majorBidi" w:cstheme="majorBidi"/>
            <w:sz w:val="22"/>
            <w:szCs w:val="22"/>
          </w:rPr>
          <w:delText xml:space="preserve">The intended use of the </w:delText>
        </w:r>
        <w:r w:rsidRPr="0094686A">
          <w:rPr>
            <w:rStyle w:val="af1"/>
            <w:rFonts w:asciiTheme="majorBidi" w:eastAsia="Arial" w:hAnsiTheme="majorBidi" w:cstheme="majorBidi"/>
            <w:sz w:val="22"/>
            <w:szCs w:val="22"/>
          </w:rPr>
          <w:delText>Spin</w:delText>
        </w:r>
        <w:r w:rsidRPr="0094686A">
          <w:rPr>
            <w:rFonts w:asciiTheme="majorBidi" w:hAnsiTheme="majorBidi" w:cstheme="majorBidi"/>
            <w:sz w:val="22"/>
            <w:szCs w:val="22"/>
          </w:rPr>
          <w:delText xml:space="preserve"> analyzer is to verify fractions of process behavior, that are considered suspect. A complete verification is therefore typically performed in a series of steps, with the construction of increasingly detailed PROMELA models. Each model can be verified with </w:delText>
        </w:r>
        <w:r w:rsidRPr="0094686A">
          <w:rPr>
            <w:rStyle w:val="af1"/>
            <w:rFonts w:asciiTheme="majorBidi" w:eastAsia="Arial" w:hAnsiTheme="majorBidi" w:cstheme="majorBidi"/>
            <w:sz w:val="22"/>
            <w:szCs w:val="22"/>
          </w:rPr>
          <w:delText>Spin</w:delText>
        </w:r>
        <w:r w:rsidRPr="0094686A">
          <w:rPr>
            <w:rFonts w:asciiTheme="majorBidi" w:hAnsiTheme="majorBidi" w:cstheme="majorBidi"/>
            <w:sz w:val="22"/>
            <w:szCs w:val="22"/>
          </w:rPr>
          <w:delText xml:space="preserve"> under different types of assumptions about the environment. Once the correctness of a model has been established with </w:delText>
        </w:r>
        <w:r w:rsidRPr="0094686A">
          <w:rPr>
            <w:rStyle w:val="af1"/>
            <w:rFonts w:asciiTheme="majorBidi" w:eastAsia="Arial" w:hAnsiTheme="majorBidi" w:cstheme="majorBidi"/>
            <w:sz w:val="22"/>
            <w:szCs w:val="22"/>
          </w:rPr>
          <w:delText>Spin</w:delText>
        </w:r>
        <w:r w:rsidRPr="0094686A">
          <w:rPr>
            <w:rFonts w:asciiTheme="majorBidi" w:hAnsiTheme="majorBidi" w:cstheme="majorBidi"/>
            <w:sz w:val="22"/>
            <w:szCs w:val="22"/>
          </w:rPr>
          <w:delText xml:space="preserve">, that fact can be used in the construction and verification of all subsequent models. </w:delText>
        </w:r>
        <w:commentRangeEnd w:id="409"/>
        <w:r w:rsidR="00E723EC" w:rsidRPr="0094686A">
          <w:rPr>
            <w:rStyle w:val="a8"/>
            <w:rFonts w:asciiTheme="majorBidi" w:hAnsiTheme="majorBidi" w:cstheme="majorBidi"/>
            <w:color w:val="000000"/>
            <w:sz w:val="22"/>
            <w:szCs w:val="22"/>
          </w:rPr>
          <w:commentReference w:id="409"/>
        </w:r>
      </w:del>
    </w:p>
    <w:p w14:paraId="59BBB611" w14:textId="2A4EEEAD" w:rsidR="00BB71D4" w:rsidRPr="0094686A" w:rsidRDefault="00BB71D4" w:rsidP="00A24E63">
      <w:pPr>
        <w:pStyle w:val="NormalWeb"/>
        <w:spacing w:before="0" w:beforeAutospacing="0" w:after="120" w:afterAutospacing="0"/>
        <w:rPr>
          <w:del w:id="410" w:author="hp" w:date="2017-01-05T18:05:00Z"/>
          <w:rFonts w:asciiTheme="majorBidi" w:hAnsiTheme="majorBidi" w:cstheme="majorBidi"/>
          <w:sz w:val="22"/>
          <w:szCs w:val="22"/>
        </w:rPr>
      </w:pPr>
      <w:del w:id="411" w:author="hp" w:date="2017-01-05T18:05:00Z">
        <w:r w:rsidRPr="0094686A">
          <w:rPr>
            <w:rFonts w:asciiTheme="majorBidi" w:hAnsiTheme="majorBidi" w:cstheme="majorBidi"/>
            <w:sz w:val="22"/>
            <w:szCs w:val="22"/>
          </w:rPr>
          <w:delText xml:space="preserve">PROMELA programs consist of </w:delText>
        </w:r>
        <w:r w:rsidRPr="0094686A">
          <w:rPr>
            <w:rStyle w:val="af1"/>
            <w:rFonts w:asciiTheme="majorBidi" w:eastAsia="Arial" w:hAnsiTheme="majorBidi" w:cstheme="majorBidi"/>
            <w:sz w:val="22"/>
            <w:szCs w:val="22"/>
          </w:rPr>
          <w:delText>processes, message channels</w:delText>
        </w:r>
        <w:r w:rsidRPr="0094686A">
          <w:rPr>
            <w:rFonts w:asciiTheme="majorBidi" w:hAnsiTheme="majorBidi" w:cstheme="majorBidi"/>
            <w:sz w:val="22"/>
            <w:szCs w:val="22"/>
          </w:rPr>
          <w:delText xml:space="preserve">, and </w:delText>
        </w:r>
        <w:r w:rsidRPr="0094686A">
          <w:rPr>
            <w:rStyle w:val="af1"/>
            <w:rFonts w:asciiTheme="majorBidi" w:eastAsia="Arial" w:hAnsiTheme="majorBidi" w:cstheme="majorBidi"/>
            <w:sz w:val="22"/>
            <w:szCs w:val="22"/>
          </w:rPr>
          <w:delText>variables</w:delText>
        </w:r>
        <w:r w:rsidRPr="0094686A">
          <w:rPr>
            <w:rFonts w:asciiTheme="majorBidi" w:hAnsiTheme="majorBidi" w:cstheme="majorBidi"/>
            <w:sz w:val="22"/>
            <w:szCs w:val="22"/>
          </w:rPr>
          <w:delText xml:space="preserve">.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 </w:delText>
        </w:r>
      </w:del>
    </w:p>
    <w:p w14:paraId="2B563128" w14:textId="5DECB857" w:rsidR="00DB7206" w:rsidRPr="0094686A" w:rsidRDefault="00A50806" w:rsidP="00A24E63">
      <w:pPr>
        <w:pStyle w:val="2"/>
        <w:numPr>
          <w:ilvl w:val="0"/>
          <w:numId w:val="24"/>
        </w:numPr>
        <w:spacing w:after="120"/>
        <w:ind w:left="0"/>
        <w:rPr>
          <w:del w:id="412" w:author="hp" w:date="2017-01-05T18:05:00Z"/>
          <w:rFonts w:asciiTheme="majorBidi" w:hAnsiTheme="majorBidi" w:cstheme="majorBidi"/>
          <w:sz w:val="22"/>
        </w:rPr>
      </w:pPr>
      <w:bookmarkStart w:id="413" w:name="_Toc470446039"/>
      <w:commentRangeStart w:id="414"/>
      <w:del w:id="415" w:author="hp" w:date="2017-01-05T18:05:00Z">
        <w:r w:rsidRPr="0094686A">
          <w:rPr>
            <w:rFonts w:asciiTheme="majorBidi" w:hAnsiTheme="majorBidi" w:cstheme="majorBidi"/>
            <w:sz w:val="22"/>
          </w:rPr>
          <w:delText>Da</w:delText>
        </w:r>
        <w:r w:rsidR="00DB7206" w:rsidRPr="0094686A">
          <w:rPr>
            <w:rFonts w:asciiTheme="majorBidi" w:hAnsiTheme="majorBidi" w:cstheme="majorBidi"/>
            <w:sz w:val="22"/>
          </w:rPr>
          <w:delText>tatypes</w:delText>
        </w:r>
        <w:bookmarkEnd w:id="413"/>
        <w:commentRangeEnd w:id="414"/>
        <w:r w:rsidR="00E723EC" w:rsidRPr="0094686A">
          <w:rPr>
            <w:rStyle w:val="a8"/>
            <w:rFonts w:asciiTheme="majorBidi" w:eastAsia="Times New Roman" w:hAnsiTheme="majorBidi" w:cstheme="majorBidi"/>
            <w:b w:val="0"/>
            <w:sz w:val="22"/>
            <w:szCs w:val="22"/>
          </w:rPr>
          <w:commentReference w:id="414"/>
        </w:r>
      </w:del>
    </w:p>
    <w:p w14:paraId="6F28CBEA" w14:textId="77777777" w:rsidR="00DB7206" w:rsidRPr="0094686A" w:rsidRDefault="00DB7206" w:rsidP="00A24E63">
      <w:pPr>
        <w:pStyle w:val="NormalWeb"/>
        <w:tabs>
          <w:tab w:val="left" w:pos="0"/>
        </w:tabs>
        <w:spacing w:before="0" w:beforeAutospacing="0" w:after="120" w:afterAutospacing="0"/>
        <w:rPr>
          <w:del w:id="416" w:author="hp" w:date="2017-01-05T18:05:00Z"/>
          <w:rFonts w:asciiTheme="majorBidi" w:hAnsiTheme="majorBidi" w:cstheme="majorBidi"/>
          <w:sz w:val="22"/>
          <w:szCs w:val="22"/>
        </w:rPr>
      </w:pPr>
      <w:del w:id="417" w:author="hp" w:date="2017-01-05T18:05:00Z">
        <w:r w:rsidRPr="0094686A">
          <w:rPr>
            <w:rFonts w:asciiTheme="majorBidi" w:hAnsiTheme="majorBidi" w:cstheme="majorBidi"/>
            <w:sz w:val="22"/>
            <w:szCs w:val="22"/>
          </w:rPr>
          <w:delText>There are five predefined integer data types: bit , bool , byte , short , and int . (There are also constructors for user-defined data types, see </w:delText>
        </w:r>
        <w:commentRangeStart w:id="418"/>
        <w:r w:rsidR="00E723EC" w:rsidRPr="0094686A">
          <w:rPr>
            <w:rFonts w:asciiTheme="majorBidi" w:hAnsiTheme="majorBidi" w:cstheme="majorBidi"/>
            <w:sz w:val="22"/>
          </w:rPr>
          <w:fldChar w:fldCharType="begin"/>
        </w:r>
        <w:r w:rsidR="00E723EC" w:rsidRPr="0094686A">
          <w:rPr>
            <w:rFonts w:asciiTheme="majorBidi" w:hAnsiTheme="majorBidi" w:cstheme="majorBidi"/>
            <w:sz w:val="22"/>
            <w:szCs w:val="22"/>
          </w:rPr>
          <w:delInstrText xml:space="preserve"> HYPERLINK "http://people.cs.ksu.edu/~dwyer/SPINDOC/mtype.html" </w:delInstrText>
        </w:r>
        <w:r w:rsidR="00E723EC" w:rsidRPr="0094686A">
          <w:rPr>
            <w:rFonts w:asciiTheme="majorBidi" w:hAnsiTheme="majorBidi" w:cstheme="majorBidi"/>
            <w:sz w:val="22"/>
          </w:rPr>
          <w:fldChar w:fldCharType="separate"/>
        </w:r>
        <w:r w:rsidRPr="0094686A">
          <w:rPr>
            <w:rFonts w:asciiTheme="majorBidi" w:hAnsiTheme="majorBidi" w:cstheme="majorBidi"/>
            <w:sz w:val="22"/>
            <w:szCs w:val="22"/>
          </w:rPr>
          <w:delText>mtype(2)</w:delText>
        </w:r>
        <w:r w:rsidR="00E723EC" w:rsidRPr="0094686A">
          <w:rPr>
            <w:rFonts w:asciiTheme="majorBidi" w:hAnsiTheme="majorBidi" w:cstheme="majorBidi"/>
            <w:sz w:val="22"/>
          </w:rPr>
          <w:fldChar w:fldCharType="end"/>
        </w:r>
        <w:commentRangeEnd w:id="418"/>
        <w:r w:rsidR="00E723EC" w:rsidRPr="0094686A">
          <w:rPr>
            <w:rStyle w:val="a8"/>
            <w:rFonts w:asciiTheme="majorBidi" w:hAnsiTheme="majorBidi" w:cstheme="majorBidi"/>
            <w:color w:val="000000"/>
            <w:sz w:val="22"/>
            <w:szCs w:val="22"/>
          </w:rPr>
          <w:commentReference w:id="418"/>
        </w:r>
        <w:r w:rsidRPr="0094686A">
          <w:rPr>
            <w:rFonts w:asciiTheme="majorBidi" w:hAnsiTheme="majorBidi" w:cstheme="majorBidi"/>
            <w:sz w:val="22"/>
            <w:szCs w:val="22"/>
          </w:rPr>
          <w:delText>, and </w:delText>
        </w:r>
        <w:r w:rsidR="0094686A" w:rsidRPr="0094686A">
          <w:rPr>
            <w:rFonts w:asciiTheme="majorBidi" w:hAnsiTheme="majorBidi" w:cstheme="majorBidi"/>
            <w:sz w:val="22"/>
          </w:rPr>
          <w:fldChar w:fldCharType="begin"/>
        </w:r>
        <w:r w:rsidR="0094686A" w:rsidRPr="0094686A">
          <w:rPr>
            <w:rFonts w:asciiTheme="majorBidi" w:hAnsiTheme="majorBidi" w:cstheme="majorBidi"/>
            <w:sz w:val="22"/>
            <w:szCs w:val="22"/>
          </w:rPr>
          <w:delInstrText xml:space="preserve"> HYPERLINK "http://people.cs.ksu.edu/~dwyer/SPINDOC/typedef.html" </w:delInstrText>
        </w:r>
        <w:r w:rsidR="0094686A" w:rsidRPr="0094686A">
          <w:rPr>
            <w:rFonts w:asciiTheme="majorBidi" w:hAnsiTheme="majorBidi" w:cstheme="majorBidi"/>
            <w:sz w:val="22"/>
          </w:rPr>
          <w:fldChar w:fldCharType="separate"/>
        </w:r>
        <w:r w:rsidRPr="0094686A">
          <w:rPr>
            <w:rFonts w:asciiTheme="majorBidi" w:hAnsiTheme="majorBidi" w:cstheme="majorBidi"/>
            <w:sz w:val="22"/>
            <w:szCs w:val="22"/>
          </w:rPr>
          <w:delText>typedef(2)</w:delText>
        </w:r>
        <w:r w:rsidR="0094686A" w:rsidRPr="0094686A">
          <w:rPr>
            <w:rFonts w:asciiTheme="majorBidi" w:hAnsiTheme="majorBidi" w:cstheme="majorBidi"/>
            <w:sz w:val="22"/>
          </w:rPr>
          <w:fldChar w:fldCharType="end"/>
        </w:r>
        <w:r w:rsidRPr="0094686A">
          <w:rPr>
            <w:rFonts w:asciiTheme="majorBidi" w:hAnsiTheme="majorBidi" w:cstheme="majorBidi"/>
            <w:sz w:val="22"/>
            <w:szCs w:val="22"/>
          </w:rPr>
          <w:delText>, and a predefined data type for message passing channels, see </w:delText>
        </w:r>
        <w:r w:rsidR="0094686A" w:rsidRPr="0094686A">
          <w:rPr>
            <w:rFonts w:asciiTheme="majorBidi" w:hAnsiTheme="majorBidi" w:cstheme="majorBidi"/>
            <w:sz w:val="22"/>
          </w:rPr>
          <w:fldChar w:fldCharType="begin"/>
        </w:r>
        <w:r w:rsidR="0094686A" w:rsidRPr="0094686A">
          <w:rPr>
            <w:rFonts w:asciiTheme="majorBidi" w:hAnsiTheme="majorBidi" w:cstheme="majorBidi"/>
            <w:sz w:val="22"/>
            <w:szCs w:val="22"/>
          </w:rPr>
          <w:delInstrText xml:space="preserve"> HYPERLINK "http://people.cs.ksu.edu/~dwyer/SPINDOC/chan.html" </w:delInstrText>
        </w:r>
        <w:r w:rsidR="0094686A" w:rsidRPr="0094686A">
          <w:rPr>
            <w:rFonts w:asciiTheme="majorBidi" w:hAnsiTheme="majorBidi" w:cstheme="majorBidi"/>
            <w:sz w:val="22"/>
          </w:rPr>
          <w:fldChar w:fldCharType="separate"/>
        </w:r>
        <w:r w:rsidRPr="0094686A">
          <w:rPr>
            <w:rFonts w:asciiTheme="majorBidi" w:hAnsiTheme="majorBidi" w:cstheme="majorBidi"/>
            <w:sz w:val="22"/>
            <w:szCs w:val="22"/>
          </w:rPr>
          <w:delText>chan(2)</w:delText>
        </w:r>
        <w:r w:rsidR="0094686A" w:rsidRPr="0094686A">
          <w:rPr>
            <w:rFonts w:asciiTheme="majorBidi" w:hAnsiTheme="majorBidi" w:cstheme="majorBidi"/>
            <w:sz w:val="22"/>
          </w:rPr>
          <w:fldChar w:fldCharType="end"/>
        </w:r>
        <w:r w:rsidRPr="0094686A">
          <w:rPr>
            <w:rFonts w:asciiTheme="majorBidi" w:hAnsiTheme="majorBidi" w:cstheme="majorBidi"/>
            <w:sz w:val="22"/>
            <w:szCs w:val="22"/>
          </w:rPr>
          <w:delText>.)</w:delText>
        </w:r>
      </w:del>
    </w:p>
    <w:p w14:paraId="0B23AFEB" w14:textId="60A4F662" w:rsidR="00DB7206" w:rsidRPr="0094686A" w:rsidRDefault="00DB7206" w:rsidP="00A24E63">
      <w:pPr>
        <w:pStyle w:val="NormalWeb"/>
        <w:tabs>
          <w:tab w:val="left" w:pos="0"/>
        </w:tabs>
        <w:spacing w:before="0" w:beforeAutospacing="0" w:after="120" w:afterAutospacing="0"/>
        <w:rPr>
          <w:del w:id="419" w:author="hp" w:date="2017-01-05T18:05:00Z"/>
          <w:rFonts w:asciiTheme="majorBidi" w:hAnsiTheme="majorBidi" w:cstheme="majorBidi"/>
          <w:sz w:val="22"/>
          <w:szCs w:val="22"/>
        </w:rPr>
      </w:pPr>
      <w:del w:id="420" w:author="hp" w:date="2017-01-05T18:05:00Z">
        <w:r w:rsidRPr="0094686A">
          <w:rPr>
            <w:rFonts w:asciiTheme="majorBidi" w:hAnsiTheme="majorBidi" w:cstheme="majorBidi"/>
            <w:sz w:val="22"/>
            <w:szCs w:val="22"/>
          </w:rPr>
          <w:delText>Variables of the predefined types can be declared in a C-like style, with a typename that is followed by a comma-separated list of one or more identifier names, each optionally followed by an initializer field. Each variable can also optionally be declared as an array, rather than as a scalar (for this see </w:delText>
        </w:r>
        <w:r w:rsidR="0094686A" w:rsidRPr="0094686A">
          <w:rPr>
            <w:rFonts w:asciiTheme="majorBidi" w:hAnsiTheme="majorBidi" w:cstheme="majorBidi"/>
            <w:sz w:val="22"/>
          </w:rPr>
          <w:fldChar w:fldCharType="begin"/>
        </w:r>
        <w:r w:rsidR="0094686A" w:rsidRPr="0094686A">
          <w:rPr>
            <w:rFonts w:asciiTheme="majorBidi" w:hAnsiTheme="majorBidi" w:cstheme="majorBidi"/>
            <w:sz w:val="22"/>
            <w:szCs w:val="22"/>
          </w:rPr>
          <w:delInstrText xml:space="preserve"> HYPERLINK "http://people.cs.ksu.edu/~dwyer/SPINDOC/arrays.html" </w:delInstrText>
        </w:r>
        <w:r w:rsidR="0094686A" w:rsidRPr="0094686A">
          <w:rPr>
            <w:rFonts w:asciiTheme="majorBidi" w:hAnsiTheme="majorBidi" w:cstheme="majorBidi"/>
            <w:sz w:val="22"/>
          </w:rPr>
          <w:fldChar w:fldCharType="separate"/>
        </w:r>
        <w:r w:rsidRPr="0094686A">
          <w:rPr>
            <w:rFonts w:asciiTheme="majorBidi" w:hAnsiTheme="majorBidi" w:cstheme="majorBidi"/>
            <w:sz w:val="22"/>
            <w:szCs w:val="22"/>
          </w:rPr>
          <w:delText>arrays(2)</w:delText>
        </w:r>
        <w:r w:rsidR="0094686A" w:rsidRPr="0094686A">
          <w:rPr>
            <w:rFonts w:asciiTheme="majorBidi" w:hAnsiTheme="majorBidi" w:cstheme="majorBidi"/>
            <w:sz w:val="22"/>
          </w:rPr>
          <w:fldChar w:fldCharType="end"/>
        </w:r>
        <w:r w:rsidRPr="0094686A">
          <w:rPr>
            <w:rFonts w:asciiTheme="majorBidi" w:hAnsiTheme="majorBidi" w:cstheme="majorBidi"/>
            <w:sz w:val="22"/>
            <w:szCs w:val="22"/>
          </w:rPr>
          <w:delText>).</w:delText>
        </w:r>
      </w:del>
    </w:p>
    <w:p w14:paraId="338CF142" w14:textId="76916696" w:rsidR="00DB7206" w:rsidRPr="0094686A" w:rsidRDefault="00DB7206" w:rsidP="00A24E63">
      <w:pPr>
        <w:pStyle w:val="NormalWeb"/>
        <w:tabs>
          <w:tab w:val="left" w:pos="0"/>
        </w:tabs>
        <w:spacing w:before="0" w:beforeAutospacing="0" w:after="120" w:afterAutospacing="0"/>
        <w:rPr>
          <w:del w:id="421" w:author="hp" w:date="2017-01-05T18:05:00Z"/>
          <w:rFonts w:asciiTheme="majorBidi" w:hAnsiTheme="majorBidi" w:cstheme="majorBidi"/>
          <w:sz w:val="22"/>
          <w:szCs w:val="22"/>
        </w:rPr>
      </w:pPr>
    </w:p>
    <w:p w14:paraId="43DEA38C" w14:textId="02626CC5" w:rsidR="00DB7206" w:rsidRPr="0094686A" w:rsidRDefault="00DB7206" w:rsidP="00A24E63">
      <w:pPr>
        <w:spacing w:after="120" w:line="240" w:lineRule="auto"/>
        <w:ind w:left="0" w:right="0" w:firstLine="0"/>
        <w:jc w:val="left"/>
        <w:rPr>
          <w:del w:id="422" w:author="hp" w:date="2017-01-05T18:05:00Z"/>
          <w:rFonts w:asciiTheme="majorBidi" w:hAnsiTheme="majorBidi" w:cstheme="majorBidi"/>
          <w:sz w:val="22"/>
          <w:u w:val="single"/>
          <w:lang w:bidi="ar-SA"/>
        </w:rPr>
      </w:pPr>
      <w:del w:id="423" w:author="hp" w:date="2017-01-05T18:05:00Z">
        <w:r w:rsidRPr="0094686A">
          <w:rPr>
            <w:rFonts w:asciiTheme="majorBidi" w:hAnsiTheme="majorBidi" w:cstheme="majorBidi"/>
            <w:sz w:val="22"/>
            <w:u w:val="single"/>
            <w:lang w:bidi="ar-SA"/>
          </w:rPr>
          <w:delText>The table below summarizes these definitions.</w:delText>
        </w:r>
      </w:del>
    </w:p>
    <w:tbl>
      <w:tblPr>
        <w:tblStyle w:val="TableGridLight1"/>
        <w:tblW w:w="0" w:type="auto"/>
        <w:tblLook w:val="04A0" w:firstRow="1" w:lastRow="0" w:firstColumn="1" w:lastColumn="0" w:noHBand="0" w:noVBand="1"/>
      </w:tblPr>
      <w:tblGrid>
        <w:gridCol w:w="1816"/>
        <w:gridCol w:w="1745"/>
        <w:gridCol w:w="2967"/>
        <w:gridCol w:w="2526"/>
      </w:tblGrid>
      <w:tr w:rsidR="00DB7206" w:rsidRPr="0094686A" w14:paraId="72303694" w14:textId="77777777" w:rsidTr="009F348C">
        <w:trPr>
          <w:del w:id="424" w:author="hp" w:date="2017-01-05T18:05:00Z"/>
        </w:trPr>
        <w:tc>
          <w:tcPr>
            <w:tcW w:w="1975" w:type="dxa"/>
            <w:hideMark/>
          </w:tcPr>
          <w:p w14:paraId="4F351391" w14:textId="77777777" w:rsidR="00DB7206" w:rsidRPr="0094686A" w:rsidRDefault="00DB7206" w:rsidP="00A24E63">
            <w:pPr>
              <w:spacing w:after="120" w:line="240" w:lineRule="auto"/>
              <w:ind w:left="0" w:right="0" w:firstLine="0"/>
              <w:jc w:val="left"/>
              <w:rPr>
                <w:del w:id="425" w:author="hp" w:date="2017-01-05T18:05:00Z"/>
                <w:rFonts w:asciiTheme="majorBidi" w:hAnsiTheme="majorBidi" w:cstheme="majorBidi"/>
                <w:color w:val="auto"/>
                <w:sz w:val="22"/>
                <w:lang w:bidi="ar-SA"/>
              </w:rPr>
            </w:pPr>
            <w:del w:id="426" w:author="hp" w:date="2017-01-05T18:05:00Z">
              <w:r w:rsidRPr="0094686A">
                <w:rPr>
                  <w:rFonts w:asciiTheme="majorBidi" w:hAnsiTheme="majorBidi" w:cstheme="majorBidi"/>
                  <w:b/>
                  <w:bCs/>
                  <w:color w:val="auto"/>
                  <w:sz w:val="22"/>
                  <w:lang w:bidi="ar-SA"/>
                </w:rPr>
                <w:delText>Typename</w:delText>
              </w:r>
              <w:r w:rsidRPr="0094686A">
                <w:rPr>
                  <w:rFonts w:asciiTheme="majorBidi" w:hAnsiTheme="majorBidi" w:cstheme="majorBidi"/>
                  <w:color w:val="auto"/>
                  <w:sz w:val="22"/>
                  <w:lang w:bidi="ar-SA"/>
                </w:rPr>
                <w:br/>
                <w:delText>bit or bool</w:delText>
              </w:r>
              <w:r w:rsidRPr="0094686A">
                <w:rPr>
                  <w:rFonts w:asciiTheme="majorBidi" w:hAnsiTheme="majorBidi" w:cstheme="majorBidi"/>
                  <w:color w:val="auto"/>
                  <w:sz w:val="22"/>
                  <w:lang w:bidi="ar-SA"/>
                </w:rPr>
                <w:br/>
                <w:delText>byte</w:delText>
              </w:r>
              <w:r w:rsidRPr="0094686A">
                <w:rPr>
                  <w:rFonts w:asciiTheme="majorBidi" w:hAnsiTheme="majorBidi" w:cstheme="majorBidi"/>
                  <w:color w:val="auto"/>
                  <w:sz w:val="22"/>
                  <w:lang w:bidi="ar-SA"/>
                </w:rPr>
                <w:br/>
                <w:delText>short</w:delText>
              </w:r>
              <w:r w:rsidRPr="0094686A">
                <w:rPr>
                  <w:rFonts w:asciiTheme="majorBidi" w:hAnsiTheme="majorBidi" w:cstheme="majorBidi"/>
                  <w:color w:val="auto"/>
                  <w:sz w:val="22"/>
                  <w:lang w:bidi="ar-SA"/>
                </w:rPr>
                <w:br/>
                <w:delText>int</w:delText>
              </w:r>
              <w:r w:rsidRPr="0094686A">
                <w:rPr>
                  <w:rFonts w:asciiTheme="majorBidi" w:hAnsiTheme="majorBidi" w:cstheme="majorBidi"/>
                  <w:color w:val="auto"/>
                  <w:sz w:val="22"/>
                  <w:lang w:bidi="ar-SA"/>
                </w:rPr>
                <w:br/>
              </w:r>
            </w:del>
          </w:p>
        </w:tc>
        <w:tc>
          <w:tcPr>
            <w:tcW w:w="1890" w:type="dxa"/>
            <w:hideMark/>
          </w:tcPr>
          <w:p w14:paraId="423C761F" w14:textId="77777777" w:rsidR="00DB7206" w:rsidRPr="0094686A" w:rsidRDefault="00DB7206" w:rsidP="00A24E63">
            <w:pPr>
              <w:spacing w:after="120" w:line="240" w:lineRule="auto"/>
              <w:ind w:left="0" w:right="0" w:firstLine="0"/>
              <w:jc w:val="left"/>
              <w:rPr>
                <w:del w:id="427" w:author="hp" w:date="2017-01-05T18:05:00Z"/>
                <w:rFonts w:asciiTheme="majorBidi" w:hAnsiTheme="majorBidi" w:cstheme="majorBidi"/>
                <w:color w:val="auto"/>
                <w:sz w:val="22"/>
                <w:lang w:bidi="ar-SA"/>
              </w:rPr>
            </w:pPr>
            <w:del w:id="428" w:author="hp" w:date="2017-01-05T18:05:00Z">
              <w:r w:rsidRPr="0094686A">
                <w:rPr>
                  <w:rFonts w:asciiTheme="majorBidi" w:hAnsiTheme="majorBidi" w:cstheme="majorBidi"/>
                  <w:b/>
                  <w:bCs/>
                  <w:color w:val="auto"/>
                  <w:sz w:val="22"/>
                  <w:lang w:bidi="ar-SA"/>
                </w:rPr>
                <w:delText>C-equivalent</w:delText>
              </w:r>
              <w:r w:rsidRPr="0094686A">
                <w:rPr>
                  <w:rFonts w:asciiTheme="majorBidi" w:hAnsiTheme="majorBidi" w:cstheme="majorBidi"/>
                  <w:color w:val="auto"/>
                  <w:sz w:val="22"/>
                  <w:lang w:bidi="ar-SA"/>
                </w:rPr>
                <w:br/>
                <w:delText>bit-field</w:delText>
              </w:r>
              <w:r w:rsidRPr="0094686A">
                <w:rPr>
                  <w:rFonts w:asciiTheme="majorBidi" w:hAnsiTheme="majorBidi" w:cstheme="majorBidi"/>
                  <w:color w:val="auto"/>
                  <w:sz w:val="22"/>
                  <w:lang w:bidi="ar-SA"/>
                </w:rPr>
                <w:br/>
                <w:delText>uchar</w:delText>
              </w:r>
              <w:r w:rsidRPr="0094686A">
                <w:rPr>
                  <w:rFonts w:asciiTheme="majorBidi" w:hAnsiTheme="majorBidi" w:cstheme="majorBidi"/>
                  <w:color w:val="auto"/>
                  <w:sz w:val="22"/>
                  <w:lang w:bidi="ar-SA"/>
                </w:rPr>
                <w:br/>
                <w:delText>short</w:delText>
              </w:r>
              <w:r w:rsidRPr="0094686A">
                <w:rPr>
                  <w:rFonts w:asciiTheme="majorBidi" w:hAnsiTheme="majorBidi" w:cstheme="majorBidi"/>
                  <w:color w:val="auto"/>
                  <w:sz w:val="22"/>
                  <w:lang w:bidi="ar-SA"/>
                </w:rPr>
                <w:br/>
                <w:delText>int</w:delText>
              </w:r>
            </w:del>
          </w:p>
        </w:tc>
        <w:tc>
          <w:tcPr>
            <w:tcW w:w="3060" w:type="dxa"/>
            <w:hideMark/>
          </w:tcPr>
          <w:p w14:paraId="248C51F0" w14:textId="77777777" w:rsidR="00DB7206" w:rsidRPr="0094686A" w:rsidRDefault="00DB7206" w:rsidP="00A24E63">
            <w:pPr>
              <w:spacing w:after="120" w:line="240" w:lineRule="auto"/>
              <w:ind w:left="0" w:right="0" w:firstLine="0"/>
              <w:jc w:val="left"/>
              <w:rPr>
                <w:del w:id="429" w:author="hp" w:date="2017-01-05T18:05:00Z"/>
                <w:rFonts w:asciiTheme="majorBidi" w:hAnsiTheme="majorBidi" w:cstheme="majorBidi"/>
                <w:color w:val="auto"/>
                <w:sz w:val="22"/>
                <w:lang w:bidi="ar-SA"/>
              </w:rPr>
            </w:pPr>
            <w:commentRangeStart w:id="430"/>
            <w:del w:id="431" w:author="hp" w:date="2017-01-05T18:05:00Z">
              <w:r w:rsidRPr="0094686A">
                <w:rPr>
                  <w:rFonts w:asciiTheme="majorBidi" w:hAnsiTheme="majorBidi" w:cstheme="majorBidi"/>
                  <w:b/>
                  <w:bCs/>
                  <w:color w:val="auto"/>
                  <w:sz w:val="22"/>
                  <w:lang w:bidi="ar-SA"/>
                </w:rPr>
                <w:delText>Macro in limits.h</w:delText>
              </w:r>
              <w:r w:rsidRPr="0094686A">
                <w:rPr>
                  <w:rFonts w:asciiTheme="majorBidi" w:hAnsiTheme="majorBidi" w:cstheme="majorBidi"/>
                  <w:color w:val="auto"/>
                  <w:sz w:val="22"/>
                  <w:lang w:bidi="ar-SA"/>
                </w:rPr>
                <w:br/>
              </w:r>
              <w:commentRangeEnd w:id="430"/>
              <w:r w:rsidR="00AF1850" w:rsidRPr="0094686A">
                <w:rPr>
                  <w:rStyle w:val="a8"/>
                  <w:rFonts w:asciiTheme="majorBidi" w:hAnsiTheme="majorBidi" w:cstheme="majorBidi"/>
                  <w:sz w:val="22"/>
                  <w:szCs w:val="22"/>
                </w:rPr>
                <w:commentReference w:id="430"/>
              </w:r>
              <w:r w:rsidRPr="0094686A">
                <w:rPr>
                  <w:rFonts w:asciiTheme="majorBidi" w:hAnsiTheme="majorBidi" w:cstheme="majorBidi"/>
                  <w:color w:val="auto"/>
                  <w:sz w:val="22"/>
                  <w:lang w:bidi="ar-SA"/>
                </w:rPr>
                <w:delText>-</w:delText>
              </w:r>
              <w:r w:rsidRPr="0094686A">
                <w:rPr>
                  <w:rFonts w:asciiTheme="majorBidi" w:hAnsiTheme="majorBidi" w:cstheme="majorBidi"/>
                  <w:color w:val="auto"/>
                  <w:sz w:val="22"/>
                  <w:lang w:bidi="ar-SA"/>
                </w:rPr>
                <w:br/>
                <w:delText>CHAR_BIT (width in bits)</w:delText>
              </w:r>
              <w:r w:rsidRPr="0094686A">
                <w:rPr>
                  <w:rFonts w:asciiTheme="majorBidi" w:hAnsiTheme="majorBidi" w:cstheme="majorBidi"/>
                  <w:color w:val="auto"/>
                  <w:sz w:val="22"/>
                  <w:lang w:bidi="ar-SA"/>
                </w:rPr>
                <w:br/>
                <w:delText>SHRT_MIN..SHRT_MAX</w:delText>
              </w:r>
              <w:r w:rsidRPr="0094686A">
                <w:rPr>
                  <w:rFonts w:asciiTheme="majorBidi" w:hAnsiTheme="majorBidi" w:cstheme="majorBidi"/>
                  <w:color w:val="auto"/>
                  <w:sz w:val="22"/>
                  <w:lang w:bidi="ar-SA"/>
                </w:rPr>
                <w:br/>
                <w:delText>INT_MIN..INT_MAX</w:delText>
              </w:r>
            </w:del>
          </w:p>
        </w:tc>
        <w:tc>
          <w:tcPr>
            <w:tcW w:w="2946" w:type="dxa"/>
            <w:hideMark/>
          </w:tcPr>
          <w:p w14:paraId="36303363" w14:textId="531C2193" w:rsidR="00DB7206" w:rsidRPr="0094686A" w:rsidRDefault="00DB7206" w:rsidP="00A24E63">
            <w:pPr>
              <w:spacing w:after="120" w:line="240" w:lineRule="auto"/>
              <w:ind w:left="0" w:right="0" w:firstLine="0"/>
              <w:jc w:val="left"/>
              <w:rPr>
                <w:del w:id="432" w:author="hp" w:date="2017-01-05T18:05:00Z"/>
                <w:rFonts w:asciiTheme="majorBidi" w:hAnsiTheme="majorBidi" w:cstheme="majorBidi"/>
                <w:color w:val="auto"/>
                <w:sz w:val="22"/>
                <w:lang w:bidi="ar-SA"/>
              </w:rPr>
            </w:pPr>
            <w:del w:id="433" w:author="hp" w:date="2017-01-05T18:05:00Z">
              <w:r w:rsidRPr="0094686A">
                <w:rPr>
                  <w:rFonts w:asciiTheme="majorBidi" w:hAnsiTheme="majorBidi" w:cstheme="majorBidi"/>
                  <w:b/>
                  <w:bCs/>
                  <w:color w:val="auto"/>
                  <w:sz w:val="22"/>
                  <w:lang w:bidi="ar-SA"/>
                </w:rPr>
                <w:delText>Typical Range</w:delText>
              </w:r>
              <w:r w:rsidRPr="0094686A">
                <w:rPr>
                  <w:rFonts w:asciiTheme="majorBidi" w:hAnsiTheme="majorBidi" w:cstheme="majorBidi"/>
                  <w:color w:val="auto"/>
                  <w:sz w:val="22"/>
                  <w:lang w:bidi="ar-SA"/>
                </w:rPr>
                <w:br/>
                <w:delText>0..1</w:delText>
              </w:r>
              <w:r w:rsidRPr="0094686A">
                <w:rPr>
                  <w:rFonts w:asciiTheme="majorBidi" w:hAnsiTheme="majorBidi" w:cstheme="majorBidi"/>
                  <w:color w:val="auto"/>
                  <w:sz w:val="22"/>
                  <w:lang w:bidi="ar-SA"/>
                </w:rPr>
                <w:br/>
                <w:delText>0..255</w:delText>
              </w:r>
              <w:r w:rsidRPr="0094686A">
                <w:rPr>
                  <w:rFonts w:asciiTheme="majorBidi" w:hAnsiTheme="majorBidi" w:cstheme="majorBidi"/>
                  <w:color w:val="auto"/>
                  <w:sz w:val="22"/>
                  <w:lang w:bidi="ar-SA"/>
                </w:rPr>
                <w:br/>
                <w:delText>-2^15 - 1 .. 2^15 - 1</w:delText>
              </w:r>
              <w:r w:rsidRPr="0094686A">
                <w:rPr>
                  <w:rFonts w:asciiTheme="majorBidi" w:hAnsiTheme="majorBidi" w:cstheme="majorBidi"/>
                  <w:color w:val="auto"/>
                  <w:sz w:val="22"/>
                  <w:lang w:bidi="ar-SA"/>
                </w:rPr>
                <w:br/>
                <w:delText xml:space="preserve">-2^31 - 1 .. 2^31 </w:delText>
              </w:r>
              <w:r w:rsidR="00124C4A" w:rsidRPr="0094686A">
                <w:rPr>
                  <w:rFonts w:asciiTheme="majorBidi" w:hAnsiTheme="majorBidi" w:cstheme="majorBidi"/>
                  <w:color w:val="auto"/>
                  <w:sz w:val="22"/>
                  <w:lang w:bidi="ar-SA"/>
                </w:rPr>
                <w:delText>–</w:delText>
              </w:r>
              <w:r w:rsidRPr="0094686A">
                <w:rPr>
                  <w:rFonts w:asciiTheme="majorBidi" w:hAnsiTheme="majorBidi" w:cstheme="majorBidi"/>
                  <w:color w:val="auto"/>
                  <w:sz w:val="22"/>
                  <w:lang w:bidi="ar-SA"/>
                </w:rPr>
                <w:delText xml:space="preserve"> 1</w:delText>
              </w:r>
            </w:del>
          </w:p>
        </w:tc>
      </w:tr>
    </w:tbl>
    <w:p w14:paraId="3EAAAEE5" w14:textId="77777777" w:rsidR="00DB7206" w:rsidRPr="0094686A" w:rsidRDefault="00DB7206" w:rsidP="00A24E63">
      <w:pPr>
        <w:spacing w:after="120" w:line="240" w:lineRule="auto"/>
        <w:ind w:left="0" w:right="0" w:firstLine="0"/>
        <w:jc w:val="left"/>
        <w:rPr>
          <w:del w:id="434" w:author="hp" w:date="2017-01-05T18:05:00Z"/>
          <w:rFonts w:asciiTheme="majorBidi" w:hAnsiTheme="majorBidi" w:cstheme="majorBidi"/>
          <w:color w:val="auto"/>
          <w:sz w:val="22"/>
          <w:lang w:bidi="ar-SA"/>
        </w:rPr>
      </w:pPr>
      <w:del w:id="435" w:author="hp" w:date="2017-01-05T18:05:00Z">
        <w:r w:rsidRPr="0094686A">
          <w:rPr>
            <w:rFonts w:asciiTheme="majorBidi" w:hAnsiTheme="majorBidi" w:cstheme="majorBidi"/>
            <w:sz w:val="22"/>
            <w:lang w:bidi="ar-SA"/>
          </w:rPr>
          <w:delText>The default initial value of a variable is zero.</w:delText>
        </w:r>
      </w:del>
    </w:p>
    <w:p w14:paraId="7D91A29E" w14:textId="17CE1ADD" w:rsidR="000B3E65" w:rsidRPr="0094686A" w:rsidRDefault="00DB7206" w:rsidP="00A24E63">
      <w:pPr>
        <w:spacing w:after="120" w:line="240" w:lineRule="auto"/>
        <w:ind w:left="0" w:right="0" w:firstLine="0"/>
        <w:jc w:val="left"/>
        <w:rPr>
          <w:del w:id="436" w:author="hp" w:date="2017-01-05T18:05:00Z"/>
          <w:rFonts w:asciiTheme="majorBidi" w:hAnsiTheme="majorBidi" w:cstheme="majorBidi"/>
          <w:sz w:val="22"/>
          <w:lang w:bidi="ar-SA"/>
        </w:rPr>
      </w:pPr>
      <w:del w:id="437" w:author="hp" w:date="2017-01-05T18:05:00Z">
        <w:r w:rsidRPr="0094686A">
          <w:rPr>
            <w:rFonts w:asciiTheme="majorBidi" w:hAnsiTheme="majorBidi" w:cstheme="majorBidi"/>
            <w:sz w:val="22"/>
            <w:lang w:bidi="ar-SA"/>
          </w:rPr>
          <w:delText>If a value is assigned that lies outside the domain of the variable type, the true value assigned is obtained by truncation of the value to the domain (i.e., by a type cast operation).For instance:</w:delText>
        </w:r>
        <w:r w:rsidR="000B3E65" w:rsidRPr="0094686A">
          <w:rPr>
            <w:rFonts w:asciiTheme="majorBidi" w:hAnsiTheme="majorBidi" w:cstheme="majorBidi"/>
            <w:sz w:val="22"/>
            <w:lang w:bidi="ar-SA"/>
          </w:rPr>
          <w:br/>
        </w:r>
        <w:r w:rsidRPr="0094686A">
          <w:rPr>
            <w:rFonts w:asciiTheme="majorBidi" w:hAnsiTheme="majorBidi" w:cstheme="majorBidi"/>
            <w:i/>
            <w:iCs/>
            <w:sz w:val="22"/>
            <w:lang w:bidi="ar-SA"/>
          </w:rPr>
          <w:delText>byte a, b = 2; short c[3] = 3;</w:delText>
        </w:r>
      </w:del>
    </w:p>
    <w:p w14:paraId="5A5CD176" w14:textId="31943AE8" w:rsidR="00BB71D4" w:rsidRPr="0094686A" w:rsidRDefault="00BB71D4" w:rsidP="00A24E63">
      <w:pPr>
        <w:pStyle w:val="2"/>
        <w:numPr>
          <w:ilvl w:val="0"/>
          <w:numId w:val="24"/>
        </w:numPr>
        <w:spacing w:after="120"/>
        <w:ind w:left="0"/>
        <w:rPr>
          <w:del w:id="438" w:author="hp" w:date="2017-01-05T18:05:00Z"/>
          <w:rFonts w:asciiTheme="majorBidi" w:hAnsiTheme="majorBidi" w:cstheme="majorBidi"/>
          <w:color w:val="auto"/>
          <w:sz w:val="22"/>
        </w:rPr>
      </w:pPr>
      <w:bookmarkStart w:id="439" w:name="SECTION00612000000000000000"/>
      <w:bookmarkStart w:id="440" w:name="_Toc470446040"/>
      <w:del w:id="441" w:author="hp" w:date="2017-01-05T18:05:00Z">
        <w:r w:rsidRPr="0094686A">
          <w:rPr>
            <w:rFonts w:asciiTheme="majorBidi" w:hAnsiTheme="majorBidi" w:cstheme="majorBidi"/>
            <w:sz w:val="22"/>
          </w:rPr>
          <w:delText>Processes</w:delText>
        </w:r>
        <w:bookmarkEnd w:id="439"/>
        <w:bookmarkEnd w:id="440"/>
      </w:del>
    </w:p>
    <w:p w14:paraId="35DC903B" w14:textId="77777777" w:rsidR="00BB71D4" w:rsidRPr="0094686A" w:rsidRDefault="00BB71D4" w:rsidP="00A24E63">
      <w:pPr>
        <w:pStyle w:val="NormalWeb"/>
        <w:spacing w:before="0" w:beforeAutospacing="0" w:after="120" w:afterAutospacing="0"/>
        <w:rPr>
          <w:del w:id="442" w:author="hp" w:date="2017-01-05T18:05:00Z"/>
          <w:rFonts w:asciiTheme="majorBidi" w:hAnsiTheme="majorBidi" w:cstheme="majorBidi"/>
          <w:sz w:val="22"/>
          <w:szCs w:val="22"/>
        </w:rPr>
      </w:pPr>
      <w:del w:id="443" w:author="hp" w:date="2017-01-05T18:05:00Z">
        <w:r w:rsidRPr="0094686A">
          <w:rPr>
            <w:rFonts w:asciiTheme="majorBidi" w:hAnsiTheme="majorBidi" w:cstheme="majorBidi"/>
            <w:sz w:val="22"/>
            <w:szCs w:val="22"/>
          </w:rPr>
          <w:delText xml:space="preserve">The state of a variable or of a message channel can only be changed or inspected by processes. The behavior of a process is defined by a </w:delText>
        </w:r>
        <w:r w:rsidRPr="0094686A">
          <w:rPr>
            <w:rStyle w:val="HTML1"/>
            <w:rFonts w:asciiTheme="majorBidi" w:eastAsia="Arial" w:hAnsiTheme="majorBidi" w:cstheme="majorBidi"/>
            <w:i/>
            <w:iCs/>
            <w:sz w:val="22"/>
            <w:szCs w:val="22"/>
          </w:rPr>
          <w:delText>proctype</w:delText>
        </w:r>
        <w:r w:rsidRPr="0094686A">
          <w:rPr>
            <w:rFonts w:asciiTheme="majorBidi" w:hAnsiTheme="majorBidi" w:cstheme="majorBidi"/>
            <w:sz w:val="22"/>
            <w:szCs w:val="22"/>
          </w:rPr>
          <w:delText xml:space="preserve"> declaration. For example, the following declares a process type </w:delText>
        </w:r>
        <w:r w:rsidRPr="0094686A">
          <w:rPr>
            <w:rStyle w:val="HTML1"/>
            <w:rFonts w:asciiTheme="majorBidi" w:eastAsia="Arial" w:hAnsiTheme="majorBidi" w:cstheme="majorBidi"/>
            <w:sz w:val="22"/>
            <w:szCs w:val="22"/>
          </w:rPr>
          <w:delText>A</w:delText>
        </w:r>
        <w:r w:rsidRPr="0094686A">
          <w:rPr>
            <w:rFonts w:asciiTheme="majorBidi" w:hAnsiTheme="majorBidi" w:cstheme="majorBidi"/>
            <w:sz w:val="22"/>
            <w:szCs w:val="22"/>
          </w:rPr>
          <w:delText xml:space="preserve"> with one variable </w:delText>
        </w:r>
        <w:r w:rsidRPr="0094686A">
          <w:rPr>
            <w:rStyle w:val="HTML1"/>
            <w:rFonts w:asciiTheme="majorBidi" w:eastAsia="Arial" w:hAnsiTheme="majorBidi" w:cstheme="majorBidi"/>
            <w:i/>
            <w:iCs/>
            <w:sz w:val="22"/>
            <w:szCs w:val="22"/>
          </w:rPr>
          <w:delText>state</w:delText>
        </w:r>
        <w:r w:rsidRPr="0094686A">
          <w:rPr>
            <w:rFonts w:asciiTheme="majorBidi" w:hAnsiTheme="majorBidi" w:cstheme="majorBidi"/>
            <w:sz w:val="22"/>
            <w:szCs w:val="22"/>
          </w:rPr>
          <w:delText xml:space="preserve">: </w:delText>
        </w:r>
      </w:del>
    </w:p>
    <w:p w14:paraId="699604A4" w14:textId="77777777" w:rsidR="00BB71D4" w:rsidRPr="0094686A" w:rsidRDefault="00BB71D4" w:rsidP="00A24E63">
      <w:pPr>
        <w:pStyle w:val="HTML"/>
        <w:spacing w:after="120"/>
        <w:rPr>
          <w:del w:id="444" w:author="hp" w:date="2017-01-05T18:05:00Z"/>
          <w:rFonts w:asciiTheme="majorBidi" w:hAnsiTheme="majorBidi" w:cstheme="majorBidi"/>
          <w:sz w:val="22"/>
          <w:szCs w:val="22"/>
        </w:rPr>
      </w:pPr>
      <w:del w:id="445" w:author="hp" w:date="2017-01-05T18:05:00Z">
        <w:r w:rsidRPr="0094686A">
          <w:rPr>
            <w:rFonts w:asciiTheme="majorBidi" w:hAnsiTheme="majorBidi" w:cstheme="majorBidi"/>
            <w:sz w:val="22"/>
            <w:szCs w:val="22"/>
          </w:rPr>
          <w:delText>proctype A()</w:delText>
        </w:r>
      </w:del>
    </w:p>
    <w:p w14:paraId="3B3D0648" w14:textId="77777777" w:rsidR="00BB71D4" w:rsidRPr="0094686A" w:rsidRDefault="00BB71D4" w:rsidP="00A24E63">
      <w:pPr>
        <w:pStyle w:val="HTML"/>
        <w:spacing w:after="120"/>
        <w:rPr>
          <w:del w:id="446" w:author="hp" w:date="2017-01-05T18:05:00Z"/>
          <w:rFonts w:asciiTheme="majorBidi" w:hAnsiTheme="majorBidi" w:cstheme="majorBidi"/>
          <w:sz w:val="22"/>
          <w:szCs w:val="22"/>
        </w:rPr>
      </w:pPr>
      <w:del w:id="447" w:author="hp" w:date="2017-01-05T18:05:00Z">
        <w:r w:rsidRPr="0094686A">
          <w:rPr>
            <w:rFonts w:asciiTheme="majorBidi" w:hAnsiTheme="majorBidi" w:cstheme="majorBidi"/>
            <w:sz w:val="22"/>
            <w:szCs w:val="22"/>
          </w:rPr>
          <w:delText>{</w:delText>
        </w:r>
      </w:del>
    </w:p>
    <w:p w14:paraId="2F26D7EA" w14:textId="77777777" w:rsidR="00BB71D4" w:rsidRPr="0094686A" w:rsidRDefault="00BB71D4" w:rsidP="00A24E63">
      <w:pPr>
        <w:pStyle w:val="HTML"/>
        <w:spacing w:after="120"/>
        <w:rPr>
          <w:del w:id="448" w:author="hp" w:date="2017-01-05T18:05:00Z"/>
          <w:rFonts w:asciiTheme="majorBidi" w:hAnsiTheme="majorBidi" w:cstheme="majorBidi"/>
          <w:sz w:val="22"/>
          <w:szCs w:val="22"/>
        </w:rPr>
      </w:pPr>
      <w:del w:id="449" w:author="hp" w:date="2017-01-05T18:05:00Z">
        <w:r w:rsidRPr="0094686A">
          <w:rPr>
            <w:rFonts w:asciiTheme="majorBidi" w:hAnsiTheme="majorBidi" w:cstheme="majorBidi"/>
            <w:sz w:val="22"/>
            <w:szCs w:val="22"/>
          </w:rPr>
          <w:delText xml:space="preserve">  byte state;</w:delText>
        </w:r>
      </w:del>
    </w:p>
    <w:p w14:paraId="34545E74" w14:textId="77777777" w:rsidR="00BB71D4" w:rsidRPr="0094686A" w:rsidRDefault="00BB71D4" w:rsidP="00A24E63">
      <w:pPr>
        <w:pStyle w:val="HTML"/>
        <w:spacing w:after="120"/>
        <w:rPr>
          <w:del w:id="450" w:author="hp" w:date="2017-01-05T18:05:00Z"/>
          <w:rFonts w:asciiTheme="majorBidi" w:hAnsiTheme="majorBidi" w:cstheme="majorBidi"/>
          <w:sz w:val="22"/>
          <w:szCs w:val="22"/>
        </w:rPr>
      </w:pPr>
      <w:del w:id="451" w:author="hp" w:date="2017-01-05T18:05:00Z">
        <w:r w:rsidRPr="0094686A">
          <w:rPr>
            <w:rFonts w:asciiTheme="majorBidi" w:hAnsiTheme="majorBidi" w:cstheme="majorBidi"/>
            <w:sz w:val="22"/>
            <w:szCs w:val="22"/>
          </w:rPr>
          <w:delText xml:space="preserve">  state = 3;</w:delText>
        </w:r>
      </w:del>
    </w:p>
    <w:p w14:paraId="23B84D9A" w14:textId="77777777" w:rsidR="00BB71D4" w:rsidRPr="0094686A" w:rsidRDefault="00BB71D4" w:rsidP="00A24E63">
      <w:pPr>
        <w:pStyle w:val="HTML"/>
        <w:spacing w:after="120"/>
        <w:rPr>
          <w:del w:id="452" w:author="hp" w:date="2017-01-05T18:05:00Z"/>
          <w:rFonts w:asciiTheme="majorBidi" w:hAnsiTheme="majorBidi" w:cstheme="majorBidi"/>
          <w:sz w:val="22"/>
          <w:szCs w:val="22"/>
        </w:rPr>
      </w:pPr>
      <w:del w:id="453" w:author="hp" w:date="2017-01-05T18:05:00Z">
        <w:r w:rsidRPr="0094686A">
          <w:rPr>
            <w:rFonts w:asciiTheme="majorBidi" w:hAnsiTheme="majorBidi" w:cstheme="majorBidi"/>
            <w:sz w:val="22"/>
            <w:szCs w:val="22"/>
          </w:rPr>
          <w:delText>}</w:delText>
        </w:r>
      </w:del>
    </w:p>
    <w:p w14:paraId="7085DD6A" w14:textId="77777777" w:rsidR="00BB71D4" w:rsidRPr="0094686A" w:rsidRDefault="00BB71D4" w:rsidP="00A24E63">
      <w:pPr>
        <w:pStyle w:val="NormalWeb"/>
        <w:spacing w:before="0" w:beforeAutospacing="0" w:after="120" w:afterAutospacing="0"/>
        <w:rPr>
          <w:del w:id="454" w:author="hp" w:date="2017-01-05T18:05:00Z"/>
          <w:rFonts w:asciiTheme="majorBidi" w:hAnsiTheme="majorBidi" w:cstheme="majorBidi"/>
          <w:sz w:val="22"/>
          <w:szCs w:val="22"/>
        </w:rPr>
      </w:pPr>
      <w:del w:id="455" w:author="hp" w:date="2017-01-05T18:05:00Z">
        <w:r w:rsidRPr="0094686A">
          <w:rPr>
            <w:rFonts w:asciiTheme="majorBidi" w:hAnsiTheme="majorBidi" w:cstheme="majorBidi"/>
            <w:sz w:val="22"/>
            <w:szCs w:val="22"/>
          </w:rPr>
          <w:delText xml:space="preserve">The </w:delText>
        </w:r>
        <w:r w:rsidRPr="0094686A">
          <w:rPr>
            <w:rStyle w:val="HTML1"/>
            <w:rFonts w:asciiTheme="majorBidi" w:eastAsia="Arial" w:hAnsiTheme="majorBidi" w:cstheme="majorBidi"/>
            <w:i/>
            <w:iCs/>
            <w:sz w:val="22"/>
            <w:szCs w:val="22"/>
          </w:rPr>
          <w:delText>proctype</w:delText>
        </w:r>
        <w:r w:rsidRPr="0094686A">
          <w:rPr>
            <w:rFonts w:asciiTheme="majorBidi" w:hAnsiTheme="majorBidi" w:cstheme="majorBidi"/>
            <w:sz w:val="22"/>
            <w:szCs w:val="22"/>
          </w:rPr>
          <w:delText xml:space="preserve"> definition only declares process behavior, it does not execute it. Initially, in the PROMELA model, just one process will be executed: a process of type </w:delText>
        </w:r>
        <w:r w:rsidRPr="0094686A">
          <w:rPr>
            <w:rStyle w:val="HTML1"/>
            <w:rFonts w:asciiTheme="majorBidi" w:eastAsia="Arial" w:hAnsiTheme="majorBidi" w:cstheme="majorBidi"/>
            <w:i/>
            <w:iCs/>
            <w:sz w:val="22"/>
            <w:szCs w:val="22"/>
          </w:rPr>
          <w:delText>init</w:delText>
        </w:r>
        <w:r w:rsidRPr="0094686A">
          <w:rPr>
            <w:rFonts w:asciiTheme="majorBidi" w:hAnsiTheme="majorBidi" w:cstheme="majorBidi"/>
            <w:sz w:val="22"/>
            <w:szCs w:val="22"/>
          </w:rPr>
          <w:delText xml:space="preserve">, that must be declared explicitly in every PROMELA specification. </w:delText>
        </w:r>
      </w:del>
    </w:p>
    <w:p w14:paraId="5A8C2EDB" w14:textId="77777777" w:rsidR="00BB71D4" w:rsidRPr="0094686A" w:rsidRDefault="00BB71D4" w:rsidP="00A24E63">
      <w:pPr>
        <w:pStyle w:val="NormalWeb"/>
        <w:spacing w:before="0" w:beforeAutospacing="0" w:after="120" w:afterAutospacing="0"/>
        <w:rPr>
          <w:del w:id="456" w:author="hp" w:date="2017-01-05T18:05:00Z"/>
          <w:rFonts w:asciiTheme="majorBidi" w:hAnsiTheme="majorBidi" w:cstheme="majorBidi"/>
          <w:sz w:val="22"/>
          <w:szCs w:val="22"/>
        </w:rPr>
      </w:pPr>
      <w:del w:id="457" w:author="hp" w:date="2017-01-05T18:05:00Z">
        <w:r w:rsidRPr="0094686A">
          <w:rPr>
            <w:rFonts w:asciiTheme="majorBidi" w:hAnsiTheme="majorBidi" w:cstheme="majorBidi"/>
            <w:sz w:val="22"/>
            <w:szCs w:val="22"/>
          </w:rPr>
          <w:delText xml:space="preserve">New processes can be spawn using the </w:delText>
        </w:r>
        <w:r w:rsidRPr="0094686A">
          <w:rPr>
            <w:rStyle w:val="HTML1"/>
            <w:rFonts w:asciiTheme="majorBidi" w:eastAsia="Arial" w:hAnsiTheme="majorBidi" w:cstheme="majorBidi"/>
            <w:sz w:val="22"/>
            <w:szCs w:val="22"/>
          </w:rPr>
          <w:delText>run</w:delText>
        </w:r>
        <w:r w:rsidRPr="0094686A">
          <w:rPr>
            <w:rFonts w:asciiTheme="majorBidi" w:hAnsiTheme="majorBidi" w:cstheme="majorBidi"/>
            <w:sz w:val="22"/>
            <w:szCs w:val="22"/>
          </w:rPr>
          <w:delText xml:space="preserve"> statement. It takes as argument the name of a process type and instantiate it. The </w:delText>
        </w:r>
        <w:r w:rsidRPr="0094686A">
          <w:rPr>
            <w:rStyle w:val="HTML1"/>
            <w:rFonts w:asciiTheme="majorBidi" w:eastAsia="Arial" w:hAnsiTheme="majorBidi" w:cstheme="majorBidi"/>
            <w:sz w:val="22"/>
            <w:szCs w:val="22"/>
          </w:rPr>
          <w:delText>run</w:delText>
        </w:r>
        <w:r w:rsidRPr="0094686A">
          <w:rPr>
            <w:rFonts w:asciiTheme="majorBidi" w:hAnsiTheme="majorBidi" w:cstheme="majorBidi"/>
            <w:sz w:val="22"/>
            <w:szCs w:val="22"/>
          </w:rPr>
          <w:delText xml:space="preserve"> operator can be used in the body of the </w:delText>
        </w:r>
        <w:r w:rsidRPr="0094686A">
          <w:rPr>
            <w:rStyle w:val="HTML1"/>
            <w:rFonts w:asciiTheme="majorBidi" w:eastAsia="Arial" w:hAnsiTheme="majorBidi" w:cstheme="majorBidi"/>
            <w:sz w:val="22"/>
            <w:szCs w:val="22"/>
          </w:rPr>
          <w:delText>proctype</w:delText>
        </w:r>
        <w:r w:rsidRPr="0094686A">
          <w:rPr>
            <w:rFonts w:asciiTheme="majorBidi" w:hAnsiTheme="majorBidi" w:cstheme="majorBidi"/>
            <w:sz w:val="22"/>
            <w:szCs w:val="22"/>
          </w:rPr>
          <w:delText xml:space="preserve"> definitions, not only in the initial process. This allows for dynamic creation of processes in PROMELA. </w:delText>
        </w:r>
      </w:del>
    </w:p>
    <w:p w14:paraId="4EEE716F" w14:textId="77777777" w:rsidR="00BB71D4" w:rsidRPr="0094686A" w:rsidRDefault="00BB71D4" w:rsidP="00A24E63">
      <w:pPr>
        <w:pStyle w:val="NormalWeb"/>
        <w:spacing w:before="0" w:beforeAutospacing="0" w:after="120" w:afterAutospacing="0"/>
        <w:rPr>
          <w:del w:id="458" w:author="hp" w:date="2017-01-05T18:05:00Z"/>
          <w:rFonts w:asciiTheme="majorBidi" w:hAnsiTheme="majorBidi" w:cstheme="majorBidi"/>
          <w:sz w:val="22"/>
          <w:szCs w:val="22"/>
        </w:rPr>
      </w:pPr>
      <w:del w:id="459" w:author="hp" w:date="2017-01-05T18:05:00Z">
        <w:r w:rsidRPr="0094686A">
          <w:rPr>
            <w:rFonts w:asciiTheme="majorBidi" w:hAnsiTheme="majorBidi" w:cstheme="majorBidi"/>
            <w:sz w:val="22"/>
            <w:szCs w:val="22"/>
          </w:rPr>
          <w:delText xml:space="preserve">An executing process disappears when it terminates, that is, it reaches the end of the body in the </w:delText>
        </w:r>
        <w:r w:rsidRPr="0094686A">
          <w:rPr>
            <w:rStyle w:val="HTML1"/>
            <w:rFonts w:asciiTheme="majorBidi" w:eastAsia="Arial" w:hAnsiTheme="majorBidi" w:cstheme="majorBidi"/>
            <w:sz w:val="22"/>
            <w:szCs w:val="22"/>
          </w:rPr>
          <w:delText>proctype</w:delText>
        </w:r>
        <w:r w:rsidRPr="0094686A">
          <w:rPr>
            <w:rFonts w:asciiTheme="majorBidi" w:hAnsiTheme="majorBidi" w:cstheme="majorBidi"/>
            <w:sz w:val="22"/>
            <w:szCs w:val="22"/>
          </w:rPr>
          <w:delText xml:space="preserve"> definition, but not before all processes that it started have terminated. </w:delText>
        </w:r>
      </w:del>
    </w:p>
    <w:p w14:paraId="1A173F95" w14:textId="7FA87220" w:rsidR="00BB71D4" w:rsidRPr="0094686A" w:rsidRDefault="00C7711C" w:rsidP="00A24E63">
      <w:pPr>
        <w:pStyle w:val="NormalWeb"/>
        <w:spacing w:before="0" w:beforeAutospacing="0" w:after="120" w:afterAutospacing="0"/>
        <w:rPr>
          <w:del w:id="460" w:author="hp" w:date="2017-01-05T18:05:00Z"/>
          <w:rFonts w:asciiTheme="majorBidi" w:hAnsiTheme="majorBidi" w:cstheme="majorBidi"/>
          <w:sz w:val="22"/>
          <w:szCs w:val="22"/>
        </w:rPr>
      </w:pPr>
      <w:del w:id="461" w:author="hp" w:date="2017-01-05T18:05:00Z">
        <w:r w:rsidRPr="0094686A">
          <w:rPr>
            <w:rFonts w:asciiTheme="majorBidi" w:hAnsiTheme="majorBidi" w:cstheme="majorBidi"/>
            <w:sz w:val="22"/>
            <w:szCs w:val="22"/>
          </w:rPr>
          <w:delText>Atomicity</w:delText>
        </w:r>
        <w:r w:rsidR="00BB71D4" w:rsidRPr="0094686A">
          <w:rPr>
            <w:rFonts w:asciiTheme="majorBidi" w:hAnsiTheme="majorBidi" w:cstheme="majorBidi"/>
            <w:sz w:val="22"/>
            <w:szCs w:val="22"/>
          </w:rPr>
          <w:delText xml:space="preserve">By prefixing a sequence of statements enclosed in curly braces with the keyword </w:delText>
        </w:r>
        <w:r w:rsidR="00BB71D4" w:rsidRPr="0094686A">
          <w:rPr>
            <w:rStyle w:val="HTML1"/>
            <w:rFonts w:asciiTheme="majorBidi" w:eastAsia="Arial" w:hAnsiTheme="majorBidi" w:cstheme="majorBidi"/>
            <w:sz w:val="22"/>
            <w:szCs w:val="22"/>
          </w:rPr>
          <w:delText>atomic</w:delText>
        </w:r>
        <w:r w:rsidR="00BB71D4" w:rsidRPr="0094686A">
          <w:rPr>
            <w:rFonts w:asciiTheme="majorBidi" w:hAnsiTheme="majorBidi" w:cstheme="majorBidi"/>
            <w:sz w:val="22"/>
            <w:szCs w:val="22"/>
          </w:rPr>
          <w:delTex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delText>
        </w:r>
      </w:del>
    </w:p>
    <w:p w14:paraId="7796A979" w14:textId="77777777" w:rsidR="000B3E65" w:rsidRPr="0094686A" w:rsidRDefault="000B3E65" w:rsidP="00A24E63">
      <w:pPr>
        <w:pStyle w:val="NormalWeb"/>
        <w:spacing w:before="0" w:beforeAutospacing="0" w:after="120" w:afterAutospacing="0"/>
        <w:rPr>
          <w:del w:id="462" w:author="hp" w:date="2017-01-05T18:05:00Z"/>
          <w:rFonts w:asciiTheme="majorBidi" w:hAnsiTheme="majorBidi" w:cstheme="majorBidi"/>
          <w:sz w:val="22"/>
          <w:szCs w:val="22"/>
        </w:rPr>
      </w:pPr>
    </w:p>
    <w:p w14:paraId="02EE5F03" w14:textId="77777777" w:rsidR="004C69BF" w:rsidRPr="0094686A" w:rsidRDefault="004C69BF" w:rsidP="00A24E63">
      <w:pPr>
        <w:pStyle w:val="2"/>
        <w:numPr>
          <w:ilvl w:val="0"/>
          <w:numId w:val="50"/>
        </w:numPr>
        <w:spacing w:after="120"/>
        <w:ind w:left="0"/>
        <w:rPr>
          <w:del w:id="463" w:author="hp" w:date="2017-01-05T18:05:00Z"/>
          <w:rFonts w:asciiTheme="majorBidi" w:hAnsiTheme="majorBidi" w:cstheme="majorBidi"/>
          <w:sz w:val="22"/>
        </w:rPr>
      </w:pPr>
      <w:bookmarkStart w:id="464" w:name="SECTION00615000000000000000"/>
      <w:bookmarkStart w:id="465" w:name="_Toc470446042"/>
      <w:commentRangeStart w:id="466"/>
      <w:del w:id="467" w:author="hp" w:date="2017-01-05T18:05:00Z">
        <w:r w:rsidRPr="0094686A">
          <w:rPr>
            <w:rFonts w:asciiTheme="majorBidi" w:hAnsiTheme="majorBidi" w:cstheme="majorBidi"/>
            <w:sz w:val="22"/>
          </w:rPr>
          <w:delText>Control Flow</w:delText>
        </w:r>
        <w:bookmarkEnd w:id="464"/>
        <w:bookmarkEnd w:id="465"/>
      </w:del>
    </w:p>
    <w:p w14:paraId="375F6D8F" w14:textId="77777777" w:rsidR="004C69BF" w:rsidRPr="0094686A" w:rsidRDefault="004C69BF" w:rsidP="00A24E63">
      <w:pPr>
        <w:spacing w:after="120" w:line="264" w:lineRule="auto"/>
        <w:ind w:left="0" w:right="0" w:firstLine="0"/>
        <w:rPr>
          <w:del w:id="468" w:author="hp" w:date="2017-01-05T18:05:00Z"/>
          <w:rFonts w:asciiTheme="majorBidi" w:hAnsiTheme="majorBidi" w:cstheme="majorBidi"/>
          <w:sz w:val="22"/>
        </w:rPr>
      </w:pPr>
    </w:p>
    <w:p w14:paraId="07C04562" w14:textId="3863CDE0" w:rsidR="004C69BF" w:rsidRPr="0094686A" w:rsidRDefault="004C69BF" w:rsidP="00A24E63">
      <w:pPr>
        <w:pStyle w:val="3"/>
        <w:spacing w:after="120"/>
        <w:ind w:left="0"/>
        <w:rPr>
          <w:del w:id="469" w:author="hp" w:date="2017-01-05T18:05:00Z"/>
          <w:rFonts w:asciiTheme="majorBidi" w:hAnsiTheme="majorBidi" w:cstheme="majorBidi"/>
          <w:sz w:val="22"/>
        </w:rPr>
      </w:pPr>
      <w:bookmarkStart w:id="470" w:name="SECTION00615100000000000000"/>
      <w:bookmarkStart w:id="471" w:name="_Toc470446043"/>
      <w:del w:id="472" w:author="hp" w:date="2017-01-05T18:05:00Z">
        <w:r w:rsidRPr="0094686A">
          <w:rPr>
            <w:rFonts w:asciiTheme="majorBidi" w:hAnsiTheme="majorBidi" w:cstheme="majorBidi"/>
            <w:sz w:val="22"/>
          </w:rPr>
          <w:delText>Case Selection</w:delText>
        </w:r>
        <w:bookmarkEnd w:id="470"/>
        <w:bookmarkEnd w:id="471"/>
        <w:commentRangeEnd w:id="466"/>
        <w:r w:rsidR="00C7711C" w:rsidRPr="0094686A">
          <w:rPr>
            <w:rStyle w:val="a8"/>
            <w:rFonts w:asciiTheme="majorBidi" w:eastAsia="Times New Roman" w:hAnsiTheme="majorBidi" w:cstheme="majorBidi"/>
            <w:b w:val="0"/>
            <w:i w:val="0"/>
            <w:sz w:val="22"/>
            <w:szCs w:val="22"/>
          </w:rPr>
          <w:commentReference w:id="466"/>
        </w:r>
      </w:del>
    </w:p>
    <w:p w14:paraId="55F0B6B2" w14:textId="3EA62AAF" w:rsidR="004C69BF" w:rsidRPr="0094686A" w:rsidRDefault="004C69BF" w:rsidP="00A24E63">
      <w:pPr>
        <w:spacing w:after="120" w:line="240" w:lineRule="auto"/>
        <w:ind w:left="0" w:right="0" w:firstLine="0"/>
        <w:jc w:val="left"/>
        <w:rPr>
          <w:del w:id="473" w:author="hp" w:date="2017-01-05T18:05:00Z"/>
          <w:rFonts w:asciiTheme="majorBidi" w:hAnsiTheme="majorBidi" w:cstheme="majorBidi"/>
          <w:color w:val="auto"/>
          <w:sz w:val="22"/>
        </w:rPr>
      </w:pPr>
      <w:del w:id="474" w:author="hp" w:date="2017-01-05T18:05:00Z">
        <w:r w:rsidRPr="0094686A">
          <w:rPr>
            <w:rFonts w:asciiTheme="majorBidi" w:hAnsiTheme="majorBidi" w:cstheme="majorBidi"/>
            <w:color w:val="auto"/>
            <w:sz w:val="22"/>
          </w:rPr>
          <w:delText>The simplest construct is the selection structure. Using the relative values of two variables a and b, for example we can write:</w:delText>
        </w:r>
      </w:del>
    </w:p>
    <w:p w14:paraId="0E9DA867"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75" w:author="hp" w:date="2017-01-05T18:05:00Z"/>
          <w:rFonts w:asciiTheme="majorBidi" w:hAnsiTheme="majorBidi" w:cstheme="majorBidi"/>
          <w:i/>
          <w:iCs/>
          <w:color w:val="auto"/>
          <w:sz w:val="22"/>
        </w:rPr>
      </w:pPr>
      <w:del w:id="476" w:author="hp" w:date="2017-01-05T18:05:00Z">
        <w:r w:rsidRPr="0094686A">
          <w:rPr>
            <w:rFonts w:asciiTheme="majorBidi" w:hAnsiTheme="majorBidi" w:cstheme="majorBidi"/>
            <w:i/>
            <w:iCs/>
            <w:color w:val="auto"/>
            <w:sz w:val="22"/>
          </w:rPr>
          <w:delText xml:space="preserve"> if</w:delText>
        </w:r>
      </w:del>
    </w:p>
    <w:p w14:paraId="515233CF"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77" w:author="hp" w:date="2017-01-05T18:05:00Z"/>
          <w:rFonts w:asciiTheme="majorBidi" w:hAnsiTheme="majorBidi" w:cstheme="majorBidi"/>
          <w:i/>
          <w:iCs/>
          <w:color w:val="auto"/>
          <w:sz w:val="22"/>
        </w:rPr>
      </w:pPr>
      <w:del w:id="478" w:author="hp" w:date="2017-01-05T18:05:00Z">
        <w:r w:rsidRPr="0094686A">
          <w:rPr>
            <w:rFonts w:asciiTheme="majorBidi" w:hAnsiTheme="majorBidi" w:cstheme="majorBidi"/>
            <w:i/>
            <w:iCs/>
            <w:color w:val="auto"/>
            <w:sz w:val="22"/>
          </w:rPr>
          <w:delText xml:space="preserve"> :: (a != b) -&gt; option1</w:delText>
        </w:r>
      </w:del>
    </w:p>
    <w:p w14:paraId="599A7579"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79" w:author="hp" w:date="2017-01-05T18:05:00Z"/>
          <w:rFonts w:asciiTheme="majorBidi" w:hAnsiTheme="majorBidi" w:cstheme="majorBidi"/>
          <w:i/>
          <w:iCs/>
          <w:color w:val="auto"/>
          <w:sz w:val="22"/>
        </w:rPr>
      </w:pPr>
      <w:del w:id="480" w:author="hp" w:date="2017-01-05T18:05:00Z">
        <w:r w:rsidRPr="0094686A">
          <w:rPr>
            <w:rFonts w:asciiTheme="majorBidi" w:hAnsiTheme="majorBidi" w:cstheme="majorBidi"/>
            <w:i/>
            <w:iCs/>
            <w:color w:val="auto"/>
            <w:sz w:val="22"/>
          </w:rPr>
          <w:delText xml:space="preserve"> :: (a == b) -&gt; option2</w:delText>
        </w:r>
      </w:del>
    </w:p>
    <w:p w14:paraId="159984AB"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81" w:author="hp" w:date="2017-01-05T18:05:00Z"/>
          <w:rFonts w:asciiTheme="majorBidi" w:hAnsiTheme="majorBidi" w:cstheme="majorBidi"/>
          <w:i/>
          <w:iCs/>
          <w:color w:val="auto"/>
          <w:sz w:val="22"/>
        </w:rPr>
      </w:pPr>
      <w:del w:id="482" w:author="hp" w:date="2017-01-05T18:05:00Z">
        <w:r w:rsidRPr="0094686A">
          <w:rPr>
            <w:rFonts w:asciiTheme="majorBidi" w:hAnsiTheme="majorBidi" w:cstheme="majorBidi"/>
            <w:i/>
            <w:iCs/>
            <w:color w:val="auto"/>
            <w:sz w:val="22"/>
          </w:rPr>
          <w:delText xml:space="preserve"> fi</w:delText>
        </w:r>
      </w:del>
    </w:p>
    <w:p w14:paraId="3D834234" w14:textId="7C2F1FB8" w:rsidR="004C69BF" w:rsidRPr="0094686A" w:rsidRDefault="004C69BF" w:rsidP="00A24E63">
      <w:pPr>
        <w:spacing w:after="120" w:line="240" w:lineRule="auto"/>
        <w:ind w:left="0" w:right="0" w:firstLine="0"/>
        <w:jc w:val="left"/>
        <w:rPr>
          <w:del w:id="483" w:author="hp" w:date="2017-01-05T18:05:00Z"/>
          <w:rFonts w:asciiTheme="majorBidi" w:hAnsiTheme="majorBidi" w:cstheme="majorBidi"/>
          <w:color w:val="auto"/>
          <w:sz w:val="22"/>
        </w:rPr>
      </w:pPr>
      <w:del w:id="484" w:author="hp" w:date="2017-01-05T18:05:00Z">
        <w:r w:rsidRPr="0094686A">
          <w:rPr>
            <w:rFonts w:asciiTheme="majorBidi" w:hAnsiTheme="majorBidi" w:cstheme="majorBidi"/>
            <w:color w:val="auto"/>
            <w:sz w:val="22"/>
          </w:rPr>
          <w:delText>The selection structure contains two execution sequences, each preceded by a double colon. One sequence from the list will be executed. A sequence can be selected only if its first statement is executable. The first statement of a control sequence is called a guard.</w:delText>
        </w:r>
      </w:del>
    </w:p>
    <w:p w14:paraId="6F8F9390" w14:textId="77777777" w:rsidR="004C69BF" w:rsidRPr="0094686A" w:rsidRDefault="004C69BF" w:rsidP="00A24E63">
      <w:pPr>
        <w:spacing w:after="120" w:line="240" w:lineRule="auto"/>
        <w:ind w:left="0" w:right="0" w:firstLine="0"/>
        <w:jc w:val="left"/>
        <w:rPr>
          <w:del w:id="485" w:author="hp" w:date="2017-01-05T18:05:00Z"/>
          <w:rFonts w:asciiTheme="majorBidi" w:hAnsiTheme="majorBidi" w:cstheme="majorBidi"/>
          <w:color w:val="auto"/>
          <w:sz w:val="22"/>
        </w:rPr>
      </w:pPr>
      <w:del w:id="486" w:author="hp" w:date="2017-01-05T18:05:00Z">
        <w:r w:rsidRPr="0094686A">
          <w:rPr>
            <w:rFonts w:asciiTheme="majorBidi" w:hAnsiTheme="majorBidi" w:cstheme="majorBidi"/>
            <w:color w:val="auto"/>
            <w:sz w:val="22"/>
          </w:rPr>
          <w:delText>In the example above, the guards are mutually exclusive, but they need not be. If more than one guard is executable, one of the corresponding sequences is selected non-deterministically. If all guards are unexecutable the process will block until one of them can be selected.</w:delText>
        </w:r>
      </w:del>
    </w:p>
    <w:p w14:paraId="10720974" w14:textId="69BF5DAE" w:rsidR="00B40032" w:rsidRPr="0094686A" w:rsidRDefault="004C69BF" w:rsidP="00A24E63">
      <w:pPr>
        <w:spacing w:after="120" w:line="240" w:lineRule="auto"/>
        <w:ind w:left="0" w:right="0" w:firstLine="0"/>
        <w:jc w:val="left"/>
        <w:rPr>
          <w:del w:id="487" w:author="hp" w:date="2017-01-05T18:05:00Z"/>
          <w:rFonts w:asciiTheme="majorBidi" w:hAnsiTheme="majorBidi" w:cstheme="majorBidi"/>
          <w:color w:val="auto"/>
          <w:sz w:val="22"/>
        </w:rPr>
      </w:pPr>
      <w:del w:id="488" w:author="hp" w:date="2017-01-05T18:05:00Z">
        <w:r w:rsidRPr="0094686A">
          <w:rPr>
            <w:rFonts w:asciiTheme="majorBidi" w:hAnsiTheme="majorBidi" w:cstheme="majorBidi"/>
            <w:color w:val="auto"/>
            <w:sz w:val="22"/>
          </w:rPr>
          <w:delTex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delText>
        </w:r>
      </w:del>
    </w:p>
    <w:p w14:paraId="2A32EBF0" w14:textId="39A6A366" w:rsidR="004C69BF" w:rsidRPr="0094686A" w:rsidRDefault="004C69BF" w:rsidP="00A24E63">
      <w:pPr>
        <w:pStyle w:val="3"/>
        <w:spacing w:after="120"/>
        <w:ind w:left="0" w:firstLine="0"/>
        <w:rPr>
          <w:del w:id="489" w:author="hp" w:date="2017-01-05T18:05:00Z"/>
          <w:rFonts w:asciiTheme="majorBidi" w:hAnsiTheme="majorBidi" w:cstheme="majorBidi"/>
          <w:sz w:val="22"/>
        </w:rPr>
      </w:pPr>
      <w:bookmarkStart w:id="490" w:name="SECTION00615200000000000000"/>
      <w:bookmarkStart w:id="491" w:name="_Toc470446044"/>
      <w:del w:id="492" w:author="hp" w:date="2017-01-05T18:05:00Z">
        <w:r w:rsidRPr="0094686A">
          <w:rPr>
            <w:rFonts w:asciiTheme="majorBidi" w:hAnsiTheme="majorBidi" w:cstheme="majorBidi"/>
            <w:sz w:val="22"/>
          </w:rPr>
          <w:delText>Repetition</w:delText>
        </w:r>
        <w:bookmarkEnd w:id="490"/>
        <w:bookmarkEnd w:id="491"/>
      </w:del>
    </w:p>
    <w:p w14:paraId="5D66C1F6" w14:textId="1E227017" w:rsidR="004C69BF" w:rsidRPr="0094686A" w:rsidRDefault="004C69BF" w:rsidP="00A24E63">
      <w:pPr>
        <w:spacing w:after="120" w:line="240" w:lineRule="auto"/>
        <w:ind w:left="0" w:right="0" w:firstLine="0"/>
        <w:jc w:val="left"/>
        <w:rPr>
          <w:del w:id="493" w:author="hp" w:date="2017-01-05T18:05:00Z"/>
          <w:rFonts w:asciiTheme="majorBidi" w:hAnsiTheme="majorBidi" w:cstheme="majorBidi"/>
          <w:color w:val="auto"/>
          <w:sz w:val="22"/>
        </w:rPr>
      </w:pPr>
      <w:del w:id="494" w:author="hp" w:date="2017-01-05T18:05:00Z">
        <w:r w:rsidRPr="0094686A">
          <w:rPr>
            <w:rFonts w:asciiTheme="majorBidi" w:hAnsiTheme="majorBidi" w:cstheme="majorBidi"/>
            <w:color w:val="auto"/>
            <w:sz w:val="22"/>
          </w:rPr>
          <w:delText>A logical extension of the selection stucture is the repetition structure. For example:</w:delText>
        </w:r>
      </w:del>
    </w:p>
    <w:p w14:paraId="4A2BD9B7"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95" w:author="hp" w:date="2017-01-05T18:05:00Z"/>
          <w:rFonts w:asciiTheme="majorBidi" w:hAnsiTheme="majorBidi" w:cstheme="majorBidi"/>
          <w:i/>
          <w:iCs/>
          <w:color w:val="auto"/>
          <w:sz w:val="22"/>
        </w:rPr>
      </w:pPr>
      <w:del w:id="496" w:author="hp" w:date="2017-01-05T18:05:00Z">
        <w:r w:rsidRPr="0094686A">
          <w:rPr>
            <w:rFonts w:asciiTheme="majorBidi" w:hAnsiTheme="majorBidi" w:cstheme="majorBidi"/>
            <w:i/>
            <w:iCs/>
            <w:color w:val="auto"/>
            <w:sz w:val="22"/>
          </w:rPr>
          <w:delText xml:space="preserve"> do </w:delText>
        </w:r>
      </w:del>
    </w:p>
    <w:p w14:paraId="0F4C0D76"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97" w:author="hp" w:date="2017-01-05T18:05:00Z"/>
          <w:rFonts w:asciiTheme="majorBidi" w:hAnsiTheme="majorBidi" w:cstheme="majorBidi"/>
          <w:i/>
          <w:iCs/>
          <w:color w:val="auto"/>
          <w:sz w:val="22"/>
        </w:rPr>
      </w:pPr>
      <w:del w:id="498" w:author="hp" w:date="2017-01-05T18:05:00Z">
        <w:r w:rsidRPr="0094686A">
          <w:rPr>
            <w:rFonts w:asciiTheme="majorBidi" w:hAnsiTheme="majorBidi" w:cstheme="majorBidi"/>
            <w:i/>
            <w:iCs/>
            <w:color w:val="auto"/>
            <w:sz w:val="22"/>
          </w:rPr>
          <w:delText xml:space="preserve"> :: count = count + 1</w:delText>
        </w:r>
      </w:del>
    </w:p>
    <w:p w14:paraId="73AD2262"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499" w:author="hp" w:date="2017-01-05T18:05:00Z"/>
          <w:rFonts w:asciiTheme="majorBidi" w:hAnsiTheme="majorBidi" w:cstheme="majorBidi"/>
          <w:i/>
          <w:iCs/>
          <w:color w:val="auto"/>
          <w:sz w:val="22"/>
        </w:rPr>
      </w:pPr>
      <w:del w:id="500" w:author="hp" w:date="2017-01-05T18:05:00Z">
        <w:r w:rsidRPr="0094686A">
          <w:rPr>
            <w:rFonts w:asciiTheme="majorBidi" w:hAnsiTheme="majorBidi" w:cstheme="majorBidi"/>
            <w:i/>
            <w:iCs/>
            <w:color w:val="auto"/>
            <w:sz w:val="22"/>
          </w:rPr>
          <w:delText xml:space="preserve"> :: count = count - 1</w:delText>
        </w:r>
      </w:del>
    </w:p>
    <w:p w14:paraId="540D047C"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01" w:author="hp" w:date="2017-01-05T18:05:00Z"/>
          <w:rFonts w:asciiTheme="majorBidi" w:hAnsiTheme="majorBidi" w:cstheme="majorBidi"/>
          <w:i/>
          <w:iCs/>
          <w:color w:val="auto"/>
          <w:sz w:val="22"/>
        </w:rPr>
      </w:pPr>
      <w:del w:id="502" w:author="hp" w:date="2017-01-05T18:05:00Z">
        <w:r w:rsidRPr="0094686A">
          <w:rPr>
            <w:rFonts w:asciiTheme="majorBidi" w:hAnsiTheme="majorBidi" w:cstheme="majorBidi"/>
            <w:i/>
            <w:iCs/>
            <w:color w:val="auto"/>
            <w:sz w:val="22"/>
          </w:rPr>
          <w:delText xml:space="preserve"> :: (count == 0) -&gt; break</w:delText>
        </w:r>
      </w:del>
    </w:p>
    <w:p w14:paraId="1271DEB1"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03" w:author="hp" w:date="2017-01-05T18:05:00Z"/>
          <w:rFonts w:asciiTheme="majorBidi" w:hAnsiTheme="majorBidi" w:cstheme="majorBidi"/>
          <w:i/>
          <w:iCs/>
          <w:color w:val="auto"/>
          <w:sz w:val="22"/>
        </w:rPr>
      </w:pPr>
      <w:del w:id="504" w:author="hp" w:date="2017-01-05T18:05:00Z">
        <w:r w:rsidRPr="0094686A">
          <w:rPr>
            <w:rFonts w:asciiTheme="majorBidi" w:hAnsiTheme="majorBidi" w:cstheme="majorBidi"/>
            <w:i/>
            <w:iCs/>
            <w:color w:val="auto"/>
            <w:sz w:val="22"/>
          </w:rPr>
          <w:delText xml:space="preserve"> od</w:delText>
        </w:r>
      </w:del>
    </w:p>
    <w:p w14:paraId="01A2A1C1" w14:textId="6B1C82EC" w:rsidR="000B3E65" w:rsidRPr="0094686A" w:rsidRDefault="004C69BF" w:rsidP="00A24E63">
      <w:pPr>
        <w:spacing w:after="120" w:line="22" w:lineRule="atLeast"/>
        <w:ind w:left="0" w:right="0" w:firstLine="0"/>
        <w:rPr>
          <w:del w:id="505" w:author="hp" w:date="2017-01-05T18:05:00Z"/>
          <w:rFonts w:asciiTheme="majorBidi" w:hAnsiTheme="majorBidi" w:cstheme="majorBidi"/>
          <w:color w:val="auto"/>
          <w:sz w:val="22"/>
        </w:rPr>
      </w:pPr>
      <w:del w:id="506" w:author="hp" w:date="2017-01-05T18:05:00Z">
        <w:r w:rsidRPr="0094686A">
          <w:rPr>
            <w:rFonts w:asciiTheme="majorBidi" w:hAnsiTheme="majorBidi" w:cstheme="majorBidi"/>
            <w:color w:val="auto"/>
            <w:sz w:val="22"/>
          </w:rPr>
          <w:delTex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delText>
        </w:r>
      </w:del>
    </w:p>
    <w:p w14:paraId="26656422" w14:textId="1E9B71C1" w:rsidR="0042507A" w:rsidRPr="0094686A" w:rsidRDefault="004C69BF" w:rsidP="00A24E63">
      <w:pPr>
        <w:pStyle w:val="3"/>
        <w:spacing w:after="120"/>
        <w:ind w:left="0"/>
        <w:rPr>
          <w:del w:id="507" w:author="hp" w:date="2017-01-05T18:05:00Z"/>
          <w:rFonts w:asciiTheme="majorBidi" w:hAnsiTheme="majorBidi" w:cstheme="majorBidi"/>
          <w:sz w:val="22"/>
        </w:rPr>
      </w:pPr>
      <w:bookmarkStart w:id="508" w:name="_Toc470446045"/>
      <w:del w:id="509" w:author="hp" w:date="2017-01-05T18:05:00Z">
        <w:r w:rsidRPr="0094686A">
          <w:rPr>
            <w:rFonts w:asciiTheme="majorBidi" w:hAnsiTheme="majorBidi" w:cstheme="majorBidi"/>
            <w:sz w:val="22"/>
          </w:rPr>
          <w:delText>Unconditional Jumps</w:delText>
        </w:r>
        <w:bookmarkEnd w:id="508"/>
      </w:del>
    </w:p>
    <w:p w14:paraId="64D96D9E" w14:textId="77777777" w:rsidR="004C69BF" w:rsidRPr="0094686A" w:rsidRDefault="004C69BF" w:rsidP="00A24E63">
      <w:pPr>
        <w:spacing w:after="120" w:line="240" w:lineRule="auto"/>
        <w:ind w:left="0" w:right="0" w:firstLine="0"/>
        <w:jc w:val="left"/>
        <w:rPr>
          <w:del w:id="510" w:author="hp" w:date="2017-01-05T18:05:00Z"/>
          <w:rFonts w:asciiTheme="majorBidi" w:hAnsiTheme="majorBidi" w:cstheme="majorBidi"/>
          <w:color w:val="auto"/>
          <w:sz w:val="22"/>
        </w:rPr>
      </w:pPr>
      <w:del w:id="511" w:author="hp" w:date="2017-01-05T18:05:00Z">
        <w:r w:rsidRPr="0094686A">
          <w:rPr>
            <w:rFonts w:asciiTheme="majorBidi" w:hAnsiTheme="majorBidi" w:cstheme="majorBidi"/>
            <w:color w:val="auto"/>
            <w:sz w:val="22"/>
          </w:rPr>
          <w:delText>Another way to break a loop is the goto statement. For example, we can modify the example above as follows:</w:delText>
        </w:r>
      </w:del>
    </w:p>
    <w:p w14:paraId="044F2124"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2" w:author="hp" w:date="2017-01-05T18:05:00Z"/>
          <w:rFonts w:asciiTheme="majorBidi" w:hAnsiTheme="majorBidi" w:cstheme="majorBidi"/>
          <w:i/>
          <w:iCs/>
          <w:color w:val="auto"/>
          <w:sz w:val="22"/>
        </w:rPr>
      </w:pPr>
      <w:del w:id="513" w:author="hp" w:date="2017-01-05T18:05:00Z">
        <w:r w:rsidRPr="0094686A">
          <w:rPr>
            <w:rFonts w:asciiTheme="majorBidi" w:hAnsiTheme="majorBidi" w:cstheme="majorBidi"/>
            <w:i/>
            <w:iCs/>
            <w:color w:val="auto"/>
            <w:sz w:val="22"/>
          </w:rPr>
          <w:delText xml:space="preserve">  do </w:delText>
        </w:r>
      </w:del>
    </w:p>
    <w:p w14:paraId="6AB71447"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4" w:author="hp" w:date="2017-01-05T18:05:00Z"/>
          <w:rFonts w:asciiTheme="majorBidi" w:hAnsiTheme="majorBidi" w:cstheme="majorBidi"/>
          <w:i/>
          <w:iCs/>
          <w:color w:val="auto"/>
          <w:sz w:val="22"/>
        </w:rPr>
      </w:pPr>
      <w:del w:id="515" w:author="hp" w:date="2017-01-05T18:05:00Z">
        <w:r w:rsidRPr="0094686A">
          <w:rPr>
            <w:rFonts w:asciiTheme="majorBidi" w:hAnsiTheme="majorBidi" w:cstheme="majorBidi"/>
            <w:i/>
            <w:iCs/>
            <w:color w:val="auto"/>
            <w:sz w:val="22"/>
          </w:rPr>
          <w:delText xml:space="preserve">  :: count = count + 1</w:delText>
        </w:r>
      </w:del>
    </w:p>
    <w:p w14:paraId="0C91DC76"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6" w:author="hp" w:date="2017-01-05T18:05:00Z"/>
          <w:rFonts w:asciiTheme="majorBidi" w:hAnsiTheme="majorBidi" w:cstheme="majorBidi"/>
          <w:i/>
          <w:iCs/>
          <w:color w:val="auto"/>
          <w:sz w:val="22"/>
        </w:rPr>
      </w:pPr>
      <w:del w:id="517" w:author="hp" w:date="2017-01-05T18:05:00Z">
        <w:r w:rsidRPr="0094686A">
          <w:rPr>
            <w:rFonts w:asciiTheme="majorBidi" w:hAnsiTheme="majorBidi" w:cstheme="majorBidi"/>
            <w:i/>
            <w:iCs/>
            <w:color w:val="auto"/>
            <w:sz w:val="22"/>
          </w:rPr>
          <w:delText xml:space="preserve">  :: count = count - 1</w:delText>
        </w:r>
      </w:del>
    </w:p>
    <w:p w14:paraId="52C34739"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18" w:author="hp" w:date="2017-01-05T18:05:00Z"/>
          <w:rFonts w:asciiTheme="majorBidi" w:hAnsiTheme="majorBidi" w:cstheme="majorBidi"/>
          <w:i/>
          <w:iCs/>
          <w:color w:val="auto"/>
          <w:sz w:val="22"/>
        </w:rPr>
      </w:pPr>
      <w:del w:id="519" w:author="hp" w:date="2017-01-05T18:05:00Z">
        <w:r w:rsidRPr="0094686A">
          <w:rPr>
            <w:rFonts w:asciiTheme="majorBidi" w:hAnsiTheme="majorBidi" w:cstheme="majorBidi"/>
            <w:i/>
            <w:iCs/>
            <w:color w:val="auto"/>
            <w:sz w:val="22"/>
          </w:rPr>
          <w:delText xml:space="preserve">  :: (count == 0) -&gt; goto done</w:delText>
        </w:r>
      </w:del>
    </w:p>
    <w:p w14:paraId="418ABC5B" w14:textId="2A7984AE"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0" w:author="hp" w:date="2017-01-05T18:05:00Z"/>
          <w:rFonts w:asciiTheme="majorBidi" w:hAnsiTheme="majorBidi" w:cstheme="majorBidi"/>
          <w:i/>
          <w:iCs/>
          <w:color w:val="auto"/>
          <w:sz w:val="22"/>
        </w:rPr>
      </w:pPr>
      <w:del w:id="521" w:author="hp" w:date="2017-01-05T18:05:00Z">
        <w:r w:rsidRPr="0094686A">
          <w:rPr>
            <w:rFonts w:asciiTheme="majorBidi" w:hAnsiTheme="majorBidi" w:cstheme="majorBidi"/>
            <w:i/>
            <w:iCs/>
            <w:color w:val="auto"/>
            <w:sz w:val="22"/>
          </w:rPr>
          <w:delText xml:space="preserve">  od</w:delText>
        </w:r>
      </w:del>
    </w:p>
    <w:p w14:paraId="12E3BDD6"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2" w:author="hp" w:date="2017-01-05T18:05:00Z"/>
          <w:rFonts w:asciiTheme="majorBidi" w:hAnsiTheme="majorBidi" w:cstheme="majorBidi"/>
          <w:i/>
          <w:iCs/>
          <w:color w:val="auto"/>
          <w:sz w:val="22"/>
        </w:rPr>
      </w:pPr>
    </w:p>
    <w:p w14:paraId="0268C00F"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3" w:author="hp" w:date="2017-01-05T18:05:00Z"/>
          <w:rFonts w:asciiTheme="majorBidi" w:hAnsiTheme="majorBidi" w:cstheme="majorBidi"/>
          <w:i/>
          <w:iCs/>
          <w:color w:val="auto"/>
          <w:sz w:val="22"/>
        </w:rPr>
      </w:pPr>
      <w:del w:id="524" w:author="hp" w:date="2017-01-05T18:05:00Z">
        <w:r w:rsidRPr="0094686A">
          <w:rPr>
            <w:rFonts w:asciiTheme="majorBidi" w:hAnsiTheme="majorBidi" w:cstheme="majorBidi"/>
            <w:i/>
            <w:iCs/>
            <w:color w:val="auto"/>
            <w:sz w:val="22"/>
          </w:rPr>
          <w:delText xml:space="preserve"> done:</w:delText>
        </w:r>
      </w:del>
    </w:p>
    <w:p w14:paraId="079CC07E" w14:textId="2D0C6446"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5" w:author="hp" w:date="2017-01-05T18:05:00Z"/>
          <w:rFonts w:asciiTheme="majorBidi" w:hAnsiTheme="majorBidi" w:cstheme="majorBidi"/>
          <w:i/>
          <w:iCs/>
          <w:color w:val="auto"/>
          <w:sz w:val="22"/>
        </w:rPr>
      </w:pPr>
      <w:del w:id="526" w:author="hp" w:date="2017-01-05T18:05:00Z">
        <w:r w:rsidRPr="0094686A">
          <w:rPr>
            <w:rFonts w:asciiTheme="majorBidi" w:hAnsiTheme="majorBidi" w:cstheme="majorBidi"/>
            <w:i/>
            <w:iCs/>
            <w:color w:val="auto"/>
            <w:sz w:val="22"/>
          </w:rPr>
          <w:delText xml:space="preserve">  skip;</w:delText>
        </w:r>
      </w:del>
    </w:p>
    <w:p w14:paraId="4F6F93E4" w14:textId="77777777" w:rsidR="004C69BF" w:rsidRPr="0094686A" w:rsidRDefault="004C69BF"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27" w:author="hp" w:date="2017-01-05T18:05:00Z"/>
          <w:rFonts w:asciiTheme="majorBidi" w:hAnsiTheme="majorBidi" w:cstheme="majorBidi"/>
          <w:color w:val="auto"/>
          <w:sz w:val="22"/>
        </w:rPr>
      </w:pPr>
    </w:p>
    <w:p w14:paraId="4CCA4F2F" w14:textId="271F9353" w:rsidR="004C69BF" w:rsidRPr="0094686A" w:rsidRDefault="004C69BF" w:rsidP="00A24E63">
      <w:pPr>
        <w:spacing w:after="120" w:line="22" w:lineRule="atLeast"/>
        <w:ind w:left="0" w:right="0" w:firstLine="0"/>
        <w:rPr>
          <w:del w:id="528" w:author="hp" w:date="2017-01-05T18:05:00Z"/>
          <w:rFonts w:asciiTheme="majorBidi" w:hAnsiTheme="majorBidi" w:cstheme="majorBidi"/>
          <w:color w:val="auto"/>
          <w:sz w:val="22"/>
        </w:rPr>
      </w:pPr>
      <w:del w:id="529" w:author="hp" w:date="2017-01-05T18:05:00Z">
        <w:r w:rsidRPr="0094686A">
          <w:rPr>
            <w:rFonts w:asciiTheme="majorBidi" w:hAnsiTheme="majorBidi" w:cstheme="majorBidi"/>
            <w:color w:val="auto"/>
            <w:sz w:val="22"/>
          </w:rPr>
          <w:delText>The goto in this example jumps to a label named done. A label can only appear before a statement. If we might want to jump at the end of the program, for example, a dummy statement skip is useful: it is a place holder that is always executable and has no effect.</w:delText>
        </w:r>
      </w:del>
    </w:p>
    <w:p w14:paraId="7FA0F5EF" w14:textId="77777777" w:rsidR="004C69BF" w:rsidRPr="0094686A" w:rsidRDefault="004C69BF" w:rsidP="00A24E63">
      <w:pPr>
        <w:pStyle w:val="2"/>
        <w:numPr>
          <w:ilvl w:val="0"/>
          <w:numId w:val="50"/>
        </w:numPr>
        <w:spacing w:after="120"/>
        <w:ind w:left="0"/>
        <w:rPr>
          <w:del w:id="530" w:author="hp" w:date="2017-01-05T18:05:00Z"/>
          <w:rFonts w:asciiTheme="majorBidi" w:hAnsiTheme="majorBidi" w:cstheme="majorBidi"/>
          <w:sz w:val="22"/>
        </w:rPr>
      </w:pPr>
      <w:bookmarkStart w:id="531" w:name="SECTION00618000000000000000"/>
      <w:bookmarkStart w:id="532" w:name="_Toc470446046"/>
      <w:del w:id="533" w:author="hp" w:date="2017-01-05T18:05:00Z">
        <w:r w:rsidRPr="0094686A">
          <w:rPr>
            <w:rFonts w:asciiTheme="majorBidi" w:hAnsiTheme="majorBidi" w:cstheme="majorBidi"/>
            <w:sz w:val="22"/>
          </w:rPr>
          <w:delText>Conditional Expressions</w:delText>
        </w:r>
        <w:bookmarkEnd w:id="531"/>
        <w:bookmarkEnd w:id="532"/>
      </w:del>
    </w:p>
    <w:p w14:paraId="5E142C08" w14:textId="77777777" w:rsidR="004C69BF" w:rsidRPr="0094686A" w:rsidRDefault="004C69BF" w:rsidP="00A24E63">
      <w:pPr>
        <w:spacing w:after="120" w:line="240" w:lineRule="auto"/>
        <w:ind w:left="0" w:right="0" w:firstLine="0"/>
        <w:jc w:val="left"/>
        <w:rPr>
          <w:del w:id="534" w:author="hp" w:date="2017-01-05T18:05:00Z"/>
          <w:rFonts w:asciiTheme="majorBidi" w:hAnsiTheme="majorBidi" w:cstheme="majorBidi"/>
          <w:color w:val="auto"/>
          <w:sz w:val="22"/>
        </w:rPr>
      </w:pPr>
      <w:del w:id="535" w:author="hp" w:date="2017-01-05T18:05:00Z">
        <w:r w:rsidRPr="0094686A">
          <w:rPr>
            <w:rFonts w:asciiTheme="majorBidi" w:hAnsiTheme="majorBidi" w:cstheme="majorBidi"/>
            <w:color w:val="auto"/>
            <w:sz w:val="22"/>
          </w:rPr>
          <w:delText>Conditional expressions analogous to the C-syntax </w:delText>
        </w:r>
        <w:r w:rsidRPr="0094686A">
          <w:rPr>
            <w:rFonts w:asciiTheme="majorBidi" w:hAnsiTheme="majorBidi" w:cstheme="majorBidi"/>
            <w:i/>
            <w:iCs/>
            <w:color w:val="auto"/>
            <w:sz w:val="22"/>
          </w:rPr>
          <w:delText>expr1 ? expr2 : expr3</w:delText>
        </w:r>
        <w:r w:rsidRPr="0094686A">
          <w:rPr>
            <w:rFonts w:asciiTheme="majorBidi" w:hAnsiTheme="majorBidi" w:cstheme="majorBidi"/>
            <w:color w:val="auto"/>
            <w:sz w:val="22"/>
          </w:rPr>
          <w:delText> are supported in Spin version 2. The syntax is however, different from C:</w:delText>
        </w:r>
      </w:del>
    </w:p>
    <w:p w14:paraId="46EA2418" w14:textId="77777777" w:rsidR="004C69BF" w:rsidRPr="0094686A" w:rsidRDefault="004C69BF" w:rsidP="00A24E63">
      <w:pPr>
        <w:spacing w:after="120" w:line="240" w:lineRule="auto"/>
        <w:ind w:left="0" w:right="0" w:firstLine="0"/>
        <w:jc w:val="left"/>
        <w:rPr>
          <w:del w:id="536" w:author="hp" w:date="2017-01-05T18:05:00Z"/>
          <w:rFonts w:asciiTheme="majorBidi" w:hAnsiTheme="majorBidi" w:cstheme="majorBidi"/>
          <w:i/>
          <w:iCs/>
          <w:color w:val="auto"/>
          <w:sz w:val="22"/>
        </w:rPr>
      </w:pPr>
      <w:del w:id="537" w:author="hp" w:date="2017-01-05T18:05:00Z">
        <w:r w:rsidRPr="0094686A">
          <w:rPr>
            <w:rFonts w:asciiTheme="majorBidi" w:hAnsiTheme="majorBidi" w:cstheme="majorBidi"/>
            <w:i/>
            <w:iCs/>
            <w:color w:val="auto"/>
            <w:sz w:val="22"/>
          </w:rPr>
          <w:delText xml:space="preserve"> (expr1 -&gt; expr2 : expr3)</w:delText>
        </w:r>
      </w:del>
    </w:p>
    <w:p w14:paraId="0034C48B" w14:textId="5756105C" w:rsidR="004C69BF" w:rsidRPr="0094686A" w:rsidRDefault="004C69BF" w:rsidP="00A24E63">
      <w:pPr>
        <w:spacing w:after="120" w:line="240" w:lineRule="auto"/>
        <w:ind w:left="0" w:right="0" w:firstLine="0"/>
        <w:jc w:val="left"/>
        <w:rPr>
          <w:del w:id="538" w:author="hp" w:date="2017-01-05T18:05:00Z"/>
          <w:rFonts w:asciiTheme="majorBidi" w:hAnsiTheme="majorBidi" w:cstheme="majorBidi"/>
          <w:color w:val="auto"/>
          <w:sz w:val="22"/>
        </w:rPr>
      </w:pPr>
      <w:del w:id="539" w:author="hp" w:date="2017-01-05T18:05:00Z">
        <w:r w:rsidRPr="0094686A">
          <w:rPr>
            <w:rFonts w:asciiTheme="majorBidi" w:hAnsiTheme="majorBidi" w:cstheme="majorBidi"/>
            <w:color w:val="auto"/>
            <w:sz w:val="22"/>
          </w:rPr>
          <w:delText>The expression has the value of </w:delText>
        </w:r>
        <w:r w:rsidRPr="0094686A">
          <w:rPr>
            <w:rFonts w:asciiTheme="majorBidi" w:hAnsiTheme="majorBidi" w:cstheme="majorBidi"/>
            <w:i/>
            <w:iCs/>
            <w:color w:val="auto"/>
            <w:sz w:val="22"/>
          </w:rPr>
          <w:delText>expr2</w:delText>
        </w:r>
        <w:r w:rsidRPr="0094686A">
          <w:rPr>
            <w:rFonts w:asciiTheme="majorBidi" w:hAnsiTheme="majorBidi" w:cstheme="majorBidi"/>
            <w:color w:val="auto"/>
            <w:sz w:val="22"/>
          </w:rPr>
          <w:delText> when </w:delText>
        </w:r>
        <w:r w:rsidRPr="0094686A">
          <w:rPr>
            <w:rFonts w:asciiTheme="majorBidi" w:hAnsiTheme="majorBidi" w:cstheme="majorBidi"/>
            <w:i/>
            <w:iCs/>
            <w:color w:val="auto"/>
            <w:sz w:val="22"/>
          </w:rPr>
          <w:delText>expr1</w:delText>
        </w:r>
        <w:r w:rsidRPr="0094686A">
          <w:rPr>
            <w:rFonts w:asciiTheme="majorBidi" w:hAnsiTheme="majorBidi" w:cstheme="majorBidi"/>
            <w:color w:val="auto"/>
            <w:sz w:val="22"/>
          </w:rPr>
          <w:delText> evaluates to a non-zero value, and the value of </w:delText>
        </w:r>
        <w:r w:rsidRPr="0094686A">
          <w:rPr>
            <w:rFonts w:asciiTheme="majorBidi" w:hAnsiTheme="majorBidi" w:cstheme="majorBidi"/>
            <w:i/>
            <w:iCs/>
            <w:color w:val="auto"/>
            <w:sz w:val="22"/>
          </w:rPr>
          <w:delText>expr3</w:delText>
        </w:r>
        <w:r w:rsidRPr="0094686A">
          <w:rPr>
            <w:rFonts w:asciiTheme="majorBidi" w:hAnsiTheme="majorBidi" w:cstheme="majorBidi"/>
            <w:color w:val="auto"/>
            <w:sz w:val="22"/>
          </w:rPr>
          <w:delText> otherwise.</w:delText>
        </w:r>
      </w:del>
    </w:p>
    <w:p w14:paraId="2CB51CB1" w14:textId="77777777" w:rsidR="00DB7206" w:rsidRPr="0094686A" w:rsidRDefault="00DB7206" w:rsidP="00A24E63">
      <w:pPr>
        <w:pStyle w:val="2"/>
        <w:numPr>
          <w:ilvl w:val="0"/>
          <w:numId w:val="50"/>
        </w:numPr>
        <w:spacing w:after="120"/>
        <w:ind w:left="0"/>
        <w:rPr>
          <w:del w:id="540" w:author="hp" w:date="2017-01-05T18:05:00Z"/>
          <w:rFonts w:asciiTheme="majorBidi" w:hAnsiTheme="majorBidi" w:cstheme="majorBidi"/>
          <w:sz w:val="22"/>
        </w:rPr>
      </w:pPr>
      <w:bookmarkStart w:id="541" w:name="SECTION00619000000000000000"/>
      <w:bookmarkStart w:id="542" w:name="_Toc470446047"/>
      <w:del w:id="543" w:author="hp" w:date="2017-01-05T18:05:00Z">
        <w:r w:rsidRPr="0094686A">
          <w:rPr>
            <w:rFonts w:asciiTheme="majorBidi" w:hAnsiTheme="majorBidi" w:cstheme="majorBidi"/>
            <w:sz w:val="22"/>
          </w:rPr>
          <w:delText>Active Proctypes</w:delText>
        </w:r>
        <w:bookmarkEnd w:id="541"/>
        <w:bookmarkEnd w:id="542"/>
      </w:del>
    </w:p>
    <w:p w14:paraId="3B1A6CD2" w14:textId="77777777" w:rsidR="00DB7206" w:rsidRPr="0094686A" w:rsidRDefault="00DB7206" w:rsidP="00A24E63">
      <w:pPr>
        <w:pStyle w:val="NormalWeb"/>
        <w:spacing w:before="0" w:beforeAutospacing="0" w:after="120" w:afterAutospacing="0"/>
        <w:rPr>
          <w:del w:id="544" w:author="hp" w:date="2017-01-05T18:05:00Z"/>
          <w:rFonts w:asciiTheme="majorBidi" w:hAnsiTheme="majorBidi" w:cstheme="majorBidi"/>
          <w:sz w:val="22"/>
          <w:szCs w:val="22"/>
        </w:rPr>
      </w:pPr>
      <w:del w:id="545" w:author="hp" w:date="2017-01-05T18:05:00Z">
        <w:r w:rsidRPr="0094686A">
          <w:rPr>
            <w:rFonts w:asciiTheme="majorBidi" w:hAnsiTheme="majorBidi" w:cstheme="majorBidi"/>
            <w:sz w:val="22"/>
            <w:szCs w:val="22"/>
          </w:rPr>
          <w:delTex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delText>
        </w:r>
      </w:del>
    </w:p>
    <w:p w14:paraId="7FCD88CE" w14:textId="77777777" w:rsidR="00DB7206" w:rsidRPr="0094686A" w:rsidRDefault="00DB7206" w:rsidP="00A24E63">
      <w:pPr>
        <w:pStyle w:val="HTML"/>
        <w:spacing w:after="120"/>
        <w:rPr>
          <w:del w:id="546" w:author="hp" w:date="2017-01-05T18:05:00Z"/>
          <w:rFonts w:asciiTheme="majorBidi" w:hAnsiTheme="majorBidi" w:cstheme="majorBidi"/>
          <w:i/>
          <w:iCs/>
          <w:sz w:val="22"/>
          <w:szCs w:val="22"/>
        </w:rPr>
      </w:pPr>
      <w:del w:id="547" w:author="hp" w:date="2017-01-05T18:05:00Z">
        <w:r w:rsidRPr="0094686A">
          <w:rPr>
            <w:rFonts w:asciiTheme="majorBidi" w:hAnsiTheme="majorBidi" w:cstheme="majorBidi"/>
            <w:i/>
            <w:iCs/>
            <w:sz w:val="22"/>
            <w:szCs w:val="22"/>
          </w:rPr>
          <w:delText xml:space="preserve"> active proctype A() { ... }</w:delText>
        </w:r>
      </w:del>
    </w:p>
    <w:p w14:paraId="57BE21DF" w14:textId="4F021894" w:rsidR="004C69BF" w:rsidRPr="0094686A" w:rsidRDefault="00DB7206" w:rsidP="00A24E63">
      <w:pPr>
        <w:pStyle w:val="HTML"/>
        <w:spacing w:after="120"/>
        <w:rPr>
          <w:del w:id="548" w:author="hp" w:date="2017-01-05T18:05:00Z"/>
          <w:rFonts w:asciiTheme="majorBidi" w:hAnsiTheme="majorBidi" w:cstheme="majorBidi"/>
          <w:sz w:val="22"/>
          <w:szCs w:val="22"/>
        </w:rPr>
      </w:pPr>
      <w:del w:id="549" w:author="hp" w:date="2017-01-05T18:05:00Z">
        <w:r w:rsidRPr="0094686A">
          <w:rPr>
            <w:rFonts w:asciiTheme="majorBidi" w:hAnsiTheme="majorBidi" w:cstheme="majorBidi"/>
            <w:i/>
            <w:iCs/>
            <w:sz w:val="22"/>
            <w:szCs w:val="22"/>
          </w:rPr>
          <w:delText xml:space="preserve"> active [4] proctype B() { ... }</w:delText>
        </w:r>
      </w:del>
    </w:p>
    <w:p w14:paraId="4597B858" w14:textId="752916AD" w:rsidR="004C69BF" w:rsidRPr="0094686A" w:rsidRDefault="004C69BF" w:rsidP="00A24E63">
      <w:pPr>
        <w:spacing w:after="120" w:line="22" w:lineRule="atLeast"/>
        <w:ind w:left="0" w:right="0" w:firstLine="0"/>
        <w:rPr>
          <w:del w:id="550" w:author="hp" w:date="2017-01-05T18:05:00Z"/>
          <w:rFonts w:asciiTheme="majorBidi" w:hAnsiTheme="majorBidi" w:cstheme="majorBidi"/>
          <w:color w:val="auto"/>
          <w:sz w:val="22"/>
        </w:rPr>
      </w:pPr>
    </w:p>
    <w:p w14:paraId="7B69489F" w14:textId="349F4149" w:rsidR="000B3E65" w:rsidRPr="0094686A" w:rsidRDefault="000B3E65" w:rsidP="00A24E63">
      <w:pPr>
        <w:pStyle w:val="1"/>
        <w:spacing w:after="120"/>
        <w:ind w:left="0" w:firstLine="0"/>
        <w:rPr>
          <w:del w:id="551" w:author="hp" w:date="2017-01-05T18:05:00Z"/>
          <w:rFonts w:asciiTheme="majorBidi" w:hAnsiTheme="majorBidi" w:cstheme="majorBidi"/>
          <w:i/>
          <w:sz w:val="22"/>
        </w:rPr>
      </w:pPr>
      <w:bookmarkStart w:id="552" w:name="_Toc470446048"/>
      <w:del w:id="553" w:author="hp" w:date="2017-01-05T18:05:00Z">
        <w:r w:rsidRPr="0094686A">
          <w:rPr>
            <w:rFonts w:asciiTheme="majorBidi" w:hAnsiTheme="majorBidi" w:cstheme="majorBidi"/>
            <w:i/>
            <w:sz w:val="22"/>
          </w:rPr>
          <w:delText>2.1.5.2 LTL Syntax in spin</w:delText>
        </w:r>
        <w:bookmarkEnd w:id="552"/>
        <w:r w:rsidRPr="0094686A">
          <w:rPr>
            <w:rFonts w:asciiTheme="majorBidi" w:hAnsiTheme="majorBidi" w:cstheme="majorBidi"/>
            <w:i/>
            <w:sz w:val="22"/>
          </w:rPr>
          <w:delText xml:space="preserve"> </w:delText>
        </w:r>
      </w:del>
    </w:p>
    <w:p w14:paraId="62122BBC" w14:textId="01184C36" w:rsidR="000B3E65" w:rsidRPr="0094686A" w:rsidRDefault="000B3E65" w:rsidP="00A24E63">
      <w:pPr>
        <w:spacing w:after="120"/>
        <w:ind w:left="0" w:right="0"/>
        <w:rPr>
          <w:del w:id="554" w:author="hp" w:date="2017-01-05T18:05:00Z"/>
          <w:rFonts w:asciiTheme="majorBidi" w:hAnsiTheme="majorBidi" w:cstheme="majorBidi"/>
          <w:sz w:val="22"/>
        </w:rPr>
      </w:pPr>
    </w:p>
    <w:p w14:paraId="76744D1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55" w:author="hp" w:date="2017-01-05T18:05:00Z"/>
          <w:rFonts w:asciiTheme="majorBidi" w:hAnsiTheme="majorBidi" w:cstheme="majorBidi"/>
          <w:sz w:val="22"/>
          <w:lang w:bidi="ar-SA"/>
        </w:rPr>
      </w:pPr>
      <w:del w:id="556" w:author="hp" w:date="2017-01-05T18:05:00Z">
        <w:r w:rsidRPr="0094686A">
          <w:rPr>
            <w:rFonts w:asciiTheme="majorBidi" w:hAnsiTheme="majorBidi" w:cstheme="majorBidi"/>
            <w:sz w:val="22"/>
            <w:lang w:bidi="ar-SA"/>
          </w:rPr>
          <w:delText>Grammar:</w:delText>
        </w:r>
      </w:del>
    </w:p>
    <w:p w14:paraId="66BDFE76"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57" w:author="hp" w:date="2017-01-05T18:05:00Z"/>
          <w:rFonts w:asciiTheme="majorBidi" w:hAnsiTheme="majorBidi" w:cstheme="majorBidi"/>
          <w:i/>
          <w:iCs/>
          <w:sz w:val="22"/>
          <w:lang w:bidi="ar-SA"/>
        </w:rPr>
      </w:pPr>
      <w:del w:id="558" w:author="hp" w:date="2017-01-05T18:05:00Z">
        <w:r w:rsidRPr="0094686A">
          <w:rPr>
            <w:rFonts w:asciiTheme="majorBidi" w:hAnsiTheme="majorBidi" w:cstheme="majorBidi"/>
            <w:sz w:val="22"/>
            <w:lang w:bidi="ar-SA"/>
          </w:rPr>
          <w:tab/>
        </w:r>
        <w:r w:rsidRPr="0094686A">
          <w:rPr>
            <w:rFonts w:asciiTheme="majorBidi" w:hAnsiTheme="majorBidi" w:cstheme="majorBidi"/>
            <w:i/>
            <w:iCs/>
            <w:sz w:val="22"/>
            <w:lang w:bidi="ar-SA"/>
          </w:rPr>
          <w:delText xml:space="preserve">ltl ::= </w:delText>
        </w:r>
        <w:r w:rsidRPr="0094686A">
          <w:rPr>
            <w:rFonts w:asciiTheme="majorBidi" w:hAnsiTheme="majorBidi" w:cstheme="majorBidi"/>
            <w:b/>
            <w:bCs/>
            <w:i/>
            <w:iCs/>
            <w:sz w:val="22"/>
            <w:lang w:bidi="ar-SA"/>
          </w:rPr>
          <w:delText>opd</w:delText>
        </w:r>
        <w:r w:rsidRPr="0094686A">
          <w:rPr>
            <w:rFonts w:asciiTheme="majorBidi" w:hAnsiTheme="majorBidi" w:cstheme="majorBidi"/>
            <w:i/>
            <w:iCs/>
            <w:sz w:val="22"/>
            <w:lang w:bidi="ar-SA"/>
          </w:rPr>
          <w:delText xml:space="preserve"> | ( ltl ) | ltl </w:delText>
        </w:r>
        <w:r w:rsidRPr="0094686A">
          <w:rPr>
            <w:rFonts w:asciiTheme="majorBidi" w:hAnsiTheme="majorBidi" w:cstheme="majorBidi"/>
            <w:b/>
            <w:bCs/>
            <w:i/>
            <w:iCs/>
            <w:sz w:val="22"/>
            <w:lang w:bidi="ar-SA"/>
          </w:rPr>
          <w:delText>binop</w:delText>
        </w:r>
        <w:r w:rsidRPr="0094686A">
          <w:rPr>
            <w:rFonts w:asciiTheme="majorBidi" w:hAnsiTheme="majorBidi" w:cstheme="majorBidi"/>
            <w:i/>
            <w:iCs/>
            <w:sz w:val="22"/>
            <w:lang w:bidi="ar-SA"/>
          </w:rPr>
          <w:delText xml:space="preserve"> ltl | </w:delText>
        </w:r>
        <w:r w:rsidRPr="0094686A">
          <w:rPr>
            <w:rFonts w:asciiTheme="majorBidi" w:hAnsiTheme="majorBidi" w:cstheme="majorBidi"/>
            <w:b/>
            <w:bCs/>
            <w:i/>
            <w:iCs/>
            <w:sz w:val="22"/>
            <w:lang w:bidi="ar-SA"/>
          </w:rPr>
          <w:delText>unop</w:delText>
        </w:r>
        <w:r w:rsidRPr="0094686A">
          <w:rPr>
            <w:rFonts w:asciiTheme="majorBidi" w:hAnsiTheme="majorBidi" w:cstheme="majorBidi"/>
            <w:i/>
            <w:iCs/>
            <w:sz w:val="22"/>
            <w:lang w:bidi="ar-SA"/>
          </w:rPr>
          <w:delText xml:space="preserve"> ltl</w:delText>
        </w:r>
      </w:del>
    </w:p>
    <w:p w14:paraId="21D7DAFF"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59" w:author="hp" w:date="2017-01-05T18:05:00Z"/>
          <w:rFonts w:asciiTheme="majorBidi" w:hAnsiTheme="majorBidi" w:cstheme="majorBidi"/>
          <w:sz w:val="22"/>
          <w:lang w:bidi="ar-SA"/>
        </w:rPr>
      </w:pPr>
    </w:p>
    <w:p w14:paraId="70F93237"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0" w:author="hp" w:date="2017-01-05T18:05:00Z"/>
          <w:rFonts w:asciiTheme="majorBidi" w:hAnsiTheme="majorBidi" w:cstheme="majorBidi"/>
          <w:sz w:val="22"/>
          <w:lang w:bidi="ar-SA"/>
        </w:rPr>
      </w:pPr>
      <w:del w:id="561" w:author="hp" w:date="2017-01-05T18:05:00Z">
        <w:r w:rsidRPr="0094686A">
          <w:rPr>
            <w:rFonts w:asciiTheme="majorBidi" w:hAnsiTheme="majorBidi" w:cstheme="majorBidi"/>
            <w:sz w:val="22"/>
            <w:lang w:bidi="ar-SA"/>
          </w:rPr>
          <w:delText>Operands (</w:delText>
        </w:r>
        <w:r w:rsidRPr="0094686A">
          <w:rPr>
            <w:rFonts w:asciiTheme="majorBidi" w:hAnsiTheme="majorBidi" w:cstheme="majorBidi"/>
            <w:b/>
            <w:bCs/>
            <w:sz w:val="22"/>
            <w:lang w:bidi="ar-SA"/>
          </w:rPr>
          <w:delText>opd</w:delText>
        </w:r>
        <w:r w:rsidRPr="0094686A">
          <w:rPr>
            <w:rFonts w:asciiTheme="majorBidi" w:hAnsiTheme="majorBidi" w:cstheme="majorBidi"/>
            <w:sz w:val="22"/>
            <w:lang w:bidi="ar-SA"/>
          </w:rPr>
          <w:delText>):</w:delText>
        </w:r>
      </w:del>
    </w:p>
    <w:p w14:paraId="2308500F"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2" w:author="hp" w:date="2017-01-05T18:05:00Z"/>
          <w:rFonts w:asciiTheme="majorBidi" w:hAnsiTheme="majorBidi" w:cstheme="majorBidi"/>
          <w:sz w:val="22"/>
          <w:lang w:bidi="ar-SA"/>
        </w:rPr>
      </w:pPr>
      <w:del w:id="563" w:author="hp" w:date="2017-01-05T18:05:00Z">
        <w:r w:rsidRPr="0094686A">
          <w:rPr>
            <w:rFonts w:asciiTheme="majorBidi" w:hAnsiTheme="majorBidi" w:cstheme="majorBidi"/>
            <w:sz w:val="22"/>
            <w:lang w:bidi="ar-SA"/>
          </w:rPr>
          <w:tab/>
          <w:delText>true, false, user-defined names starting with a lower-case letter,</w:delText>
        </w:r>
      </w:del>
    </w:p>
    <w:p w14:paraId="10F40E78"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4" w:author="hp" w:date="2017-01-05T18:05:00Z"/>
          <w:rFonts w:asciiTheme="majorBidi" w:hAnsiTheme="majorBidi" w:cstheme="majorBidi"/>
          <w:sz w:val="22"/>
          <w:lang w:bidi="ar-SA"/>
        </w:rPr>
      </w:pPr>
      <w:del w:id="565" w:author="hp" w:date="2017-01-05T18:05:00Z">
        <w:r w:rsidRPr="0094686A">
          <w:rPr>
            <w:rFonts w:asciiTheme="majorBidi" w:hAnsiTheme="majorBidi" w:cstheme="majorBidi"/>
            <w:sz w:val="22"/>
            <w:lang w:bidi="ar-SA"/>
          </w:rPr>
          <w:tab/>
          <w:delText>or embedded expressions inside curly braces, e.g.,: { a+b&gt;n }.</w:delText>
        </w:r>
      </w:del>
    </w:p>
    <w:p w14:paraId="7DDBBBDA"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6" w:author="hp" w:date="2017-01-05T18:05:00Z"/>
          <w:rFonts w:asciiTheme="majorBidi" w:hAnsiTheme="majorBidi" w:cstheme="majorBidi"/>
          <w:sz w:val="22"/>
          <w:lang w:bidi="ar-SA"/>
        </w:rPr>
      </w:pPr>
    </w:p>
    <w:p w14:paraId="71C2851E"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7" w:author="hp" w:date="2017-01-05T18:05:00Z"/>
          <w:rFonts w:asciiTheme="majorBidi" w:hAnsiTheme="majorBidi" w:cstheme="majorBidi"/>
          <w:sz w:val="22"/>
          <w:lang w:bidi="ar-SA"/>
        </w:rPr>
      </w:pPr>
      <w:del w:id="568" w:author="hp" w:date="2017-01-05T18:05:00Z">
        <w:r w:rsidRPr="0094686A">
          <w:rPr>
            <w:rFonts w:asciiTheme="majorBidi" w:hAnsiTheme="majorBidi" w:cstheme="majorBidi"/>
            <w:sz w:val="22"/>
            <w:lang w:bidi="ar-SA"/>
          </w:rPr>
          <w:delText>Unary Operators (</w:delText>
        </w:r>
        <w:r w:rsidRPr="0094686A">
          <w:rPr>
            <w:rFonts w:asciiTheme="majorBidi" w:hAnsiTheme="majorBidi" w:cstheme="majorBidi"/>
            <w:b/>
            <w:bCs/>
            <w:sz w:val="22"/>
            <w:lang w:bidi="ar-SA"/>
          </w:rPr>
          <w:delText>unop</w:delText>
        </w:r>
        <w:r w:rsidRPr="0094686A">
          <w:rPr>
            <w:rFonts w:asciiTheme="majorBidi" w:hAnsiTheme="majorBidi" w:cstheme="majorBidi"/>
            <w:sz w:val="22"/>
            <w:lang w:bidi="ar-SA"/>
          </w:rPr>
          <w:delText>):</w:delText>
        </w:r>
      </w:del>
    </w:p>
    <w:p w14:paraId="4E79B188"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69" w:author="hp" w:date="2017-01-05T18:05:00Z"/>
          <w:rFonts w:asciiTheme="majorBidi" w:hAnsiTheme="majorBidi" w:cstheme="majorBidi"/>
          <w:sz w:val="22"/>
          <w:lang w:bidi="ar-SA"/>
        </w:rPr>
      </w:pPr>
      <w:del w:id="570"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 xml:space="preserve">(the temporal operator </w:delText>
        </w:r>
        <w:r w:rsidRPr="0094686A">
          <w:rPr>
            <w:rFonts w:asciiTheme="majorBidi" w:hAnsiTheme="majorBidi" w:cstheme="majorBidi"/>
            <w:i/>
            <w:iCs/>
            <w:sz w:val="22"/>
            <w:lang w:bidi="ar-SA"/>
          </w:rPr>
          <w:delText>always</w:delText>
        </w:r>
        <w:r w:rsidRPr="0094686A">
          <w:rPr>
            <w:rFonts w:asciiTheme="majorBidi" w:hAnsiTheme="majorBidi" w:cstheme="majorBidi"/>
            <w:sz w:val="22"/>
            <w:lang w:bidi="ar-SA"/>
          </w:rPr>
          <w:delText>)</w:delText>
        </w:r>
      </w:del>
    </w:p>
    <w:p w14:paraId="2D9C7BF5"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1" w:author="hp" w:date="2017-01-05T18:05:00Z"/>
          <w:rFonts w:asciiTheme="majorBidi" w:hAnsiTheme="majorBidi" w:cstheme="majorBidi"/>
          <w:sz w:val="22"/>
          <w:lang w:bidi="ar-SA"/>
        </w:rPr>
      </w:pPr>
      <w:del w:id="572" w:author="hp" w:date="2017-01-05T18:05:00Z">
        <w:r w:rsidRPr="0094686A">
          <w:rPr>
            <w:rFonts w:asciiTheme="majorBidi" w:hAnsiTheme="majorBidi" w:cstheme="majorBidi"/>
            <w:sz w:val="22"/>
            <w:lang w:bidi="ar-SA"/>
          </w:rPr>
          <w:tab/>
          <w:delText>&lt;&gt;</w:delText>
        </w:r>
        <w:r w:rsidRPr="0094686A">
          <w:rPr>
            <w:rFonts w:asciiTheme="majorBidi" w:hAnsiTheme="majorBidi" w:cstheme="majorBidi"/>
            <w:sz w:val="22"/>
            <w:lang w:bidi="ar-SA"/>
          </w:rPr>
          <w:tab/>
          <w:delText xml:space="preserve">(the temporal operator </w:delText>
        </w:r>
        <w:r w:rsidRPr="0094686A">
          <w:rPr>
            <w:rFonts w:asciiTheme="majorBidi" w:hAnsiTheme="majorBidi" w:cstheme="majorBidi"/>
            <w:i/>
            <w:iCs/>
            <w:sz w:val="22"/>
            <w:lang w:bidi="ar-SA"/>
          </w:rPr>
          <w:delText>eventually</w:delText>
        </w:r>
        <w:r w:rsidRPr="0094686A">
          <w:rPr>
            <w:rFonts w:asciiTheme="majorBidi" w:hAnsiTheme="majorBidi" w:cstheme="majorBidi"/>
            <w:sz w:val="22"/>
            <w:lang w:bidi="ar-SA"/>
          </w:rPr>
          <w:delText>)</w:delText>
        </w:r>
      </w:del>
    </w:p>
    <w:p w14:paraId="674C3FC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3" w:author="hp" w:date="2017-01-05T18:05:00Z"/>
          <w:rFonts w:asciiTheme="majorBidi" w:hAnsiTheme="majorBidi" w:cstheme="majorBidi"/>
          <w:sz w:val="22"/>
          <w:lang w:bidi="ar-SA"/>
        </w:rPr>
      </w:pPr>
      <w:del w:id="574" w:author="hp" w:date="2017-01-05T18:05:00Z">
        <w:r w:rsidRPr="0094686A">
          <w:rPr>
            <w:rFonts w:asciiTheme="majorBidi" w:hAnsiTheme="majorBidi" w:cstheme="majorBidi"/>
            <w:sz w:val="22"/>
            <w:lang w:bidi="ar-SA"/>
          </w:rPr>
          <w:tab/>
          <w:delText xml:space="preserve">! </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negation</w:delText>
        </w:r>
        <w:r w:rsidRPr="0094686A">
          <w:rPr>
            <w:rFonts w:asciiTheme="majorBidi" w:hAnsiTheme="majorBidi" w:cstheme="majorBidi"/>
            <w:sz w:val="22"/>
            <w:lang w:bidi="ar-SA"/>
          </w:rPr>
          <w:delText>)</w:delText>
        </w:r>
      </w:del>
    </w:p>
    <w:p w14:paraId="7337334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5" w:author="hp" w:date="2017-01-05T18:05:00Z"/>
          <w:rFonts w:asciiTheme="majorBidi" w:hAnsiTheme="majorBidi" w:cstheme="majorBidi"/>
          <w:sz w:val="22"/>
          <w:lang w:bidi="ar-SA"/>
        </w:rPr>
      </w:pPr>
    </w:p>
    <w:p w14:paraId="27B6BB9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6" w:author="hp" w:date="2017-01-05T18:05:00Z"/>
          <w:rFonts w:asciiTheme="majorBidi" w:hAnsiTheme="majorBidi" w:cstheme="majorBidi"/>
          <w:sz w:val="22"/>
          <w:lang w:bidi="ar-SA"/>
        </w:rPr>
      </w:pPr>
      <w:del w:id="577" w:author="hp" w:date="2017-01-05T18:05:00Z">
        <w:r w:rsidRPr="0094686A">
          <w:rPr>
            <w:rFonts w:asciiTheme="majorBidi" w:hAnsiTheme="majorBidi" w:cstheme="majorBidi"/>
            <w:sz w:val="22"/>
            <w:lang w:bidi="ar-SA"/>
          </w:rPr>
          <w:delText>Binary Operators (</w:delText>
        </w:r>
        <w:r w:rsidRPr="0094686A">
          <w:rPr>
            <w:rFonts w:asciiTheme="majorBidi" w:hAnsiTheme="majorBidi" w:cstheme="majorBidi"/>
            <w:b/>
            <w:bCs/>
            <w:sz w:val="22"/>
            <w:lang w:bidi="ar-SA"/>
          </w:rPr>
          <w:delText>binop</w:delText>
        </w:r>
        <w:r w:rsidRPr="0094686A">
          <w:rPr>
            <w:rFonts w:asciiTheme="majorBidi" w:hAnsiTheme="majorBidi" w:cstheme="majorBidi"/>
            <w:sz w:val="22"/>
            <w:lang w:bidi="ar-SA"/>
          </w:rPr>
          <w:delText>):</w:delText>
        </w:r>
      </w:del>
    </w:p>
    <w:p w14:paraId="2846EA9E"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78" w:author="hp" w:date="2017-01-05T18:05:00Z"/>
          <w:rFonts w:asciiTheme="majorBidi" w:hAnsiTheme="majorBidi" w:cstheme="majorBidi"/>
          <w:sz w:val="22"/>
          <w:lang w:bidi="ar-SA"/>
        </w:rPr>
      </w:pPr>
      <w:del w:id="579" w:author="hp" w:date="2017-01-05T18:05:00Z">
        <w:r w:rsidRPr="0094686A">
          <w:rPr>
            <w:rFonts w:asciiTheme="majorBidi" w:hAnsiTheme="majorBidi" w:cstheme="majorBidi"/>
            <w:sz w:val="22"/>
            <w:lang w:bidi="ar-SA"/>
          </w:rPr>
          <w:tab/>
          <w:delText xml:space="preserve">U </w:delText>
        </w:r>
        <w:r w:rsidRPr="0094686A">
          <w:rPr>
            <w:rFonts w:asciiTheme="majorBidi" w:hAnsiTheme="majorBidi" w:cstheme="majorBidi"/>
            <w:sz w:val="22"/>
            <w:lang w:bidi="ar-SA"/>
          </w:rPr>
          <w:tab/>
          <w:delText xml:space="preserve">(the temporal operator </w:delText>
        </w:r>
        <w:r w:rsidRPr="0094686A">
          <w:rPr>
            <w:rFonts w:asciiTheme="majorBidi" w:hAnsiTheme="majorBidi" w:cstheme="majorBidi"/>
            <w:i/>
            <w:iCs/>
            <w:sz w:val="22"/>
            <w:lang w:bidi="ar-SA"/>
          </w:rPr>
          <w:delText>strong until</w:delText>
        </w:r>
        <w:r w:rsidRPr="0094686A">
          <w:rPr>
            <w:rFonts w:asciiTheme="majorBidi" w:hAnsiTheme="majorBidi" w:cstheme="majorBidi"/>
            <w:sz w:val="22"/>
            <w:lang w:bidi="ar-SA"/>
          </w:rPr>
          <w:delText>)</w:delText>
        </w:r>
      </w:del>
    </w:p>
    <w:p w14:paraId="43A37EAC"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0" w:author="hp" w:date="2017-01-05T18:05:00Z"/>
          <w:rFonts w:asciiTheme="majorBidi" w:hAnsiTheme="majorBidi" w:cstheme="majorBidi"/>
          <w:sz w:val="22"/>
          <w:lang w:bidi="ar-SA"/>
        </w:rPr>
      </w:pPr>
      <w:del w:id="581" w:author="hp" w:date="2017-01-05T18:05:00Z">
        <w:r w:rsidRPr="0094686A">
          <w:rPr>
            <w:rFonts w:asciiTheme="majorBidi" w:hAnsiTheme="majorBidi" w:cstheme="majorBidi"/>
            <w:sz w:val="22"/>
            <w:lang w:bidi="ar-SA"/>
          </w:rPr>
          <w:tab/>
          <w:delText>W</w:delText>
        </w:r>
        <w:r w:rsidRPr="0094686A">
          <w:rPr>
            <w:rFonts w:asciiTheme="majorBidi" w:hAnsiTheme="majorBidi" w:cstheme="majorBidi"/>
            <w:sz w:val="22"/>
            <w:lang w:bidi="ar-SA"/>
          </w:rPr>
          <w:tab/>
        </w:r>
        <w:commentRangeStart w:id="582"/>
        <w:r w:rsidRPr="0094686A">
          <w:rPr>
            <w:rFonts w:asciiTheme="majorBidi" w:hAnsiTheme="majorBidi" w:cstheme="majorBidi"/>
            <w:sz w:val="22"/>
            <w:lang w:bidi="ar-SA"/>
          </w:rPr>
          <w:delText xml:space="preserve">(the temporal operator </w:delText>
        </w:r>
        <w:r w:rsidRPr="0094686A">
          <w:rPr>
            <w:rFonts w:asciiTheme="majorBidi" w:hAnsiTheme="majorBidi" w:cstheme="majorBidi"/>
            <w:i/>
            <w:iCs/>
            <w:sz w:val="22"/>
            <w:lang w:bidi="ar-SA"/>
          </w:rPr>
          <w:delText>weak until</w:delText>
        </w:r>
        <w:commentRangeEnd w:id="582"/>
        <w:r w:rsidR="00327154" w:rsidRPr="0094686A">
          <w:rPr>
            <w:rStyle w:val="a8"/>
            <w:rFonts w:asciiTheme="majorBidi" w:hAnsiTheme="majorBidi" w:cstheme="majorBidi"/>
            <w:sz w:val="22"/>
            <w:szCs w:val="22"/>
          </w:rPr>
          <w:commentReference w:id="582"/>
        </w:r>
      </w:del>
    </w:p>
    <w:p w14:paraId="723F6D1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3" w:author="hp" w:date="2017-01-05T18:05:00Z"/>
          <w:rFonts w:asciiTheme="majorBidi" w:hAnsiTheme="majorBidi" w:cstheme="majorBidi"/>
          <w:sz w:val="22"/>
          <w:lang w:bidi="ar-SA"/>
        </w:rPr>
      </w:pPr>
      <w:del w:id="584" w:author="hp" w:date="2017-01-05T18:05:00Z">
        <w:r w:rsidRPr="0094686A">
          <w:rPr>
            <w:rFonts w:asciiTheme="majorBidi" w:hAnsiTheme="majorBidi" w:cstheme="majorBidi"/>
            <w:sz w:val="22"/>
            <w:lang w:bidi="ar-SA"/>
          </w:rPr>
          <w:tab/>
          <w:delText xml:space="preserve">V </w:delText>
        </w:r>
        <w:r w:rsidRPr="0094686A">
          <w:rPr>
            <w:rFonts w:asciiTheme="majorBidi" w:hAnsiTheme="majorBidi" w:cstheme="majorBidi"/>
            <w:sz w:val="22"/>
            <w:lang w:bidi="ar-SA"/>
          </w:rPr>
          <w:tab/>
          <w:delText>(the dual of U): (p V q) means !(!p U !q))</w:delText>
        </w:r>
      </w:del>
    </w:p>
    <w:p w14:paraId="0648043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5" w:author="hp" w:date="2017-01-05T18:05:00Z"/>
          <w:rFonts w:asciiTheme="majorBidi" w:hAnsiTheme="majorBidi" w:cstheme="majorBidi"/>
          <w:sz w:val="22"/>
          <w:lang w:bidi="ar-SA"/>
        </w:rPr>
      </w:pPr>
      <w:del w:id="586" w:author="hp" w:date="2017-01-05T18:05:00Z">
        <w:r w:rsidRPr="0094686A">
          <w:rPr>
            <w:rFonts w:asciiTheme="majorBidi" w:hAnsiTheme="majorBidi" w:cstheme="majorBidi"/>
            <w:sz w:val="22"/>
            <w:lang w:bidi="ar-SA"/>
          </w:rPr>
          <w:tab/>
          <w:delText>&amp;&amp;</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and</w:delText>
        </w:r>
        <w:r w:rsidRPr="0094686A">
          <w:rPr>
            <w:rFonts w:asciiTheme="majorBidi" w:hAnsiTheme="majorBidi" w:cstheme="majorBidi"/>
            <w:sz w:val="22"/>
            <w:lang w:bidi="ar-SA"/>
          </w:rPr>
          <w:delText>)</w:delText>
        </w:r>
      </w:del>
    </w:p>
    <w:p w14:paraId="13D56534"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7" w:author="hp" w:date="2017-01-05T18:05:00Z"/>
          <w:rFonts w:asciiTheme="majorBidi" w:hAnsiTheme="majorBidi" w:cstheme="majorBidi"/>
          <w:sz w:val="22"/>
          <w:lang w:bidi="ar-SA"/>
        </w:rPr>
      </w:pPr>
      <w:del w:id="588"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or</w:delText>
        </w:r>
        <w:r w:rsidRPr="0094686A">
          <w:rPr>
            <w:rFonts w:asciiTheme="majorBidi" w:hAnsiTheme="majorBidi" w:cstheme="majorBidi"/>
            <w:sz w:val="22"/>
            <w:lang w:bidi="ar-SA"/>
          </w:rPr>
          <w:delText>)</w:delText>
        </w:r>
      </w:del>
    </w:p>
    <w:p w14:paraId="7C984578"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89" w:author="hp" w:date="2017-01-05T18:05:00Z"/>
          <w:rFonts w:asciiTheme="majorBidi" w:hAnsiTheme="majorBidi" w:cstheme="majorBidi"/>
          <w:sz w:val="22"/>
          <w:lang w:bidi="ar-SA"/>
        </w:rPr>
      </w:pPr>
      <w:del w:id="590"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(alternative form of &amp;&amp;)</w:delText>
        </w:r>
      </w:del>
    </w:p>
    <w:p w14:paraId="78ADF4AB"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91" w:author="hp" w:date="2017-01-05T18:05:00Z"/>
          <w:rFonts w:asciiTheme="majorBidi" w:hAnsiTheme="majorBidi" w:cstheme="majorBidi"/>
          <w:sz w:val="22"/>
          <w:lang w:bidi="ar-SA"/>
        </w:rPr>
      </w:pPr>
      <w:del w:id="592" w:author="hp" w:date="2017-01-05T18:05:00Z">
        <w:r w:rsidRPr="0094686A">
          <w:rPr>
            <w:rFonts w:asciiTheme="majorBidi" w:hAnsiTheme="majorBidi" w:cstheme="majorBidi"/>
            <w:sz w:val="22"/>
            <w:lang w:bidi="ar-SA"/>
          </w:rPr>
          <w:tab/>
          <w:delText>\/</w:delText>
        </w:r>
        <w:r w:rsidRPr="0094686A">
          <w:rPr>
            <w:rFonts w:asciiTheme="majorBidi" w:hAnsiTheme="majorBidi" w:cstheme="majorBidi"/>
            <w:sz w:val="22"/>
            <w:lang w:bidi="ar-SA"/>
          </w:rPr>
          <w:tab/>
          <w:delText>(alternative form of ||)</w:delText>
        </w:r>
      </w:del>
    </w:p>
    <w:p w14:paraId="4490298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93" w:author="hp" w:date="2017-01-05T18:05:00Z"/>
          <w:rFonts w:asciiTheme="majorBidi" w:hAnsiTheme="majorBidi" w:cstheme="majorBidi"/>
          <w:sz w:val="22"/>
          <w:lang w:bidi="ar-SA"/>
        </w:rPr>
      </w:pPr>
      <w:del w:id="594" w:author="hp" w:date="2017-01-05T18:05:00Z">
        <w:r w:rsidRPr="0094686A">
          <w:rPr>
            <w:rFonts w:asciiTheme="majorBidi" w:hAnsiTheme="majorBidi" w:cstheme="majorBidi"/>
            <w:sz w:val="22"/>
            <w:lang w:bidi="ar-SA"/>
          </w:rPr>
          <w:tab/>
          <w:delText>-&gt;</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implication</w:delText>
        </w:r>
        <w:r w:rsidRPr="0094686A">
          <w:rPr>
            <w:rFonts w:asciiTheme="majorBidi" w:hAnsiTheme="majorBidi" w:cstheme="majorBidi"/>
            <w:sz w:val="22"/>
            <w:lang w:bidi="ar-SA"/>
          </w:rPr>
          <w:delText>)</w:delText>
        </w:r>
      </w:del>
    </w:p>
    <w:p w14:paraId="6994E432"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595" w:author="hp" w:date="2017-01-05T18:05:00Z"/>
          <w:rFonts w:asciiTheme="majorBidi" w:hAnsiTheme="majorBidi" w:cstheme="majorBidi"/>
          <w:sz w:val="22"/>
          <w:lang w:bidi="ar-SA"/>
        </w:rPr>
      </w:pPr>
      <w:del w:id="596" w:author="hp" w:date="2017-01-05T18:05:00Z">
        <w:r w:rsidRPr="0094686A">
          <w:rPr>
            <w:rFonts w:asciiTheme="majorBidi" w:hAnsiTheme="majorBidi" w:cstheme="majorBidi"/>
            <w:sz w:val="22"/>
            <w:lang w:bidi="ar-SA"/>
          </w:rPr>
          <w:tab/>
          <w:delText>&lt;-&gt;</w:delText>
        </w:r>
        <w:r w:rsidRPr="0094686A">
          <w:rPr>
            <w:rFonts w:asciiTheme="majorBidi" w:hAnsiTheme="majorBidi" w:cstheme="majorBidi"/>
            <w:sz w:val="22"/>
            <w:lang w:bidi="ar-SA"/>
          </w:rPr>
          <w:tab/>
          <w:delText xml:space="preserve">(the boolean operator for </w:delText>
        </w:r>
        <w:r w:rsidRPr="0094686A">
          <w:rPr>
            <w:rFonts w:asciiTheme="majorBidi" w:hAnsiTheme="majorBidi" w:cstheme="majorBidi"/>
            <w:i/>
            <w:iCs/>
            <w:sz w:val="22"/>
            <w:lang w:bidi="ar-SA"/>
          </w:rPr>
          <w:delText>logical equivalence</w:delText>
        </w:r>
        <w:r w:rsidRPr="0094686A">
          <w:rPr>
            <w:rFonts w:asciiTheme="majorBidi" w:hAnsiTheme="majorBidi" w:cstheme="majorBidi"/>
            <w:sz w:val="22"/>
            <w:lang w:bidi="ar-SA"/>
          </w:rPr>
          <w:delText>)</w:delText>
        </w:r>
      </w:del>
    </w:p>
    <w:p w14:paraId="1C3060F4" w14:textId="77777777" w:rsidR="000B3E65" w:rsidRPr="0094686A" w:rsidRDefault="000B3E65" w:rsidP="00A24E63">
      <w:pPr>
        <w:spacing w:after="120"/>
        <w:ind w:left="0" w:right="0"/>
        <w:rPr>
          <w:del w:id="597" w:author="hp" w:date="2017-01-05T18:05:00Z"/>
          <w:rFonts w:asciiTheme="majorBidi" w:hAnsiTheme="majorBidi" w:cstheme="majorBidi"/>
          <w:sz w:val="22"/>
        </w:rPr>
      </w:pPr>
    </w:p>
    <w:p w14:paraId="7E98ACAF" w14:textId="07BAF79B" w:rsidR="000B3E65" w:rsidRPr="0094686A" w:rsidRDefault="000B3E65" w:rsidP="00A24E63">
      <w:pPr>
        <w:spacing w:after="120" w:line="240" w:lineRule="auto"/>
        <w:ind w:left="0" w:right="0" w:firstLine="0"/>
        <w:jc w:val="left"/>
        <w:rPr>
          <w:del w:id="598" w:author="hp" w:date="2017-01-05T18:05:00Z"/>
          <w:rFonts w:asciiTheme="majorBidi" w:hAnsiTheme="majorBidi" w:cstheme="majorBidi"/>
          <w:sz w:val="22"/>
          <w:lang w:bidi="ar-SA"/>
        </w:rPr>
      </w:pPr>
      <w:del w:id="599" w:author="hp" w:date="2017-01-05T18:05:00Z">
        <w:r w:rsidRPr="0094686A">
          <w:rPr>
            <w:rFonts w:asciiTheme="majorBidi" w:hAnsiTheme="majorBidi" w:cstheme="majorBidi"/>
            <w:sz w:val="22"/>
            <w:lang w:bidi="ar-SA"/>
          </w:rPr>
          <w:br/>
          <w:delText>The easiest way to specify an LTL property is to specify it inline. The formula is specified globally (i.e., outside all proctype or init declarations) with the following syntax:</w:delText>
        </w:r>
      </w:del>
    </w:p>
    <w:p w14:paraId="4225A990"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0" w:author="hp" w:date="2017-01-05T18:05:00Z"/>
          <w:rFonts w:asciiTheme="majorBidi" w:hAnsiTheme="majorBidi" w:cstheme="majorBidi"/>
          <w:i/>
          <w:iCs/>
          <w:sz w:val="22"/>
          <w:lang w:bidi="ar-SA"/>
        </w:rPr>
      </w:pPr>
      <w:del w:id="601" w:author="hp" w:date="2017-01-05T18:05:00Z">
        <w:r w:rsidRPr="0094686A">
          <w:rPr>
            <w:rFonts w:asciiTheme="majorBidi" w:hAnsiTheme="majorBidi" w:cstheme="majorBidi"/>
            <w:i/>
            <w:iCs/>
            <w:sz w:val="22"/>
            <w:lang w:bidi="ar-SA"/>
          </w:rPr>
          <w:tab/>
          <w:delText xml:space="preserve">ltl [ name ] '{' </w:delText>
        </w:r>
        <w:commentRangeStart w:id="602"/>
        <w:r w:rsidRPr="0094686A">
          <w:rPr>
            <w:rFonts w:asciiTheme="majorBidi" w:hAnsiTheme="majorBidi" w:cstheme="majorBidi"/>
            <w:i/>
            <w:iCs/>
            <w:sz w:val="22"/>
            <w:lang w:bidi="ar-SA"/>
          </w:rPr>
          <w:delText xml:space="preserve"> formula</w:delText>
        </w:r>
        <w:commentRangeEnd w:id="602"/>
        <w:r w:rsidR="00327154" w:rsidRPr="0094686A">
          <w:rPr>
            <w:rStyle w:val="a8"/>
            <w:rFonts w:asciiTheme="majorBidi" w:hAnsiTheme="majorBidi" w:cstheme="majorBidi"/>
            <w:sz w:val="22"/>
            <w:szCs w:val="22"/>
          </w:rPr>
          <w:commentReference w:id="602"/>
        </w:r>
        <w:r w:rsidRPr="0094686A">
          <w:rPr>
            <w:rFonts w:asciiTheme="majorBidi" w:hAnsiTheme="majorBidi" w:cstheme="majorBidi"/>
            <w:i/>
            <w:iCs/>
            <w:sz w:val="22"/>
            <w:lang w:bidi="ar-SA"/>
          </w:rPr>
          <w:delText xml:space="preserve"> '}'</w:delText>
        </w:r>
      </w:del>
    </w:p>
    <w:p w14:paraId="39E6DA0C" w14:textId="77777777" w:rsidR="000B3E65" w:rsidRPr="0094686A" w:rsidRDefault="000B3E65" w:rsidP="00A24E63">
      <w:pPr>
        <w:spacing w:after="120" w:line="240" w:lineRule="auto"/>
        <w:ind w:left="0" w:right="0" w:firstLine="0"/>
        <w:jc w:val="left"/>
        <w:rPr>
          <w:del w:id="603" w:author="hp" w:date="2017-01-05T18:05:00Z"/>
          <w:rFonts w:asciiTheme="majorBidi" w:hAnsiTheme="majorBidi" w:cstheme="majorBidi"/>
          <w:color w:val="auto"/>
          <w:sz w:val="22"/>
          <w:lang w:bidi="ar-SA"/>
        </w:rPr>
      </w:pPr>
      <w:del w:id="604" w:author="hp" w:date="2017-01-05T18:05:00Z">
        <w:r w:rsidRPr="0094686A">
          <w:rPr>
            <w:rFonts w:asciiTheme="majorBidi" w:hAnsiTheme="majorBidi" w:cstheme="majorBidi"/>
            <w:sz w:val="22"/>
            <w:shd w:val="clear" w:color="auto" w:fill="FFFFFF"/>
            <w:lang w:bidi="ar-SA"/>
          </w:rPr>
          <w:delTex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delText>
        </w:r>
        <w:r w:rsidRPr="0094686A">
          <w:rPr>
            <w:rFonts w:asciiTheme="majorBidi" w:hAnsiTheme="majorBidi" w:cstheme="majorBidi"/>
            <w:sz w:val="22"/>
            <w:lang w:bidi="ar-SA"/>
          </w:rPr>
          <w:delText>always</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eventually</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until</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implies</w:delText>
        </w:r>
        <w:r w:rsidRPr="0094686A">
          <w:rPr>
            <w:rFonts w:asciiTheme="majorBidi" w:hAnsiTheme="majorBidi" w:cstheme="majorBidi"/>
            <w:sz w:val="22"/>
            <w:shd w:val="clear" w:color="auto" w:fill="FFFFFF"/>
            <w:lang w:bidi="ar-SA"/>
          </w:rPr>
          <w:delText>, and </w:delText>
        </w:r>
        <w:r w:rsidRPr="0094686A">
          <w:rPr>
            <w:rFonts w:asciiTheme="majorBidi" w:hAnsiTheme="majorBidi" w:cstheme="majorBidi"/>
            <w:sz w:val="22"/>
            <w:lang w:bidi="ar-SA"/>
          </w:rPr>
          <w:delText>equivalent</w:delText>
        </w:r>
        <w:r w:rsidRPr="0094686A">
          <w:rPr>
            <w:rFonts w:asciiTheme="majorBidi" w:hAnsiTheme="majorBidi" w:cstheme="majorBidi"/>
            <w:sz w:val="22"/>
            <w:shd w:val="clear" w:color="auto" w:fill="FFFFFF"/>
            <w:lang w:bidi="ar-SA"/>
          </w:rPr>
          <w:delText>. The alternative operators </w:delText>
        </w:r>
        <w:r w:rsidRPr="0094686A">
          <w:rPr>
            <w:rFonts w:asciiTheme="majorBidi" w:hAnsiTheme="majorBidi" w:cstheme="majorBidi"/>
            <w:sz w:val="22"/>
            <w:lang w:bidi="ar-SA"/>
          </w:rPr>
          <w:delText>weakuntil</w:delText>
        </w:r>
        <w:r w:rsidRPr="0094686A">
          <w:rPr>
            <w:rFonts w:asciiTheme="majorBidi" w:hAnsiTheme="majorBidi" w:cstheme="majorBidi"/>
            <w:sz w:val="22"/>
            <w:shd w:val="clear" w:color="auto" w:fill="FFFFFF"/>
            <w:lang w:bidi="ar-SA"/>
          </w:rPr>
          <w:delText>, </w:delText>
        </w:r>
        <w:r w:rsidRPr="0094686A">
          <w:rPr>
            <w:rFonts w:asciiTheme="majorBidi" w:hAnsiTheme="majorBidi" w:cstheme="majorBidi"/>
            <w:sz w:val="22"/>
            <w:lang w:bidi="ar-SA"/>
          </w:rPr>
          <w:delText>stronguntil</w:delText>
        </w:r>
        <w:r w:rsidRPr="0094686A">
          <w:rPr>
            <w:rFonts w:asciiTheme="majorBidi" w:hAnsiTheme="majorBidi" w:cstheme="majorBidi"/>
            <w:sz w:val="22"/>
            <w:shd w:val="clear" w:color="auto" w:fill="FFFFFF"/>
            <w:lang w:bidi="ar-SA"/>
          </w:rPr>
          <w:delText>, and </w:delText>
        </w:r>
        <w:r w:rsidRPr="0094686A">
          <w:rPr>
            <w:rFonts w:asciiTheme="majorBidi" w:hAnsiTheme="majorBidi" w:cstheme="majorBidi"/>
            <w:sz w:val="22"/>
            <w:lang w:bidi="ar-SA"/>
          </w:rPr>
          <w:delText>release</w:delText>
        </w:r>
        <w:r w:rsidRPr="0094686A">
          <w:rPr>
            <w:rFonts w:asciiTheme="majorBidi" w:hAnsiTheme="majorBidi" w:cstheme="majorBidi"/>
            <w:sz w:val="22"/>
            <w:shd w:val="clear" w:color="auto" w:fill="FFFFFF"/>
            <w:lang w:bidi="ar-SA"/>
          </w:rPr>
          <w:delText> (for the V operator, see above), are also supported. </w:delText>
        </w:r>
        <w:r w:rsidRPr="0094686A">
          <w:rPr>
            <w:rFonts w:asciiTheme="majorBidi" w:hAnsiTheme="majorBidi" w:cstheme="majorBidi"/>
            <w:sz w:val="22"/>
            <w:lang w:bidi="ar-SA"/>
          </w:rPr>
          <w:br/>
        </w:r>
        <w:r w:rsidRPr="0094686A">
          <w:rPr>
            <w:rFonts w:asciiTheme="majorBidi" w:hAnsiTheme="majorBidi" w:cstheme="majorBidi"/>
            <w:sz w:val="22"/>
            <w:shd w:val="clear" w:color="auto" w:fill="FFFFFF"/>
            <w:lang w:bidi="ar-SA"/>
          </w:rPr>
          <w:delText>This means that the following two are equivalent:</w:delText>
        </w:r>
      </w:del>
    </w:p>
    <w:p w14:paraId="6847C4F1" w14:textId="76219ABF"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5" w:author="hp" w:date="2017-01-05T18:05:00Z"/>
          <w:rFonts w:asciiTheme="majorBidi" w:hAnsiTheme="majorBidi" w:cstheme="majorBidi"/>
          <w:i/>
          <w:iCs/>
          <w:sz w:val="22"/>
          <w:lang w:bidi="ar-SA"/>
        </w:rPr>
      </w:pPr>
      <w:del w:id="606" w:author="hp" w:date="2017-01-05T18:05:00Z">
        <w:r w:rsidRPr="0094686A">
          <w:rPr>
            <w:rFonts w:asciiTheme="majorBidi" w:hAnsiTheme="majorBidi" w:cstheme="majorBidi"/>
            <w:sz w:val="22"/>
            <w:lang w:bidi="ar-SA"/>
          </w:rPr>
          <w:tab/>
        </w:r>
        <w:r w:rsidRPr="0094686A">
          <w:rPr>
            <w:rFonts w:asciiTheme="majorBidi" w:hAnsiTheme="majorBidi" w:cstheme="majorBidi"/>
            <w:sz w:val="22"/>
            <w:lang w:bidi="ar-SA"/>
          </w:rPr>
          <w:tab/>
        </w:r>
        <w:r w:rsidRPr="0094686A">
          <w:rPr>
            <w:rFonts w:asciiTheme="majorBidi" w:hAnsiTheme="majorBidi" w:cstheme="majorBidi"/>
            <w:sz w:val="22"/>
            <w:lang w:bidi="ar-SA"/>
          </w:rPr>
          <w:tab/>
        </w:r>
        <w:r w:rsidRPr="0094686A">
          <w:rPr>
            <w:rFonts w:asciiTheme="majorBidi" w:hAnsiTheme="majorBidi" w:cstheme="majorBidi"/>
            <w:i/>
            <w:iCs/>
            <w:sz w:val="22"/>
            <w:lang w:bidi="ar-SA"/>
          </w:rPr>
          <w:delText>ltl p1 { []&lt;&gt; p }</w:delText>
        </w:r>
      </w:del>
    </w:p>
    <w:p w14:paraId="245B2F70" w14:textId="1BE81804"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7" w:author="hp" w:date="2017-01-05T18:05:00Z"/>
          <w:rFonts w:asciiTheme="majorBidi" w:hAnsiTheme="majorBidi" w:cstheme="majorBidi"/>
          <w:i/>
          <w:iCs/>
          <w:sz w:val="22"/>
          <w:lang w:bidi="ar-SA"/>
        </w:rPr>
      </w:pPr>
      <w:del w:id="608" w:author="hp" w:date="2017-01-05T18:05:00Z">
        <w:r w:rsidRPr="0094686A">
          <w:rPr>
            <w:rFonts w:asciiTheme="majorBidi" w:hAnsiTheme="majorBidi" w:cstheme="majorBidi"/>
            <w:i/>
            <w:iCs/>
            <w:sz w:val="22"/>
            <w:lang w:bidi="ar-SA"/>
          </w:rPr>
          <w:tab/>
        </w:r>
        <w:r w:rsidRPr="0094686A">
          <w:rPr>
            <w:rFonts w:asciiTheme="majorBidi" w:hAnsiTheme="majorBidi" w:cstheme="majorBidi"/>
            <w:i/>
            <w:iCs/>
            <w:sz w:val="22"/>
            <w:lang w:bidi="ar-SA"/>
          </w:rPr>
          <w:tab/>
        </w:r>
        <w:r w:rsidRPr="0094686A">
          <w:rPr>
            <w:rFonts w:asciiTheme="majorBidi" w:hAnsiTheme="majorBidi" w:cstheme="majorBidi"/>
            <w:i/>
            <w:iCs/>
            <w:sz w:val="22"/>
            <w:lang w:bidi="ar-SA"/>
          </w:rPr>
          <w:tab/>
          <w:delText>ltl p2 { always eventually p }</w:delText>
        </w:r>
      </w:del>
    </w:p>
    <w:p w14:paraId="173BD2BF" w14:textId="77777777" w:rsidR="000B3E65" w:rsidRPr="0094686A" w:rsidRDefault="000B3E65" w:rsidP="00A24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firstLine="0"/>
        <w:jc w:val="left"/>
        <w:rPr>
          <w:del w:id="609" w:author="hp" w:date="2017-01-05T18:05:00Z"/>
          <w:rFonts w:asciiTheme="majorBidi" w:hAnsiTheme="majorBidi" w:cstheme="majorBidi"/>
          <w:i/>
          <w:iCs/>
          <w:sz w:val="22"/>
          <w:lang w:bidi="ar-SA"/>
        </w:rPr>
      </w:pPr>
    </w:p>
    <w:p w14:paraId="0A8D2032" w14:textId="1D8B3DD3" w:rsidR="000B3E65" w:rsidRPr="0094686A" w:rsidRDefault="000B3E65" w:rsidP="00A24E63">
      <w:pPr>
        <w:spacing w:after="120" w:line="22" w:lineRule="atLeast"/>
        <w:ind w:left="0" w:right="0" w:firstLine="0"/>
        <w:rPr>
          <w:del w:id="610" w:author="hp" w:date="2017-01-05T18:05:00Z"/>
          <w:rFonts w:asciiTheme="majorBidi" w:hAnsiTheme="majorBidi" w:cstheme="majorBidi"/>
          <w:sz w:val="22"/>
          <w:shd w:val="clear" w:color="auto" w:fill="FFFFFF"/>
          <w:lang w:bidi="ar-SA"/>
        </w:rPr>
      </w:pPr>
      <w:del w:id="611" w:author="hp" w:date="2017-01-05T18:05:00Z">
        <w:r w:rsidRPr="0094686A">
          <w:rPr>
            <w:rFonts w:asciiTheme="majorBidi" w:hAnsiTheme="majorBidi" w:cstheme="majorBidi"/>
            <w:sz w:val="22"/>
            <w:shd w:val="clear" w:color="auto" w:fill="FFFFFF"/>
            <w:lang w:bidi="ar-SA"/>
          </w:rPr>
          <w:delText>The properties stated in this way are taken as positive properties that must be satisfied by the model. The model checker will perform an automatic negation of the formula to find counter-examples.</w:delText>
        </w:r>
      </w:del>
    </w:p>
    <w:p w14:paraId="01CF9C2D" w14:textId="77777777" w:rsidR="000B3E65" w:rsidRPr="0094686A" w:rsidRDefault="000B3E65" w:rsidP="00A24E63">
      <w:pPr>
        <w:spacing w:after="120" w:line="22" w:lineRule="atLeast"/>
        <w:ind w:left="0" w:right="0" w:firstLine="0"/>
        <w:rPr>
          <w:del w:id="612" w:author="hp" w:date="2017-01-05T18:05:00Z"/>
          <w:rFonts w:asciiTheme="majorBidi" w:hAnsiTheme="majorBidi" w:cstheme="majorBidi"/>
          <w:sz w:val="22"/>
          <w:shd w:val="clear" w:color="auto" w:fill="FFFFFF"/>
          <w:lang w:bidi="ar-SA"/>
        </w:rPr>
      </w:pPr>
    </w:p>
    <w:p w14:paraId="2AB66857" w14:textId="1609785E" w:rsidR="000B3E65" w:rsidRPr="0094686A" w:rsidRDefault="000B3E65" w:rsidP="00A24E63">
      <w:pPr>
        <w:spacing w:after="120" w:line="22" w:lineRule="atLeast"/>
        <w:ind w:left="0" w:right="0" w:firstLine="0"/>
        <w:rPr>
          <w:del w:id="613" w:author="hp" w:date="2017-01-05T18:05:00Z"/>
          <w:rFonts w:asciiTheme="majorBidi" w:eastAsia="Arial" w:hAnsiTheme="majorBidi" w:cstheme="majorBidi"/>
          <w:b/>
          <w:i/>
          <w:sz w:val="22"/>
        </w:rPr>
      </w:pPr>
      <w:del w:id="614" w:author="hp" w:date="2017-01-05T18:05:00Z">
        <w:r w:rsidRPr="0094686A">
          <w:rPr>
            <w:rFonts w:asciiTheme="majorBidi" w:eastAsia="Arial" w:hAnsiTheme="majorBidi" w:cstheme="majorBidi"/>
            <w:b/>
            <w:i/>
            <w:sz w:val="22"/>
          </w:rPr>
          <w:delText>2.1.5.3 BUILDING AND VERIFYING Spin</w:delText>
        </w:r>
      </w:del>
    </w:p>
    <w:p w14:paraId="1AC8ACAD" w14:textId="36E0DDD7" w:rsidR="000B3E65" w:rsidRPr="0094686A" w:rsidRDefault="000B3E65" w:rsidP="00A24E63">
      <w:pPr>
        <w:spacing w:after="120" w:line="22" w:lineRule="atLeast"/>
        <w:ind w:left="0" w:right="0" w:firstLine="0"/>
        <w:rPr>
          <w:del w:id="615" w:author="hp" w:date="2017-01-05T18:05:00Z"/>
          <w:rFonts w:asciiTheme="majorBidi" w:eastAsia="Arial" w:hAnsiTheme="majorBidi" w:cstheme="majorBidi"/>
          <w:b/>
          <w:i/>
          <w:sz w:val="22"/>
        </w:rPr>
      </w:pPr>
      <w:del w:id="616" w:author="hp" w:date="2017-01-05T18:05:00Z">
        <w:r w:rsidRPr="0094686A">
          <w:rPr>
            <w:rFonts w:asciiTheme="majorBidi" w:eastAsia="Arial" w:hAnsiTheme="majorBidi" w:cstheme="majorBidi"/>
            <w:b/>
            <w:i/>
            <w:sz w:val="22"/>
          </w:rPr>
          <w:delText xml:space="preserve">2.1.5.4 </w:delText>
        </w:r>
        <w:r w:rsidR="00327154" w:rsidRPr="0094686A">
          <w:rPr>
            <w:rFonts w:asciiTheme="majorBidi" w:eastAsia="Arial" w:hAnsiTheme="majorBidi" w:cstheme="majorBidi"/>
            <w:b/>
            <w:i/>
            <w:sz w:val="22"/>
          </w:rPr>
          <w:delText xml:space="preserve">Example </w:delText>
        </w:r>
      </w:del>
    </w:p>
    <w:p w14:paraId="60921746" w14:textId="53DA6BA1" w:rsidR="006227C4" w:rsidRPr="0094686A" w:rsidRDefault="00E24D55" w:rsidP="00A24E63">
      <w:pPr>
        <w:spacing w:after="120" w:line="22" w:lineRule="atLeast"/>
        <w:ind w:left="0" w:right="0" w:firstLine="0"/>
        <w:rPr>
          <w:del w:id="617" w:author="hp" w:date="2017-01-05T18:05:00Z"/>
          <w:rFonts w:asciiTheme="majorBidi" w:eastAsia="Arial" w:hAnsiTheme="majorBidi" w:cstheme="majorBidi"/>
          <w:iCs/>
          <w:color w:val="2E74B5" w:themeColor="accent1" w:themeShade="BF"/>
          <w:sz w:val="22"/>
        </w:rPr>
      </w:pPr>
      <w:commentRangeStart w:id="618"/>
      <w:del w:id="619" w:author="hp" w:date="2017-01-05T18:05:00Z">
        <w:r w:rsidRPr="0094686A">
          <w:rPr>
            <w:rFonts w:asciiTheme="majorBidi" w:hAnsiTheme="majorBidi" w:cstheme="majorBidi"/>
            <w:iCs/>
            <w:color w:val="2E74B5" w:themeColor="accent1" w:themeShade="BF"/>
            <w:sz w:val="22"/>
          </w:rPr>
          <w:delText>The</w:delText>
        </w:r>
        <w:r w:rsidR="005C1380" w:rsidRPr="0094686A">
          <w:rPr>
            <w:rFonts w:asciiTheme="majorBidi" w:hAnsiTheme="majorBidi" w:cstheme="majorBidi"/>
            <w:iCs/>
            <w:color w:val="2E74B5" w:themeColor="accent1" w:themeShade="BF"/>
            <w:sz w:val="22"/>
          </w:rPr>
          <w:delText xml:space="preserve"> </w:delText>
        </w:r>
        <w:r w:rsidR="005C1380" w:rsidRPr="0094686A">
          <w:rPr>
            <w:rFonts w:asciiTheme="majorBidi" w:hAnsiTheme="majorBidi" w:cstheme="majorBidi"/>
            <w:i/>
            <w:color w:val="2E74B5" w:themeColor="accent1" w:themeShade="BF"/>
            <w:sz w:val="22"/>
          </w:rPr>
          <w:delText>PROMELA</w:delText>
        </w:r>
        <w:r w:rsidRPr="0094686A">
          <w:rPr>
            <w:rFonts w:asciiTheme="majorBidi" w:hAnsiTheme="majorBidi" w:cstheme="majorBidi"/>
            <w:iCs/>
            <w:color w:val="2E74B5" w:themeColor="accent1" w:themeShade="BF"/>
            <w:sz w:val="22"/>
          </w:rPr>
          <w:delText xml:space="preserve"> </w:delText>
        </w:r>
        <w:r w:rsidRPr="0094686A">
          <w:rPr>
            <w:rFonts w:asciiTheme="majorBidi" w:eastAsia="Arial" w:hAnsiTheme="majorBidi" w:cstheme="majorBidi"/>
            <w:iCs/>
            <w:color w:val="2E74B5" w:themeColor="accent1" w:themeShade="BF"/>
            <w:sz w:val="22"/>
          </w:rPr>
          <w:delText xml:space="preserve">represent a program </w:delText>
        </w:r>
        <w:r w:rsidR="005C1380" w:rsidRPr="0094686A">
          <w:rPr>
            <w:rFonts w:asciiTheme="majorBidi" w:eastAsia="Arial" w:hAnsiTheme="majorBidi" w:cstheme="majorBidi"/>
            <w:iCs/>
            <w:color w:val="2E74B5" w:themeColor="accent1" w:themeShade="BF"/>
            <w:sz w:val="22"/>
          </w:rPr>
          <w:delText>graph of</w:delText>
        </w:r>
        <w:r w:rsidRPr="0094686A">
          <w:rPr>
            <w:rFonts w:asciiTheme="majorBidi" w:eastAsia="Arial" w:hAnsiTheme="majorBidi" w:cstheme="majorBidi"/>
            <w:iCs/>
            <w:color w:val="2E74B5" w:themeColor="accent1" w:themeShade="BF"/>
            <w:sz w:val="22"/>
          </w:rPr>
          <w:delText xml:space="preserve">   vending machine</w:delText>
        </w:r>
        <w:commentRangeEnd w:id="618"/>
        <w:r w:rsidR="00327154" w:rsidRPr="0094686A">
          <w:rPr>
            <w:rStyle w:val="a8"/>
            <w:rFonts w:asciiTheme="majorBidi" w:hAnsiTheme="majorBidi" w:cstheme="majorBidi"/>
            <w:sz w:val="22"/>
            <w:szCs w:val="22"/>
          </w:rPr>
          <w:commentReference w:id="618"/>
        </w:r>
        <w:r w:rsidRPr="0094686A">
          <w:rPr>
            <w:rFonts w:asciiTheme="majorBidi" w:eastAsia="Arial" w:hAnsiTheme="majorBidi" w:cstheme="majorBidi"/>
            <w:iCs/>
            <w:color w:val="2E74B5" w:themeColor="accent1" w:themeShade="BF"/>
            <w:sz w:val="22"/>
          </w:rPr>
          <w:delText xml:space="preserve"> (fig 1.0)</w:delText>
        </w:r>
      </w:del>
    </w:p>
    <w:tbl>
      <w:tblPr>
        <w:tblStyle w:val="af"/>
        <w:tblW w:w="0" w:type="auto"/>
        <w:tblInd w:w="137" w:type="dxa"/>
        <w:tblLayout w:type="fixed"/>
        <w:tblLook w:val="04A0" w:firstRow="1" w:lastRow="0" w:firstColumn="1" w:lastColumn="0" w:noHBand="0" w:noVBand="1"/>
      </w:tblPr>
      <w:tblGrid>
        <w:gridCol w:w="7938"/>
      </w:tblGrid>
      <w:tr w:rsidR="006227C4" w:rsidRPr="0094686A" w14:paraId="338CECC2" w14:textId="77777777" w:rsidTr="00327154">
        <w:trPr>
          <w:del w:id="620" w:author="hp" w:date="2017-01-05T18:05:00Z"/>
        </w:trPr>
        <w:tc>
          <w:tcPr>
            <w:tcW w:w="7938" w:type="dxa"/>
          </w:tcPr>
          <w:commentRangeStart w:id="621"/>
          <w:p w14:paraId="7BF2FAD0" w14:textId="3F7F4661" w:rsidR="006227C4" w:rsidRPr="0094686A" w:rsidRDefault="006227C4" w:rsidP="00A24E63">
            <w:pPr>
              <w:spacing w:after="120" w:line="22" w:lineRule="atLeast"/>
              <w:ind w:left="0" w:right="0" w:firstLine="0"/>
              <w:rPr>
                <w:del w:id="622" w:author="hp" w:date="2017-01-05T18:05:00Z"/>
                <w:rFonts w:asciiTheme="majorBidi" w:eastAsia="Arial" w:hAnsiTheme="majorBidi" w:cstheme="majorBidi"/>
                <w:b/>
                <w:i/>
                <w:sz w:val="22"/>
              </w:rPr>
            </w:pPr>
            <w:del w:id="623" w:author="hp" w:date="2017-01-05T18:05:00Z">
              <w:r w:rsidRPr="0094686A">
                <w:rPr>
                  <w:rFonts w:asciiTheme="majorBidi" w:hAnsiTheme="majorBidi" w:cstheme="majorBidi"/>
                  <w:sz w:val="22"/>
                </w:rP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1pt;height:384.75pt" o:ole="">
                    <v:imagedata r:id="rId13" o:title=""/>
                  </v:shape>
                  <o:OLEObject Type="Embed" ProgID="PBrush" ShapeID="_x0000_i1025" DrawAspect="Content" ObjectID="_1545311363" r:id="rId14"/>
                </w:object>
              </w:r>
              <w:commentRangeEnd w:id="621"/>
              <w:r w:rsidR="00174B03" w:rsidRPr="0094686A">
                <w:rPr>
                  <w:rStyle w:val="a8"/>
                  <w:rFonts w:asciiTheme="majorBidi" w:hAnsiTheme="majorBidi" w:cstheme="majorBidi"/>
                  <w:sz w:val="22"/>
                  <w:szCs w:val="22"/>
                </w:rPr>
                <w:commentReference w:id="621"/>
              </w:r>
            </w:del>
          </w:p>
        </w:tc>
      </w:tr>
      <w:tr w:rsidR="006227C4" w:rsidRPr="0094686A" w14:paraId="47AD9A95" w14:textId="77777777" w:rsidTr="00327154">
        <w:trPr>
          <w:del w:id="624" w:author="hp" w:date="2017-01-05T18:05:00Z"/>
        </w:trPr>
        <w:tc>
          <w:tcPr>
            <w:tcW w:w="7938" w:type="dxa"/>
          </w:tcPr>
          <w:p w14:paraId="4063973B" w14:textId="4413723E" w:rsidR="006227C4" w:rsidRPr="0094686A" w:rsidRDefault="006227C4" w:rsidP="00A24E63">
            <w:pPr>
              <w:spacing w:after="120" w:line="22" w:lineRule="atLeast"/>
              <w:ind w:left="0" w:right="0" w:firstLine="0"/>
              <w:jc w:val="center"/>
              <w:rPr>
                <w:del w:id="625" w:author="hp" w:date="2017-01-05T18:05:00Z"/>
                <w:rFonts w:asciiTheme="majorBidi" w:eastAsia="Arial" w:hAnsiTheme="majorBidi" w:cstheme="majorBidi"/>
                <w:b/>
                <w:i/>
                <w:sz w:val="22"/>
              </w:rPr>
            </w:pPr>
            <w:del w:id="626" w:author="hp" w:date="2017-01-05T18:05:00Z">
              <w:r w:rsidRPr="0094686A">
                <w:rPr>
                  <w:rFonts w:asciiTheme="majorBidi" w:eastAsia="Arial" w:hAnsiTheme="majorBidi" w:cstheme="majorBidi"/>
                  <w:b/>
                  <w:i/>
                  <w:sz w:val="22"/>
                </w:rPr>
                <w:delText>Fig</w:delText>
              </w:r>
              <w:r w:rsidR="006051AE" w:rsidRPr="0094686A">
                <w:rPr>
                  <w:rFonts w:asciiTheme="majorBidi" w:eastAsia="Arial" w:hAnsiTheme="majorBidi" w:cstheme="majorBidi"/>
                  <w:b/>
                  <w:i/>
                  <w:sz w:val="22"/>
                </w:rPr>
                <w:delText xml:space="preserve"> 1.0</w:delText>
              </w:r>
            </w:del>
          </w:p>
        </w:tc>
      </w:tr>
    </w:tbl>
    <w:p w14:paraId="4B4301E5" w14:textId="1BA6010A" w:rsidR="006227C4" w:rsidRPr="0094686A" w:rsidRDefault="006227C4" w:rsidP="00A24E63">
      <w:pPr>
        <w:spacing w:after="120" w:line="22" w:lineRule="atLeast"/>
        <w:ind w:left="0" w:right="0" w:firstLine="0"/>
        <w:rPr>
          <w:del w:id="627" w:author="hp" w:date="2017-01-05T18:05:00Z"/>
          <w:rFonts w:asciiTheme="majorBidi" w:eastAsia="Arial" w:hAnsiTheme="majorBidi" w:cstheme="majorBidi"/>
          <w:b/>
          <w:i/>
          <w:sz w:val="22"/>
        </w:rPr>
      </w:pPr>
    </w:p>
    <w:p w14:paraId="34B97856" w14:textId="40E44D6C" w:rsidR="006227C4" w:rsidRPr="0094686A" w:rsidRDefault="006227C4" w:rsidP="00A24E63">
      <w:pPr>
        <w:spacing w:after="120" w:line="22" w:lineRule="atLeast"/>
        <w:ind w:left="0" w:right="0" w:firstLine="0"/>
        <w:rPr>
          <w:del w:id="628" w:author="hp" w:date="2017-01-05T18:05:00Z"/>
          <w:rFonts w:asciiTheme="majorBidi" w:eastAsia="Arial" w:hAnsiTheme="majorBidi" w:cstheme="majorBidi"/>
          <w:b/>
          <w:i/>
          <w:sz w:val="22"/>
        </w:rPr>
      </w:pPr>
    </w:p>
    <w:p w14:paraId="117AF257" w14:textId="75B12B2F" w:rsidR="006227C4" w:rsidRPr="0094686A" w:rsidRDefault="006227C4" w:rsidP="00A24E63">
      <w:pPr>
        <w:spacing w:after="120" w:line="22" w:lineRule="atLeast"/>
        <w:ind w:left="0" w:right="0" w:firstLine="0"/>
        <w:rPr>
          <w:del w:id="629" w:author="hp" w:date="2017-01-05T18:05:00Z"/>
          <w:rFonts w:asciiTheme="majorBidi" w:eastAsia="Arial" w:hAnsiTheme="majorBidi" w:cstheme="majorBidi"/>
          <w:b/>
          <w:i/>
          <w:sz w:val="22"/>
        </w:rPr>
      </w:pPr>
    </w:p>
    <w:p w14:paraId="28D29E5D" w14:textId="2BE2E988" w:rsidR="006227C4" w:rsidRPr="0094686A" w:rsidRDefault="006227C4" w:rsidP="00A24E63">
      <w:pPr>
        <w:spacing w:after="120" w:line="22" w:lineRule="atLeast"/>
        <w:ind w:left="0" w:right="0" w:firstLine="0"/>
        <w:rPr>
          <w:del w:id="630" w:author="hp" w:date="2017-01-05T18:05:00Z"/>
          <w:rFonts w:asciiTheme="majorBidi" w:eastAsia="Arial" w:hAnsiTheme="majorBidi" w:cstheme="majorBidi"/>
          <w:b/>
          <w:i/>
          <w:sz w:val="22"/>
        </w:rPr>
      </w:pPr>
    </w:p>
    <w:p w14:paraId="2EE5B146" w14:textId="0A5E329A" w:rsidR="006227C4" w:rsidRPr="0094686A" w:rsidRDefault="006227C4" w:rsidP="00A24E63">
      <w:pPr>
        <w:spacing w:after="120" w:line="22" w:lineRule="atLeast"/>
        <w:ind w:left="0" w:right="0" w:firstLine="0"/>
        <w:rPr>
          <w:del w:id="631" w:author="hp" w:date="2017-01-05T18:05:00Z"/>
          <w:rFonts w:asciiTheme="majorBidi" w:eastAsia="Arial" w:hAnsiTheme="majorBidi" w:cstheme="majorBidi"/>
          <w:b/>
          <w:i/>
          <w:sz w:val="22"/>
        </w:rPr>
      </w:pPr>
    </w:p>
    <w:p w14:paraId="5AC7E1D6" w14:textId="051ACF57" w:rsidR="005C1380" w:rsidRPr="0094686A" w:rsidRDefault="005C1380" w:rsidP="00A24E63">
      <w:pPr>
        <w:spacing w:after="120" w:line="22" w:lineRule="atLeast"/>
        <w:ind w:left="0" w:right="0" w:firstLine="0"/>
        <w:rPr>
          <w:del w:id="632" w:author="hp" w:date="2017-01-05T18:05:00Z"/>
          <w:rFonts w:asciiTheme="majorBidi" w:eastAsia="Arial" w:hAnsiTheme="majorBidi" w:cstheme="majorBidi"/>
          <w:b/>
          <w:i/>
          <w:sz w:val="22"/>
        </w:rPr>
      </w:pPr>
    </w:p>
    <w:p w14:paraId="7090E357" w14:textId="3F064B4D" w:rsidR="005C1380" w:rsidRPr="0094686A" w:rsidRDefault="005C1380" w:rsidP="00A24E63">
      <w:pPr>
        <w:spacing w:after="120" w:line="22" w:lineRule="atLeast"/>
        <w:ind w:left="0" w:right="0" w:firstLine="0"/>
        <w:rPr>
          <w:del w:id="633" w:author="hp" w:date="2017-01-05T18:05:00Z"/>
          <w:rFonts w:asciiTheme="majorBidi" w:eastAsia="Arial" w:hAnsiTheme="majorBidi" w:cstheme="majorBidi"/>
          <w:b/>
          <w:i/>
          <w:sz w:val="22"/>
        </w:rPr>
      </w:pPr>
    </w:p>
    <w:p w14:paraId="6F839B3E" w14:textId="77777777" w:rsidR="005C1380" w:rsidRPr="0094686A" w:rsidRDefault="005C1380" w:rsidP="00A24E63">
      <w:pPr>
        <w:spacing w:after="120" w:line="22" w:lineRule="atLeast"/>
        <w:ind w:left="0" w:right="0" w:firstLine="0"/>
        <w:rPr>
          <w:del w:id="634" w:author="hp" w:date="2017-01-05T18:05:00Z"/>
          <w:rFonts w:asciiTheme="majorBidi" w:eastAsia="Arial" w:hAnsiTheme="majorBidi" w:cstheme="majorBidi"/>
          <w:b/>
          <w:i/>
          <w:sz w:val="22"/>
        </w:rPr>
      </w:pPr>
    </w:p>
    <w:p w14:paraId="54BEC1AE" w14:textId="29AAE95A" w:rsidR="00E24D55" w:rsidRPr="0094686A" w:rsidRDefault="00E24D55" w:rsidP="00A24E63">
      <w:pPr>
        <w:spacing w:after="120" w:line="22" w:lineRule="atLeast"/>
        <w:ind w:left="0" w:right="0" w:firstLine="0"/>
        <w:rPr>
          <w:del w:id="635" w:author="hp" w:date="2017-01-05T18:05:00Z"/>
          <w:rFonts w:asciiTheme="majorBidi" w:eastAsia="Arial" w:hAnsiTheme="majorBidi" w:cstheme="majorBidi"/>
          <w:bCs/>
          <w:iCs/>
          <w:color w:val="2E74B5" w:themeColor="accent1" w:themeShade="BF"/>
          <w:sz w:val="22"/>
        </w:rPr>
      </w:pPr>
      <w:del w:id="636" w:author="hp" w:date="2017-01-05T18:05:00Z">
        <w:r w:rsidRPr="0094686A">
          <w:rPr>
            <w:rFonts w:asciiTheme="majorBidi" w:eastAsia="Arial" w:hAnsiTheme="majorBidi" w:cstheme="majorBidi"/>
            <w:bCs/>
            <w:iCs/>
            <w:color w:val="2E74B5" w:themeColor="accent1" w:themeShade="BF"/>
            <w:sz w:val="22"/>
          </w:rPr>
          <w:delText>We add</w:delText>
        </w:r>
        <w:r w:rsidR="00B6371B" w:rsidRPr="0094686A">
          <w:rPr>
            <w:rFonts w:asciiTheme="majorBidi" w:eastAsia="Arial" w:hAnsiTheme="majorBidi" w:cstheme="majorBidi"/>
            <w:bCs/>
            <w:iCs/>
            <w:color w:val="2E74B5" w:themeColor="accent1" w:themeShade="BF"/>
            <w:sz w:val="22"/>
          </w:rPr>
          <w:delText>ed</w:delText>
        </w:r>
        <w:r w:rsidRPr="0094686A">
          <w:rPr>
            <w:rFonts w:asciiTheme="majorBidi" w:eastAsia="Arial" w:hAnsiTheme="majorBidi" w:cstheme="majorBidi"/>
            <w:bCs/>
            <w:iCs/>
            <w:color w:val="2E74B5" w:themeColor="accent1" w:themeShade="BF"/>
            <w:sz w:val="22"/>
          </w:rPr>
          <w:delText xml:space="preserve"> a </w:delText>
        </w:r>
        <w:r w:rsidR="006051AE" w:rsidRPr="0094686A">
          <w:rPr>
            <w:rFonts w:asciiTheme="majorBidi" w:hAnsiTheme="majorBidi" w:cstheme="majorBidi"/>
            <w:bCs/>
            <w:iCs/>
            <w:color w:val="2E74B5" w:themeColor="accent1" w:themeShade="BF"/>
            <w:sz w:val="22"/>
            <w:shd w:val="clear" w:color="auto" w:fill="FFFFFF"/>
          </w:rPr>
          <w:delText>condition</w:delText>
        </w:r>
        <w:r w:rsidR="006051AE" w:rsidRPr="0094686A">
          <w:rPr>
            <w:rFonts w:asciiTheme="majorBidi" w:eastAsia="Arial" w:hAnsiTheme="majorBidi" w:cstheme="majorBidi"/>
            <w:bCs/>
            <w:iCs/>
            <w:color w:val="2E74B5" w:themeColor="accent1" w:themeShade="BF"/>
            <w:sz w:val="22"/>
          </w:rPr>
          <w:delText xml:space="preserve"> to </w:delText>
        </w:r>
        <w:r w:rsidRPr="0094686A">
          <w:rPr>
            <w:rFonts w:asciiTheme="majorBidi" w:eastAsia="Arial" w:hAnsiTheme="majorBidi" w:cstheme="majorBidi"/>
            <w:bCs/>
            <w:iCs/>
            <w:color w:val="2E74B5" w:themeColor="accent1" w:themeShade="BF"/>
            <w:sz w:val="22"/>
          </w:rPr>
          <w:delText xml:space="preserve">the </w:delText>
        </w:r>
        <w:r w:rsidRPr="0094686A">
          <w:rPr>
            <w:rFonts w:asciiTheme="majorBidi" w:hAnsiTheme="majorBidi" w:cstheme="majorBidi"/>
            <w:bCs/>
            <w:iCs/>
            <w:color w:val="2E74B5" w:themeColor="accent1" w:themeShade="BF"/>
            <w:sz w:val="22"/>
          </w:rPr>
          <w:delText>PROMELA</w:delText>
        </w:r>
        <w:r w:rsidRPr="0094686A">
          <w:rPr>
            <w:rFonts w:asciiTheme="majorBidi" w:eastAsia="Arial" w:hAnsiTheme="majorBidi" w:cstheme="majorBidi"/>
            <w:bCs/>
            <w:iCs/>
            <w:color w:val="2E74B5" w:themeColor="accent1" w:themeShade="BF"/>
            <w:sz w:val="22"/>
          </w:rPr>
          <w:delText xml:space="preserve"> </w:delText>
        </w:r>
        <w:r w:rsidRPr="0094686A">
          <w:rPr>
            <w:rFonts w:asciiTheme="majorBidi" w:hAnsiTheme="majorBidi" w:cstheme="majorBidi"/>
            <w:bCs/>
            <w:iCs/>
            <w:color w:val="2E74B5" w:themeColor="accent1" w:themeShade="BF"/>
            <w:sz w:val="22"/>
          </w:rPr>
          <w:delText xml:space="preserve">in order to </w:delText>
        </w:r>
        <w:r w:rsidRPr="0094686A">
          <w:rPr>
            <w:rFonts w:asciiTheme="majorBidi" w:eastAsia="Arial" w:hAnsiTheme="majorBidi" w:cstheme="majorBidi"/>
            <w:bCs/>
            <w:iCs/>
            <w:color w:val="2E74B5" w:themeColor="accent1" w:themeShade="BF"/>
            <w:sz w:val="22"/>
          </w:rPr>
          <w:delText xml:space="preserve">verify The machine is refilled infinitely many </w:delText>
        </w:r>
        <w:r w:rsidR="00E42CAE" w:rsidRPr="0094686A">
          <w:rPr>
            <w:rFonts w:asciiTheme="majorBidi" w:eastAsia="Arial" w:hAnsiTheme="majorBidi" w:cstheme="majorBidi"/>
            <w:bCs/>
            <w:iCs/>
            <w:color w:val="2E74B5" w:themeColor="accent1" w:themeShade="BF"/>
            <w:sz w:val="22"/>
          </w:rPr>
          <w:delText>times. We run verification in spin and the result show an error (fig1.1)</w:delText>
        </w:r>
        <w:r w:rsidR="00103FDB" w:rsidRPr="0094686A">
          <w:rPr>
            <w:rFonts w:asciiTheme="majorBidi" w:eastAsia="Arial" w:hAnsiTheme="majorBidi" w:cstheme="majorBidi"/>
            <w:bCs/>
            <w:iCs/>
            <w:color w:val="2E74B5" w:themeColor="accent1" w:themeShade="BF"/>
            <w:sz w:val="22"/>
          </w:rPr>
          <w:delText xml:space="preserve"> because </w:delText>
        </w:r>
        <w:r w:rsidR="00B6371B" w:rsidRPr="0094686A">
          <w:rPr>
            <w:rFonts w:asciiTheme="majorBidi" w:eastAsia="Arial" w:hAnsiTheme="majorBidi" w:cstheme="majorBidi"/>
            <w:bCs/>
            <w:iCs/>
            <w:color w:val="2E74B5" w:themeColor="accent1" w:themeShade="BF"/>
            <w:sz w:val="22"/>
          </w:rPr>
          <w:delText>there is</w:delText>
        </w:r>
        <w:r w:rsidR="00103FDB" w:rsidRPr="0094686A">
          <w:rPr>
            <w:rFonts w:asciiTheme="majorBidi" w:eastAsia="Arial" w:hAnsiTheme="majorBidi" w:cstheme="majorBidi"/>
            <w:bCs/>
            <w:iCs/>
            <w:color w:val="2E74B5" w:themeColor="accent1" w:themeShade="BF"/>
            <w:sz w:val="22"/>
          </w:rPr>
          <w:delText xml:space="preserve"> a path </w:delText>
        </w:r>
        <w:r w:rsidR="005C1380" w:rsidRPr="0094686A">
          <w:rPr>
            <w:rFonts w:asciiTheme="majorBidi" w:eastAsia="Arial" w:hAnsiTheme="majorBidi" w:cstheme="majorBidi"/>
            <w:bCs/>
            <w:iCs/>
            <w:color w:val="2E74B5" w:themeColor="accent1" w:themeShade="BF"/>
            <w:sz w:val="22"/>
          </w:rPr>
          <w:delText xml:space="preserve"> </w:delText>
        </w:r>
        <w:r w:rsidR="00B6371B" w:rsidRPr="0094686A">
          <w:rPr>
            <w:rFonts w:asciiTheme="majorBidi" w:eastAsia="Arial" w:hAnsiTheme="majorBidi" w:cstheme="majorBidi"/>
            <w:bCs/>
            <w:iCs/>
            <w:color w:val="2E74B5" w:themeColor="accent1" w:themeShade="BF"/>
            <w:sz w:val="22"/>
          </w:rPr>
          <w:delText xml:space="preserve">that </w:delText>
        </w:r>
        <w:r w:rsidR="00E1437F" w:rsidRPr="0094686A">
          <w:rPr>
            <w:rFonts w:asciiTheme="majorBidi" w:eastAsia="Arial" w:hAnsiTheme="majorBidi" w:cstheme="majorBidi"/>
            <w:bCs/>
            <w:iCs/>
            <w:color w:val="2E74B5" w:themeColor="accent1" w:themeShade="BF"/>
            <w:sz w:val="22"/>
          </w:rPr>
          <w:delText xml:space="preserve">Contradicts  </w:delText>
        </w:r>
        <w:r w:rsidR="006051AE" w:rsidRPr="0094686A">
          <w:rPr>
            <w:rFonts w:asciiTheme="majorBidi" w:eastAsia="Arial" w:hAnsiTheme="majorBidi" w:cstheme="majorBidi"/>
            <w:bCs/>
            <w:iCs/>
            <w:color w:val="2E74B5" w:themeColor="accent1" w:themeShade="BF"/>
            <w:sz w:val="22"/>
          </w:rPr>
          <w:delText xml:space="preserve">the requirement </w:delText>
        </w:r>
        <w:r w:rsidR="00B6371B" w:rsidRPr="0094686A">
          <w:rPr>
            <w:rFonts w:asciiTheme="majorBidi" w:eastAsia="Arial" w:hAnsiTheme="majorBidi" w:cstheme="majorBidi"/>
            <w:bCs/>
            <w:iCs/>
            <w:color w:val="2E74B5" w:themeColor="accent1" w:themeShade="BF"/>
            <w:sz w:val="22"/>
          </w:rPr>
          <w:delText>(fig1.2)</w:delText>
        </w:r>
        <w:r w:rsidR="005C1380" w:rsidRPr="0094686A">
          <w:rPr>
            <w:rFonts w:asciiTheme="majorBidi" w:eastAsia="Arial" w:hAnsiTheme="majorBidi" w:cstheme="majorBidi"/>
            <w:bCs/>
            <w:iCs/>
            <w:color w:val="2E74B5" w:themeColor="accent1" w:themeShade="BF"/>
            <w:sz w:val="22"/>
          </w:rPr>
          <w:delText>.</w:delText>
        </w:r>
      </w:del>
    </w:p>
    <w:p w14:paraId="7A1FA4F1" w14:textId="44D7A258" w:rsidR="005C1380" w:rsidRPr="0094686A" w:rsidRDefault="005C1380" w:rsidP="00A24E63">
      <w:pPr>
        <w:spacing w:after="120" w:line="22" w:lineRule="atLeast"/>
        <w:ind w:left="0" w:right="0" w:firstLine="0"/>
        <w:rPr>
          <w:del w:id="637" w:author="hp" w:date="2017-01-05T18:05:00Z"/>
          <w:rFonts w:asciiTheme="majorBidi" w:eastAsia="Arial" w:hAnsiTheme="majorBidi" w:cstheme="majorBidi"/>
          <w:b/>
          <w:i/>
          <w:sz w:val="22"/>
        </w:rPr>
      </w:pPr>
      <w:del w:id="638" w:author="hp" w:date="2017-01-05T18:05:00Z">
        <w:r w:rsidRPr="0094686A">
          <w:rPr>
            <w:rFonts w:asciiTheme="majorBidi" w:eastAsia="Arial" w:hAnsiTheme="majorBidi" w:cstheme="majorBidi"/>
            <w:bCs/>
            <w:iCs/>
            <w:color w:val="2E74B5" w:themeColor="accent1" w:themeShade="BF"/>
            <w:sz w:val="22"/>
          </w:rPr>
          <w:delText xml:space="preserve">In order to </w:delText>
        </w:r>
        <w:r w:rsidR="00217258" w:rsidRPr="0094686A">
          <w:rPr>
            <w:rFonts w:asciiTheme="majorBidi" w:eastAsia="Arial" w:hAnsiTheme="majorBidi" w:cstheme="majorBidi"/>
            <w:bCs/>
            <w:iCs/>
            <w:color w:val="2E74B5" w:themeColor="accent1" w:themeShade="BF"/>
            <w:sz w:val="22"/>
          </w:rPr>
          <w:delText xml:space="preserve">fix </w:delText>
        </w:r>
        <w:r w:rsidR="00217258" w:rsidRPr="0094686A">
          <w:rPr>
            <w:rFonts w:asciiTheme="majorBidi" w:hAnsiTheme="majorBidi" w:cstheme="majorBidi"/>
            <w:bCs/>
            <w:iCs/>
            <w:sz w:val="22"/>
          </w:rPr>
          <w:delText>this</w:delText>
        </w:r>
        <w:r w:rsidRPr="0094686A">
          <w:rPr>
            <w:rFonts w:asciiTheme="majorBidi" w:hAnsiTheme="majorBidi" w:cstheme="majorBidi"/>
            <w:bCs/>
            <w:iCs/>
            <w:sz w:val="22"/>
          </w:rPr>
          <w:delText xml:space="preserve"> error we </w:delText>
        </w:r>
        <w:r w:rsidR="00217258" w:rsidRPr="0094686A">
          <w:rPr>
            <w:rFonts w:asciiTheme="majorBidi" w:hAnsiTheme="majorBidi" w:cstheme="majorBidi"/>
            <w:bCs/>
            <w:iCs/>
            <w:sz w:val="22"/>
          </w:rPr>
          <w:delText>add</w:delText>
        </w:r>
        <w:r w:rsidR="00DD3CD7" w:rsidRPr="0094686A">
          <w:rPr>
            <w:rFonts w:asciiTheme="majorBidi" w:hAnsiTheme="majorBidi" w:cstheme="majorBidi"/>
            <w:bCs/>
            <w:iCs/>
            <w:sz w:val="22"/>
          </w:rPr>
          <w:delText>ed a</w:delText>
        </w:r>
        <w:r w:rsidR="00217258" w:rsidRPr="0094686A">
          <w:rPr>
            <w:rFonts w:asciiTheme="majorBidi" w:hAnsiTheme="majorBidi" w:cstheme="majorBidi"/>
            <w:bCs/>
            <w:iCs/>
            <w:sz w:val="22"/>
          </w:rPr>
          <w:delText xml:space="preserve"> new</w:delText>
        </w:r>
        <w:r w:rsidRPr="0094686A">
          <w:rPr>
            <w:rFonts w:asciiTheme="majorBidi" w:hAnsiTheme="majorBidi" w:cstheme="majorBidi"/>
            <w:bCs/>
            <w:iCs/>
            <w:sz w:val="22"/>
          </w:rPr>
          <w:delText xml:space="preserve"> condition to </w:delText>
        </w:r>
        <w:r w:rsidR="00217258" w:rsidRPr="0094686A">
          <w:rPr>
            <w:rFonts w:asciiTheme="majorBidi" w:hAnsiTheme="majorBidi" w:cstheme="majorBidi"/>
            <w:bCs/>
            <w:iCs/>
            <w:sz w:val="22"/>
          </w:rPr>
          <w:delText>the PROMELA</w:delText>
        </w:r>
        <w:r w:rsidRPr="0094686A">
          <w:rPr>
            <w:rFonts w:asciiTheme="majorBidi" w:eastAsia="Arial" w:hAnsiTheme="majorBidi" w:cstheme="majorBidi"/>
            <w:bCs/>
            <w:iCs/>
            <w:sz w:val="22"/>
          </w:rPr>
          <w:delText xml:space="preserve"> (fig 1.3)</w:delText>
        </w:r>
      </w:del>
    </w:p>
    <w:p w14:paraId="7E1C5347" w14:textId="379097C4" w:rsidR="005C1380" w:rsidRPr="0094686A" w:rsidRDefault="005C1380" w:rsidP="00A24E63">
      <w:pPr>
        <w:spacing w:after="120" w:line="22" w:lineRule="atLeast"/>
        <w:ind w:left="0" w:right="0" w:firstLine="0"/>
        <w:rPr>
          <w:del w:id="639" w:author="hp" w:date="2017-01-05T18:05:00Z"/>
          <w:rFonts w:asciiTheme="majorBidi" w:eastAsia="Arial" w:hAnsiTheme="majorBidi" w:cstheme="majorBidi"/>
          <w:bCs/>
          <w:iCs/>
          <w:color w:val="2E74B5" w:themeColor="accent1" w:themeShade="BF"/>
          <w:sz w:val="22"/>
        </w:rPr>
      </w:pPr>
    </w:p>
    <w:tbl>
      <w:tblPr>
        <w:tblStyle w:val="af"/>
        <w:tblW w:w="0" w:type="auto"/>
        <w:tblLook w:val="04A0" w:firstRow="1" w:lastRow="0" w:firstColumn="1" w:lastColumn="0" w:noHBand="0" w:noVBand="1"/>
      </w:tblPr>
      <w:tblGrid>
        <w:gridCol w:w="6962"/>
      </w:tblGrid>
      <w:tr w:rsidR="00B6371B" w:rsidRPr="0094686A" w14:paraId="7772732D" w14:textId="77777777" w:rsidTr="00616D95">
        <w:trPr>
          <w:del w:id="640" w:author="hp" w:date="2017-01-05T18:05:00Z"/>
        </w:trPr>
        <w:tc>
          <w:tcPr>
            <w:tcW w:w="6516" w:type="dxa"/>
          </w:tcPr>
          <w:p w14:paraId="7DF9E927" w14:textId="1BACFBF7" w:rsidR="00B6371B" w:rsidRPr="0094686A" w:rsidRDefault="00B6371B" w:rsidP="00A24E63">
            <w:pPr>
              <w:spacing w:after="120" w:line="22" w:lineRule="atLeast"/>
              <w:ind w:left="0" w:right="0" w:firstLine="0"/>
              <w:rPr>
                <w:del w:id="641" w:author="hp" w:date="2017-01-05T18:05:00Z"/>
                <w:rFonts w:asciiTheme="majorBidi" w:eastAsia="Arial" w:hAnsiTheme="majorBidi" w:cstheme="majorBidi"/>
                <w:bCs/>
                <w:iCs/>
                <w:sz w:val="22"/>
              </w:rPr>
            </w:pPr>
            <w:del w:id="642" w:author="hp" w:date="2017-01-05T18:05:00Z">
              <w:r w:rsidRPr="0094686A">
                <w:rPr>
                  <w:rFonts w:asciiTheme="majorBidi" w:hAnsiTheme="majorBidi" w:cstheme="majorBidi"/>
                  <w:noProof/>
                  <w:sz w:val="22"/>
                  <w:rtl/>
                  <w:lang w:bidi="ar-SA"/>
                </w:rPr>
                <mc:AlternateContent>
                  <mc:Choice Requires="wps">
                    <w:drawing>
                      <wp:anchor distT="0" distB="0" distL="114300" distR="114300" simplePos="0" relativeHeight="25162393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27311" id="Rectangle 12" o:spid="_x0000_s1026" style="position:absolute;margin-left:34.9pt;margin-top:64.15pt;width:153.4pt;height:16.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r w:rsidRPr="0094686A">
                <w:rPr>
                  <w:rFonts w:asciiTheme="majorBidi" w:hAnsiTheme="majorBidi" w:cstheme="majorBidi"/>
                  <w:sz w:val="22"/>
                </w:rPr>
                <w:object w:dxaOrig="8550" w:dyaOrig="6420" w14:anchorId="7D28E43C">
                  <v:shape id="_x0000_i1026" type="#_x0000_t75" style="width:337.55pt;height:281.1pt" o:ole="">
                    <v:imagedata r:id="rId15" o:title=""/>
                  </v:shape>
                  <o:OLEObject Type="Embed" ProgID="PBrush" ShapeID="_x0000_i1026" DrawAspect="Content" ObjectID="_1545311364" r:id="rId16"/>
                </w:object>
              </w:r>
            </w:del>
          </w:p>
        </w:tc>
      </w:tr>
      <w:tr w:rsidR="00B6371B" w:rsidRPr="0094686A" w14:paraId="74C3BE47" w14:textId="77777777" w:rsidTr="00616D95">
        <w:trPr>
          <w:del w:id="643" w:author="hp" w:date="2017-01-05T18:05:00Z"/>
        </w:trPr>
        <w:tc>
          <w:tcPr>
            <w:tcW w:w="6516" w:type="dxa"/>
          </w:tcPr>
          <w:p w14:paraId="7CB988D8" w14:textId="5E29329E" w:rsidR="00B6371B" w:rsidRPr="0094686A" w:rsidRDefault="00B6371B" w:rsidP="00A24E63">
            <w:pPr>
              <w:spacing w:after="120" w:line="22" w:lineRule="atLeast"/>
              <w:ind w:left="0" w:right="0" w:firstLine="0"/>
              <w:jc w:val="center"/>
              <w:rPr>
                <w:del w:id="644" w:author="hp" w:date="2017-01-05T18:05:00Z"/>
                <w:rFonts w:asciiTheme="majorBidi" w:eastAsia="Arial" w:hAnsiTheme="majorBidi" w:cstheme="majorBidi"/>
                <w:bCs/>
                <w:iCs/>
                <w:sz w:val="22"/>
              </w:rPr>
            </w:pPr>
            <w:del w:id="645" w:author="hp" w:date="2017-01-05T18:05:00Z">
              <w:r w:rsidRPr="0094686A">
                <w:rPr>
                  <w:rFonts w:asciiTheme="majorBidi" w:eastAsia="Arial" w:hAnsiTheme="majorBidi" w:cstheme="majorBidi"/>
                  <w:bCs/>
                  <w:iCs/>
                  <w:sz w:val="22"/>
                </w:rPr>
                <w:delText>fig1.</w:delText>
              </w:r>
              <w:commentRangeStart w:id="646"/>
              <w:r w:rsidRPr="0094686A">
                <w:rPr>
                  <w:rFonts w:asciiTheme="majorBidi" w:eastAsia="Arial" w:hAnsiTheme="majorBidi" w:cstheme="majorBidi"/>
                  <w:bCs/>
                  <w:iCs/>
                  <w:sz w:val="22"/>
                </w:rPr>
                <w:delText>1</w:delText>
              </w:r>
              <w:commentRangeEnd w:id="646"/>
              <w:r w:rsidR="00616D95" w:rsidRPr="0094686A">
                <w:rPr>
                  <w:rStyle w:val="a8"/>
                  <w:rFonts w:asciiTheme="majorBidi" w:hAnsiTheme="majorBidi" w:cstheme="majorBidi"/>
                  <w:sz w:val="22"/>
                  <w:szCs w:val="22"/>
                </w:rPr>
                <w:commentReference w:id="646"/>
              </w:r>
            </w:del>
          </w:p>
        </w:tc>
      </w:tr>
    </w:tbl>
    <w:p w14:paraId="0AB8100E" w14:textId="77777777" w:rsidR="00B6371B" w:rsidRPr="0094686A" w:rsidRDefault="00B6371B" w:rsidP="00A24E63">
      <w:pPr>
        <w:spacing w:after="120" w:line="22" w:lineRule="atLeast"/>
        <w:ind w:left="0" w:right="0" w:firstLine="0"/>
        <w:rPr>
          <w:del w:id="647" w:author="hp" w:date="2017-01-05T18:05:00Z"/>
          <w:rFonts w:asciiTheme="majorBidi" w:eastAsia="Arial" w:hAnsiTheme="majorBidi" w:cstheme="majorBidi"/>
          <w:bCs/>
          <w:iCs/>
          <w:sz w:val="22"/>
        </w:rPr>
      </w:pPr>
    </w:p>
    <w:tbl>
      <w:tblPr>
        <w:tblStyle w:val="af"/>
        <w:tblW w:w="0" w:type="auto"/>
        <w:tblLook w:val="04A0" w:firstRow="1" w:lastRow="0" w:firstColumn="1" w:lastColumn="0" w:noHBand="0" w:noVBand="1"/>
      </w:tblPr>
      <w:tblGrid>
        <w:gridCol w:w="7168"/>
      </w:tblGrid>
      <w:tr w:rsidR="00B6371B" w:rsidRPr="0094686A" w14:paraId="79890850" w14:textId="77777777" w:rsidTr="00616D95">
        <w:trPr>
          <w:del w:id="648" w:author="hp" w:date="2017-01-05T18:05:00Z"/>
        </w:trPr>
        <w:tc>
          <w:tcPr>
            <w:tcW w:w="6941" w:type="dxa"/>
          </w:tcPr>
          <w:p w14:paraId="10DFECB8" w14:textId="705565AB" w:rsidR="00B6371B" w:rsidRPr="0094686A" w:rsidRDefault="005C1380" w:rsidP="00A24E63">
            <w:pPr>
              <w:spacing w:after="120" w:line="22" w:lineRule="atLeast"/>
              <w:ind w:left="0" w:right="0" w:firstLine="0"/>
              <w:rPr>
                <w:del w:id="649" w:author="hp" w:date="2017-01-05T18:05:00Z"/>
                <w:rFonts w:asciiTheme="majorBidi" w:eastAsia="Arial" w:hAnsiTheme="majorBidi" w:cstheme="majorBidi"/>
                <w:bCs/>
                <w:iCs/>
                <w:sz w:val="22"/>
              </w:rPr>
            </w:pPr>
            <w:del w:id="650" w:author="hp" w:date="2017-01-05T18:05:00Z">
              <w:r w:rsidRPr="0094686A">
                <w:rPr>
                  <w:rFonts w:asciiTheme="majorBidi" w:hAnsiTheme="majorBidi" w:cstheme="majorBidi"/>
                  <w:sz w:val="22"/>
                </w:rPr>
                <w:object w:dxaOrig="10965" w:dyaOrig="6345" w14:anchorId="41138B15">
                  <v:shape id="_x0000_i1027" type="#_x0000_t75" style="width:347.35pt;height:227.5pt" o:ole="">
                    <v:imagedata r:id="rId17" o:title=""/>
                  </v:shape>
                  <o:OLEObject Type="Embed" ProgID="PBrush" ShapeID="_x0000_i1027" DrawAspect="Content" ObjectID="_1545311365" r:id="rId18"/>
                </w:object>
              </w:r>
            </w:del>
          </w:p>
        </w:tc>
      </w:tr>
      <w:tr w:rsidR="00B6371B" w:rsidRPr="0094686A" w14:paraId="344D00A9" w14:textId="77777777" w:rsidTr="00616D95">
        <w:trPr>
          <w:del w:id="651" w:author="hp" w:date="2017-01-05T18:05:00Z"/>
        </w:trPr>
        <w:tc>
          <w:tcPr>
            <w:tcW w:w="6941" w:type="dxa"/>
          </w:tcPr>
          <w:p w14:paraId="1910CB1E" w14:textId="50E8FD0C" w:rsidR="00B6371B" w:rsidRPr="0094686A" w:rsidRDefault="005C1380" w:rsidP="00A24E63">
            <w:pPr>
              <w:spacing w:after="120" w:line="22" w:lineRule="atLeast"/>
              <w:ind w:left="0" w:right="0" w:firstLine="0"/>
              <w:jc w:val="center"/>
              <w:rPr>
                <w:del w:id="652" w:author="hp" w:date="2017-01-05T18:05:00Z"/>
                <w:rFonts w:asciiTheme="majorBidi" w:eastAsia="Arial" w:hAnsiTheme="majorBidi" w:cstheme="majorBidi"/>
                <w:bCs/>
                <w:iCs/>
                <w:sz w:val="22"/>
              </w:rPr>
            </w:pPr>
            <w:del w:id="653" w:author="hp" w:date="2017-01-05T18:05:00Z">
              <w:r w:rsidRPr="0094686A">
                <w:rPr>
                  <w:rFonts w:asciiTheme="majorBidi" w:eastAsia="Arial" w:hAnsiTheme="majorBidi" w:cstheme="majorBidi"/>
                  <w:bCs/>
                  <w:iCs/>
                  <w:sz w:val="22"/>
                </w:rPr>
                <w:delText>fig1.2</w:delText>
              </w:r>
            </w:del>
          </w:p>
        </w:tc>
      </w:tr>
    </w:tbl>
    <w:p w14:paraId="11775309" w14:textId="77777777" w:rsidR="00E42CAE" w:rsidRPr="0094686A" w:rsidRDefault="00E42CAE" w:rsidP="00A24E63">
      <w:pPr>
        <w:spacing w:after="120" w:line="22" w:lineRule="atLeast"/>
        <w:ind w:left="0" w:right="0" w:firstLine="0"/>
        <w:rPr>
          <w:del w:id="654" w:author="hp" w:date="2017-01-05T18:05:00Z"/>
          <w:rFonts w:asciiTheme="majorBidi" w:eastAsia="Arial" w:hAnsiTheme="majorBidi" w:cstheme="majorBidi"/>
          <w:bCs/>
          <w:iCs/>
          <w:sz w:val="22"/>
        </w:rPr>
      </w:pPr>
    </w:p>
    <w:p w14:paraId="7E6710CE" w14:textId="77777777" w:rsidR="00E42CAE" w:rsidRPr="0094686A" w:rsidRDefault="00E42CAE" w:rsidP="00A24E63">
      <w:pPr>
        <w:spacing w:after="120" w:line="22" w:lineRule="atLeast"/>
        <w:ind w:left="0" w:right="0" w:firstLine="0"/>
        <w:rPr>
          <w:del w:id="655" w:author="hp" w:date="2017-01-05T18:05:00Z"/>
          <w:rFonts w:asciiTheme="majorBidi" w:eastAsia="Arial" w:hAnsiTheme="majorBidi" w:cstheme="majorBidi"/>
          <w:bCs/>
          <w:iCs/>
          <w:sz w:val="22"/>
        </w:rPr>
      </w:pPr>
    </w:p>
    <w:tbl>
      <w:tblPr>
        <w:tblStyle w:val="af"/>
        <w:tblW w:w="0" w:type="auto"/>
        <w:tblLook w:val="04A0" w:firstRow="1" w:lastRow="0" w:firstColumn="1" w:lastColumn="0" w:noHBand="0" w:noVBand="1"/>
      </w:tblPr>
      <w:tblGrid>
        <w:gridCol w:w="7168"/>
      </w:tblGrid>
      <w:tr w:rsidR="005C1380" w:rsidRPr="0094686A" w14:paraId="6E626DF8" w14:textId="77777777" w:rsidTr="00217258">
        <w:trPr>
          <w:del w:id="656" w:author="hp" w:date="2017-01-05T18:05:00Z"/>
        </w:trPr>
        <w:tc>
          <w:tcPr>
            <w:tcW w:w="6941" w:type="dxa"/>
          </w:tcPr>
          <w:p w14:paraId="33841D3D" w14:textId="77777777" w:rsidR="005C1380" w:rsidRPr="0094686A" w:rsidRDefault="005C1380" w:rsidP="00A24E63">
            <w:pPr>
              <w:spacing w:after="120" w:line="22" w:lineRule="atLeast"/>
              <w:ind w:left="0" w:right="0" w:firstLine="0"/>
              <w:rPr>
                <w:del w:id="657" w:author="hp" w:date="2017-01-05T18:05:00Z"/>
                <w:rFonts w:asciiTheme="majorBidi" w:eastAsia="Arial" w:hAnsiTheme="majorBidi" w:cstheme="majorBidi"/>
                <w:bCs/>
                <w:iCs/>
                <w:sz w:val="22"/>
              </w:rPr>
            </w:pPr>
            <w:del w:id="658" w:author="hp" w:date="2017-01-05T18:05:00Z">
              <w:r w:rsidRPr="0094686A">
                <w:rPr>
                  <w:rFonts w:asciiTheme="majorBidi" w:hAnsiTheme="majorBidi" w:cstheme="majorBidi"/>
                  <w:sz w:val="22"/>
                </w:rPr>
                <w:object w:dxaOrig="10965" w:dyaOrig="6345" w14:anchorId="461BCC94">
                  <v:shape id="_x0000_i1028" type="#_x0000_t75" style="width:347.35pt;height:227.5pt" o:ole="">
                    <v:imagedata r:id="rId17" o:title=""/>
                  </v:shape>
                  <o:OLEObject Type="Embed" ProgID="PBrush" ShapeID="_x0000_i1028" DrawAspect="Content" ObjectID="_1545311366" r:id="rId19"/>
                </w:object>
              </w:r>
            </w:del>
          </w:p>
        </w:tc>
      </w:tr>
      <w:tr w:rsidR="005C1380" w:rsidRPr="0094686A" w14:paraId="17FD6465" w14:textId="77777777" w:rsidTr="00217258">
        <w:trPr>
          <w:del w:id="659" w:author="hp" w:date="2017-01-05T18:05:00Z"/>
        </w:trPr>
        <w:tc>
          <w:tcPr>
            <w:tcW w:w="6941" w:type="dxa"/>
          </w:tcPr>
          <w:p w14:paraId="5121C7DE" w14:textId="77777777" w:rsidR="005C1380" w:rsidRPr="0094686A" w:rsidRDefault="005C1380" w:rsidP="00A24E63">
            <w:pPr>
              <w:spacing w:after="120" w:line="22" w:lineRule="atLeast"/>
              <w:ind w:left="0" w:right="0" w:firstLine="0"/>
              <w:jc w:val="center"/>
              <w:rPr>
                <w:del w:id="660" w:author="hp" w:date="2017-01-05T18:05:00Z"/>
                <w:rFonts w:asciiTheme="majorBidi" w:eastAsia="Arial" w:hAnsiTheme="majorBidi" w:cstheme="majorBidi"/>
                <w:bCs/>
                <w:iCs/>
                <w:sz w:val="22"/>
              </w:rPr>
            </w:pPr>
            <w:del w:id="661" w:author="hp" w:date="2017-01-05T18:05:00Z">
              <w:r w:rsidRPr="0094686A">
                <w:rPr>
                  <w:rFonts w:asciiTheme="majorBidi" w:eastAsia="Arial" w:hAnsiTheme="majorBidi" w:cstheme="majorBidi"/>
                  <w:bCs/>
                  <w:iCs/>
                  <w:sz w:val="22"/>
                </w:rPr>
                <w:delText>fig1.2</w:delText>
              </w:r>
            </w:del>
          </w:p>
        </w:tc>
      </w:tr>
    </w:tbl>
    <w:p w14:paraId="04CB7CBB" w14:textId="77777777" w:rsidR="00E42CAE" w:rsidRPr="0094686A" w:rsidRDefault="00E42CAE" w:rsidP="00A24E63">
      <w:pPr>
        <w:spacing w:after="120" w:line="22" w:lineRule="atLeast"/>
        <w:ind w:left="0" w:right="0" w:firstLine="0"/>
        <w:rPr>
          <w:del w:id="662" w:author="hp" w:date="2017-01-05T18:05:00Z"/>
          <w:rFonts w:asciiTheme="majorBidi" w:eastAsia="Arial" w:hAnsiTheme="majorBidi" w:cstheme="majorBidi"/>
          <w:bCs/>
          <w:iCs/>
          <w:sz w:val="22"/>
        </w:rPr>
      </w:pPr>
    </w:p>
    <w:p w14:paraId="67128B13" w14:textId="77777777" w:rsidR="00E42CAE" w:rsidRPr="0094686A" w:rsidRDefault="00616D95" w:rsidP="00A24E63">
      <w:pPr>
        <w:spacing w:after="120" w:line="22" w:lineRule="atLeast"/>
        <w:ind w:left="0" w:right="0" w:firstLine="0"/>
        <w:rPr>
          <w:del w:id="663" w:author="hp" w:date="2017-01-05T18:05:00Z"/>
          <w:rFonts w:asciiTheme="majorBidi" w:eastAsia="Arial" w:hAnsiTheme="majorBidi" w:cstheme="majorBidi"/>
          <w:bCs/>
          <w:iCs/>
          <w:sz w:val="22"/>
        </w:rPr>
      </w:pPr>
      <w:del w:id="664" w:author="hp" w:date="2017-01-05T18:05:00Z">
        <w:r w:rsidRPr="0094686A">
          <w:rPr>
            <w:rStyle w:val="a8"/>
            <w:rFonts w:asciiTheme="majorBidi" w:hAnsiTheme="majorBidi" w:cstheme="majorBidi"/>
            <w:sz w:val="22"/>
            <w:szCs w:val="22"/>
          </w:rPr>
          <w:commentReference w:id="665"/>
        </w:r>
      </w:del>
    </w:p>
    <w:tbl>
      <w:tblPr>
        <w:tblStyle w:val="af"/>
        <w:tblW w:w="0" w:type="auto"/>
        <w:tblInd w:w="115" w:type="dxa"/>
        <w:tblLayout w:type="fixed"/>
        <w:tblLook w:val="04A0" w:firstRow="1" w:lastRow="0" w:firstColumn="1" w:lastColumn="0" w:noHBand="0" w:noVBand="1"/>
      </w:tblPr>
      <w:tblGrid>
        <w:gridCol w:w="7110"/>
      </w:tblGrid>
      <w:tr w:rsidR="005C1380" w:rsidRPr="0094686A" w14:paraId="5780F012" w14:textId="77777777" w:rsidTr="00616D95">
        <w:trPr>
          <w:del w:id="666" w:author="hp" w:date="2017-01-05T18:05:00Z"/>
        </w:trPr>
        <w:tc>
          <w:tcPr>
            <w:tcW w:w="7110" w:type="dxa"/>
          </w:tcPr>
          <w:p w14:paraId="1E0C435C" w14:textId="65A3EAA3" w:rsidR="005C1380" w:rsidRPr="0094686A" w:rsidRDefault="005C1380" w:rsidP="00A24E63">
            <w:pPr>
              <w:spacing w:after="120" w:line="22" w:lineRule="atLeast"/>
              <w:ind w:left="0" w:right="0" w:firstLine="0"/>
              <w:rPr>
                <w:del w:id="667" w:author="hp" w:date="2017-01-05T18:05:00Z"/>
                <w:rFonts w:asciiTheme="majorBidi" w:eastAsia="Arial" w:hAnsiTheme="majorBidi" w:cstheme="majorBidi"/>
                <w:b/>
                <w:i/>
                <w:sz w:val="22"/>
              </w:rPr>
            </w:pPr>
            <w:del w:id="668" w:author="hp" w:date="2017-01-05T18:05:00Z">
              <w:r w:rsidRPr="0094686A">
                <w:rPr>
                  <w:rFonts w:asciiTheme="majorBidi" w:hAnsiTheme="majorBidi" w:cstheme="majorBidi"/>
                  <w:sz w:val="22"/>
                </w:rPr>
                <w:object w:dxaOrig="8295" w:dyaOrig="7215" w14:anchorId="6C7010F6">
                  <v:shape id="_x0000_i1029" type="#_x0000_t75" style="width:326.6pt;height:360.6pt" o:ole="">
                    <v:imagedata r:id="rId20" o:title=""/>
                  </v:shape>
                  <o:OLEObject Type="Embed" ProgID="PBrush" ShapeID="_x0000_i1029" DrawAspect="Content" ObjectID="_1545311367" r:id="rId21"/>
                </w:object>
              </w:r>
            </w:del>
          </w:p>
        </w:tc>
      </w:tr>
      <w:tr w:rsidR="005C1380" w:rsidRPr="0094686A" w14:paraId="3471415A" w14:textId="77777777" w:rsidTr="00616D95">
        <w:trPr>
          <w:del w:id="669" w:author="hp" w:date="2017-01-05T18:05:00Z"/>
        </w:trPr>
        <w:tc>
          <w:tcPr>
            <w:tcW w:w="7110" w:type="dxa"/>
          </w:tcPr>
          <w:p w14:paraId="0886BF9B" w14:textId="258595D4" w:rsidR="005C1380" w:rsidRPr="0094686A" w:rsidRDefault="005C1380" w:rsidP="00A24E63">
            <w:pPr>
              <w:spacing w:after="120" w:line="22" w:lineRule="atLeast"/>
              <w:ind w:left="0" w:right="0" w:firstLine="0"/>
              <w:jc w:val="center"/>
              <w:rPr>
                <w:del w:id="670" w:author="hp" w:date="2017-01-05T18:05:00Z"/>
                <w:rFonts w:asciiTheme="majorBidi" w:eastAsia="Arial" w:hAnsiTheme="majorBidi" w:cstheme="majorBidi"/>
                <w:b/>
                <w:i/>
                <w:sz w:val="22"/>
              </w:rPr>
            </w:pPr>
            <w:del w:id="671" w:author="hp" w:date="2017-01-05T18:05:00Z">
              <w:r w:rsidRPr="0094686A">
                <w:rPr>
                  <w:rFonts w:asciiTheme="majorBidi" w:eastAsia="Arial" w:hAnsiTheme="majorBidi" w:cstheme="majorBidi"/>
                  <w:bCs/>
                  <w:iCs/>
                  <w:sz w:val="22"/>
                </w:rPr>
                <w:delText>fig1.3</w:delText>
              </w:r>
            </w:del>
          </w:p>
        </w:tc>
      </w:tr>
    </w:tbl>
    <w:p w14:paraId="4AD7D441" w14:textId="4D7A5E4D" w:rsidR="00B40032" w:rsidRPr="0094686A" w:rsidRDefault="00B40032" w:rsidP="00A24E63">
      <w:pPr>
        <w:pStyle w:val="3"/>
        <w:spacing w:after="120" w:line="22" w:lineRule="atLeast"/>
        <w:ind w:left="0" w:firstLine="115"/>
        <w:rPr>
          <w:del w:id="672" w:author="hp" w:date="2017-01-05T18:05:00Z"/>
          <w:rFonts w:asciiTheme="majorBidi" w:hAnsiTheme="majorBidi" w:cstheme="majorBidi"/>
          <w:sz w:val="22"/>
        </w:rPr>
      </w:pPr>
      <w:bookmarkStart w:id="673" w:name="_Toc470446049"/>
      <w:commentRangeStart w:id="674"/>
      <w:del w:id="675" w:author="hp" w:date="2017-01-05T18:05:00Z">
        <w:r w:rsidRPr="0094686A">
          <w:rPr>
            <w:rFonts w:asciiTheme="majorBidi" w:hAnsiTheme="majorBidi" w:cstheme="majorBidi"/>
            <w:sz w:val="22"/>
          </w:rPr>
          <w:delText>2.2</w:delText>
        </w:r>
        <w:commentRangeEnd w:id="674"/>
        <w:r w:rsidR="009C5DD2" w:rsidRPr="0094686A">
          <w:rPr>
            <w:rStyle w:val="a8"/>
            <w:rFonts w:asciiTheme="majorBidi" w:eastAsia="Times New Roman" w:hAnsiTheme="majorBidi" w:cstheme="majorBidi"/>
            <w:b w:val="0"/>
            <w:i w:val="0"/>
            <w:sz w:val="22"/>
            <w:szCs w:val="22"/>
          </w:rPr>
          <w:commentReference w:id="674"/>
        </w:r>
        <w:r w:rsidRPr="0094686A">
          <w:rPr>
            <w:rFonts w:asciiTheme="majorBidi" w:hAnsiTheme="majorBidi" w:cstheme="majorBidi"/>
            <w:sz w:val="22"/>
          </w:rPr>
          <w:delText>. Detailed Description</w:delText>
        </w:r>
        <w:bookmarkEnd w:id="673"/>
      </w:del>
    </w:p>
    <w:p w14:paraId="6D2AC641" w14:textId="3AB36902" w:rsidR="0026509E" w:rsidRPr="0094686A" w:rsidRDefault="0026509E" w:rsidP="00A24E63">
      <w:pPr>
        <w:spacing w:after="120" w:line="240" w:lineRule="auto"/>
        <w:ind w:left="0" w:right="0" w:firstLine="0"/>
        <w:jc w:val="left"/>
        <w:rPr>
          <w:del w:id="676" w:author="hp" w:date="2017-01-05T18:05:00Z"/>
          <w:rFonts w:asciiTheme="majorBidi" w:hAnsiTheme="majorBidi" w:cstheme="majorBidi"/>
          <w:color w:val="auto"/>
          <w:sz w:val="22"/>
        </w:rPr>
      </w:pPr>
      <w:del w:id="677" w:author="hp" w:date="2017-01-05T18:05:00Z">
        <w:r w:rsidRPr="0094686A">
          <w:rPr>
            <w:rFonts w:asciiTheme="majorBidi" w:hAnsiTheme="majorBidi" w:cstheme="majorBidi"/>
            <w:color w:val="auto"/>
            <w:sz w:val="22"/>
          </w:rPr>
          <w:delText xml:space="preserve">As it was mentioned above, we will build a tool </w:delText>
        </w:r>
        <w:r w:rsidRPr="0094686A">
          <w:rPr>
            <w:rFonts w:asciiTheme="majorBidi" w:hAnsiTheme="majorBidi" w:cstheme="majorBidi"/>
            <w:color w:val="auto"/>
            <w:sz w:val="22"/>
            <w:shd w:val="clear" w:color="auto" w:fill="FFFFFF"/>
          </w:rPr>
          <w:delText>that all</w:delText>
        </w:r>
        <w:r w:rsidR="00CF7775" w:rsidRPr="0094686A">
          <w:rPr>
            <w:rFonts w:asciiTheme="majorBidi" w:hAnsiTheme="majorBidi" w:cstheme="majorBidi"/>
            <w:color w:val="auto"/>
            <w:sz w:val="22"/>
            <w:shd w:val="clear" w:color="auto" w:fill="FFFFFF"/>
          </w:rPr>
          <w:delText xml:space="preserve">ows the graphical definition of </w:delText>
        </w:r>
        <w:r w:rsidRPr="0094686A">
          <w:rPr>
            <w:rFonts w:asciiTheme="majorBidi" w:hAnsiTheme="majorBidi" w:cstheme="majorBidi"/>
            <w:color w:val="auto"/>
            <w:sz w:val="22"/>
            <w:shd w:val="clear" w:color="auto" w:fill="FFFFFF"/>
          </w:rPr>
          <w:delText>specifications of cellular applications</w:delText>
        </w:r>
        <w:r w:rsidR="00BF48BC" w:rsidRPr="0094686A">
          <w:rPr>
            <w:rFonts w:asciiTheme="majorBidi" w:hAnsiTheme="majorBidi" w:cstheme="majorBidi"/>
            <w:color w:val="auto"/>
            <w:sz w:val="22"/>
          </w:rPr>
          <w:delText xml:space="preserve">. To be more </w:delText>
        </w:r>
        <w:r w:rsidR="00AC1FEB" w:rsidRPr="0094686A">
          <w:rPr>
            <w:rFonts w:asciiTheme="majorBidi" w:hAnsiTheme="majorBidi" w:cstheme="majorBidi"/>
            <w:color w:val="auto"/>
            <w:sz w:val="22"/>
          </w:rPr>
          <w:delText>practical, we</w:delText>
        </w:r>
        <w:r w:rsidRPr="0094686A">
          <w:rPr>
            <w:rFonts w:asciiTheme="majorBidi" w:hAnsiTheme="majorBidi" w:cstheme="majorBidi"/>
            <w:color w:val="auto"/>
            <w:sz w:val="22"/>
          </w:rPr>
          <w:delText xml:space="preserve"> </w:delText>
        </w:r>
        <w:r w:rsidR="001F1D5B" w:rsidRPr="0094686A">
          <w:rPr>
            <w:rFonts w:asciiTheme="majorBidi" w:hAnsiTheme="majorBidi" w:cstheme="majorBidi"/>
            <w:color w:val="auto"/>
            <w:sz w:val="22"/>
          </w:rPr>
          <w:delText>implement</w:delText>
        </w:r>
        <w:r w:rsidRPr="0094686A">
          <w:rPr>
            <w:rFonts w:asciiTheme="majorBidi" w:hAnsiTheme="majorBidi" w:cstheme="majorBidi"/>
            <w:color w:val="auto"/>
            <w:sz w:val="22"/>
          </w:rPr>
          <w:delText xml:space="preserve"> </w:delText>
        </w:r>
        <w:r w:rsidR="00BF48BC" w:rsidRPr="0094686A">
          <w:rPr>
            <w:rFonts w:asciiTheme="majorBidi" w:hAnsiTheme="majorBidi" w:cstheme="majorBidi"/>
            <w:color w:val="auto"/>
            <w:sz w:val="22"/>
          </w:rPr>
          <w:delText xml:space="preserve">our </w:delText>
        </w:r>
        <w:r w:rsidRPr="0094686A">
          <w:rPr>
            <w:rFonts w:asciiTheme="majorBidi" w:hAnsiTheme="majorBidi" w:cstheme="majorBidi"/>
            <w:color w:val="auto"/>
            <w:sz w:val="22"/>
          </w:rPr>
          <w:delText xml:space="preserve">tool </w:delText>
        </w:r>
        <w:r w:rsidR="00BF48BC" w:rsidRPr="0094686A">
          <w:rPr>
            <w:rFonts w:asciiTheme="majorBidi" w:hAnsiTheme="majorBidi" w:cstheme="majorBidi"/>
            <w:color w:val="auto"/>
            <w:sz w:val="22"/>
          </w:rPr>
          <w:delText>using a</w:delText>
        </w:r>
        <w:r w:rsidRPr="0094686A">
          <w:rPr>
            <w:rFonts w:asciiTheme="majorBidi" w:hAnsiTheme="majorBidi" w:cstheme="majorBidi"/>
            <w:color w:val="auto"/>
            <w:sz w:val="22"/>
          </w:rPr>
          <w:delText xml:space="preserve"> real application for cellular phones</w:delText>
        </w:r>
        <w:r w:rsidR="00961BD3" w:rsidRPr="0094686A">
          <w:rPr>
            <w:rFonts w:asciiTheme="majorBidi" w:hAnsiTheme="majorBidi" w:cstheme="majorBidi"/>
            <w:color w:val="auto"/>
            <w:sz w:val="22"/>
          </w:rPr>
          <w:delText>,</w:delText>
        </w:r>
        <w:r w:rsidRPr="0094686A">
          <w:rPr>
            <w:rFonts w:asciiTheme="majorBidi" w:hAnsiTheme="majorBidi" w:cstheme="majorBidi"/>
            <w:color w:val="auto"/>
            <w:sz w:val="22"/>
          </w:rPr>
          <w:delText xml:space="preserve"> called “Bopo” </w:delText>
        </w:r>
        <w:r w:rsidR="00CF7775" w:rsidRPr="0094686A">
          <w:rPr>
            <w:rFonts w:asciiTheme="majorBidi" w:hAnsiTheme="majorBidi" w:cstheme="majorBidi"/>
            <w:color w:val="auto"/>
            <w:sz w:val="22"/>
          </w:rPr>
          <w:delText>Supervised by</w:delText>
        </w:r>
        <w:r w:rsidRPr="0094686A">
          <w:rPr>
            <w:rFonts w:asciiTheme="majorBidi" w:hAnsiTheme="majorBidi" w:cstheme="majorBidi"/>
            <w:color w:val="auto"/>
            <w:sz w:val="22"/>
          </w:rPr>
          <w:delText xml:space="preserve"> Dr. Elena Ravve</w:delText>
        </w:r>
        <w:r w:rsidR="00961BD3" w:rsidRPr="0094686A">
          <w:rPr>
            <w:rFonts w:asciiTheme="majorBidi" w:hAnsiTheme="majorBidi" w:cstheme="majorBidi"/>
            <w:color w:val="auto"/>
            <w:sz w:val="22"/>
          </w:rPr>
          <w:delText xml:space="preserve">. We take </w:delText>
        </w:r>
        <w:r w:rsidR="001F1D5B" w:rsidRPr="0094686A">
          <w:rPr>
            <w:rFonts w:asciiTheme="majorBidi" w:hAnsiTheme="majorBidi" w:cstheme="majorBidi"/>
            <w:color w:val="auto"/>
            <w:sz w:val="22"/>
          </w:rPr>
          <w:delText>its spec</w:delText>
        </w:r>
        <w:r w:rsidR="00961BD3" w:rsidRPr="0094686A">
          <w:rPr>
            <w:rFonts w:asciiTheme="majorBidi" w:hAnsiTheme="majorBidi" w:cstheme="majorBidi"/>
            <w:color w:val="auto"/>
            <w:sz w:val="22"/>
          </w:rPr>
          <w:delText xml:space="preserve"> in </w:delText>
        </w:r>
        <w:r w:rsidR="001F1D5B" w:rsidRPr="0094686A">
          <w:rPr>
            <w:rFonts w:asciiTheme="majorBidi" w:hAnsiTheme="majorBidi" w:cstheme="majorBidi"/>
            <w:color w:val="auto"/>
            <w:sz w:val="22"/>
          </w:rPr>
          <w:delText>order to</w:delText>
        </w:r>
        <w:r w:rsidRPr="0094686A">
          <w:rPr>
            <w:rFonts w:asciiTheme="majorBidi" w:hAnsiTheme="majorBidi" w:cstheme="majorBidi"/>
            <w:color w:val="auto"/>
            <w:sz w:val="22"/>
          </w:rPr>
          <w:delText xml:space="preserve"> </w:delText>
        </w:r>
        <w:r w:rsidR="001F1D5B" w:rsidRPr="0094686A">
          <w:rPr>
            <w:rFonts w:asciiTheme="majorBidi" w:hAnsiTheme="majorBidi" w:cstheme="majorBidi"/>
            <w:color w:val="auto"/>
            <w:sz w:val="22"/>
          </w:rPr>
          <w:delText xml:space="preserve">compose </w:delText>
        </w:r>
        <w:r w:rsidR="00961BD3" w:rsidRPr="0094686A">
          <w:rPr>
            <w:rFonts w:asciiTheme="majorBidi" w:hAnsiTheme="majorBidi" w:cstheme="majorBidi"/>
            <w:color w:val="auto"/>
            <w:sz w:val="22"/>
          </w:rPr>
          <w:delText xml:space="preserve">it in a </w:delText>
        </w:r>
        <w:r w:rsidRPr="0094686A">
          <w:rPr>
            <w:rFonts w:asciiTheme="majorBidi" w:hAnsiTheme="majorBidi" w:cstheme="majorBidi"/>
            <w:color w:val="auto"/>
            <w:sz w:val="22"/>
          </w:rPr>
          <w:delText xml:space="preserve">visual </w:delText>
        </w:r>
        <w:r w:rsidR="00CF7775" w:rsidRPr="0094686A">
          <w:rPr>
            <w:rFonts w:asciiTheme="majorBidi" w:hAnsiTheme="majorBidi" w:cstheme="majorBidi"/>
            <w:color w:val="auto"/>
            <w:sz w:val="22"/>
          </w:rPr>
          <w:delText>form.</w:delText>
        </w:r>
      </w:del>
    </w:p>
    <w:p w14:paraId="33696BB7" w14:textId="499BB00F" w:rsidR="00EC4FD1" w:rsidRPr="0094686A" w:rsidRDefault="00B40032" w:rsidP="00A24E63">
      <w:pPr>
        <w:spacing w:after="120" w:line="240" w:lineRule="auto"/>
        <w:ind w:left="0" w:right="0" w:firstLine="0"/>
        <w:jc w:val="left"/>
        <w:rPr>
          <w:del w:id="678" w:author="hp" w:date="2017-01-05T18:05:00Z"/>
          <w:rFonts w:asciiTheme="majorBidi" w:hAnsiTheme="majorBidi" w:cstheme="majorBidi"/>
          <w:color w:val="auto"/>
          <w:sz w:val="22"/>
        </w:rPr>
      </w:pPr>
      <w:del w:id="679" w:author="hp" w:date="2017-01-05T18:05:00Z">
        <w:r w:rsidRPr="0094686A">
          <w:rPr>
            <w:rFonts w:asciiTheme="majorBidi" w:hAnsiTheme="majorBidi" w:cstheme="majorBidi"/>
            <w:color w:val="auto"/>
            <w:sz w:val="22"/>
          </w:rPr>
          <w:delText xml:space="preserve">In order to add </w:delText>
        </w:r>
        <w:r w:rsidR="00EC4FD1" w:rsidRPr="0094686A">
          <w:rPr>
            <w:rFonts w:asciiTheme="majorBidi" w:hAnsiTheme="majorBidi" w:cstheme="majorBidi"/>
            <w:color w:val="auto"/>
            <w:sz w:val="22"/>
          </w:rPr>
          <w:delText>a new</w:delText>
        </w:r>
        <w:r w:rsidRPr="0094686A">
          <w:rPr>
            <w:rFonts w:asciiTheme="majorBidi" w:hAnsiTheme="majorBidi" w:cstheme="majorBidi"/>
            <w:color w:val="auto"/>
            <w:sz w:val="22"/>
          </w:rPr>
          <w:delText xml:space="preserve"> screen to the </w:delText>
        </w:r>
        <w:r w:rsidR="00791C18" w:rsidRPr="0094686A">
          <w:rPr>
            <w:rFonts w:asciiTheme="majorBidi" w:hAnsiTheme="majorBidi" w:cstheme="majorBidi"/>
            <w:color w:val="auto"/>
            <w:sz w:val="22"/>
          </w:rPr>
          <w:delText>spec of an application</w:delText>
        </w:r>
        <w:r w:rsidR="00EC4FD1" w:rsidRPr="0094686A">
          <w:rPr>
            <w:rFonts w:asciiTheme="majorBidi" w:hAnsiTheme="majorBidi" w:cstheme="majorBidi"/>
            <w:color w:val="auto"/>
            <w:sz w:val="22"/>
          </w:rPr>
          <w:delText>,</w:delText>
        </w:r>
        <w:r w:rsidRPr="0094686A">
          <w:rPr>
            <w:rFonts w:asciiTheme="majorBidi" w:hAnsiTheme="majorBidi" w:cstheme="majorBidi"/>
            <w:color w:val="auto"/>
            <w:sz w:val="22"/>
          </w:rPr>
          <w:delText xml:space="preserve"> the user </w:delText>
        </w:r>
        <w:r w:rsidR="00EC4FD1" w:rsidRPr="0094686A">
          <w:rPr>
            <w:rFonts w:asciiTheme="majorBidi" w:hAnsiTheme="majorBidi" w:cstheme="majorBidi"/>
            <w:color w:val="auto"/>
            <w:sz w:val="22"/>
          </w:rPr>
          <w:delText>should press</w:delText>
        </w:r>
        <w:r w:rsidRPr="0094686A">
          <w:rPr>
            <w:rFonts w:asciiTheme="majorBidi" w:hAnsiTheme="majorBidi" w:cstheme="majorBidi"/>
            <w:color w:val="auto"/>
            <w:sz w:val="22"/>
          </w:rPr>
          <w:delText xml:space="preserve"> “add screen</w:delText>
        </w:r>
        <w:r w:rsidR="00EC4FD1" w:rsidRPr="0094686A">
          <w:rPr>
            <w:rFonts w:asciiTheme="majorBidi" w:hAnsiTheme="majorBidi" w:cstheme="majorBidi"/>
            <w:color w:val="auto"/>
            <w:sz w:val="22"/>
          </w:rPr>
          <w:delText>”,</w:delText>
        </w:r>
        <w:r w:rsidRPr="0094686A">
          <w:rPr>
            <w:rFonts w:asciiTheme="majorBidi" w:hAnsiTheme="majorBidi" w:cstheme="majorBidi"/>
            <w:color w:val="auto"/>
            <w:sz w:val="22"/>
          </w:rPr>
          <w:delText xml:space="preserve"> then </w:delText>
        </w:r>
        <w:r w:rsidR="0092392C" w:rsidRPr="0094686A">
          <w:rPr>
            <w:rFonts w:asciiTheme="majorBidi" w:hAnsiTheme="majorBidi" w:cstheme="majorBidi"/>
            <w:color w:val="auto"/>
            <w:sz w:val="22"/>
          </w:rPr>
          <w:delText xml:space="preserve">she/he </w:delText>
        </w:r>
        <w:r w:rsidR="00EC4FD1" w:rsidRPr="0094686A">
          <w:rPr>
            <w:rFonts w:asciiTheme="majorBidi" w:hAnsiTheme="majorBidi" w:cstheme="majorBidi"/>
            <w:color w:val="auto"/>
            <w:sz w:val="22"/>
          </w:rPr>
          <w:delText>sets the</w:delText>
        </w:r>
        <w:r w:rsidRPr="0094686A">
          <w:rPr>
            <w:rFonts w:asciiTheme="majorBidi" w:hAnsiTheme="majorBidi" w:cstheme="majorBidi"/>
            <w:color w:val="auto"/>
            <w:sz w:val="22"/>
          </w:rPr>
          <w:delText xml:space="preserve"> screen </w:delText>
        </w:r>
        <w:r w:rsidR="00EC4FD1" w:rsidRPr="0094686A">
          <w:rPr>
            <w:rFonts w:asciiTheme="majorBidi" w:hAnsiTheme="majorBidi" w:cstheme="majorBidi"/>
            <w:color w:val="auto"/>
            <w:sz w:val="22"/>
          </w:rPr>
          <w:delText>location,</w:delText>
        </w:r>
        <w:r w:rsidRPr="0094686A">
          <w:rPr>
            <w:rFonts w:asciiTheme="majorBidi" w:hAnsiTheme="majorBidi" w:cstheme="majorBidi"/>
            <w:color w:val="auto"/>
            <w:sz w:val="22"/>
          </w:rPr>
          <w:delText xml:space="preserve"> defined </w:delText>
        </w:r>
        <w:r w:rsidR="00EC4FD1" w:rsidRPr="0094686A">
          <w:rPr>
            <w:rFonts w:asciiTheme="majorBidi" w:hAnsiTheme="majorBidi" w:cstheme="majorBidi"/>
            <w:color w:val="auto"/>
            <w:sz w:val="22"/>
          </w:rPr>
          <w:delText>the name</w:delText>
        </w:r>
        <w:r w:rsidRPr="0094686A">
          <w:rPr>
            <w:rFonts w:asciiTheme="majorBidi" w:hAnsiTheme="majorBidi" w:cstheme="majorBidi"/>
            <w:color w:val="auto"/>
            <w:sz w:val="22"/>
          </w:rPr>
          <w:delText xml:space="preserve"> and </w:delText>
        </w:r>
        <w:r w:rsidR="00EC4FD1" w:rsidRPr="0094686A">
          <w:rPr>
            <w:rFonts w:asciiTheme="majorBidi" w:hAnsiTheme="majorBidi" w:cstheme="majorBidi"/>
            <w:color w:val="auto"/>
            <w:sz w:val="22"/>
          </w:rPr>
          <w:delText>the description</w:delText>
        </w:r>
        <w:r w:rsidRPr="0094686A">
          <w:rPr>
            <w:rFonts w:asciiTheme="majorBidi" w:hAnsiTheme="majorBidi" w:cstheme="majorBidi"/>
            <w:color w:val="auto"/>
            <w:sz w:val="22"/>
          </w:rPr>
          <w:delText xml:space="preserve"> </w:delText>
        </w:r>
        <w:r w:rsidR="00D77776" w:rsidRPr="0094686A">
          <w:rPr>
            <w:rFonts w:asciiTheme="majorBidi" w:hAnsiTheme="majorBidi" w:cstheme="majorBidi"/>
            <w:color w:val="auto"/>
            <w:sz w:val="22"/>
          </w:rPr>
          <w:delText xml:space="preserve">and </w:delText>
        </w:r>
        <w:r w:rsidRPr="0094686A">
          <w:rPr>
            <w:rFonts w:asciiTheme="majorBidi" w:hAnsiTheme="majorBidi" w:cstheme="majorBidi"/>
            <w:color w:val="auto"/>
            <w:sz w:val="22"/>
          </w:rPr>
          <w:delText xml:space="preserve">then </w:delText>
        </w:r>
        <w:r w:rsidR="00EC4FD1" w:rsidRPr="0094686A">
          <w:rPr>
            <w:rFonts w:asciiTheme="majorBidi" w:hAnsiTheme="majorBidi" w:cstheme="majorBidi"/>
            <w:color w:val="auto"/>
            <w:sz w:val="22"/>
          </w:rPr>
          <w:delText>presses “save</w:delText>
        </w:r>
        <w:r w:rsidRPr="0094686A">
          <w:rPr>
            <w:rFonts w:asciiTheme="majorBidi" w:hAnsiTheme="majorBidi" w:cstheme="majorBidi"/>
            <w:color w:val="auto"/>
            <w:sz w:val="22"/>
          </w:rPr>
          <w:delText>”</w:delText>
        </w:r>
        <w:r w:rsidR="00EC4FD1" w:rsidRPr="0094686A">
          <w:rPr>
            <w:rFonts w:asciiTheme="majorBidi" w:hAnsiTheme="majorBidi" w:cstheme="majorBidi"/>
            <w:color w:val="auto"/>
            <w:sz w:val="22"/>
          </w:rPr>
          <w:delText>.</w:delText>
        </w:r>
      </w:del>
    </w:p>
    <w:p w14:paraId="2613B068" w14:textId="096B8073" w:rsidR="00EC4FD1" w:rsidRPr="0094686A" w:rsidRDefault="00CF7775" w:rsidP="00A24E63">
      <w:pPr>
        <w:spacing w:after="120" w:line="240" w:lineRule="auto"/>
        <w:ind w:left="0" w:right="0" w:firstLine="0"/>
        <w:jc w:val="left"/>
        <w:rPr>
          <w:del w:id="680" w:author="hp" w:date="2017-01-05T18:05:00Z"/>
          <w:rFonts w:asciiTheme="majorBidi" w:hAnsiTheme="majorBidi" w:cstheme="majorBidi"/>
          <w:sz w:val="22"/>
        </w:rPr>
      </w:pPr>
      <w:del w:id="681" w:author="hp" w:date="2017-01-05T18:05:00Z">
        <w:r w:rsidRPr="0094686A">
          <w:rPr>
            <w:rFonts w:asciiTheme="majorBidi" w:hAnsiTheme="majorBidi" w:cstheme="majorBidi"/>
            <w:sz w:val="22"/>
          </w:rPr>
          <w:delText>The user</w:delText>
        </w:r>
        <w:r w:rsidR="00B40032" w:rsidRPr="0094686A">
          <w:rPr>
            <w:rFonts w:asciiTheme="majorBidi" w:hAnsiTheme="majorBidi" w:cstheme="majorBidi"/>
            <w:sz w:val="22"/>
          </w:rPr>
          <w:delText xml:space="preserve"> should press on </w:delText>
        </w:r>
        <w:r w:rsidR="00EC4FD1" w:rsidRPr="0094686A">
          <w:rPr>
            <w:rFonts w:asciiTheme="majorBidi" w:hAnsiTheme="majorBidi" w:cstheme="majorBidi"/>
            <w:b/>
            <w:bCs/>
            <w:i/>
            <w:iCs/>
            <w:sz w:val="22"/>
          </w:rPr>
          <w:delText>"</w:delText>
        </w:r>
        <w:r w:rsidR="00B40032" w:rsidRPr="0094686A">
          <w:rPr>
            <w:rFonts w:asciiTheme="majorBidi" w:hAnsiTheme="majorBidi" w:cstheme="majorBidi"/>
            <w:b/>
            <w:bCs/>
            <w:i/>
            <w:iCs/>
            <w:sz w:val="22"/>
          </w:rPr>
          <w:delText>+</w:delText>
        </w:r>
        <w:r w:rsidR="00EC4FD1" w:rsidRPr="0094686A">
          <w:rPr>
            <w:rFonts w:asciiTheme="majorBidi" w:hAnsiTheme="majorBidi" w:cstheme="majorBidi"/>
            <w:b/>
            <w:bCs/>
            <w:i/>
            <w:iCs/>
            <w:sz w:val="22"/>
          </w:rPr>
          <w:delText>"</w:delText>
        </w:r>
        <w:r w:rsidR="00B40032" w:rsidRPr="0094686A">
          <w:rPr>
            <w:rFonts w:asciiTheme="majorBidi" w:hAnsiTheme="majorBidi" w:cstheme="majorBidi"/>
            <w:b/>
            <w:bCs/>
            <w:i/>
            <w:iCs/>
            <w:sz w:val="22"/>
          </w:rPr>
          <w:delText xml:space="preserve"> </w:delText>
        </w:r>
        <w:r w:rsidR="00B40032" w:rsidRPr="0094686A">
          <w:rPr>
            <w:rFonts w:asciiTheme="majorBidi" w:hAnsiTheme="majorBidi" w:cstheme="majorBidi"/>
            <w:sz w:val="22"/>
          </w:rPr>
          <w:delText>button to choose</w:delText>
        </w:r>
        <w:r w:rsidR="00556809" w:rsidRPr="0094686A">
          <w:rPr>
            <w:rFonts w:asciiTheme="majorBidi" w:hAnsiTheme="majorBidi" w:cstheme="majorBidi"/>
            <w:sz w:val="22"/>
          </w:rPr>
          <w:delText xml:space="preserve"> an</w:delText>
        </w:r>
        <w:r w:rsidR="00B40032" w:rsidRPr="0094686A">
          <w:rPr>
            <w:rFonts w:asciiTheme="majorBidi" w:hAnsiTheme="majorBidi" w:cstheme="majorBidi"/>
            <w:sz w:val="22"/>
          </w:rPr>
          <w:delText xml:space="preserve"> element type from</w:delText>
        </w:r>
        <w:r w:rsidR="00556809" w:rsidRPr="0094686A">
          <w:rPr>
            <w:rFonts w:asciiTheme="majorBidi" w:hAnsiTheme="majorBidi" w:cstheme="majorBidi"/>
            <w:sz w:val="22"/>
          </w:rPr>
          <w:delText xml:space="preserve"> the menu bar,</w:delText>
        </w:r>
        <w:r w:rsidR="00B40032" w:rsidRPr="0094686A">
          <w:rPr>
            <w:rFonts w:asciiTheme="majorBidi" w:hAnsiTheme="majorBidi" w:cstheme="majorBidi"/>
            <w:sz w:val="22"/>
          </w:rPr>
          <w:delText xml:space="preserve"> this way we can </w:delText>
        </w:r>
        <w:r w:rsidR="00EC4FD1" w:rsidRPr="0094686A">
          <w:rPr>
            <w:rFonts w:asciiTheme="majorBidi" w:hAnsiTheme="majorBidi" w:cstheme="majorBidi"/>
            <w:sz w:val="22"/>
          </w:rPr>
          <w:delText>represent the</w:delText>
        </w:r>
        <w:r w:rsidR="00B40032" w:rsidRPr="0094686A">
          <w:rPr>
            <w:rFonts w:asciiTheme="majorBidi" w:hAnsiTheme="majorBidi" w:cstheme="majorBidi"/>
            <w:sz w:val="22"/>
          </w:rPr>
          <w:delText xml:space="preserve"> specs </w:delText>
        </w:r>
        <w:r w:rsidR="00EC4FD1" w:rsidRPr="0094686A">
          <w:rPr>
            <w:rFonts w:asciiTheme="majorBidi" w:hAnsiTheme="majorBidi" w:cstheme="majorBidi"/>
            <w:sz w:val="22"/>
          </w:rPr>
          <w:delText>types of</w:delText>
        </w:r>
        <w:r w:rsidR="00B40032" w:rsidRPr="0094686A">
          <w:rPr>
            <w:rFonts w:asciiTheme="majorBidi" w:hAnsiTheme="majorBidi" w:cstheme="majorBidi"/>
            <w:sz w:val="22"/>
          </w:rPr>
          <w:delText xml:space="preserve"> screens</w:delText>
        </w:r>
      </w:del>
    </w:p>
    <w:tbl>
      <w:tblPr>
        <w:tblStyle w:val="af"/>
        <w:tblW w:w="0" w:type="auto"/>
        <w:tblLook w:val="04A0" w:firstRow="1" w:lastRow="0" w:firstColumn="1" w:lastColumn="0" w:noHBand="0" w:noVBand="1"/>
      </w:tblPr>
      <w:tblGrid>
        <w:gridCol w:w="3310"/>
        <w:gridCol w:w="2570"/>
        <w:gridCol w:w="3174"/>
      </w:tblGrid>
      <w:tr w:rsidR="00BB6B38" w:rsidRPr="0094686A" w14:paraId="053DF398" w14:textId="77777777" w:rsidTr="00BB6B38">
        <w:trPr>
          <w:del w:id="682" w:author="hp" w:date="2017-01-05T18:05:00Z"/>
        </w:trPr>
        <w:tc>
          <w:tcPr>
            <w:tcW w:w="3365" w:type="dxa"/>
          </w:tcPr>
          <w:commentRangeStart w:id="683"/>
          <w:p w14:paraId="6211DAF5" w14:textId="5B216156" w:rsidR="00BB6B38" w:rsidRPr="0094686A" w:rsidRDefault="00CF7775" w:rsidP="00A24E63">
            <w:pPr>
              <w:spacing w:after="120" w:line="240" w:lineRule="auto"/>
              <w:ind w:left="0" w:right="0" w:firstLine="0"/>
              <w:jc w:val="left"/>
              <w:rPr>
                <w:del w:id="684" w:author="hp" w:date="2017-01-05T18:05:00Z"/>
                <w:rFonts w:asciiTheme="majorBidi" w:hAnsiTheme="majorBidi" w:cstheme="majorBidi"/>
                <w:sz w:val="22"/>
              </w:rPr>
            </w:pPr>
            <w:del w:id="685" w:author="hp" w:date="2017-01-05T18:05:00Z">
              <w:r w:rsidRPr="0094686A">
                <w:rPr>
                  <w:rFonts w:asciiTheme="majorBidi" w:hAnsiTheme="majorBidi" w:cstheme="majorBidi"/>
                  <w:sz w:val="22"/>
                </w:rPr>
                <w:object w:dxaOrig="3705" w:dyaOrig="3075" w14:anchorId="39C91D39">
                  <v:shape id="_x0000_i1030" type="#_x0000_t75" style="width:171.65pt;height:175.7pt" o:ole="">
                    <v:imagedata r:id="rId22" o:title=""/>
                  </v:shape>
                  <o:OLEObject Type="Embed" ProgID="PBrush" ShapeID="_x0000_i1030" DrawAspect="Content" ObjectID="_1545311368" r:id="rId23"/>
                </w:object>
              </w:r>
              <w:commentRangeEnd w:id="683"/>
              <w:r w:rsidR="004871BB" w:rsidRPr="0094686A">
                <w:rPr>
                  <w:rStyle w:val="a8"/>
                  <w:rFonts w:asciiTheme="majorBidi" w:hAnsiTheme="majorBidi" w:cstheme="majorBidi"/>
                  <w:sz w:val="22"/>
                  <w:szCs w:val="22"/>
                </w:rPr>
                <w:commentReference w:id="683"/>
              </w:r>
            </w:del>
          </w:p>
        </w:tc>
        <w:tc>
          <w:tcPr>
            <w:tcW w:w="3366" w:type="dxa"/>
          </w:tcPr>
          <w:p w14:paraId="6209DABE" w14:textId="0434CB33" w:rsidR="00BB6B38" w:rsidRPr="0094686A" w:rsidRDefault="00CF7775" w:rsidP="00A24E63">
            <w:pPr>
              <w:spacing w:after="120" w:line="240" w:lineRule="auto"/>
              <w:ind w:left="0" w:right="0" w:firstLine="0"/>
              <w:jc w:val="left"/>
              <w:rPr>
                <w:del w:id="686" w:author="hp" w:date="2017-01-05T18:05:00Z"/>
                <w:rFonts w:asciiTheme="majorBidi" w:hAnsiTheme="majorBidi" w:cstheme="majorBidi"/>
                <w:sz w:val="22"/>
              </w:rPr>
            </w:pPr>
            <w:del w:id="687" w:author="hp" w:date="2017-01-05T18:05:00Z">
              <w:r w:rsidRPr="0094686A">
                <w:rPr>
                  <w:rFonts w:asciiTheme="majorBidi" w:hAnsiTheme="majorBidi" w:cstheme="majorBidi"/>
                  <w:sz w:val="22"/>
                </w:rPr>
                <w:object w:dxaOrig="2610" w:dyaOrig="3630" w14:anchorId="552C46C2">
                  <v:shape id="_x0000_i1031" type="#_x0000_t75" style="width:130.75pt;height:175.7pt" o:ole="">
                    <v:imagedata r:id="rId24" o:title=""/>
                  </v:shape>
                  <o:OLEObject Type="Embed" ProgID="PBrush" ShapeID="_x0000_i1031" DrawAspect="Content" ObjectID="_1545311369" r:id="rId25"/>
                </w:object>
              </w:r>
            </w:del>
          </w:p>
        </w:tc>
        <w:tc>
          <w:tcPr>
            <w:tcW w:w="3366" w:type="dxa"/>
          </w:tcPr>
          <w:p w14:paraId="2F19A0E3" w14:textId="1EADAA45" w:rsidR="00BB6B38" w:rsidRPr="0094686A" w:rsidRDefault="00BB6B38" w:rsidP="00A24E63">
            <w:pPr>
              <w:spacing w:after="120" w:line="240" w:lineRule="auto"/>
              <w:ind w:left="0" w:right="0" w:firstLine="0"/>
              <w:jc w:val="left"/>
              <w:rPr>
                <w:del w:id="688" w:author="hp" w:date="2017-01-05T18:05:00Z"/>
                <w:rFonts w:asciiTheme="majorBidi" w:hAnsiTheme="majorBidi" w:cstheme="majorBidi"/>
                <w:sz w:val="22"/>
              </w:rPr>
            </w:pPr>
            <w:del w:id="689" w:author="hp" w:date="2017-01-05T18:05:00Z">
              <w:r w:rsidRPr="0094686A">
                <w:rPr>
                  <w:rFonts w:asciiTheme="majorBidi" w:hAnsiTheme="majorBidi" w:cstheme="majorBidi"/>
                  <w:sz w:val="22"/>
                </w:rPr>
                <w:object w:dxaOrig="4155" w:dyaOrig="4065" w14:anchorId="7BB2E9A7">
                  <v:shape id="_x0000_i1032" type="#_x0000_t75" style="width:164.15pt;height:184.3pt" o:ole="">
                    <v:imagedata r:id="rId26" o:title=""/>
                  </v:shape>
                  <o:OLEObject Type="Embed" ProgID="PBrush" ShapeID="_x0000_i1032" DrawAspect="Content" ObjectID="_1545311370" r:id="rId27"/>
                </w:object>
              </w:r>
            </w:del>
          </w:p>
        </w:tc>
      </w:tr>
      <w:tr w:rsidR="00BB6B38" w:rsidRPr="0094686A" w14:paraId="662A009C" w14:textId="77777777" w:rsidTr="00BB6B38">
        <w:trPr>
          <w:del w:id="690" w:author="hp" w:date="2017-01-05T18:05:00Z"/>
        </w:trPr>
        <w:tc>
          <w:tcPr>
            <w:tcW w:w="3365" w:type="dxa"/>
          </w:tcPr>
          <w:p w14:paraId="34B6BA81" w14:textId="73ABED53" w:rsidR="00BB6B38" w:rsidRPr="0094686A" w:rsidRDefault="00BB6B38" w:rsidP="00A24E63">
            <w:pPr>
              <w:spacing w:after="120" w:line="240" w:lineRule="auto"/>
              <w:ind w:left="0" w:right="0" w:firstLine="0"/>
              <w:jc w:val="center"/>
              <w:rPr>
                <w:del w:id="691" w:author="hp" w:date="2017-01-05T18:05:00Z"/>
                <w:rFonts w:asciiTheme="majorBidi" w:hAnsiTheme="majorBidi" w:cstheme="majorBidi"/>
                <w:sz w:val="22"/>
              </w:rPr>
            </w:pPr>
            <w:del w:id="692" w:author="hp" w:date="2017-01-05T18:05:00Z">
              <w:r w:rsidRPr="0094686A">
                <w:rPr>
                  <w:rFonts w:asciiTheme="majorBidi" w:hAnsiTheme="majorBidi" w:cstheme="majorBidi"/>
                  <w:sz w:val="22"/>
                </w:rPr>
                <w:delText>Fig. 1:</w:delText>
              </w:r>
            </w:del>
          </w:p>
        </w:tc>
        <w:tc>
          <w:tcPr>
            <w:tcW w:w="3366" w:type="dxa"/>
          </w:tcPr>
          <w:p w14:paraId="611DA7C0" w14:textId="277E7D3E" w:rsidR="00BB6B38" w:rsidRPr="0094686A" w:rsidRDefault="00BB6B38" w:rsidP="00A24E63">
            <w:pPr>
              <w:spacing w:after="120" w:line="240" w:lineRule="auto"/>
              <w:ind w:left="0" w:right="0" w:firstLine="0"/>
              <w:jc w:val="center"/>
              <w:rPr>
                <w:del w:id="693" w:author="hp" w:date="2017-01-05T18:05:00Z"/>
                <w:rFonts w:asciiTheme="majorBidi" w:hAnsiTheme="majorBidi" w:cstheme="majorBidi"/>
                <w:sz w:val="22"/>
              </w:rPr>
            </w:pPr>
            <w:del w:id="694" w:author="hp" w:date="2017-01-05T18:05:00Z">
              <w:r w:rsidRPr="0094686A">
                <w:rPr>
                  <w:rFonts w:asciiTheme="majorBidi" w:hAnsiTheme="majorBidi" w:cstheme="majorBidi"/>
                  <w:sz w:val="22"/>
                </w:rPr>
                <w:delText>Fig. 1.1:</w:delText>
              </w:r>
            </w:del>
          </w:p>
        </w:tc>
        <w:tc>
          <w:tcPr>
            <w:tcW w:w="3366" w:type="dxa"/>
          </w:tcPr>
          <w:p w14:paraId="49B95621" w14:textId="68B3754A" w:rsidR="00BB6B38" w:rsidRPr="0094686A" w:rsidRDefault="00BB6B38" w:rsidP="00A24E63">
            <w:pPr>
              <w:spacing w:after="120" w:line="240" w:lineRule="auto"/>
              <w:ind w:left="0" w:right="0" w:firstLine="0"/>
              <w:jc w:val="center"/>
              <w:rPr>
                <w:del w:id="695" w:author="hp" w:date="2017-01-05T18:05:00Z"/>
                <w:rFonts w:asciiTheme="majorBidi" w:hAnsiTheme="majorBidi" w:cstheme="majorBidi"/>
                <w:sz w:val="22"/>
              </w:rPr>
            </w:pPr>
            <w:del w:id="696" w:author="hp" w:date="2017-01-05T18:05:00Z">
              <w:r w:rsidRPr="0094686A">
                <w:rPr>
                  <w:rFonts w:asciiTheme="majorBidi" w:hAnsiTheme="majorBidi" w:cstheme="majorBidi"/>
                  <w:sz w:val="22"/>
                </w:rPr>
                <w:delText>Fig. 1.2:</w:delText>
              </w:r>
            </w:del>
          </w:p>
        </w:tc>
      </w:tr>
    </w:tbl>
    <w:p w14:paraId="02AF7EFF" w14:textId="77777777" w:rsidR="00BB6B38" w:rsidRPr="0094686A" w:rsidRDefault="00BB6B38" w:rsidP="00A24E63">
      <w:pPr>
        <w:spacing w:after="120" w:line="240" w:lineRule="auto"/>
        <w:ind w:left="0" w:right="0" w:firstLine="0"/>
        <w:jc w:val="left"/>
        <w:rPr>
          <w:del w:id="697" w:author="hp" w:date="2017-01-05T18:05:00Z"/>
          <w:rFonts w:asciiTheme="majorBidi" w:hAnsiTheme="majorBidi" w:cstheme="majorBidi"/>
          <w:sz w:val="22"/>
        </w:rPr>
      </w:pPr>
    </w:p>
    <w:p w14:paraId="4CCF636A" w14:textId="2F9B53F4" w:rsidR="00CF7775" w:rsidRPr="0094686A" w:rsidRDefault="00CF7775" w:rsidP="00A24E63">
      <w:pPr>
        <w:spacing w:after="120" w:line="240" w:lineRule="auto"/>
        <w:ind w:left="0" w:right="0" w:firstLine="0"/>
        <w:jc w:val="left"/>
        <w:rPr>
          <w:del w:id="698" w:author="hp" w:date="2017-01-05T18:05:00Z"/>
          <w:rFonts w:asciiTheme="majorBidi" w:hAnsiTheme="majorBidi" w:cstheme="majorBidi"/>
          <w:color w:val="auto"/>
          <w:sz w:val="22"/>
        </w:rPr>
      </w:pPr>
    </w:p>
    <w:p w14:paraId="74F07DB2" w14:textId="367963CD" w:rsidR="00877972" w:rsidRPr="0094686A" w:rsidRDefault="00877972" w:rsidP="00A24E63">
      <w:pPr>
        <w:spacing w:after="120" w:line="240" w:lineRule="auto"/>
        <w:ind w:left="0" w:right="0" w:firstLine="0"/>
        <w:jc w:val="left"/>
        <w:rPr>
          <w:del w:id="699" w:author="hp" w:date="2017-01-05T18:05:00Z"/>
          <w:rFonts w:asciiTheme="majorBidi" w:hAnsiTheme="majorBidi" w:cstheme="majorBidi"/>
          <w:color w:val="auto"/>
          <w:sz w:val="22"/>
        </w:rPr>
      </w:pPr>
    </w:p>
    <w:p w14:paraId="69F678E6" w14:textId="2219B519" w:rsidR="00877972" w:rsidRPr="0094686A" w:rsidRDefault="00877972" w:rsidP="00A24E63">
      <w:pPr>
        <w:spacing w:after="120" w:line="240" w:lineRule="auto"/>
        <w:ind w:left="0" w:right="0" w:firstLine="0"/>
        <w:jc w:val="left"/>
        <w:rPr>
          <w:del w:id="700" w:author="hp" w:date="2017-01-05T18:05:00Z"/>
          <w:rFonts w:asciiTheme="majorBidi" w:hAnsiTheme="majorBidi" w:cstheme="majorBidi"/>
          <w:color w:val="auto"/>
          <w:sz w:val="22"/>
        </w:rPr>
      </w:pPr>
    </w:p>
    <w:p w14:paraId="4F45532D" w14:textId="727F4736" w:rsidR="00877972" w:rsidRPr="0094686A" w:rsidRDefault="00877972" w:rsidP="00A24E63">
      <w:pPr>
        <w:spacing w:after="120" w:line="240" w:lineRule="auto"/>
        <w:ind w:left="0" w:right="0" w:firstLine="0"/>
        <w:jc w:val="left"/>
        <w:rPr>
          <w:del w:id="701" w:author="hp" w:date="2017-01-05T18:05:00Z"/>
          <w:rFonts w:asciiTheme="majorBidi" w:hAnsiTheme="majorBidi" w:cstheme="majorBidi"/>
          <w:color w:val="auto"/>
          <w:sz w:val="22"/>
        </w:rPr>
      </w:pPr>
    </w:p>
    <w:p w14:paraId="17DBD2B6" w14:textId="7DA0B340" w:rsidR="00877972" w:rsidRPr="0094686A" w:rsidRDefault="00877972" w:rsidP="00A24E63">
      <w:pPr>
        <w:spacing w:after="120" w:line="240" w:lineRule="auto"/>
        <w:ind w:left="0" w:right="0" w:firstLine="0"/>
        <w:jc w:val="left"/>
        <w:rPr>
          <w:del w:id="702" w:author="hp" w:date="2017-01-05T18:05:00Z"/>
          <w:rFonts w:asciiTheme="majorBidi" w:hAnsiTheme="majorBidi" w:cstheme="majorBidi"/>
          <w:color w:val="auto"/>
          <w:sz w:val="22"/>
        </w:rPr>
      </w:pPr>
    </w:p>
    <w:p w14:paraId="19099FE2" w14:textId="0902523B" w:rsidR="00877972" w:rsidRPr="0094686A" w:rsidRDefault="00877972" w:rsidP="00A24E63">
      <w:pPr>
        <w:spacing w:after="120" w:line="240" w:lineRule="auto"/>
        <w:ind w:left="0" w:right="0" w:firstLine="0"/>
        <w:jc w:val="left"/>
        <w:rPr>
          <w:del w:id="703" w:author="hp" w:date="2017-01-05T18:05:00Z"/>
          <w:rFonts w:asciiTheme="majorBidi" w:hAnsiTheme="majorBidi" w:cstheme="majorBidi"/>
          <w:color w:val="auto"/>
          <w:sz w:val="22"/>
        </w:rPr>
      </w:pPr>
    </w:p>
    <w:p w14:paraId="39196193" w14:textId="0E982F0A" w:rsidR="00877972" w:rsidRPr="0094686A" w:rsidRDefault="00877972" w:rsidP="00A24E63">
      <w:pPr>
        <w:spacing w:after="120" w:line="240" w:lineRule="auto"/>
        <w:ind w:left="0" w:right="0" w:firstLine="0"/>
        <w:jc w:val="left"/>
        <w:rPr>
          <w:del w:id="704" w:author="hp" w:date="2017-01-05T18:05:00Z"/>
          <w:rFonts w:asciiTheme="majorBidi" w:hAnsiTheme="majorBidi" w:cstheme="majorBidi"/>
          <w:color w:val="auto"/>
          <w:sz w:val="22"/>
        </w:rPr>
      </w:pPr>
    </w:p>
    <w:p w14:paraId="7F5144D5" w14:textId="5132F5DA" w:rsidR="00877972" w:rsidRPr="0094686A" w:rsidRDefault="00877972" w:rsidP="00A24E63">
      <w:pPr>
        <w:spacing w:after="120" w:line="240" w:lineRule="auto"/>
        <w:ind w:left="0" w:right="0" w:firstLine="0"/>
        <w:jc w:val="left"/>
        <w:rPr>
          <w:del w:id="705" w:author="hp" w:date="2017-01-05T18:05:00Z"/>
          <w:rFonts w:asciiTheme="majorBidi" w:hAnsiTheme="majorBidi" w:cstheme="majorBidi"/>
          <w:color w:val="auto"/>
          <w:sz w:val="22"/>
        </w:rPr>
      </w:pPr>
    </w:p>
    <w:p w14:paraId="2B0E84D6" w14:textId="1820FCE3" w:rsidR="00877972" w:rsidRPr="0094686A" w:rsidRDefault="00877972" w:rsidP="00A24E63">
      <w:pPr>
        <w:spacing w:after="120" w:line="240" w:lineRule="auto"/>
        <w:ind w:left="0" w:right="0" w:firstLine="0"/>
        <w:jc w:val="left"/>
        <w:rPr>
          <w:del w:id="706" w:author="hp" w:date="2017-01-05T18:05:00Z"/>
          <w:rFonts w:asciiTheme="majorBidi" w:hAnsiTheme="majorBidi" w:cstheme="majorBidi"/>
          <w:color w:val="auto"/>
          <w:sz w:val="22"/>
        </w:rPr>
      </w:pPr>
    </w:p>
    <w:p w14:paraId="44924284" w14:textId="5C45D869" w:rsidR="00877972" w:rsidRPr="0094686A" w:rsidRDefault="00877972" w:rsidP="00A24E63">
      <w:pPr>
        <w:spacing w:after="120" w:line="240" w:lineRule="auto"/>
        <w:ind w:left="0" w:right="0" w:firstLine="0"/>
        <w:jc w:val="left"/>
        <w:rPr>
          <w:del w:id="707" w:author="hp" w:date="2017-01-05T18:05:00Z"/>
          <w:rFonts w:asciiTheme="majorBidi" w:hAnsiTheme="majorBidi" w:cstheme="majorBidi"/>
          <w:color w:val="auto"/>
          <w:sz w:val="22"/>
        </w:rPr>
      </w:pPr>
    </w:p>
    <w:p w14:paraId="7E8C1F83" w14:textId="1D28DC31" w:rsidR="00877972" w:rsidRPr="0094686A" w:rsidRDefault="00877972" w:rsidP="00A24E63">
      <w:pPr>
        <w:spacing w:after="120" w:line="240" w:lineRule="auto"/>
        <w:ind w:left="0" w:right="0" w:firstLine="0"/>
        <w:jc w:val="left"/>
        <w:rPr>
          <w:del w:id="708" w:author="hp" w:date="2017-01-05T18:05:00Z"/>
          <w:rFonts w:asciiTheme="majorBidi" w:hAnsiTheme="majorBidi" w:cstheme="majorBidi"/>
          <w:color w:val="auto"/>
          <w:sz w:val="22"/>
        </w:rPr>
      </w:pPr>
    </w:p>
    <w:p w14:paraId="43941818" w14:textId="36C98CE4" w:rsidR="00877972" w:rsidRPr="0094686A" w:rsidRDefault="00877972" w:rsidP="00A24E63">
      <w:pPr>
        <w:spacing w:after="120" w:line="240" w:lineRule="auto"/>
        <w:ind w:left="0" w:right="0" w:firstLine="0"/>
        <w:jc w:val="left"/>
        <w:rPr>
          <w:del w:id="709" w:author="hp" w:date="2017-01-05T18:05:00Z"/>
          <w:rFonts w:asciiTheme="majorBidi" w:hAnsiTheme="majorBidi" w:cstheme="majorBidi"/>
          <w:color w:val="auto"/>
          <w:sz w:val="22"/>
        </w:rPr>
      </w:pPr>
    </w:p>
    <w:p w14:paraId="6D2EDCB2" w14:textId="10676500" w:rsidR="00877972" w:rsidRPr="0094686A" w:rsidRDefault="00877972" w:rsidP="00A24E63">
      <w:pPr>
        <w:spacing w:after="120" w:line="240" w:lineRule="auto"/>
        <w:ind w:left="0" w:right="0" w:firstLine="0"/>
        <w:jc w:val="left"/>
        <w:rPr>
          <w:del w:id="710" w:author="hp" w:date="2017-01-05T18:05:00Z"/>
          <w:rFonts w:asciiTheme="majorBidi" w:hAnsiTheme="majorBidi" w:cstheme="majorBidi"/>
          <w:color w:val="auto"/>
          <w:sz w:val="22"/>
        </w:rPr>
      </w:pPr>
    </w:p>
    <w:p w14:paraId="699A7482" w14:textId="77777777" w:rsidR="00877972" w:rsidRPr="0094686A" w:rsidRDefault="00877972" w:rsidP="00A24E63">
      <w:pPr>
        <w:spacing w:after="120" w:line="240" w:lineRule="auto"/>
        <w:ind w:left="0" w:right="0" w:firstLine="0"/>
        <w:jc w:val="left"/>
        <w:rPr>
          <w:del w:id="711" w:author="hp" w:date="2017-01-05T18:05:00Z"/>
          <w:rFonts w:asciiTheme="majorBidi" w:hAnsiTheme="majorBidi" w:cstheme="majorBidi"/>
          <w:color w:val="auto"/>
          <w:sz w:val="22"/>
        </w:rPr>
      </w:pPr>
    </w:p>
    <w:p w14:paraId="3559FED4" w14:textId="6BAB4EA7" w:rsidR="00B40032" w:rsidRPr="0094686A" w:rsidRDefault="00C7711C" w:rsidP="00A24E63">
      <w:pPr>
        <w:spacing w:after="120" w:line="240" w:lineRule="auto"/>
        <w:ind w:left="0" w:right="0" w:firstLine="0"/>
        <w:jc w:val="left"/>
        <w:rPr>
          <w:del w:id="712" w:author="hp" w:date="2017-01-05T18:05:00Z"/>
          <w:rFonts w:asciiTheme="majorBidi" w:hAnsiTheme="majorBidi" w:cstheme="majorBidi"/>
          <w:color w:val="auto"/>
          <w:sz w:val="22"/>
        </w:rPr>
      </w:pPr>
      <w:del w:id="713" w:author="hp" w:date="2017-01-05T18:05:00Z">
        <w:r w:rsidRPr="0094686A">
          <w:rPr>
            <w:rFonts w:asciiTheme="majorBidi" w:hAnsiTheme="majorBidi" w:cstheme="majorBidi"/>
            <w:color w:val="auto"/>
            <w:sz w:val="22"/>
          </w:rPr>
          <w:delText>M</w:delText>
        </w:r>
        <w:r w:rsidR="00B623A8" w:rsidRPr="0094686A">
          <w:rPr>
            <w:rFonts w:asciiTheme="majorBidi" w:hAnsiTheme="majorBidi" w:cstheme="majorBidi"/>
            <w:color w:val="auto"/>
            <w:sz w:val="22"/>
          </w:rPr>
          <w:delText>enu bar include</w:delText>
        </w:r>
        <w:r w:rsidR="00184C94" w:rsidRPr="0094686A">
          <w:rPr>
            <w:rFonts w:asciiTheme="majorBidi" w:hAnsiTheme="majorBidi" w:cstheme="majorBidi"/>
            <w:color w:val="auto"/>
            <w:sz w:val="22"/>
          </w:rPr>
          <w:delText>s</w:delText>
        </w:r>
        <w:r w:rsidR="00B623A8" w:rsidRPr="0094686A">
          <w:rPr>
            <w:rFonts w:asciiTheme="majorBidi" w:hAnsiTheme="majorBidi" w:cstheme="majorBidi"/>
            <w:color w:val="auto"/>
            <w:sz w:val="22"/>
          </w:rPr>
          <w:delText xml:space="preserve"> </w:delText>
        </w:r>
        <w:r w:rsidR="00184C94" w:rsidRPr="0094686A">
          <w:rPr>
            <w:rFonts w:asciiTheme="majorBidi" w:hAnsiTheme="majorBidi" w:cstheme="majorBidi"/>
            <w:color w:val="auto"/>
            <w:sz w:val="22"/>
          </w:rPr>
          <w:delText xml:space="preserve">the following </w:delText>
        </w:r>
        <w:r w:rsidR="00B623A8" w:rsidRPr="0094686A">
          <w:rPr>
            <w:rFonts w:asciiTheme="majorBidi" w:hAnsiTheme="majorBidi" w:cstheme="majorBidi"/>
            <w:color w:val="auto"/>
            <w:sz w:val="22"/>
          </w:rPr>
          <w:delText>options:</w:delText>
        </w:r>
      </w:del>
    </w:p>
    <w:p w14:paraId="275D7F98" w14:textId="6AC02EAD" w:rsidR="002B2C36" w:rsidRPr="0094686A" w:rsidRDefault="00B40032" w:rsidP="00A24E63">
      <w:pPr>
        <w:numPr>
          <w:ilvl w:val="0"/>
          <w:numId w:val="30"/>
        </w:numPr>
        <w:spacing w:after="120" w:line="240" w:lineRule="auto"/>
        <w:ind w:left="0" w:right="0"/>
        <w:jc w:val="left"/>
        <w:textAlignment w:val="baseline"/>
        <w:rPr>
          <w:del w:id="714" w:author="hp" w:date="2017-01-05T18:05:00Z"/>
          <w:rFonts w:asciiTheme="majorBidi" w:hAnsiTheme="majorBidi" w:cstheme="majorBidi"/>
          <w:color w:val="auto"/>
          <w:sz w:val="22"/>
        </w:rPr>
      </w:pPr>
      <w:del w:id="715" w:author="hp" w:date="2017-01-05T18:05:00Z">
        <w:r w:rsidRPr="0094686A">
          <w:rPr>
            <w:rFonts w:asciiTheme="majorBidi" w:hAnsiTheme="majorBidi" w:cstheme="majorBidi"/>
            <w:b/>
            <w:bCs/>
            <w:color w:val="auto"/>
            <w:sz w:val="22"/>
          </w:rPr>
          <w:delText>On-Off</w:delText>
        </w:r>
        <w:r w:rsidRPr="0094686A">
          <w:rPr>
            <w:rFonts w:asciiTheme="majorBidi" w:hAnsiTheme="majorBidi" w:cstheme="majorBidi"/>
            <w:color w:val="auto"/>
            <w:sz w:val="22"/>
          </w:rPr>
          <w:delText xml:space="preserve"> : this type  allows to </w:delText>
        </w:r>
        <w:r w:rsidRPr="0094686A">
          <w:rPr>
            <w:rFonts w:asciiTheme="majorBidi" w:hAnsiTheme="majorBidi" w:cstheme="majorBidi"/>
            <w:color w:val="auto"/>
            <w:sz w:val="22"/>
            <w:shd w:val="clear" w:color="auto" w:fill="FFFFFF"/>
          </w:rPr>
          <w:delText xml:space="preserve">activate or deactivate some features, in this  element type  we specified a field for name(the element name) and </w:delText>
        </w:r>
        <w:commentRangeStart w:id="716"/>
        <w:r w:rsidRPr="0094686A">
          <w:rPr>
            <w:rFonts w:asciiTheme="majorBidi" w:hAnsiTheme="majorBidi" w:cstheme="majorBidi"/>
            <w:color w:val="auto"/>
            <w:sz w:val="22"/>
            <w:shd w:val="clear" w:color="auto" w:fill="FFFFFF"/>
          </w:rPr>
          <w:delText>a list for</w:delText>
        </w:r>
        <w:commentRangeEnd w:id="716"/>
        <w:r w:rsidR="00C7711C" w:rsidRPr="0094686A">
          <w:rPr>
            <w:rStyle w:val="a8"/>
            <w:rFonts w:asciiTheme="majorBidi" w:hAnsiTheme="majorBidi" w:cstheme="majorBidi"/>
            <w:sz w:val="22"/>
            <w:szCs w:val="22"/>
          </w:rPr>
          <w:commentReference w:id="716"/>
        </w:r>
        <w:r w:rsidRPr="0094686A">
          <w:rPr>
            <w:rFonts w:asciiTheme="majorBidi" w:hAnsiTheme="majorBidi" w:cstheme="majorBidi"/>
            <w:color w:val="auto"/>
            <w:sz w:val="22"/>
            <w:shd w:val="clear" w:color="auto" w:fill="FFFFFF"/>
          </w:rPr>
          <w:delText xml:space="preserve"> default values.</w:delText>
        </w:r>
      </w:del>
    </w:p>
    <w:p w14:paraId="69CB97E2" w14:textId="791EEB12" w:rsidR="00AC1FEB" w:rsidRPr="0094686A" w:rsidRDefault="00AC1FEB" w:rsidP="00A24E63">
      <w:pPr>
        <w:spacing w:after="120" w:line="240" w:lineRule="auto"/>
        <w:ind w:left="0" w:right="0" w:firstLine="0"/>
        <w:jc w:val="left"/>
        <w:textAlignment w:val="baseline"/>
        <w:rPr>
          <w:del w:id="717" w:author="hp" w:date="2017-01-05T18:05:00Z"/>
          <w:rFonts w:asciiTheme="majorBidi" w:hAnsiTheme="majorBidi" w:cstheme="majorBidi"/>
          <w:b/>
          <w:bCs/>
          <w:color w:val="auto"/>
          <w:sz w:val="22"/>
        </w:rPr>
      </w:pPr>
      <w:del w:id="718" w:author="hp" w:date="2017-01-05T18:05:00Z">
        <w:r w:rsidRPr="0094686A">
          <w:rPr>
            <w:rFonts w:asciiTheme="majorBidi" w:hAnsiTheme="majorBidi" w:cstheme="majorBidi"/>
            <w:b/>
            <w:bCs/>
            <w:color w:val="auto"/>
            <w:sz w:val="22"/>
          </w:rPr>
          <w:delText xml:space="preserve">Front-end: </w:delText>
        </w:r>
      </w:del>
    </w:p>
    <w:p w14:paraId="6B8A7E15" w14:textId="4C3A632D" w:rsidR="00877972" w:rsidRPr="0094686A" w:rsidRDefault="00877972" w:rsidP="00A24E63">
      <w:pPr>
        <w:spacing w:after="120" w:line="240" w:lineRule="auto"/>
        <w:ind w:left="0" w:right="0" w:firstLine="0"/>
        <w:jc w:val="left"/>
        <w:textAlignment w:val="baseline"/>
        <w:rPr>
          <w:del w:id="719" w:author="hp" w:date="2017-01-05T18:05:00Z"/>
          <w:rFonts w:asciiTheme="majorBidi" w:hAnsiTheme="majorBidi" w:cstheme="majorBidi"/>
          <w:b/>
          <w:bCs/>
          <w:color w:val="auto"/>
          <w:sz w:val="22"/>
        </w:rPr>
      </w:pPr>
    </w:p>
    <w:tbl>
      <w:tblPr>
        <w:tblStyle w:val="af"/>
        <w:tblpPr w:leftFromText="180" w:rightFromText="180" w:vertAnchor="text" w:horzAnchor="margin" w:tblpY="49"/>
        <w:tblW w:w="0" w:type="auto"/>
        <w:tblLook w:val="04A0" w:firstRow="1" w:lastRow="0" w:firstColumn="1" w:lastColumn="0" w:noHBand="0" w:noVBand="1"/>
      </w:tblPr>
      <w:tblGrid>
        <w:gridCol w:w="4572"/>
        <w:gridCol w:w="4348"/>
      </w:tblGrid>
      <w:tr w:rsidR="00877972" w:rsidRPr="0094686A" w14:paraId="19326817" w14:textId="77777777" w:rsidTr="00877972">
        <w:trPr>
          <w:del w:id="720" w:author="hp" w:date="2017-01-05T18:05:00Z"/>
        </w:trPr>
        <w:tc>
          <w:tcPr>
            <w:tcW w:w="4572" w:type="dxa"/>
          </w:tcPr>
          <w:p w14:paraId="12260120" w14:textId="20D7EC5F" w:rsidR="00877972" w:rsidRPr="0094686A" w:rsidRDefault="00662770" w:rsidP="00A24E63">
            <w:pPr>
              <w:spacing w:after="120" w:line="240" w:lineRule="auto"/>
              <w:ind w:left="0" w:right="0" w:firstLine="0"/>
              <w:jc w:val="left"/>
              <w:textAlignment w:val="baseline"/>
              <w:rPr>
                <w:del w:id="721" w:author="hp" w:date="2017-01-05T18:05:00Z"/>
                <w:rFonts w:asciiTheme="majorBidi" w:hAnsiTheme="majorBidi" w:cstheme="majorBidi"/>
                <w:b/>
                <w:bCs/>
                <w:color w:val="auto"/>
                <w:sz w:val="22"/>
              </w:rPr>
            </w:pPr>
            <w:del w:id="722" w:author="hp" w:date="2017-01-05T18:05:00Z">
              <w:r w:rsidRPr="0094686A">
                <w:rPr>
                  <w:rFonts w:asciiTheme="majorBidi" w:hAnsiTheme="majorBidi" w:cstheme="majorBidi"/>
                  <w:sz w:val="22"/>
                </w:rPr>
                <w:object w:dxaOrig="5610" w:dyaOrig="4785" w14:anchorId="677223E5">
                  <v:shape id="_x0000_i1033" type="#_x0000_t75" style="width:163pt;height:179.15pt" o:ole="">
                    <v:imagedata r:id="rId28" o:title=""/>
                  </v:shape>
                  <o:OLEObject Type="Embed" ProgID="PBrush" ShapeID="_x0000_i1033" DrawAspect="Content" ObjectID="_1545311371" r:id="rId29"/>
                </w:object>
              </w:r>
            </w:del>
          </w:p>
        </w:tc>
        <w:tc>
          <w:tcPr>
            <w:tcW w:w="4348" w:type="dxa"/>
          </w:tcPr>
          <w:p w14:paraId="5705EBC2" w14:textId="1BA36BFA" w:rsidR="00877972" w:rsidRPr="0094686A" w:rsidRDefault="00877972" w:rsidP="00A24E63">
            <w:pPr>
              <w:spacing w:after="120" w:line="240" w:lineRule="auto"/>
              <w:ind w:left="0" w:right="0" w:firstLine="0"/>
              <w:jc w:val="left"/>
              <w:textAlignment w:val="baseline"/>
              <w:rPr>
                <w:del w:id="723" w:author="hp" w:date="2017-01-05T18:05:00Z"/>
                <w:rFonts w:asciiTheme="majorBidi" w:hAnsiTheme="majorBidi" w:cstheme="majorBidi"/>
                <w:b/>
                <w:bCs/>
                <w:color w:val="auto"/>
                <w:sz w:val="22"/>
              </w:rPr>
            </w:pPr>
          </w:p>
        </w:tc>
      </w:tr>
      <w:tr w:rsidR="00877972" w:rsidRPr="0094686A" w14:paraId="713B4A0B" w14:textId="77777777" w:rsidTr="00877972">
        <w:trPr>
          <w:del w:id="724" w:author="hp" w:date="2017-01-05T18:05:00Z"/>
        </w:trPr>
        <w:tc>
          <w:tcPr>
            <w:tcW w:w="4572" w:type="dxa"/>
          </w:tcPr>
          <w:p w14:paraId="3DD00270" w14:textId="70E1EC5B" w:rsidR="00877972" w:rsidRPr="0094686A" w:rsidRDefault="00B41FDE" w:rsidP="00A24E63">
            <w:pPr>
              <w:spacing w:after="120" w:line="240" w:lineRule="auto"/>
              <w:ind w:left="0" w:right="0" w:firstLine="0"/>
              <w:jc w:val="left"/>
              <w:textAlignment w:val="baseline"/>
              <w:rPr>
                <w:del w:id="725" w:author="hp" w:date="2017-01-05T18:05:00Z"/>
                <w:rFonts w:asciiTheme="majorBidi" w:hAnsiTheme="majorBidi" w:cstheme="majorBidi"/>
                <w:b/>
                <w:bCs/>
                <w:color w:val="auto"/>
                <w:sz w:val="22"/>
              </w:rPr>
            </w:pPr>
            <w:commentRangeStart w:id="726"/>
            <w:del w:id="727" w:author="hp" w:date="2017-01-05T18:05:00Z">
              <w:r w:rsidRPr="0094686A">
                <w:rPr>
                  <w:rFonts w:asciiTheme="majorBidi" w:hAnsiTheme="majorBidi" w:cstheme="majorBidi"/>
                  <w:b/>
                  <w:bCs/>
                  <w:color w:val="auto"/>
                  <w:sz w:val="22"/>
                </w:rPr>
                <w:delText>New element design</w:delText>
              </w:r>
            </w:del>
          </w:p>
        </w:tc>
        <w:tc>
          <w:tcPr>
            <w:tcW w:w="4348" w:type="dxa"/>
          </w:tcPr>
          <w:p w14:paraId="6FFA527C" w14:textId="3EEA278E" w:rsidR="00877972" w:rsidRPr="0094686A" w:rsidRDefault="00B41FDE" w:rsidP="00A24E63">
            <w:pPr>
              <w:spacing w:after="120" w:line="240" w:lineRule="auto"/>
              <w:ind w:left="0" w:right="0" w:firstLine="0"/>
              <w:jc w:val="left"/>
              <w:textAlignment w:val="baseline"/>
              <w:rPr>
                <w:del w:id="728" w:author="hp" w:date="2017-01-05T18:05:00Z"/>
                <w:rFonts w:asciiTheme="majorBidi" w:hAnsiTheme="majorBidi" w:cstheme="majorBidi"/>
                <w:b/>
                <w:bCs/>
                <w:color w:val="auto"/>
                <w:sz w:val="22"/>
              </w:rPr>
            </w:pPr>
            <w:del w:id="729" w:author="hp" w:date="2017-01-05T18:05:00Z">
              <w:r w:rsidRPr="0094686A">
                <w:rPr>
                  <w:rFonts w:asciiTheme="majorBidi" w:hAnsiTheme="majorBidi" w:cstheme="majorBidi"/>
                  <w:b/>
                  <w:bCs/>
                  <w:color w:val="auto"/>
                  <w:sz w:val="22"/>
                </w:rPr>
                <w:delText>New GUI design</w:delText>
              </w:r>
              <w:commentRangeEnd w:id="726"/>
              <w:r w:rsidR="00C7711C" w:rsidRPr="0094686A">
                <w:rPr>
                  <w:rStyle w:val="a8"/>
                  <w:rFonts w:asciiTheme="majorBidi" w:hAnsiTheme="majorBidi" w:cstheme="majorBidi"/>
                  <w:sz w:val="22"/>
                  <w:szCs w:val="22"/>
                </w:rPr>
                <w:commentReference w:id="726"/>
              </w:r>
            </w:del>
          </w:p>
        </w:tc>
      </w:tr>
    </w:tbl>
    <w:p w14:paraId="76FB9122" w14:textId="437A445C" w:rsidR="00877972" w:rsidRPr="0094686A" w:rsidRDefault="00877972" w:rsidP="00A24E63">
      <w:pPr>
        <w:spacing w:after="120" w:line="240" w:lineRule="auto"/>
        <w:ind w:left="0" w:right="0" w:firstLine="0"/>
        <w:jc w:val="left"/>
        <w:textAlignment w:val="baseline"/>
        <w:rPr>
          <w:del w:id="730" w:author="hp" w:date="2017-01-05T18:05:00Z"/>
          <w:rFonts w:asciiTheme="majorBidi" w:hAnsiTheme="majorBidi" w:cstheme="majorBidi"/>
          <w:b/>
          <w:bCs/>
          <w:color w:val="auto"/>
          <w:sz w:val="22"/>
        </w:rPr>
      </w:pPr>
    </w:p>
    <w:tbl>
      <w:tblPr>
        <w:tblStyle w:val="af"/>
        <w:tblpPr w:leftFromText="180" w:rightFromText="180" w:vertAnchor="text" w:horzAnchor="margin" w:tblpY="49"/>
        <w:tblW w:w="0" w:type="auto"/>
        <w:tblLook w:val="04A0" w:firstRow="1" w:lastRow="0" w:firstColumn="1" w:lastColumn="0" w:noHBand="0" w:noVBand="1"/>
      </w:tblPr>
      <w:tblGrid>
        <w:gridCol w:w="3794"/>
        <w:gridCol w:w="5126"/>
      </w:tblGrid>
      <w:tr w:rsidR="00877972" w:rsidRPr="0094686A" w14:paraId="0B78B013" w14:textId="77777777" w:rsidTr="00095B1A">
        <w:trPr>
          <w:del w:id="731" w:author="hp" w:date="2017-01-05T18:05:00Z"/>
        </w:trPr>
        <w:tc>
          <w:tcPr>
            <w:tcW w:w="3794" w:type="dxa"/>
          </w:tcPr>
          <w:p w14:paraId="75E7B600" w14:textId="6E6442F9" w:rsidR="00877972" w:rsidRPr="0094686A" w:rsidRDefault="00877972" w:rsidP="00A24E63">
            <w:pPr>
              <w:spacing w:after="120" w:line="240" w:lineRule="auto"/>
              <w:ind w:left="0" w:right="0" w:firstLine="0"/>
              <w:jc w:val="left"/>
              <w:textAlignment w:val="baseline"/>
              <w:rPr>
                <w:del w:id="732" w:author="hp" w:date="2017-01-05T18:05:00Z"/>
                <w:rFonts w:asciiTheme="majorBidi" w:hAnsiTheme="majorBidi" w:cstheme="majorBidi"/>
                <w:sz w:val="22"/>
              </w:rPr>
            </w:pPr>
            <w:commentRangeStart w:id="733"/>
          </w:p>
          <w:p w14:paraId="4AF25316" w14:textId="176A4199" w:rsidR="00877972" w:rsidRPr="0094686A" w:rsidRDefault="00662770" w:rsidP="00A24E63">
            <w:pPr>
              <w:spacing w:after="120" w:line="240" w:lineRule="auto"/>
              <w:ind w:left="0" w:right="0" w:firstLine="0"/>
              <w:jc w:val="left"/>
              <w:textAlignment w:val="baseline"/>
              <w:rPr>
                <w:del w:id="734" w:author="hp" w:date="2017-01-05T18:05:00Z"/>
                <w:rFonts w:asciiTheme="majorBidi" w:hAnsiTheme="majorBidi" w:cstheme="majorBidi"/>
                <w:sz w:val="22"/>
              </w:rPr>
            </w:pPr>
            <w:del w:id="735"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51584" behindDoc="0" locked="0" layoutInCell="1" allowOverlap="1" wp14:anchorId="1F554893" wp14:editId="7A98B794">
                        <wp:simplePos x="0" y="0"/>
                        <wp:positionH relativeFrom="column">
                          <wp:posOffset>913130</wp:posOffset>
                        </wp:positionH>
                        <wp:positionV relativeFrom="paragraph">
                          <wp:posOffset>36195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4B7304A2" w14:textId="77777777" w:rsidR="00E81BBF" w:rsidRDefault="00E81BBF" w:rsidP="00662770">
                                    <w:pPr>
                                      <w:spacing w:line="360" w:lineRule="auto"/>
                                      <w:ind w:left="0" w:right="0" w:firstLine="0"/>
                                      <w:jc w:val="left"/>
                                      <w:rPr>
                                        <w:del w:id="736" w:author="hp" w:date="2017-01-05T18:05:00Z"/>
                                      </w:rPr>
                                    </w:pPr>
                                    <w:del w:id="737" w:author="hp" w:date="2017-01-05T18:05:00Z">
                                      <w:r>
                                        <w:delText>Go:(ack=off)</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54893" id="Text Box 16" o:spid="_x0000_s1027" type="#_x0000_t202" style="position:absolute;margin-left:71.9pt;margin-top:2.85pt;width:77.25pt;height:20.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" fillcolor="white [3201]" strokecolor="white [3212]" strokeweight=".5pt">
                        <v:textbox>
                          <w:txbxContent>
                            <w:p w14:paraId="4B7304A2" w14:textId="77777777" w:rsidR="00E81BBF" w:rsidRDefault="00E81BBF" w:rsidP="00662770">
                              <w:pPr>
                                <w:spacing w:line="360" w:lineRule="auto"/>
                                <w:ind w:left="0" w:right="0" w:firstLine="0"/>
                                <w:jc w:val="left"/>
                                <w:rPr>
                                  <w:del w:id="738" w:author="hp" w:date="2017-01-05T18:05:00Z"/>
                                </w:rPr>
                              </w:pPr>
                              <w:del w:id="739" w:author="hp" w:date="2017-01-05T18:05:00Z">
                                <w:r>
                                  <w:delText>Go:(ack=off)</w:delText>
                                </w:r>
                              </w:del>
                            </w:p>
                          </w:txbxContent>
                        </v:textbox>
                      </v:shape>
                    </w:pict>
                  </mc:Fallback>
                </mc:AlternateContent>
              </w:r>
            </w:del>
          </w:p>
          <w:p w14:paraId="198EEFFD" w14:textId="34CC74DE" w:rsidR="00877972" w:rsidRPr="0094686A" w:rsidRDefault="00662770" w:rsidP="00A24E63">
            <w:pPr>
              <w:spacing w:after="120" w:line="240" w:lineRule="auto"/>
              <w:ind w:left="0" w:right="0" w:firstLine="0"/>
              <w:jc w:val="left"/>
              <w:textAlignment w:val="baseline"/>
              <w:rPr>
                <w:del w:id="738" w:author="hp" w:date="2017-01-05T18:05:00Z"/>
                <w:rFonts w:asciiTheme="majorBidi" w:hAnsiTheme="majorBidi" w:cstheme="majorBidi"/>
                <w:sz w:val="22"/>
              </w:rPr>
            </w:pPr>
            <w:del w:id="739"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41344" behindDoc="0" locked="0" layoutInCell="1" allowOverlap="1" wp14:anchorId="40B0E7F9" wp14:editId="484A6130">
                        <wp:simplePos x="0" y="0"/>
                        <wp:positionH relativeFrom="column">
                          <wp:posOffset>899795</wp:posOffset>
                        </wp:positionH>
                        <wp:positionV relativeFrom="paragraph">
                          <wp:posOffset>129539</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C3559" id="_x0000_t32" coordsize="21600,21600" o:spt="32" o:oned="t" path="m,l21600,21600e" filled="f">
                        <v:path arrowok="t" fillok="f" o:connecttype="none"/>
                        <o:lock v:ext="edit" shapetype="t"/>
                      </v:shapetype>
                      <v:shape id="Straight Arrow Connector 15" o:spid="_x0000_s1026" type="#_x0000_t32" style="position:absolute;margin-left:70.85pt;margin-top:10.2pt;width:12pt;height:1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Ereu0r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del>
          </w:p>
          <w:p w14:paraId="710B1203" w14:textId="3C7C8994" w:rsidR="00877972" w:rsidRPr="0094686A" w:rsidRDefault="00662770" w:rsidP="00A24E63">
            <w:pPr>
              <w:spacing w:after="120" w:line="240" w:lineRule="auto"/>
              <w:ind w:left="0" w:right="0" w:firstLine="0"/>
              <w:jc w:val="left"/>
              <w:textAlignment w:val="baseline"/>
              <w:rPr>
                <w:del w:id="740" w:author="hp" w:date="2017-01-05T18:05:00Z"/>
                <w:rFonts w:asciiTheme="majorBidi" w:hAnsiTheme="majorBidi" w:cstheme="majorBidi"/>
                <w:sz w:val="22"/>
              </w:rPr>
            </w:pPr>
            <w:del w:id="741"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37248" behindDoc="0" locked="0" layoutInCell="1" allowOverlap="1" wp14:anchorId="5CFD074E" wp14:editId="54E9875D">
                        <wp:simplePos x="0" y="0"/>
                        <wp:positionH relativeFrom="column">
                          <wp:posOffset>852170</wp:posOffset>
                        </wp:positionH>
                        <wp:positionV relativeFrom="paragraph">
                          <wp:posOffset>107315</wp:posOffset>
                        </wp:positionV>
                        <wp:extent cx="9429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E8EB845" w14:textId="25F58C92" w:rsidR="00E81BBF" w:rsidRDefault="00E81BBF" w:rsidP="00662770">
                                    <w:pPr>
                                      <w:spacing w:after="0" w:line="240" w:lineRule="auto"/>
                                      <w:ind w:left="0" w:right="0" w:firstLine="0"/>
                                      <w:jc w:val="left"/>
                                      <w:rPr>
                                        <w:del w:id="742" w:author="hp" w:date="2017-01-05T18:05:00Z"/>
                                      </w:rPr>
                                    </w:pPr>
                                    <w:del w:id="743"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D074E" id="Oval 14" o:spid="_x0000_s1028" style="position:absolute;margin-left:67.1pt;margin-top:8.45pt;width:74.2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Dammaz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E8EB845" w14:textId="25F58C92" w:rsidR="00E81BBF" w:rsidRDefault="00E81BBF" w:rsidP="00662770">
                              <w:pPr>
                                <w:spacing w:after="0" w:line="240" w:lineRule="auto"/>
                                <w:ind w:left="0" w:right="0" w:firstLine="0"/>
                                <w:jc w:val="left"/>
                                <w:rPr>
                                  <w:del w:id="746" w:author="hp" w:date="2017-01-05T18:05:00Z"/>
                                </w:rPr>
                              </w:pPr>
                              <w:del w:id="747" w:author="hp" w:date="2017-01-05T18:05:00Z">
                                <w:r>
                                  <w:delText>Screen1</w:delText>
                                </w:r>
                              </w:del>
                            </w:p>
                          </w:txbxContent>
                        </v:textbox>
                      </v:oval>
                    </w:pict>
                  </mc:Fallback>
                </mc:AlternateContent>
              </w:r>
            </w:del>
          </w:p>
          <w:p w14:paraId="031D12FE" w14:textId="7B0C5956" w:rsidR="00877972" w:rsidRPr="0094686A" w:rsidRDefault="0014592F" w:rsidP="00A24E63">
            <w:pPr>
              <w:spacing w:after="120" w:line="240" w:lineRule="auto"/>
              <w:ind w:left="0" w:right="0" w:firstLine="0"/>
              <w:jc w:val="left"/>
              <w:textAlignment w:val="baseline"/>
              <w:rPr>
                <w:del w:id="744" w:author="hp" w:date="2017-01-05T18:05:00Z"/>
                <w:rFonts w:asciiTheme="majorBidi" w:hAnsiTheme="majorBidi" w:cstheme="majorBidi"/>
                <w:sz w:val="22"/>
              </w:rPr>
            </w:pPr>
            <w:del w:id="745"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57728" behindDoc="0" locked="0" layoutInCell="1" allowOverlap="1" wp14:anchorId="610A19A9" wp14:editId="6DA6B343">
                        <wp:simplePos x="0" y="0"/>
                        <wp:positionH relativeFrom="column">
                          <wp:posOffset>890270</wp:posOffset>
                        </wp:positionH>
                        <wp:positionV relativeFrom="paragraph">
                          <wp:posOffset>142240</wp:posOffset>
                        </wp:positionV>
                        <wp:extent cx="314325" cy="133350"/>
                        <wp:effectExtent l="400050" t="0" r="0" b="95250"/>
                        <wp:wrapNone/>
                        <wp:docPr id="23" name="Curved Connector 23"/>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88D8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70.1pt;margin-top:11.2pt;width:24.75pt;height: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" adj="-27164" strokecolor="black [3200]" strokeweight=".5pt">
                        <v:stroke endarrow="block" joinstyle="miter"/>
                      </v:shape>
                    </w:pict>
                  </mc:Fallback>
                </mc:AlternateContent>
              </w:r>
              <w:r w:rsidR="00662770" w:rsidRPr="0094686A">
                <w:rPr>
                  <w:rFonts w:asciiTheme="majorBidi" w:hAnsiTheme="majorBidi" w:cstheme="majorBidi"/>
                  <w:noProof/>
                  <w:sz w:val="22"/>
                  <w:lang w:bidi="ar-SA"/>
                </w:rPr>
                <mc:AlternateContent>
                  <mc:Choice Requires="wps">
                    <w:drawing>
                      <wp:anchor distT="0" distB="0" distL="114300" distR="114300" simplePos="0" relativeHeight="251646464" behindDoc="0" locked="0" layoutInCell="1" allowOverlap="1" wp14:anchorId="34397086" wp14:editId="3151AE50">
                        <wp:simplePos x="0" y="0"/>
                        <wp:positionH relativeFrom="column">
                          <wp:posOffset>1537970</wp:posOffset>
                        </wp:positionH>
                        <wp:positionV relativeFrom="paragraph">
                          <wp:posOffset>123190</wp:posOffset>
                        </wp:positionV>
                        <wp:extent cx="266700" cy="142875"/>
                        <wp:effectExtent l="38100" t="0" r="381000" b="85725"/>
                        <wp:wrapNone/>
                        <wp:docPr id="17" name="Curved Connector 17"/>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19E57" id="Curved Connector 17" o:spid="_x0000_s1026" type="#_x0000_t38" style="position:absolute;margin-left:121.1pt;margin-top:9.7pt;width:21pt;height:11.2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" adj="-30086" strokecolor="black [3200]" strokeweight=".5pt">
                        <v:stroke endarrow="block" joinstyle="miter"/>
                      </v:shape>
                    </w:pict>
                  </mc:Fallback>
                </mc:AlternateContent>
              </w:r>
            </w:del>
          </w:p>
          <w:p w14:paraId="0AB8C774" w14:textId="60EB9E29" w:rsidR="00877972" w:rsidRPr="0094686A" w:rsidRDefault="00877972" w:rsidP="00A24E63">
            <w:pPr>
              <w:spacing w:after="120" w:line="240" w:lineRule="auto"/>
              <w:ind w:left="0" w:right="0" w:firstLine="0"/>
              <w:jc w:val="left"/>
              <w:textAlignment w:val="baseline"/>
              <w:rPr>
                <w:del w:id="746" w:author="hp" w:date="2017-01-05T18:05:00Z"/>
                <w:rFonts w:asciiTheme="majorBidi" w:hAnsiTheme="majorBidi" w:cstheme="majorBidi"/>
                <w:sz w:val="22"/>
              </w:rPr>
            </w:pPr>
          </w:p>
          <w:p w14:paraId="5C245C1A" w14:textId="4A1F6568" w:rsidR="00877972" w:rsidRPr="0094686A" w:rsidRDefault="00095B1A" w:rsidP="00A24E63">
            <w:pPr>
              <w:spacing w:after="120" w:line="240" w:lineRule="auto"/>
              <w:ind w:left="0" w:right="0" w:firstLine="0"/>
              <w:jc w:val="left"/>
              <w:textAlignment w:val="baseline"/>
              <w:rPr>
                <w:del w:id="747" w:author="hp" w:date="2017-01-05T18:05:00Z"/>
                <w:rFonts w:asciiTheme="majorBidi" w:hAnsiTheme="majorBidi" w:cstheme="majorBidi"/>
                <w:sz w:val="22"/>
              </w:rPr>
            </w:pPr>
            <w:del w:id="748"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67968" behindDoc="0" locked="0" layoutInCell="1" allowOverlap="1" wp14:anchorId="775A816E" wp14:editId="25C2F827">
                        <wp:simplePos x="0" y="0"/>
                        <wp:positionH relativeFrom="column">
                          <wp:posOffset>1513205</wp:posOffset>
                        </wp:positionH>
                        <wp:positionV relativeFrom="paragraph">
                          <wp:posOffset>17145</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09CDE1B" w14:textId="77777777" w:rsidR="00E81BBF" w:rsidRDefault="00E81BBF" w:rsidP="0014592F">
                                    <w:pPr>
                                      <w:spacing w:line="360" w:lineRule="auto"/>
                                      <w:ind w:left="0" w:right="0" w:firstLine="0"/>
                                      <w:jc w:val="left"/>
                                      <w:rPr>
                                        <w:del w:id="749" w:author="hp" w:date="2017-01-05T18:05:00Z"/>
                                      </w:rPr>
                                    </w:pPr>
                                    <w:del w:id="750" w:author="hp" w:date="2017-01-05T18:05:00Z">
                                      <w:r>
                                        <w:delText>(ack=off)</w:delText>
                                      </w:r>
                                    </w:del>
                                  </w:p>
                                  <w:p w14:paraId="1D0150E8" w14:textId="77777777" w:rsidR="00E81BBF" w:rsidRDefault="00E81BBF" w:rsidP="0014592F">
                                    <w:pPr>
                                      <w:spacing w:line="360" w:lineRule="auto"/>
                                      <w:ind w:left="0" w:right="0" w:firstLine="0"/>
                                      <w:jc w:val="left"/>
                                      <w:rPr>
                                        <w:del w:id="751" w:author="hp" w:date="2017-01-05T18:05:00Z"/>
                                      </w:rPr>
                                    </w:pPr>
                                    <w:del w:id="752" w:author="hp" w:date="2017-01-05T18:05:00Z">
                                      <w:r>
                                        <w:delText>{ack=on}</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A816E" id="Text Box 19" o:spid="_x0000_s1029" type="#_x0000_t202" style="position:absolute;margin-left:119.15pt;margin-top:1.35pt;width:58.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" fillcolor="white [3201]" strokecolor="white [3212]" strokeweight=".5pt">
                        <v:textbox>
                          <w:txbxContent>
                            <w:p w14:paraId="009CDE1B" w14:textId="77777777" w:rsidR="00E81BBF" w:rsidRDefault="00E81BBF" w:rsidP="0014592F">
                              <w:pPr>
                                <w:spacing w:line="360" w:lineRule="auto"/>
                                <w:ind w:left="0" w:right="0" w:firstLine="0"/>
                                <w:jc w:val="left"/>
                                <w:rPr>
                                  <w:del w:id="757" w:author="hp" w:date="2017-01-05T18:05:00Z"/>
                                </w:rPr>
                              </w:pPr>
                              <w:del w:id="758" w:author="hp" w:date="2017-01-05T18:05:00Z">
                                <w:r>
                                  <w:delText>(ack=off)</w:delText>
                                </w:r>
                              </w:del>
                            </w:p>
                            <w:p w14:paraId="1D0150E8" w14:textId="77777777" w:rsidR="00E81BBF" w:rsidRDefault="00E81BBF" w:rsidP="0014592F">
                              <w:pPr>
                                <w:spacing w:line="360" w:lineRule="auto"/>
                                <w:ind w:left="0" w:right="0" w:firstLine="0"/>
                                <w:jc w:val="left"/>
                                <w:rPr>
                                  <w:del w:id="759" w:author="hp" w:date="2017-01-05T18:05:00Z"/>
                                </w:rPr>
                              </w:pPr>
                              <w:del w:id="760" w:author="hp" w:date="2017-01-05T18:05:00Z">
                                <w:r>
                                  <w:delText>{ack=on}</w:delText>
                                </w:r>
                              </w:del>
                            </w:p>
                          </w:txbxContent>
                        </v:textbox>
                      </v:shape>
                    </w:pict>
                  </mc:Fallback>
                </mc:AlternateContent>
              </w:r>
              <w:r w:rsidR="0014592F" w:rsidRPr="0094686A">
                <w:rPr>
                  <w:rFonts w:asciiTheme="majorBidi" w:hAnsiTheme="majorBidi" w:cstheme="majorBidi"/>
                  <w:noProof/>
                  <w:sz w:val="22"/>
                  <w:lang w:bidi="ar-SA"/>
                </w:rPr>
                <mc:AlternateContent>
                  <mc:Choice Requires="wps">
                    <w:drawing>
                      <wp:anchor distT="0" distB="0" distL="114300" distR="114300" simplePos="0" relativeHeight="251674112" behindDoc="0" locked="0" layoutInCell="1" allowOverlap="1" wp14:anchorId="4E2E6FB6" wp14:editId="0106B6E0">
                        <wp:simplePos x="0" y="0"/>
                        <wp:positionH relativeFrom="column">
                          <wp:posOffset>274955</wp:posOffset>
                        </wp:positionH>
                        <wp:positionV relativeFrom="paragraph">
                          <wp:posOffset>23495</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1B01AB1E" w14:textId="21A0AFDE" w:rsidR="00E81BBF" w:rsidRDefault="00E81BBF" w:rsidP="0014592F">
                                    <w:pPr>
                                      <w:spacing w:line="360" w:lineRule="auto"/>
                                      <w:ind w:left="0" w:right="0" w:firstLine="0"/>
                                      <w:jc w:val="left"/>
                                      <w:rPr>
                                        <w:del w:id="753" w:author="hp" w:date="2017-01-05T18:05:00Z"/>
                                      </w:rPr>
                                    </w:pPr>
                                    <w:del w:id="754" w:author="hp" w:date="2017-01-05T18:05:00Z">
                                      <w:r>
                                        <w:delText>(ack=on)</w:delText>
                                      </w:r>
                                    </w:del>
                                  </w:p>
                                  <w:p w14:paraId="2A0E6801" w14:textId="04065D1A" w:rsidR="00E81BBF" w:rsidRDefault="00E81BBF" w:rsidP="0014592F">
                                    <w:pPr>
                                      <w:spacing w:line="360" w:lineRule="auto"/>
                                      <w:ind w:left="0" w:right="0" w:firstLine="0"/>
                                      <w:jc w:val="left"/>
                                      <w:rPr>
                                        <w:del w:id="755" w:author="hp" w:date="2017-01-05T18:05:00Z"/>
                                      </w:rPr>
                                    </w:pPr>
                                    <w:del w:id="756" w:author="hp" w:date="2017-01-05T18:05:00Z">
                                      <w:r>
                                        <w:delText>{ack=off}</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6FB6" id="Text Box 25" o:spid="_x0000_s1030" type="#_x0000_t202" style="position:absolute;margin-left:21.65pt;margin-top:1.85pt;width:58.5pt;height:3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" fillcolor="white [3201]" strokecolor="white [3212]" strokeweight=".5pt">
                        <v:textbox>
                          <w:txbxContent>
                            <w:p w14:paraId="1B01AB1E" w14:textId="21A0AFDE" w:rsidR="00E81BBF" w:rsidRDefault="00E81BBF" w:rsidP="0014592F">
                              <w:pPr>
                                <w:spacing w:line="360" w:lineRule="auto"/>
                                <w:ind w:left="0" w:right="0" w:firstLine="0"/>
                                <w:jc w:val="left"/>
                                <w:rPr>
                                  <w:del w:id="765" w:author="hp" w:date="2017-01-05T18:05:00Z"/>
                                </w:rPr>
                              </w:pPr>
                              <w:del w:id="766" w:author="hp" w:date="2017-01-05T18:05:00Z">
                                <w:r>
                                  <w:delText>(ack=on)</w:delText>
                                </w:r>
                              </w:del>
                            </w:p>
                            <w:p w14:paraId="2A0E6801" w14:textId="04065D1A" w:rsidR="00E81BBF" w:rsidRDefault="00E81BBF" w:rsidP="0014592F">
                              <w:pPr>
                                <w:spacing w:line="360" w:lineRule="auto"/>
                                <w:ind w:left="0" w:right="0" w:firstLine="0"/>
                                <w:jc w:val="left"/>
                                <w:rPr>
                                  <w:del w:id="767" w:author="hp" w:date="2017-01-05T18:05:00Z"/>
                                </w:rPr>
                              </w:pPr>
                              <w:del w:id="768" w:author="hp" w:date="2017-01-05T18:05:00Z">
                                <w:r>
                                  <w:delText>{ack=off}</w:delText>
                                </w:r>
                              </w:del>
                            </w:p>
                          </w:txbxContent>
                        </v:textbox>
                      </v:shape>
                    </w:pict>
                  </mc:Fallback>
                </mc:AlternateContent>
              </w:r>
            </w:del>
          </w:p>
          <w:p w14:paraId="7A5EA078" w14:textId="27D06981" w:rsidR="00877972" w:rsidRPr="0094686A" w:rsidRDefault="00877972" w:rsidP="00A24E63">
            <w:pPr>
              <w:spacing w:after="120" w:line="240" w:lineRule="auto"/>
              <w:ind w:left="0" w:right="0" w:firstLine="0"/>
              <w:jc w:val="left"/>
              <w:textAlignment w:val="baseline"/>
              <w:rPr>
                <w:del w:id="757" w:author="hp" w:date="2017-01-05T18:05:00Z"/>
                <w:rFonts w:asciiTheme="majorBidi" w:hAnsiTheme="majorBidi" w:cstheme="majorBidi"/>
                <w:sz w:val="22"/>
              </w:rPr>
            </w:pPr>
          </w:p>
          <w:p w14:paraId="3DE67298" w14:textId="11803E5B" w:rsidR="00877972" w:rsidRPr="0094686A" w:rsidRDefault="00877972" w:rsidP="00A24E63">
            <w:pPr>
              <w:spacing w:after="120" w:line="240" w:lineRule="auto"/>
              <w:ind w:left="0" w:right="0" w:firstLine="0"/>
              <w:jc w:val="left"/>
              <w:textAlignment w:val="baseline"/>
              <w:rPr>
                <w:del w:id="758" w:author="hp" w:date="2017-01-05T18:05:00Z"/>
                <w:rFonts w:asciiTheme="majorBidi" w:hAnsiTheme="majorBidi" w:cstheme="majorBidi"/>
                <w:sz w:val="22"/>
              </w:rPr>
            </w:pPr>
          </w:p>
          <w:p w14:paraId="0FB15FA9" w14:textId="77777777" w:rsidR="00877972" w:rsidRPr="0094686A" w:rsidRDefault="00877972" w:rsidP="00A24E63">
            <w:pPr>
              <w:spacing w:after="120" w:line="240" w:lineRule="auto"/>
              <w:ind w:left="0" w:right="0" w:firstLine="0"/>
              <w:jc w:val="left"/>
              <w:textAlignment w:val="baseline"/>
              <w:rPr>
                <w:del w:id="759" w:author="hp" w:date="2017-01-05T18:05:00Z"/>
                <w:rFonts w:asciiTheme="majorBidi" w:hAnsiTheme="majorBidi" w:cstheme="majorBidi"/>
                <w:sz w:val="22"/>
              </w:rPr>
            </w:pPr>
          </w:p>
          <w:p w14:paraId="3D0B9545" w14:textId="1AD59B3E" w:rsidR="00877972" w:rsidRPr="0094686A" w:rsidRDefault="00877972" w:rsidP="00A24E63">
            <w:pPr>
              <w:spacing w:after="120" w:line="240" w:lineRule="auto"/>
              <w:ind w:left="0" w:right="0" w:firstLine="0"/>
              <w:jc w:val="left"/>
              <w:textAlignment w:val="baseline"/>
              <w:rPr>
                <w:del w:id="760" w:author="hp" w:date="2017-01-05T18:05:00Z"/>
                <w:rFonts w:asciiTheme="majorBidi" w:hAnsiTheme="majorBidi" w:cstheme="majorBidi"/>
                <w:b/>
                <w:bCs/>
                <w:color w:val="auto"/>
                <w:sz w:val="22"/>
              </w:rPr>
            </w:pPr>
          </w:p>
        </w:tc>
        <w:tc>
          <w:tcPr>
            <w:tcW w:w="5126" w:type="dxa"/>
          </w:tcPr>
          <w:p w14:paraId="2E0F93CB" w14:textId="77777777" w:rsidR="00095B1A" w:rsidRPr="0094686A" w:rsidRDefault="00095B1A" w:rsidP="00A24E63">
            <w:pPr>
              <w:spacing w:after="120" w:line="240" w:lineRule="auto"/>
              <w:ind w:left="0" w:right="0" w:firstLine="0"/>
              <w:jc w:val="left"/>
              <w:textAlignment w:val="baseline"/>
              <w:rPr>
                <w:del w:id="761" w:author="hp" w:date="2017-01-05T18:05:00Z"/>
                <w:rFonts w:asciiTheme="majorBidi" w:hAnsiTheme="majorBidi" w:cstheme="majorBidi"/>
                <w:b/>
                <w:bCs/>
                <w:color w:val="auto"/>
                <w:sz w:val="22"/>
              </w:rPr>
            </w:pPr>
            <w:del w:id="762" w:author="hp" w:date="2017-01-05T18:05:00Z">
              <w:r w:rsidRPr="0094686A">
                <w:rPr>
                  <w:rFonts w:asciiTheme="majorBidi" w:hAnsiTheme="majorBidi" w:cstheme="majorBidi"/>
                  <w:b/>
                  <w:bCs/>
                  <w:color w:val="auto"/>
                  <w:sz w:val="22"/>
                </w:rPr>
                <w:delText>#define max 5;</w:delText>
              </w:r>
            </w:del>
          </w:p>
          <w:p w14:paraId="26A5A8C4" w14:textId="58233A5B" w:rsidR="00095B1A" w:rsidRPr="0094686A" w:rsidRDefault="00095B1A" w:rsidP="00A24E63">
            <w:pPr>
              <w:spacing w:after="120" w:line="240" w:lineRule="auto"/>
              <w:ind w:left="0" w:right="0" w:firstLine="0"/>
              <w:jc w:val="left"/>
              <w:textAlignment w:val="baseline"/>
              <w:rPr>
                <w:del w:id="763" w:author="hp" w:date="2017-01-05T18:05:00Z"/>
                <w:rFonts w:asciiTheme="majorBidi" w:hAnsiTheme="majorBidi" w:cstheme="majorBidi"/>
                <w:b/>
                <w:bCs/>
                <w:color w:val="auto"/>
                <w:sz w:val="22"/>
              </w:rPr>
            </w:pPr>
            <w:del w:id="764" w:author="hp" w:date="2017-01-05T18:05:00Z">
              <w:r w:rsidRPr="0094686A">
                <w:rPr>
                  <w:rFonts w:asciiTheme="majorBidi" w:hAnsiTheme="majorBidi" w:cstheme="majorBidi"/>
                  <w:b/>
                  <w:bCs/>
                  <w:color w:val="auto"/>
                  <w:sz w:val="22"/>
                </w:rPr>
                <w:delText>mtype = {</w:delText>
              </w:r>
              <w:commentRangeStart w:id="765"/>
              <w:r w:rsidRPr="0094686A">
                <w:rPr>
                  <w:rFonts w:asciiTheme="majorBidi" w:hAnsiTheme="majorBidi" w:cstheme="majorBidi"/>
                  <w:b/>
                  <w:bCs/>
                  <w:color w:val="auto"/>
                  <w:sz w:val="22"/>
                </w:rPr>
                <w:delText>Screen1</w:delText>
              </w:r>
              <w:r w:rsidR="009A4EC2" w:rsidRPr="0094686A">
                <w:rPr>
                  <w:rFonts w:asciiTheme="majorBidi" w:hAnsiTheme="majorBidi" w:cstheme="majorBidi"/>
                  <w:b/>
                  <w:bCs/>
                  <w:color w:val="auto"/>
                  <w:sz w:val="22"/>
                </w:rPr>
                <w:delText>,OFF,ON</w:delText>
              </w:r>
              <w:commentRangeEnd w:id="765"/>
              <w:r w:rsidR="00644172" w:rsidRPr="0094686A">
                <w:rPr>
                  <w:rStyle w:val="a8"/>
                  <w:rFonts w:asciiTheme="majorBidi" w:hAnsiTheme="majorBidi" w:cstheme="majorBidi"/>
                  <w:sz w:val="22"/>
                  <w:szCs w:val="22"/>
                </w:rPr>
                <w:commentReference w:id="765"/>
              </w:r>
              <w:r w:rsidRPr="0094686A">
                <w:rPr>
                  <w:rFonts w:asciiTheme="majorBidi" w:hAnsiTheme="majorBidi" w:cstheme="majorBidi"/>
                  <w:b/>
                  <w:bCs/>
                  <w:color w:val="auto"/>
                  <w:sz w:val="22"/>
                </w:rPr>
                <w:delText>};</w:delText>
              </w:r>
            </w:del>
          </w:p>
          <w:p w14:paraId="520A6AB7" w14:textId="5BBA1A64" w:rsidR="00095B1A" w:rsidRPr="0094686A" w:rsidRDefault="00294ED7" w:rsidP="00A24E63">
            <w:pPr>
              <w:spacing w:after="120" w:line="240" w:lineRule="auto"/>
              <w:ind w:left="0" w:right="0" w:firstLine="0"/>
              <w:jc w:val="left"/>
              <w:textAlignment w:val="baseline"/>
              <w:rPr>
                <w:del w:id="766" w:author="hp" w:date="2017-01-05T18:05:00Z"/>
                <w:rFonts w:asciiTheme="majorBidi" w:hAnsiTheme="majorBidi" w:cstheme="majorBidi"/>
                <w:b/>
                <w:bCs/>
                <w:color w:val="auto"/>
                <w:sz w:val="22"/>
              </w:rPr>
            </w:pPr>
            <w:del w:id="767" w:author="hp" w:date="2017-01-05T18:05:00Z">
              <w:r w:rsidRPr="0094686A">
                <w:rPr>
                  <w:rFonts w:asciiTheme="majorBidi" w:hAnsiTheme="majorBidi" w:cstheme="majorBidi"/>
                  <w:b/>
                  <w:bCs/>
                  <w:color w:val="auto"/>
                  <w:sz w:val="22"/>
                </w:rPr>
                <w:delText xml:space="preserve">mtype </w:delText>
              </w:r>
              <w:r w:rsidR="00095B1A" w:rsidRPr="0094686A">
                <w:rPr>
                  <w:rFonts w:asciiTheme="majorBidi" w:hAnsiTheme="majorBidi" w:cstheme="majorBidi"/>
                  <w:b/>
                  <w:bCs/>
                  <w:color w:val="auto"/>
                  <w:sz w:val="22"/>
                </w:rPr>
                <w:delText>ack=</w:delText>
              </w:r>
              <w:r w:rsidR="009A4EC2" w:rsidRPr="0094686A">
                <w:rPr>
                  <w:rFonts w:asciiTheme="majorBidi" w:hAnsiTheme="majorBidi" w:cstheme="majorBidi"/>
                  <w:b/>
                  <w:bCs/>
                  <w:color w:val="auto"/>
                  <w:sz w:val="22"/>
                </w:rPr>
                <w:delText>OFF</w:delText>
              </w:r>
              <w:r w:rsidR="00095B1A" w:rsidRPr="0094686A">
                <w:rPr>
                  <w:rFonts w:asciiTheme="majorBidi" w:hAnsiTheme="majorBidi" w:cstheme="majorBidi"/>
                  <w:b/>
                  <w:bCs/>
                  <w:color w:val="auto"/>
                  <w:sz w:val="22"/>
                </w:rPr>
                <w:delText>;</w:delText>
              </w:r>
            </w:del>
          </w:p>
          <w:p w14:paraId="1E2554AF" w14:textId="43D91BCE" w:rsidR="00095B1A" w:rsidRPr="0094686A" w:rsidRDefault="00095B1A" w:rsidP="00A24E63">
            <w:pPr>
              <w:spacing w:after="120" w:line="240" w:lineRule="auto"/>
              <w:ind w:left="0" w:right="0" w:firstLine="0"/>
              <w:jc w:val="left"/>
              <w:textAlignment w:val="baseline"/>
              <w:rPr>
                <w:del w:id="768" w:author="hp" w:date="2017-01-05T18:05:00Z"/>
                <w:rFonts w:asciiTheme="majorBidi" w:hAnsiTheme="majorBidi" w:cstheme="majorBidi"/>
                <w:b/>
                <w:bCs/>
                <w:color w:val="auto"/>
                <w:sz w:val="22"/>
              </w:rPr>
            </w:pPr>
            <w:del w:id="769" w:author="hp" w:date="2017-01-05T18:05:00Z">
              <w:r w:rsidRPr="0094686A">
                <w:rPr>
                  <w:rFonts w:asciiTheme="majorBidi" w:hAnsiTheme="majorBidi" w:cstheme="majorBidi"/>
                  <w:b/>
                  <w:bCs/>
                  <w:color w:val="auto"/>
                  <w:sz w:val="22"/>
                </w:rPr>
                <w:delText>mtype state=  Screen1;</w:delText>
              </w:r>
            </w:del>
          </w:p>
          <w:p w14:paraId="2D7BCA70" w14:textId="77777777" w:rsidR="00095B1A" w:rsidRPr="0094686A" w:rsidRDefault="00095B1A" w:rsidP="00A24E63">
            <w:pPr>
              <w:spacing w:after="120" w:line="240" w:lineRule="auto"/>
              <w:ind w:left="0" w:right="0" w:firstLine="0"/>
              <w:jc w:val="left"/>
              <w:textAlignment w:val="baseline"/>
              <w:rPr>
                <w:del w:id="770" w:author="hp" w:date="2017-01-05T18:05:00Z"/>
                <w:rFonts w:asciiTheme="majorBidi" w:hAnsiTheme="majorBidi" w:cstheme="majorBidi"/>
                <w:b/>
                <w:bCs/>
                <w:color w:val="auto"/>
                <w:sz w:val="22"/>
              </w:rPr>
            </w:pPr>
          </w:p>
          <w:p w14:paraId="5618B77C" w14:textId="2289DE64" w:rsidR="00095B1A" w:rsidRPr="0094686A" w:rsidRDefault="00095B1A" w:rsidP="00A24E63">
            <w:pPr>
              <w:spacing w:after="120" w:line="240" w:lineRule="auto"/>
              <w:ind w:left="0" w:right="0" w:firstLine="0"/>
              <w:jc w:val="left"/>
              <w:textAlignment w:val="baseline"/>
              <w:rPr>
                <w:del w:id="771" w:author="hp" w:date="2017-01-05T18:05:00Z"/>
                <w:rFonts w:asciiTheme="majorBidi" w:hAnsiTheme="majorBidi" w:cstheme="majorBidi"/>
                <w:b/>
                <w:bCs/>
                <w:color w:val="auto"/>
                <w:sz w:val="22"/>
              </w:rPr>
            </w:pPr>
            <w:del w:id="772" w:author="hp" w:date="2017-01-05T18:05:00Z">
              <w:r w:rsidRPr="0094686A">
                <w:rPr>
                  <w:rFonts w:asciiTheme="majorBidi" w:hAnsiTheme="majorBidi" w:cstheme="majorBidi"/>
                  <w:b/>
                  <w:bCs/>
                  <w:color w:val="auto"/>
                  <w:sz w:val="22"/>
                </w:rPr>
                <w:delText>active proctype vm()</w:delText>
              </w:r>
              <w:r w:rsidRPr="0094686A">
                <w:rPr>
                  <w:rFonts w:asciiTheme="majorBidi" w:hAnsiTheme="majorBidi" w:cstheme="majorBidi"/>
                  <w:b/>
                  <w:bCs/>
                  <w:color w:val="auto"/>
                  <w:sz w:val="22"/>
                </w:rPr>
                <w:tab/>
              </w:r>
            </w:del>
          </w:p>
          <w:p w14:paraId="0D43E219" w14:textId="77777777" w:rsidR="00095B1A" w:rsidRPr="0094686A" w:rsidRDefault="00095B1A" w:rsidP="00A24E63">
            <w:pPr>
              <w:spacing w:after="120" w:line="240" w:lineRule="auto"/>
              <w:ind w:left="0" w:right="0" w:firstLine="0"/>
              <w:jc w:val="left"/>
              <w:textAlignment w:val="baseline"/>
              <w:rPr>
                <w:del w:id="773" w:author="hp" w:date="2017-01-05T18:05:00Z"/>
                <w:rFonts w:asciiTheme="majorBidi" w:hAnsiTheme="majorBidi" w:cstheme="majorBidi"/>
                <w:b/>
                <w:bCs/>
                <w:color w:val="auto"/>
                <w:sz w:val="22"/>
              </w:rPr>
            </w:pPr>
            <w:del w:id="774" w:author="hp" w:date="2017-01-05T18:05:00Z">
              <w:r w:rsidRPr="0094686A">
                <w:rPr>
                  <w:rFonts w:asciiTheme="majorBidi" w:hAnsiTheme="majorBidi" w:cstheme="majorBidi"/>
                  <w:b/>
                  <w:bCs/>
                  <w:color w:val="auto"/>
                  <w:sz w:val="22"/>
                </w:rPr>
                <w:delText>{</w:delText>
              </w:r>
            </w:del>
          </w:p>
          <w:p w14:paraId="0C692606" w14:textId="77777777" w:rsidR="00095B1A" w:rsidRPr="0094686A" w:rsidRDefault="00095B1A" w:rsidP="00A24E63">
            <w:pPr>
              <w:spacing w:after="120" w:line="240" w:lineRule="auto"/>
              <w:ind w:left="0" w:right="0" w:firstLine="0"/>
              <w:jc w:val="left"/>
              <w:textAlignment w:val="baseline"/>
              <w:rPr>
                <w:del w:id="775" w:author="hp" w:date="2017-01-05T18:05:00Z"/>
                <w:rFonts w:asciiTheme="majorBidi" w:hAnsiTheme="majorBidi" w:cstheme="majorBidi"/>
                <w:b/>
                <w:bCs/>
                <w:color w:val="auto"/>
                <w:sz w:val="22"/>
              </w:rPr>
            </w:pPr>
            <w:del w:id="776" w:author="hp" w:date="2017-01-05T18:05:00Z">
              <w:r w:rsidRPr="0094686A">
                <w:rPr>
                  <w:rFonts w:asciiTheme="majorBidi" w:hAnsiTheme="majorBidi" w:cstheme="majorBidi"/>
                  <w:b/>
                  <w:bCs/>
                  <w:color w:val="auto"/>
                  <w:sz w:val="22"/>
                </w:rPr>
                <w:delText>do</w:delText>
              </w:r>
            </w:del>
          </w:p>
          <w:p w14:paraId="38E45F1D" w14:textId="63F49854" w:rsidR="00095B1A" w:rsidRPr="0094686A" w:rsidRDefault="00095B1A" w:rsidP="00A24E63">
            <w:pPr>
              <w:spacing w:after="120" w:line="240" w:lineRule="auto"/>
              <w:ind w:left="0" w:right="0" w:firstLine="0"/>
              <w:jc w:val="left"/>
              <w:textAlignment w:val="baseline"/>
              <w:rPr>
                <w:del w:id="777" w:author="hp" w:date="2017-01-05T18:05:00Z"/>
                <w:rFonts w:asciiTheme="majorBidi" w:hAnsiTheme="majorBidi" w:cstheme="majorBidi"/>
                <w:b/>
                <w:bCs/>
                <w:color w:val="auto"/>
                <w:sz w:val="22"/>
              </w:rPr>
            </w:pPr>
            <w:del w:id="778" w:author="hp" w:date="2017-01-05T18:05:00Z">
              <w:r w:rsidRPr="0094686A">
                <w:rPr>
                  <w:rFonts w:asciiTheme="majorBidi" w:hAnsiTheme="majorBidi" w:cstheme="majorBidi"/>
                  <w:b/>
                  <w:bCs/>
                  <w:color w:val="auto"/>
                  <w:sz w:val="22"/>
                </w:rPr>
                <w:delText xml:space="preserve">:: state== Screen1-&gt; </w:delText>
              </w:r>
            </w:del>
          </w:p>
          <w:p w14:paraId="2C21B873" w14:textId="3A6168C7" w:rsidR="00095B1A" w:rsidRPr="0094686A" w:rsidRDefault="00294ED7" w:rsidP="00A24E63">
            <w:pPr>
              <w:spacing w:after="120" w:line="240" w:lineRule="auto"/>
              <w:ind w:left="0" w:right="0" w:firstLine="0"/>
              <w:jc w:val="left"/>
              <w:textAlignment w:val="baseline"/>
              <w:rPr>
                <w:del w:id="779" w:author="hp" w:date="2017-01-05T18:05:00Z"/>
                <w:rFonts w:asciiTheme="majorBidi" w:hAnsiTheme="majorBidi" w:cstheme="majorBidi"/>
                <w:b/>
                <w:bCs/>
                <w:color w:val="auto"/>
                <w:sz w:val="22"/>
              </w:rPr>
            </w:pPr>
            <w:del w:id="780" w:author="hp" w:date="2017-01-05T18:05:00Z">
              <w:r w:rsidRPr="0094686A">
                <w:rPr>
                  <w:rFonts w:asciiTheme="majorBidi" w:hAnsiTheme="majorBidi" w:cstheme="majorBidi"/>
                  <w:b/>
                  <w:bCs/>
                  <w:color w:val="auto"/>
                  <w:sz w:val="22"/>
                </w:rPr>
                <w:delText xml:space="preserve">          </w:delText>
              </w:r>
              <w:r w:rsidR="00095B1A" w:rsidRPr="0094686A">
                <w:rPr>
                  <w:rFonts w:asciiTheme="majorBidi" w:hAnsiTheme="majorBidi" w:cstheme="majorBidi"/>
                  <w:b/>
                  <w:bCs/>
                  <w:color w:val="auto"/>
                  <w:sz w:val="22"/>
                </w:rPr>
                <w:delText xml:space="preserve"> :: atomic{</w:delText>
              </w:r>
              <w:r w:rsidRPr="0094686A">
                <w:rPr>
                  <w:rFonts w:asciiTheme="majorBidi" w:hAnsiTheme="majorBidi" w:cstheme="majorBidi"/>
                  <w:b/>
                  <w:bCs/>
                  <w:color w:val="auto"/>
                  <w:sz w:val="22"/>
                </w:rPr>
                <w:delText xml:space="preserve"> ack =ON</w:delText>
              </w:r>
              <w:r w:rsidR="00095B1A" w:rsidRPr="0094686A">
                <w:rPr>
                  <w:rFonts w:asciiTheme="majorBidi" w:hAnsiTheme="majorBidi" w:cstheme="majorBidi"/>
                  <w:b/>
                  <w:bCs/>
                  <w:color w:val="auto"/>
                  <w:sz w:val="22"/>
                </w:rPr>
                <w:delText>}</w:delText>
              </w:r>
            </w:del>
          </w:p>
          <w:p w14:paraId="507A84A1" w14:textId="77777777" w:rsidR="00B41FDE" w:rsidRPr="0094686A" w:rsidRDefault="00B41FDE" w:rsidP="00A24E63">
            <w:pPr>
              <w:spacing w:after="120" w:line="240" w:lineRule="auto"/>
              <w:ind w:left="0" w:right="0" w:firstLine="0"/>
              <w:jc w:val="left"/>
              <w:textAlignment w:val="baseline"/>
              <w:rPr>
                <w:del w:id="781" w:author="hp" w:date="2017-01-05T18:05:00Z"/>
                <w:rFonts w:asciiTheme="majorBidi" w:hAnsiTheme="majorBidi" w:cstheme="majorBidi"/>
                <w:b/>
                <w:bCs/>
                <w:color w:val="auto"/>
                <w:sz w:val="22"/>
              </w:rPr>
            </w:pPr>
            <w:del w:id="782" w:author="hp" w:date="2017-01-05T18:05:00Z">
              <w:r w:rsidRPr="0094686A">
                <w:rPr>
                  <w:rFonts w:asciiTheme="majorBidi" w:hAnsiTheme="majorBidi" w:cstheme="majorBidi"/>
                  <w:b/>
                  <w:bCs/>
                  <w:color w:val="auto"/>
                  <w:sz w:val="22"/>
                </w:rPr>
                <w:delText xml:space="preserve">          </w:delText>
              </w:r>
              <w:r w:rsidR="00294ED7" w:rsidRPr="0094686A">
                <w:rPr>
                  <w:rFonts w:asciiTheme="majorBidi" w:hAnsiTheme="majorBidi" w:cstheme="majorBidi"/>
                  <w:b/>
                  <w:bCs/>
                  <w:color w:val="auto"/>
                  <w:sz w:val="22"/>
                </w:rPr>
                <w:delText xml:space="preserve"> :: atomic{ ack =OFF}</w:delText>
              </w:r>
            </w:del>
          </w:p>
          <w:p w14:paraId="3587A383" w14:textId="44AD8956" w:rsidR="00095B1A" w:rsidRPr="0094686A" w:rsidRDefault="00095B1A" w:rsidP="00A24E63">
            <w:pPr>
              <w:spacing w:after="120" w:line="240" w:lineRule="auto"/>
              <w:ind w:left="0" w:right="0" w:firstLine="0"/>
              <w:jc w:val="left"/>
              <w:textAlignment w:val="baseline"/>
              <w:rPr>
                <w:del w:id="783" w:author="hp" w:date="2017-01-05T18:05:00Z"/>
                <w:rFonts w:asciiTheme="majorBidi" w:hAnsiTheme="majorBidi" w:cstheme="majorBidi"/>
                <w:b/>
                <w:bCs/>
                <w:color w:val="auto"/>
                <w:sz w:val="22"/>
              </w:rPr>
            </w:pPr>
            <w:del w:id="784" w:author="hp" w:date="2017-01-05T18:05:00Z">
              <w:r w:rsidRPr="0094686A">
                <w:rPr>
                  <w:rFonts w:asciiTheme="majorBidi" w:hAnsiTheme="majorBidi" w:cstheme="majorBidi"/>
                  <w:b/>
                  <w:bCs/>
                  <w:color w:val="auto"/>
                  <w:sz w:val="22"/>
                </w:rPr>
                <w:delText>od</w:delText>
              </w:r>
            </w:del>
          </w:p>
          <w:p w14:paraId="006A5CD9" w14:textId="2F98A40B" w:rsidR="00877972" w:rsidRPr="0094686A" w:rsidRDefault="00095B1A" w:rsidP="00A24E63">
            <w:pPr>
              <w:spacing w:after="120" w:line="240" w:lineRule="auto"/>
              <w:ind w:left="0" w:right="0" w:firstLine="0"/>
              <w:jc w:val="left"/>
              <w:textAlignment w:val="baseline"/>
              <w:rPr>
                <w:del w:id="785" w:author="hp" w:date="2017-01-05T18:05:00Z"/>
                <w:rFonts w:asciiTheme="majorBidi" w:hAnsiTheme="majorBidi" w:cstheme="majorBidi"/>
                <w:b/>
                <w:bCs/>
                <w:color w:val="auto"/>
                <w:sz w:val="22"/>
              </w:rPr>
            </w:pPr>
            <w:del w:id="786" w:author="hp" w:date="2017-01-05T18:05:00Z">
              <w:r w:rsidRPr="0094686A">
                <w:rPr>
                  <w:rFonts w:asciiTheme="majorBidi" w:hAnsiTheme="majorBidi" w:cstheme="majorBidi"/>
                  <w:b/>
                  <w:bCs/>
                  <w:color w:val="auto"/>
                  <w:sz w:val="22"/>
                </w:rPr>
                <w:delText>}</w:delText>
              </w:r>
            </w:del>
          </w:p>
        </w:tc>
      </w:tr>
      <w:commentRangeEnd w:id="733"/>
      <w:tr w:rsidR="00877972" w:rsidRPr="0094686A" w14:paraId="7889951F" w14:textId="77777777" w:rsidTr="00095B1A">
        <w:trPr>
          <w:del w:id="787" w:author="hp" w:date="2017-01-05T18:05:00Z"/>
        </w:trPr>
        <w:tc>
          <w:tcPr>
            <w:tcW w:w="3794" w:type="dxa"/>
          </w:tcPr>
          <w:p w14:paraId="30078812" w14:textId="77777777" w:rsidR="00877972" w:rsidRPr="0094686A" w:rsidRDefault="00C7711C" w:rsidP="00A24E63">
            <w:pPr>
              <w:spacing w:after="120" w:line="240" w:lineRule="auto"/>
              <w:ind w:left="0" w:right="0" w:firstLine="0"/>
              <w:jc w:val="left"/>
              <w:textAlignment w:val="baseline"/>
              <w:rPr>
                <w:del w:id="788" w:author="hp" w:date="2017-01-05T18:05:00Z"/>
                <w:rFonts w:asciiTheme="majorBidi" w:hAnsiTheme="majorBidi" w:cstheme="majorBidi"/>
                <w:b/>
                <w:bCs/>
                <w:color w:val="auto"/>
                <w:sz w:val="22"/>
              </w:rPr>
            </w:pPr>
            <w:del w:id="789" w:author="hp" w:date="2017-01-05T18:05:00Z">
              <w:r w:rsidRPr="0094686A">
                <w:rPr>
                  <w:rStyle w:val="a8"/>
                  <w:rFonts w:asciiTheme="majorBidi" w:hAnsiTheme="majorBidi" w:cstheme="majorBidi"/>
                  <w:sz w:val="22"/>
                  <w:szCs w:val="22"/>
                </w:rPr>
                <w:commentReference w:id="733"/>
              </w:r>
            </w:del>
          </w:p>
        </w:tc>
        <w:tc>
          <w:tcPr>
            <w:tcW w:w="5126" w:type="dxa"/>
          </w:tcPr>
          <w:p w14:paraId="2BFBDE3D" w14:textId="77777777" w:rsidR="00877972" w:rsidRPr="0094686A" w:rsidRDefault="00877972" w:rsidP="00A24E63">
            <w:pPr>
              <w:spacing w:after="120" w:line="240" w:lineRule="auto"/>
              <w:ind w:left="0" w:right="0" w:firstLine="0"/>
              <w:jc w:val="left"/>
              <w:textAlignment w:val="baseline"/>
              <w:rPr>
                <w:del w:id="790" w:author="hp" w:date="2017-01-05T18:05:00Z"/>
                <w:rFonts w:asciiTheme="majorBidi" w:hAnsiTheme="majorBidi" w:cstheme="majorBidi"/>
                <w:b/>
                <w:bCs/>
                <w:color w:val="auto"/>
                <w:sz w:val="22"/>
              </w:rPr>
            </w:pPr>
          </w:p>
        </w:tc>
      </w:tr>
    </w:tbl>
    <w:p w14:paraId="4AC9C075" w14:textId="4CE6B6F2" w:rsidR="00877972" w:rsidRPr="0094686A" w:rsidRDefault="00877972" w:rsidP="00A24E63">
      <w:pPr>
        <w:spacing w:after="120" w:line="240" w:lineRule="auto"/>
        <w:ind w:left="0" w:right="0" w:firstLine="0"/>
        <w:jc w:val="left"/>
        <w:textAlignment w:val="baseline"/>
        <w:rPr>
          <w:del w:id="791" w:author="hp" w:date="2017-01-05T18:05:00Z"/>
          <w:rFonts w:asciiTheme="majorBidi" w:hAnsiTheme="majorBidi" w:cstheme="majorBidi"/>
          <w:b/>
          <w:bCs/>
          <w:color w:val="auto"/>
          <w:sz w:val="22"/>
        </w:rPr>
      </w:pPr>
    </w:p>
    <w:p w14:paraId="4A054246" w14:textId="304DCB0E" w:rsidR="00294ED7" w:rsidRPr="0094686A" w:rsidRDefault="00294ED7" w:rsidP="00A24E63">
      <w:pPr>
        <w:spacing w:after="120" w:line="240" w:lineRule="auto"/>
        <w:ind w:left="0" w:right="0" w:firstLine="0"/>
        <w:jc w:val="left"/>
        <w:textAlignment w:val="baseline"/>
        <w:rPr>
          <w:del w:id="792" w:author="hp" w:date="2017-01-05T18:05:00Z"/>
          <w:rFonts w:asciiTheme="majorBidi" w:hAnsiTheme="majorBidi" w:cstheme="majorBidi"/>
          <w:b/>
          <w:bCs/>
          <w:color w:val="auto"/>
          <w:sz w:val="22"/>
        </w:rPr>
      </w:pPr>
    </w:p>
    <w:p w14:paraId="3373AF74" w14:textId="775BA247" w:rsidR="00294ED7" w:rsidRPr="0094686A" w:rsidRDefault="00294ED7" w:rsidP="00A24E63">
      <w:pPr>
        <w:spacing w:after="120" w:line="240" w:lineRule="auto"/>
        <w:ind w:left="0" w:right="0" w:firstLine="0"/>
        <w:jc w:val="left"/>
        <w:textAlignment w:val="baseline"/>
        <w:rPr>
          <w:del w:id="793" w:author="hp" w:date="2017-01-05T18:05:00Z"/>
          <w:rFonts w:asciiTheme="majorBidi" w:hAnsiTheme="majorBidi" w:cstheme="majorBidi"/>
          <w:b/>
          <w:bCs/>
          <w:color w:val="auto"/>
          <w:sz w:val="22"/>
        </w:rPr>
      </w:pPr>
    </w:p>
    <w:p w14:paraId="116D81AC" w14:textId="34365514" w:rsidR="00294ED7" w:rsidRPr="0094686A" w:rsidRDefault="00294ED7" w:rsidP="00A24E63">
      <w:pPr>
        <w:spacing w:after="120" w:line="240" w:lineRule="auto"/>
        <w:ind w:left="0" w:right="0" w:firstLine="0"/>
        <w:jc w:val="left"/>
        <w:textAlignment w:val="baseline"/>
        <w:rPr>
          <w:del w:id="794" w:author="hp" w:date="2017-01-05T18:05:00Z"/>
          <w:rFonts w:asciiTheme="majorBidi" w:hAnsiTheme="majorBidi" w:cstheme="majorBidi"/>
          <w:b/>
          <w:bCs/>
          <w:color w:val="auto"/>
          <w:sz w:val="22"/>
        </w:rPr>
      </w:pPr>
    </w:p>
    <w:p w14:paraId="236AA5BA" w14:textId="1C159249" w:rsidR="00294ED7" w:rsidRPr="0094686A" w:rsidRDefault="00294ED7" w:rsidP="00A24E63">
      <w:pPr>
        <w:spacing w:after="120" w:line="240" w:lineRule="auto"/>
        <w:ind w:left="0" w:right="0" w:firstLine="0"/>
        <w:jc w:val="left"/>
        <w:textAlignment w:val="baseline"/>
        <w:rPr>
          <w:del w:id="795" w:author="hp" w:date="2017-01-05T18:05:00Z"/>
          <w:rFonts w:asciiTheme="majorBidi" w:hAnsiTheme="majorBidi" w:cstheme="majorBidi"/>
          <w:b/>
          <w:bCs/>
          <w:color w:val="auto"/>
          <w:sz w:val="22"/>
        </w:rPr>
      </w:pPr>
    </w:p>
    <w:p w14:paraId="0299BDBC" w14:textId="77777777" w:rsidR="00294ED7" w:rsidRPr="0094686A" w:rsidRDefault="00294ED7" w:rsidP="00A24E63">
      <w:pPr>
        <w:spacing w:after="120" w:line="240" w:lineRule="auto"/>
        <w:ind w:left="0" w:right="0" w:firstLine="0"/>
        <w:jc w:val="left"/>
        <w:textAlignment w:val="baseline"/>
        <w:rPr>
          <w:del w:id="796" w:author="hp" w:date="2017-01-05T18:05:00Z"/>
          <w:rFonts w:asciiTheme="majorBidi" w:hAnsiTheme="majorBidi" w:cstheme="majorBidi"/>
          <w:b/>
          <w:bCs/>
          <w:color w:val="auto"/>
          <w:sz w:val="22"/>
        </w:rPr>
      </w:pPr>
    </w:p>
    <w:p w14:paraId="120EE292" w14:textId="22480974" w:rsidR="00877972" w:rsidRPr="0094686A" w:rsidRDefault="00877972" w:rsidP="00A24E63">
      <w:pPr>
        <w:spacing w:after="120" w:line="240" w:lineRule="auto"/>
        <w:ind w:left="0" w:right="0" w:firstLine="0"/>
        <w:jc w:val="left"/>
        <w:textAlignment w:val="baseline"/>
        <w:rPr>
          <w:del w:id="797" w:author="hp" w:date="2017-01-05T18:05:00Z"/>
          <w:rFonts w:asciiTheme="majorBidi" w:hAnsiTheme="majorBidi" w:cstheme="majorBidi"/>
          <w:b/>
          <w:bCs/>
          <w:color w:val="auto"/>
          <w:sz w:val="22"/>
        </w:rPr>
      </w:pPr>
    </w:p>
    <w:p w14:paraId="409F621C" w14:textId="28EA5866" w:rsidR="00877972" w:rsidRPr="0094686A" w:rsidRDefault="00877972" w:rsidP="00A24E63">
      <w:pPr>
        <w:spacing w:after="120" w:line="240" w:lineRule="auto"/>
        <w:ind w:left="0" w:right="0" w:firstLine="0"/>
        <w:jc w:val="left"/>
        <w:textAlignment w:val="baseline"/>
        <w:rPr>
          <w:del w:id="798" w:author="hp" w:date="2017-01-05T18:05:00Z"/>
          <w:rFonts w:asciiTheme="majorBidi" w:hAnsiTheme="majorBidi" w:cstheme="majorBidi"/>
          <w:b/>
          <w:bCs/>
          <w:color w:val="auto"/>
          <w:sz w:val="22"/>
        </w:rPr>
      </w:pPr>
    </w:p>
    <w:p w14:paraId="414E1C0E" w14:textId="171E93AE" w:rsidR="00877972" w:rsidRPr="0094686A" w:rsidRDefault="00877972" w:rsidP="00A24E63">
      <w:pPr>
        <w:spacing w:after="120" w:line="240" w:lineRule="auto"/>
        <w:ind w:left="0" w:right="0" w:firstLine="0"/>
        <w:jc w:val="left"/>
        <w:textAlignment w:val="baseline"/>
        <w:rPr>
          <w:del w:id="799" w:author="hp" w:date="2017-01-05T18:05:00Z"/>
          <w:rFonts w:asciiTheme="majorBidi" w:hAnsiTheme="majorBidi" w:cstheme="majorBidi"/>
          <w:b/>
          <w:bCs/>
          <w:color w:val="auto"/>
          <w:sz w:val="22"/>
        </w:rPr>
      </w:pPr>
    </w:p>
    <w:p w14:paraId="0B142586" w14:textId="2E33CB54" w:rsidR="00877972" w:rsidRPr="0094686A" w:rsidRDefault="00877972" w:rsidP="00A24E63">
      <w:pPr>
        <w:spacing w:after="120" w:line="240" w:lineRule="auto"/>
        <w:ind w:left="0" w:right="0" w:firstLine="0"/>
        <w:jc w:val="left"/>
        <w:textAlignment w:val="baseline"/>
        <w:rPr>
          <w:del w:id="800" w:author="hp" w:date="2017-01-05T18:05:00Z"/>
          <w:rFonts w:asciiTheme="majorBidi" w:hAnsiTheme="majorBidi" w:cstheme="majorBidi"/>
          <w:b/>
          <w:bCs/>
          <w:color w:val="auto"/>
          <w:sz w:val="22"/>
        </w:rPr>
      </w:pPr>
    </w:p>
    <w:p w14:paraId="140C0EEA" w14:textId="77777777" w:rsidR="00877972" w:rsidRPr="0094686A" w:rsidRDefault="00877972" w:rsidP="00A24E63">
      <w:pPr>
        <w:spacing w:after="120" w:line="240" w:lineRule="auto"/>
        <w:ind w:left="0" w:right="0" w:firstLine="0"/>
        <w:jc w:val="left"/>
        <w:textAlignment w:val="baseline"/>
        <w:rPr>
          <w:del w:id="801" w:author="hp" w:date="2017-01-05T18:05:00Z"/>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3216"/>
      </w:tblGrid>
      <w:tr w:rsidR="000E194D" w:rsidRPr="0094686A" w14:paraId="0B390848" w14:textId="77777777" w:rsidTr="00CC21F3">
        <w:trPr>
          <w:del w:id="802" w:author="hp" w:date="2017-01-05T18:05:00Z"/>
        </w:trPr>
        <w:tc>
          <w:tcPr>
            <w:tcW w:w="3216" w:type="dxa"/>
          </w:tcPr>
          <w:p w14:paraId="706FC72D" w14:textId="27261782" w:rsidR="000E194D" w:rsidRPr="0094686A" w:rsidRDefault="000E194D" w:rsidP="00A24E63">
            <w:pPr>
              <w:spacing w:after="120" w:line="240" w:lineRule="auto"/>
              <w:ind w:left="0" w:right="0" w:firstLine="0"/>
              <w:jc w:val="left"/>
              <w:textAlignment w:val="baseline"/>
              <w:rPr>
                <w:del w:id="803" w:author="hp" w:date="2017-01-05T18:05:00Z"/>
                <w:rFonts w:asciiTheme="majorBidi" w:hAnsiTheme="majorBidi" w:cstheme="majorBidi"/>
                <w:color w:val="0000FF"/>
                <w:sz w:val="22"/>
              </w:rPr>
            </w:pPr>
          </w:p>
        </w:tc>
      </w:tr>
      <w:tr w:rsidR="000E194D" w:rsidRPr="0094686A" w14:paraId="5035DD2E" w14:textId="77777777" w:rsidTr="00CC21F3">
        <w:trPr>
          <w:trHeight w:val="70"/>
          <w:del w:id="804" w:author="hp" w:date="2017-01-05T18:05:00Z"/>
        </w:trPr>
        <w:tc>
          <w:tcPr>
            <w:tcW w:w="3216" w:type="dxa"/>
          </w:tcPr>
          <w:p w14:paraId="25FF5A3F" w14:textId="6F37CD6B" w:rsidR="000E194D" w:rsidRPr="0094686A" w:rsidRDefault="000E194D" w:rsidP="00A24E63">
            <w:pPr>
              <w:spacing w:after="120" w:line="240" w:lineRule="auto"/>
              <w:ind w:left="0" w:right="0" w:firstLine="0"/>
              <w:jc w:val="center"/>
              <w:textAlignment w:val="baseline"/>
              <w:rPr>
                <w:del w:id="805" w:author="hp" w:date="2017-01-05T18:05:00Z"/>
                <w:rFonts w:asciiTheme="majorBidi" w:hAnsiTheme="majorBidi" w:cstheme="majorBidi"/>
                <w:color w:val="0000FF"/>
                <w:sz w:val="22"/>
              </w:rPr>
            </w:pPr>
            <w:del w:id="806" w:author="hp" w:date="2017-01-05T18:05:00Z">
              <w:r w:rsidRPr="0094686A">
                <w:rPr>
                  <w:rFonts w:asciiTheme="majorBidi" w:hAnsiTheme="majorBidi" w:cstheme="majorBidi"/>
                  <w:color w:val="auto"/>
                  <w:sz w:val="22"/>
                </w:rPr>
                <w:delText>Fig. 1:</w:delText>
              </w:r>
            </w:del>
          </w:p>
        </w:tc>
      </w:tr>
    </w:tbl>
    <w:p w14:paraId="2A5A9AD9" w14:textId="186175E4" w:rsidR="00AC1FEB" w:rsidRPr="0094686A" w:rsidRDefault="00AC1FEB" w:rsidP="00A24E63">
      <w:pPr>
        <w:spacing w:after="120" w:line="240" w:lineRule="auto"/>
        <w:ind w:left="0" w:right="0" w:firstLine="0"/>
        <w:jc w:val="left"/>
        <w:textAlignment w:val="baseline"/>
        <w:rPr>
          <w:del w:id="807" w:author="hp" w:date="2017-01-05T18:05:00Z"/>
          <w:rFonts w:asciiTheme="majorBidi" w:hAnsiTheme="majorBidi" w:cstheme="majorBidi"/>
          <w:b/>
          <w:bCs/>
          <w:color w:val="auto"/>
          <w:sz w:val="22"/>
        </w:rPr>
      </w:pPr>
      <w:commentRangeStart w:id="808"/>
      <w:del w:id="809" w:author="hp" w:date="2017-01-05T18:05:00Z">
        <w:r w:rsidRPr="0094686A">
          <w:rPr>
            <w:rFonts w:asciiTheme="majorBidi" w:hAnsiTheme="majorBidi" w:cstheme="majorBidi"/>
            <w:b/>
            <w:bCs/>
            <w:color w:val="auto"/>
            <w:sz w:val="22"/>
          </w:rPr>
          <w:delText>B</w:delText>
        </w:r>
        <w:r w:rsidR="001B35DE" w:rsidRPr="0094686A">
          <w:rPr>
            <w:rFonts w:asciiTheme="majorBidi" w:hAnsiTheme="majorBidi" w:cstheme="majorBidi"/>
            <w:b/>
            <w:bCs/>
            <w:color w:val="auto"/>
            <w:sz w:val="22"/>
          </w:rPr>
          <w:delText>ack-end</w:delText>
        </w:r>
        <w:r w:rsidRPr="0094686A">
          <w:rPr>
            <w:rFonts w:asciiTheme="majorBidi" w:hAnsiTheme="majorBidi" w:cstheme="majorBidi"/>
            <w:b/>
            <w:bCs/>
            <w:color w:val="auto"/>
            <w:sz w:val="22"/>
          </w:rPr>
          <w:delText xml:space="preserve">: </w:delText>
        </w:r>
      </w:del>
    </w:p>
    <w:p w14:paraId="6DF46047" w14:textId="4FFE8675" w:rsidR="001B35DE" w:rsidRPr="0094686A" w:rsidRDefault="001B35DE" w:rsidP="00A24E63">
      <w:pPr>
        <w:spacing w:after="120" w:line="240" w:lineRule="auto"/>
        <w:ind w:left="0" w:right="0" w:firstLine="0"/>
        <w:jc w:val="left"/>
        <w:textAlignment w:val="baseline"/>
        <w:rPr>
          <w:del w:id="810" w:author="hp" w:date="2017-01-05T18:05:00Z"/>
          <w:rFonts w:asciiTheme="majorBidi" w:hAnsiTheme="majorBidi" w:cstheme="majorBidi"/>
          <w:b/>
          <w:bCs/>
          <w:color w:val="auto"/>
          <w:sz w:val="22"/>
        </w:rPr>
      </w:pPr>
      <w:del w:id="811" w:author="hp" w:date="2017-01-05T18:05:00Z">
        <w:r w:rsidRPr="0094686A">
          <w:rPr>
            <w:rFonts w:asciiTheme="majorBidi" w:hAnsiTheme="majorBidi" w:cstheme="majorBidi"/>
            <w:b/>
            <w:bCs/>
            <w:color w:val="auto"/>
            <w:sz w:val="22"/>
          </w:rPr>
          <w:delText xml:space="preserve"> If &lt; Screen, defaultval=OFF &gt; </w:delText>
        </w:r>
      </w:del>
    </w:p>
    <w:p w14:paraId="38608133" w14:textId="0E6FD026" w:rsidR="001B35DE" w:rsidRPr="0094686A" w:rsidRDefault="001B35DE" w:rsidP="00A24E63">
      <w:pPr>
        <w:spacing w:after="120" w:line="240" w:lineRule="auto"/>
        <w:ind w:left="0" w:right="0" w:firstLine="0"/>
        <w:jc w:val="left"/>
        <w:textAlignment w:val="baseline"/>
        <w:rPr>
          <w:del w:id="812" w:author="hp" w:date="2017-01-05T18:05:00Z"/>
          <w:rFonts w:asciiTheme="majorBidi" w:hAnsiTheme="majorBidi" w:cstheme="majorBidi"/>
          <w:b/>
          <w:bCs/>
          <w:color w:val="auto"/>
          <w:sz w:val="22"/>
        </w:rPr>
      </w:pPr>
      <w:del w:id="813" w:author="hp" w:date="2017-01-05T18:05:00Z">
        <w:r w:rsidRPr="0094686A">
          <w:rPr>
            <w:rFonts w:asciiTheme="majorBidi" w:hAnsiTheme="majorBidi" w:cstheme="majorBidi"/>
            <w:b/>
            <w:bCs/>
            <w:color w:val="auto"/>
            <w:sz w:val="22"/>
          </w:rPr>
          <w:delText xml:space="preserve">   &lt; Screen, ON&gt;</w:delText>
        </w:r>
      </w:del>
    </w:p>
    <w:p w14:paraId="7684C599" w14:textId="4A714D2D" w:rsidR="001B35DE" w:rsidRPr="0094686A" w:rsidRDefault="001B35DE" w:rsidP="00A24E63">
      <w:pPr>
        <w:spacing w:after="120" w:line="240" w:lineRule="auto"/>
        <w:ind w:left="0" w:right="0" w:firstLine="0"/>
        <w:jc w:val="left"/>
        <w:textAlignment w:val="baseline"/>
        <w:rPr>
          <w:del w:id="814" w:author="hp" w:date="2017-01-05T18:05:00Z"/>
          <w:rFonts w:asciiTheme="majorBidi" w:hAnsiTheme="majorBidi" w:cstheme="majorBidi"/>
          <w:b/>
          <w:bCs/>
          <w:color w:val="auto"/>
          <w:sz w:val="22"/>
        </w:rPr>
      </w:pPr>
      <w:del w:id="815" w:author="hp" w:date="2017-01-05T18:05:00Z">
        <w:r w:rsidRPr="0094686A">
          <w:rPr>
            <w:rFonts w:asciiTheme="majorBidi" w:hAnsiTheme="majorBidi" w:cstheme="majorBidi"/>
            <w:b/>
            <w:bCs/>
            <w:color w:val="auto"/>
            <w:sz w:val="22"/>
          </w:rPr>
          <w:delText>Else if &lt; screen, ON&gt;</w:delText>
        </w:r>
      </w:del>
    </w:p>
    <w:p w14:paraId="1A418F54" w14:textId="6118AC79" w:rsidR="001B35DE" w:rsidRPr="0094686A" w:rsidRDefault="001B35DE" w:rsidP="00A24E63">
      <w:pPr>
        <w:spacing w:after="120" w:line="240" w:lineRule="auto"/>
        <w:ind w:left="0" w:right="0" w:firstLine="0"/>
        <w:jc w:val="left"/>
        <w:textAlignment w:val="baseline"/>
        <w:rPr>
          <w:del w:id="816" w:author="hp" w:date="2017-01-05T18:05:00Z"/>
          <w:rFonts w:asciiTheme="majorBidi" w:hAnsiTheme="majorBidi" w:cstheme="majorBidi"/>
          <w:b/>
          <w:bCs/>
          <w:color w:val="auto"/>
          <w:sz w:val="22"/>
        </w:rPr>
      </w:pPr>
      <w:del w:id="817" w:author="hp" w:date="2017-01-05T18:05:00Z">
        <w:r w:rsidRPr="0094686A">
          <w:rPr>
            <w:rFonts w:asciiTheme="majorBidi" w:hAnsiTheme="majorBidi" w:cstheme="majorBidi"/>
            <w:b/>
            <w:bCs/>
            <w:color w:val="auto"/>
            <w:sz w:val="22"/>
          </w:rPr>
          <w:delText xml:space="preserve">    &lt;Screen, OFF&gt;</w:delText>
        </w:r>
      </w:del>
    </w:p>
    <w:p w14:paraId="0054A42A" w14:textId="447B48D7" w:rsidR="001B35DE" w:rsidRPr="0094686A" w:rsidRDefault="001B35DE" w:rsidP="00A24E63">
      <w:pPr>
        <w:spacing w:after="120" w:line="240" w:lineRule="auto"/>
        <w:ind w:left="0" w:right="0" w:firstLine="0"/>
        <w:jc w:val="left"/>
        <w:textAlignment w:val="baseline"/>
        <w:rPr>
          <w:del w:id="818" w:author="hp" w:date="2017-01-05T18:05:00Z"/>
          <w:rFonts w:asciiTheme="majorBidi" w:hAnsiTheme="majorBidi" w:cstheme="majorBidi"/>
          <w:b/>
          <w:bCs/>
          <w:color w:val="auto"/>
          <w:sz w:val="22"/>
        </w:rPr>
      </w:pPr>
      <w:del w:id="819" w:author="hp" w:date="2017-01-05T18:05:00Z">
        <w:r w:rsidRPr="0094686A">
          <w:rPr>
            <w:rFonts w:asciiTheme="majorBidi" w:hAnsiTheme="majorBidi" w:cstheme="majorBidi"/>
            <w:b/>
            <w:bCs/>
            <w:color w:val="auto"/>
            <w:sz w:val="22"/>
          </w:rPr>
          <w:delText>Else if &lt; screen, OFF&gt;</w:delText>
        </w:r>
      </w:del>
    </w:p>
    <w:p w14:paraId="4A2A99DA" w14:textId="40F4D55C" w:rsidR="001B35DE" w:rsidRPr="0094686A" w:rsidRDefault="001B35DE" w:rsidP="00A24E63">
      <w:pPr>
        <w:spacing w:after="120" w:line="240" w:lineRule="auto"/>
        <w:ind w:left="0" w:right="0" w:firstLine="0"/>
        <w:jc w:val="left"/>
        <w:textAlignment w:val="baseline"/>
        <w:rPr>
          <w:del w:id="820" w:author="hp" w:date="2017-01-05T18:05:00Z"/>
          <w:rFonts w:asciiTheme="majorBidi" w:hAnsiTheme="majorBidi" w:cstheme="majorBidi"/>
          <w:b/>
          <w:bCs/>
          <w:color w:val="auto"/>
          <w:sz w:val="22"/>
        </w:rPr>
      </w:pPr>
      <w:del w:id="821" w:author="hp" w:date="2017-01-05T18:05:00Z">
        <w:r w:rsidRPr="0094686A">
          <w:rPr>
            <w:rFonts w:asciiTheme="majorBidi" w:hAnsiTheme="majorBidi" w:cstheme="majorBidi"/>
            <w:b/>
            <w:bCs/>
            <w:color w:val="auto"/>
            <w:sz w:val="22"/>
          </w:rPr>
          <w:delText xml:space="preserve">    &lt;Screen, ON &gt;</w:delText>
        </w:r>
        <w:commentRangeEnd w:id="808"/>
        <w:r w:rsidR="00644172" w:rsidRPr="0094686A">
          <w:rPr>
            <w:rStyle w:val="a8"/>
            <w:rFonts w:asciiTheme="majorBidi" w:hAnsiTheme="majorBidi" w:cstheme="majorBidi"/>
            <w:sz w:val="22"/>
            <w:szCs w:val="22"/>
          </w:rPr>
          <w:commentReference w:id="808"/>
        </w:r>
      </w:del>
    </w:p>
    <w:p w14:paraId="3BDCF9DF" w14:textId="77777777" w:rsidR="001B35DE" w:rsidRPr="0094686A" w:rsidRDefault="001B35DE" w:rsidP="00A24E63">
      <w:pPr>
        <w:spacing w:after="120" w:line="240" w:lineRule="auto"/>
        <w:ind w:left="0" w:right="0" w:firstLine="0"/>
        <w:jc w:val="left"/>
        <w:textAlignment w:val="baseline"/>
        <w:rPr>
          <w:del w:id="822" w:author="hp" w:date="2017-01-05T18:05:00Z"/>
          <w:rFonts w:asciiTheme="majorBidi" w:hAnsiTheme="majorBidi" w:cstheme="majorBidi"/>
          <w:b/>
          <w:bCs/>
          <w:color w:val="auto"/>
          <w:sz w:val="22"/>
        </w:rPr>
      </w:pPr>
    </w:p>
    <w:p w14:paraId="20D4CE86" w14:textId="77777777" w:rsidR="001B35DE" w:rsidRPr="0094686A" w:rsidRDefault="001B35DE" w:rsidP="00A24E63">
      <w:pPr>
        <w:spacing w:after="120" w:line="240" w:lineRule="auto"/>
        <w:ind w:left="0" w:right="0" w:firstLine="0"/>
        <w:jc w:val="left"/>
        <w:textAlignment w:val="baseline"/>
        <w:rPr>
          <w:del w:id="823" w:author="hp" w:date="2017-01-05T18:05:00Z"/>
          <w:rFonts w:asciiTheme="majorBidi" w:hAnsiTheme="majorBidi" w:cstheme="majorBidi"/>
          <w:b/>
          <w:bCs/>
          <w:color w:val="auto"/>
          <w:sz w:val="22"/>
        </w:rPr>
      </w:pPr>
    </w:p>
    <w:p w14:paraId="6BC950C6" w14:textId="585CADCF" w:rsidR="00AC1FEB" w:rsidRPr="0094686A" w:rsidRDefault="00AC1FEB" w:rsidP="00A24E63">
      <w:pPr>
        <w:spacing w:after="120" w:line="240" w:lineRule="auto"/>
        <w:ind w:left="0" w:right="0" w:firstLine="0"/>
        <w:jc w:val="left"/>
        <w:textAlignment w:val="baseline"/>
        <w:rPr>
          <w:del w:id="824" w:author="hp" w:date="2017-01-05T18:05:00Z"/>
          <w:rFonts w:asciiTheme="majorBidi" w:hAnsiTheme="majorBidi" w:cstheme="majorBidi"/>
          <w:color w:val="0000FF"/>
          <w:sz w:val="22"/>
        </w:rPr>
      </w:pPr>
    </w:p>
    <w:p w14:paraId="0206A69A" w14:textId="77777777" w:rsidR="002B2C36" w:rsidRPr="0094686A" w:rsidRDefault="002B2C36" w:rsidP="00A24E63">
      <w:pPr>
        <w:spacing w:after="120" w:line="240" w:lineRule="auto"/>
        <w:ind w:left="0" w:right="0" w:firstLine="0"/>
        <w:jc w:val="left"/>
        <w:textAlignment w:val="baseline"/>
        <w:rPr>
          <w:del w:id="825" w:author="hp" w:date="2017-01-05T18:05:00Z"/>
          <w:rFonts w:asciiTheme="majorBidi" w:hAnsiTheme="majorBidi" w:cstheme="majorBidi"/>
          <w:color w:val="auto"/>
          <w:sz w:val="22"/>
        </w:rPr>
      </w:pPr>
    </w:p>
    <w:p w14:paraId="6EDD648C" w14:textId="74A08ADB" w:rsidR="00B40032" w:rsidRPr="0094686A" w:rsidRDefault="00CF7775" w:rsidP="00A24E63">
      <w:pPr>
        <w:numPr>
          <w:ilvl w:val="0"/>
          <w:numId w:val="30"/>
        </w:numPr>
        <w:spacing w:after="120" w:line="240" w:lineRule="auto"/>
        <w:ind w:left="0" w:right="0"/>
        <w:jc w:val="left"/>
        <w:textAlignment w:val="baseline"/>
        <w:rPr>
          <w:del w:id="826" w:author="hp" w:date="2017-01-05T18:05:00Z"/>
          <w:rFonts w:asciiTheme="majorBidi" w:hAnsiTheme="majorBidi" w:cstheme="majorBidi"/>
          <w:color w:val="auto"/>
          <w:sz w:val="22"/>
        </w:rPr>
      </w:pPr>
      <w:del w:id="827" w:author="hp" w:date="2017-01-05T18:05:00Z">
        <w:r w:rsidRPr="0094686A">
          <w:rPr>
            <w:rFonts w:asciiTheme="majorBidi" w:hAnsiTheme="majorBidi" w:cstheme="majorBidi"/>
            <w:b/>
            <w:bCs/>
            <w:color w:val="auto"/>
            <w:sz w:val="22"/>
          </w:rPr>
          <w:delText>List</w:delText>
        </w:r>
        <w:r w:rsidRPr="0094686A">
          <w:rPr>
            <w:rFonts w:asciiTheme="majorBidi" w:hAnsiTheme="majorBidi" w:cstheme="majorBidi"/>
            <w:color w:val="auto"/>
            <w:sz w:val="22"/>
          </w:rPr>
          <w:delText>:</w:delText>
        </w:r>
        <w:r w:rsidR="00B40032" w:rsidRPr="0094686A">
          <w:rPr>
            <w:rFonts w:asciiTheme="majorBidi" w:hAnsiTheme="majorBidi" w:cstheme="majorBidi"/>
            <w:color w:val="auto"/>
            <w:sz w:val="22"/>
          </w:rPr>
          <w:delText xml:space="preserve"> if the user knows the parameters </w:delText>
        </w:r>
        <w:r w:rsidR="005E7477" w:rsidRPr="0094686A">
          <w:rPr>
            <w:rFonts w:asciiTheme="majorBidi" w:hAnsiTheme="majorBidi" w:cstheme="majorBidi"/>
            <w:color w:val="auto"/>
            <w:sz w:val="22"/>
          </w:rPr>
          <w:delText xml:space="preserve">she/he </w:delText>
        </w:r>
        <w:r w:rsidR="00B40032" w:rsidRPr="0094686A">
          <w:rPr>
            <w:rFonts w:asciiTheme="majorBidi" w:hAnsiTheme="majorBidi" w:cstheme="majorBidi"/>
            <w:color w:val="auto"/>
            <w:sz w:val="22"/>
          </w:rPr>
          <w:delText xml:space="preserve">can add them as a </w:delText>
        </w:r>
        <w:r w:rsidRPr="0094686A">
          <w:rPr>
            <w:rFonts w:asciiTheme="majorBidi" w:hAnsiTheme="majorBidi" w:cstheme="majorBidi"/>
            <w:color w:val="auto"/>
            <w:sz w:val="22"/>
          </w:rPr>
          <w:delText>list, so</w:delText>
        </w:r>
        <w:r w:rsidR="00B40032" w:rsidRPr="0094686A">
          <w:rPr>
            <w:rFonts w:asciiTheme="majorBidi" w:hAnsiTheme="majorBidi" w:cstheme="majorBidi"/>
            <w:color w:val="auto"/>
            <w:sz w:val="22"/>
          </w:rPr>
          <w:delText xml:space="preserve"> we specified a</w:delText>
        </w:r>
        <w:r w:rsidR="00B40032" w:rsidRPr="0094686A">
          <w:rPr>
            <w:rFonts w:asciiTheme="majorBidi" w:hAnsiTheme="majorBidi" w:cstheme="majorBidi"/>
            <w:color w:val="auto"/>
            <w:sz w:val="22"/>
            <w:shd w:val="clear" w:color="auto" w:fill="FFFFFF"/>
          </w:rPr>
          <w:delText xml:space="preserve"> field for </w:delText>
        </w:r>
        <w:r w:rsidRPr="0094686A">
          <w:rPr>
            <w:rFonts w:asciiTheme="majorBidi" w:hAnsiTheme="majorBidi" w:cstheme="majorBidi"/>
            <w:color w:val="auto"/>
            <w:sz w:val="22"/>
            <w:shd w:val="clear" w:color="auto" w:fill="FFFFFF"/>
          </w:rPr>
          <w:delText>name,</w:delText>
        </w:r>
        <w:r w:rsidR="00B40032" w:rsidRPr="0094686A">
          <w:rPr>
            <w:rFonts w:asciiTheme="majorBidi" w:hAnsiTheme="majorBidi" w:cstheme="majorBidi"/>
            <w:color w:val="auto"/>
            <w:sz w:val="22"/>
            <w:shd w:val="clear" w:color="auto" w:fill="FFFFFF"/>
          </w:rPr>
          <w:delText xml:space="preserve"> values and a list for default values.</w:delText>
        </w:r>
      </w:del>
    </w:p>
    <w:p w14:paraId="4DFBE8AC" w14:textId="0B835D68" w:rsidR="00294ED7" w:rsidRPr="0094686A" w:rsidRDefault="00294ED7" w:rsidP="00A24E63">
      <w:pPr>
        <w:spacing w:after="120" w:line="240" w:lineRule="auto"/>
        <w:ind w:left="0" w:right="0"/>
        <w:jc w:val="left"/>
        <w:textAlignment w:val="baseline"/>
        <w:rPr>
          <w:del w:id="828" w:author="hp" w:date="2017-01-05T18:05:00Z"/>
          <w:rFonts w:asciiTheme="majorBidi" w:hAnsiTheme="majorBidi" w:cstheme="majorBidi"/>
          <w:color w:val="auto"/>
          <w:sz w:val="22"/>
        </w:rPr>
      </w:pPr>
    </w:p>
    <w:p w14:paraId="49A3055E" w14:textId="7D53AAC9" w:rsidR="00294ED7" w:rsidRPr="0094686A" w:rsidRDefault="00644172" w:rsidP="00A24E63">
      <w:pPr>
        <w:spacing w:after="120" w:line="240" w:lineRule="auto"/>
        <w:ind w:left="0" w:right="0"/>
        <w:jc w:val="left"/>
        <w:textAlignment w:val="baseline"/>
        <w:rPr>
          <w:del w:id="829" w:author="hp" w:date="2017-01-05T18:05:00Z"/>
          <w:rFonts w:asciiTheme="majorBidi" w:hAnsiTheme="majorBidi" w:cstheme="majorBidi"/>
          <w:color w:val="auto"/>
          <w:sz w:val="22"/>
        </w:rPr>
      </w:pPr>
      <w:commentRangeStart w:id="830"/>
      <w:del w:id="831" w:author="hp" w:date="2017-01-05T18:05:00Z">
        <w:r w:rsidRPr="0094686A">
          <w:rPr>
            <w:rFonts w:asciiTheme="majorBidi" w:hAnsiTheme="majorBidi" w:cstheme="majorBidi"/>
            <w:color w:val="auto"/>
            <w:sz w:val="22"/>
          </w:rPr>
          <w:delText xml:space="preserve"> </w:delText>
        </w:r>
        <w:commentRangeEnd w:id="830"/>
        <w:r w:rsidRPr="0094686A">
          <w:rPr>
            <w:rStyle w:val="a8"/>
            <w:rFonts w:asciiTheme="majorBidi" w:hAnsiTheme="majorBidi" w:cstheme="majorBidi"/>
            <w:sz w:val="22"/>
            <w:szCs w:val="22"/>
          </w:rPr>
          <w:commentReference w:id="830"/>
        </w:r>
      </w:del>
    </w:p>
    <w:tbl>
      <w:tblPr>
        <w:tblStyle w:val="af"/>
        <w:tblW w:w="0" w:type="auto"/>
        <w:tblInd w:w="720" w:type="dxa"/>
        <w:tblLook w:val="04A0" w:firstRow="1" w:lastRow="0" w:firstColumn="1" w:lastColumn="0" w:noHBand="0" w:noVBand="1"/>
      </w:tblPr>
      <w:tblGrid>
        <w:gridCol w:w="4510"/>
        <w:gridCol w:w="3824"/>
      </w:tblGrid>
      <w:tr w:rsidR="00294ED7" w:rsidRPr="0094686A" w14:paraId="6FD13E5C" w14:textId="0D3A077A" w:rsidTr="00294ED7">
        <w:trPr>
          <w:del w:id="832" w:author="hp" w:date="2017-01-05T18:05:00Z"/>
        </w:trPr>
        <w:tc>
          <w:tcPr>
            <w:tcW w:w="4522" w:type="dxa"/>
          </w:tcPr>
          <w:p w14:paraId="5AAB11A8" w14:textId="29F4B594" w:rsidR="00294ED7" w:rsidRPr="0094686A" w:rsidRDefault="00294ED7" w:rsidP="00A24E63">
            <w:pPr>
              <w:spacing w:after="120" w:line="240" w:lineRule="auto"/>
              <w:ind w:left="0" w:right="0" w:firstLine="0"/>
              <w:jc w:val="left"/>
              <w:textAlignment w:val="baseline"/>
              <w:rPr>
                <w:del w:id="833" w:author="hp" w:date="2017-01-05T18:05:00Z"/>
                <w:rFonts w:asciiTheme="majorBidi" w:hAnsiTheme="majorBidi" w:cstheme="majorBidi"/>
                <w:color w:val="0000FF"/>
                <w:sz w:val="22"/>
              </w:rPr>
            </w:pPr>
            <w:del w:id="834" w:author="hp" w:date="2017-01-05T18:05:00Z">
              <w:r w:rsidRPr="0094686A">
                <w:rPr>
                  <w:rFonts w:asciiTheme="majorBidi" w:hAnsiTheme="majorBidi" w:cstheme="majorBidi"/>
                  <w:sz w:val="22"/>
                </w:rPr>
                <w:object w:dxaOrig="5025" w:dyaOrig="4110" w14:anchorId="14FB482D">
                  <v:shape id="_x0000_i1034" type="#_x0000_t75" style="width:209.25pt;height:204pt" o:ole="">
                    <v:imagedata r:id="rId30" o:title=""/>
                  </v:shape>
                  <o:OLEObject Type="Embed" ProgID="PBrush" ShapeID="_x0000_i1034" DrawAspect="Content" ObjectID="_1545311372" r:id="rId31"/>
                </w:object>
              </w:r>
            </w:del>
          </w:p>
        </w:tc>
        <w:tc>
          <w:tcPr>
            <w:tcW w:w="4038" w:type="dxa"/>
          </w:tcPr>
          <w:p w14:paraId="063D9197" w14:textId="77777777" w:rsidR="00294ED7" w:rsidRPr="0094686A" w:rsidRDefault="00294ED7" w:rsidP="00A24E63">
            <w:pPr>
              <w:spacing w:after="120" w:line="240" w:lineRule="auto"/>
              <w:ind w:left="0" w:right="0" w:firstLine="0"/>
              <w:jc w:val="left"/>
              <w:textAlignment w:val="baseline"/>
              <w:rPr>
                <w:del w:id="835" w:author="hp" w:date="2017-01-05T18:05:00Z"/>
                <w:rFonts w:asciiTheme="majorBidi" w:hAnsiTheme="majorBidi" w:cstheme="majorBidi"/>
                <w:sz w:val="22"/>
              </w:rPr>
            </w:pPr>
          </w:p>
        </w:tc>
      </w:tr>
      <w:tr w:rsidR="00B41FDE" w:rsidRPr="0094686A" w14:paraId="7144D2CE" w14:textId="0306FF2A" w:rsidTr="00B41FDE">
        <w:trPr>
          <w:trHeight w:val="273"/>
          <w:del w:id="836" w:author="hp" w:date="2017-01-05T18:05:00Z"/>
        </w:trPr>
        <w:tc>
          <w:tcPr>
            <w:tcW w:w="4522" w:type="dxa"/>
          </w:tcPr>
          <w:p w14:paraId="49523194" w14:textId="30E90A44" w:rsidR="00B41FDE" w:rsidRPr="0094686A" w:rsidRDefault="00B41FDE" w:rsidP="00A24E63">
            <w:pPr>
              <w:spacing w:after="120" w:line="240" w:lineRule="auto"/>
              <w:ind w:left="0" w:right="0" w:firstLine="0"/>
              <w:jc w:val="center"/>
              <w:textAlignment w:val="baseline"/>
              <w:rPr>
                <w:del w:id="837" w:author="hp" w:date="2017-01-05T18:05:00Z"/>
                <w:rFonts w:asciiTheme="majorBidi" w:hAnsiTheme="majorBidi" w:cstheme="majorBidi"/>
                <w:color w:val="0000FF"/>
                <w:sz w:val="22"/>
              </w:rPr>
            </w:pPr>
            <w:commentRangeStart w:id="838"/>
            <w:del w:id="839" w:author="hp" w:date="2017-01-05T18:05:00Z">
              <w:r w:rsidRPr="0094686A">
                <w:rPr>
                  <w:rFonts w:asciiTheme="majorBidi" w:hAnsiTheme="majorBidi" w:cstheme="majorBidi"/>
                  <w:b/>
                  <w:bCs/>
                  <w:color w:val="auto"/>
                  <w:sz w:val="22"/>
                </w:rPr>
                <w:delText>New element design</w:delText>
              </w:r>
            </w:del>
          </w:p>
        </w:tc>
        <w:tc>
          <w:tcPr>
            <w:tcW w:w="4038" w:type="dxa"/>
          </w:tcPr>
          <w:p w14:paraId="3E778F4D" w14:textId="329A1B40" w:rsidR="00B41FDE" w:rsidRPr="0094686A" w:rsidRDefault="00B41FDE" w:rsidP="00A24E63">
            <w:pPr>
              <w:spacing w:after="120" w:line="240" w:lineRule="auto"/>
              <w:ind w:left="0" w:right="0" w:firstLine="0"/>
              <w:jc w:val="center"/>
              <w:textAlignment w:val="baseline"/>
              <w:rPr>
                <w:del w:id="840" w:author="hp" w:date="2017-01-05T18:05:00Z"/>
                <w:rFonts w:asciiTheme="majorBidi" w:hAnsiTheme="majorBidi" w:cstheme="majorBidi"/>
                <w:color w:val="auto"/>
                <w:sz w:val="22"/>
              </w:rPr>
            </w:pPr>
            <w:del w:id="841" w:author="hp" w:date="2017-01-05T18:05:00Z">
              <w:r w:rsidRPr="0094686A">
                <w:rPr>
                  <w:rFonts w:asciiTheme="majorBidi" w:hAnsiTheme="majorBidi" w:cstheme="majorBidi"/>
                  <w:b/>
                  <w:bCs/>
                  <w:color w:val="auto"/>
                  <w:sz w:val="22"/>
                </w:rPr>
                <w:delText>New GUI design</w:delText>
              </w:r>
              <w:commentRangeEnd w:id="838"/>
              <w:r w:rsidR="00644172" w:rsidRPr="0094686A">
                <w:rPr>
                  <w:rStyle w:val="a8"/>
                  <w:rFonts w:asciiTheme="majorBidi" w:hAnsiTheme="majorBidi" w:cstheme="majorBidi"/>
                  <w:sz w:val="22"/>
                  <w:szCs w:val="22"/>
                </w:rPr>
                <w:commentReference w:id="838"/>
              </w:r>
            </w:del>
          </w:p>
        </w:tc>
      </w:tr>
    </w:tbl>
    <w:p w14:paraId="1C4444B4" w14:textId="77777777" w:rsidR="000E194D" w:rsidRPr="0094686A" w:rsidRDefault="000E194D" w:rsidP="00A24E63">
      <w:pPr>
        <w:spacing w:after="120" w:line="240" w:lineRule="auto"/>
        <w:ind w:left="0" w:right="0" w:firstLine="0"/>
        <w:jc w:val="left"/>
        <w:textAlignment w:val="baseline"/>
        <w:rPr>
          <w:del w:id="842" w:author="hp" w:date="2017-01-05T18:05:00Z"/>
          <w:rFonts w:asciiTheme="majorBidi" w:hAnsiTheme="majorBidi" w:cstheme="majorBidi"/>
          <w:color w:val="0000FF"/>
          <w:sz w:val="22"/>
        </w:rPr>
      </w:pPr>
    </w:p>
    <w:p w14:paraId="13B0C259" w14:textId="0F891169" w:rsidR="00CF7775" w:rsidRPr="0094686A" w:rsidRDefault="00644172" w:rsidP="00A24E63">
      <w:pPr>
        <w:spacing w:after="120" w:line="240" w:lineRule="auto"/>
        <w:ind w:left="0" w:right="0" w:firstLine="0"/>
        <w:jc w:val="left"/>
        <w:textAlignment w:val="baseline"/>
        <w:rPr>
          <w:del w:id="843" w:author="hp" w:date="2017-01-05T18:05:00Z"/>
          <w:rFonts w:asciiTheme="majorBidi" w:hAnsiTheme="majorBidi" w:cstheme="majorBidi"/>
          <w:color w:val="0000FF"/>
          <w:sz w:val="22"/>
        </w:rPr>
      </w:pPr>
      <w:del w:id="844" w:author="hp" w:date="2017-01-05T18:05:00Z">
        <w:r w:rsidRPr="0094686A">
          <w:rPr>
            <w:rStyle w:val="a8"/>
            <w:rFonts w:asciiTheme="majorBidi" w:hAnsiTheme="majorBidi" w:cstheme="majorBidi"/>
            <w:sz w:val="22"/>
            <w:szCs w:val="22"/>
          </w:rPr>
          <w:commentReference w:id="845"/>
        </w:r>
        <w:r w:rsidRPr="0094686A">
          <w:rPr>
            <w:rStyle w:val="a8"/>
            <w:rFonts w:asciiTheme="majorBidi" w:hAnsiTheme="majorBidi" w:cstheme="majorBidi"/>
            <w:sz w:val="22"/>
            <w:szCs w:val="22"/>
          </w:rPr>
          <w:commentReference w:id="846"/>
        </w:r>
      </w:del>
    </w:p>
    <w:tbl>
      <w:tblPr>
        <w:tblStyle w:val="af"/>
        <w:tblW w:w="0" w:type="auto"/>
        <w:tblInd w:w="108" w:type="dxa"/>
        <w:tblLook w:val="04A0" w:firstRow="1" w:lastRow="0" w:firstColumn="1" w:lastColumn="0" w:noHBand="0" w:noVBand="1"/>
      </w:tblPr>
      <w:tblGrid>
        <w:gridCol w:w="4678"/>
        <w:gridCol w:w="4268"/>
      </w:tblGrid>
      <w:tr w:rsidR="00294ED7" w:rsidRPr="0094686A" w14:paraId="7467A70D" w14:textId="77777777" w:rsidTr="00E13EDF">
        <w:trPr>
          <w:del w:id="847" w:author="hp" w:date="2017-01-05T18:05:00Z"/>
        </w:trPr>
        <w:tc>
          <w:tcPr>
            <w:tcW w:w="4820" w:type="dxa"/>
          </w:tcPr>
          <w:p w14:paraId="4BA09B15" w14:textId="77777777" w:rsidR="00294ED7" w:rsidRPr="0094686A" w:rsidRDefault="00294ED7" w:rsidP="00A24E63">
            <w:pPr>
              <w:spacing w:after="120" w:line="240" w:lineRule="auto"/>
              <w:ind w:left="0" w:right="0" w:firstLine="0"/>
              <w:jc w:val="left"/>
              <w:textAlignment w:val="baseline"/>
              <w:rPr>
                <w:del w:id="848" w:author="hp" w:date="2017-01-05T18:05:00Z"/>
                <w:rFonts w:asciiTheme="majorBidi" w:hAnsiTheme="majorBidi" w:cstheme="majorBidi"/>
                <w:sz w:val="22"/>
              </w:rPr>
            </w:pPr>
          </w:p>
          <w:p w14:paraId="6B6A4D3B" w14:textId="77777777" w:rsidR="00294ED7" w:rsidRPr="0094686A" w:rsidRDefault="00294ED7" w:rsidP="00A24E63">
            <w:pPr>
              <w:spacing w:after="120" w:line="240" w:lineRule="auto"/>
              <w:ind w:left="0" w:right="0" w:firstLine="0"/>
              <w:jc w:val="left"/>
              <w:textAlignment w:val="baseline"/>
              <w:rPr>
                <w:del w:id="849" w:author="hp" w:date="2017-01-05T18:05:00Z"/>
                <w:rFonts w:asciiTheme="majorBidi" w:hAnsiTheme="majorBidi" w:cstheme="majorBidi"/>
                <w:sz w:val="22"/>
              </w:rPr>
            </w:pPr>
            <w:del w:id="850"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86400" behindDoc="0" locked="0" layoutInCell="1" allowOverlap="1" wp14:anchorId="3E163023" wp14:editId="5F34B5E7">
                        <wp:simplePos x="0" y="0"/>
                        <wp:positionH relativeFrom="column">
                          <wp:posOffset>909320</wp:posOffset>
                        </wp:positionH>
                        <wp:positionV relativeFrom="paragraph">
                          <wp:posOffset>31750</wp:posOffset>
                        </wp:positionV>
                        <wp:extent cx="1266825" cy="2571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BD18509" w14:textId="3B673CFE" w:rsidR="00E81BBF" w:rsidRDefault="00E81BBF" w:rsidP="00294ED7">
                                    <w:pPr>
                                      <w:spacing w:line="360" w:lineRule="auto"/>
                                      <w:ind w:left="0" w:right="0" w:firstLine="0"/>
                                      <w:jc w:val="left"/>
                                      <w:rPr>
                                        <w:del w:id="851" w:author="hp" w:date="2017-01-05T18:05:00Z"/>
                                      </w:rPr>
                                    </w:pPr>
                                    <w:del w:id="852" w:author="hp" w:date="2017-01-05T18:05:00Z">
                                      <w:r>
                                        <w:delText>Go:(category=study)</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3023" id="Text Box 28" o:spid="_x0000_s1031" type="#_x0000_t202" style="position:absolute;margin-left:71.6pt;margin-top:2.5pt;width:99.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" fillcolor="white [3201]" strokecolor="white [3212]" strokeweight=".5pt">
                        <v:textbox>
                          <w:txbxContent>
                            <w:p w14:paraId="3BD18509" w14:textId="3B673CFE" w:rsidR="00E81BBF" w:rsidRDefault="00E81BBF" w:rsidP="00294ED7">
                              <w:pPr>
                                <w:spacing w:line="360" w:lineRule="auto"/>
                                <w:ind w:left="0" w:right="0" w:firstLine="0"/>
                                <w:jc w:val="left"/>
                                <w:rPr>
                                  <w:del w:id="865" w:author="hp" w:date="2017-01-05T18:05:00Z"/>
                                </w:rPr>
                              </w:pPr>
                              <w:del w:id="866" w:author="hp" w:date="2017-01-05T18:05:00Z">
                                <w:r>
                                  <w:delText>Go:(category=study)</w:delText>
                                </w:r>
                              </w:del>
                            </w:p>
                          </w:txbxContent>
                        </v:textbox>
                      </v:shape>
                    </w:pict>
                  </mc:Fallback>
                </mc:AlternateContent>
              </w:r>
            </w:del>
          </w:p>
          <w:p w14:paraId="6821B56F" w14:textId="77777777" w:rsidR="00294ED7" w:rsidRPr="0094686A" w:rsidRDefault="00294ED7" w:rsidP="00A24E63">
            <w:pPr>
              <w:spacing w:after="120" w:line="240" w:lineRule="auto"/>
              <w:ind w:left="0" w:right="0" w:firstLine="0"/>
              <w:jc w:val="left"/>
              <w:textAlignment w:val="baseline"/>
              <w:rPr>
                <w:del w:id="853" w:author="hp" w:date="2017-01-05T18:05:00Z"/>
                <w:rFonts w:asciiTheme="majorBidi" w:hAnsiTheme="majorBidi" w:cstheme="majorBidi"/>
                <w:sz w:val="22"/>
              </w:rPr>
            </w:pPr>
            <w:del w:id="854"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80256" behindDoc="0" locked="0" layoutInCell="1" allowOverlap="1" wp14:anchorId="11A4BB50" wp14:editId="77B2A155">
                        <wp:simplePos x="0" y="0"/>
                        <wp:positionH relativeFrom="column">
                          <wp:posOffset>899795</wp:posOffset>
                        </wp:positionH>
                        <wp:positionV relativeFrom="paragraph">
                          <wp:posOffset>129539</wp:posOffset>
                        </wp:positionV>
                        <wp:extent cx="15240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64119" id="Straight Arrow Connector 29" o:spid="_x0000_s1026" type="#_x0000_t32" style="position:absolute;margin-left:70.85pt;margin-top:10.2pt;width:12pt;height:14.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Cemdh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del>
          </w:p>
          <w:p w14:paraId="703A5DD4" w14:textId="77777777" w:rsidR="00294ED7" w:rsidRPr="0094686A" w:rsidRDefault="00294ED7" w:rsidP="00A24E63">
            <w:pPr>
              <w:spacing w:after="120" w:line="240" w:lineRule="auto"/>
              <w:ind w:left="0" w:right="0" w:firstLine="0"/>
              <w:jc w:val="left"/>
              <w:textAlignment w:val="baseline"/>
              <w:rPr>
                <w:del w:id="855" w:author="hp" w:date="2017-01-05T18:05:00Z"/>
                <w:rFonts w:asciiTheme="majorBidi" w:hAnsiTheme="majorBidi" w:cstheme="majorBidi"/>
                <w:sz w:val="22"/>
              </w:rPr>
            </w:pPr>
            <w:del w:id="856"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77184" behindDoc="0" locked="0" layoutInCell="1" allowOverlap="1" wp14:anchorId="1AE43FB4" wp14:editId="416C9FC0">
                        <wp:simplePos x="0" y="0"/>
                        <wp:positionH relativeFrom="column">
                          <wp:posOffset>852170</wp:posOffset>
                        </wp:positionH>
                        <wp:positionV relativeFrom="paragraph">
                          <wp:posOffset>107315</wp:posOffset>
                        </wp:positionV>
                        <wp:extent cx="942975" cy="323850"/>
                        <wp:effectExtent l="0" t="0" r="28575" b="19050"/>
                        <wp:wrapNone/>
                        <wp:docPr id="30" name="Oval 3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D1930DC" w14:textId="77777777" w:rsidR="00E81BBF" w:rsidRDefault="00E81BBF" w:rsidP="00294ED7">
                                    <w:pPr>
                                      <w:spacing w:after="0" w:line="240" w:lineRule="auto"/>
                                      <w:ind w:left="0" w:right="0" w:firstLine="0"/>
                                      <w:jc w:val="left"/>
                                      <w:rPr>
                                        <w:del w:id="857" w:author="hp" w:date="2017-01-05T18:05:00Z"/>
                                      </w:rPr>
                                    </w:pPr>
                                    <w:del w:id="858"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43FB4" id="Oval 30" o:spid="_x0000_s1032" style="position:absolute;margin-left:67.1pt;margin-top:8.45pt;width:74.25pt;height: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AnGCGQ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D1930DC" w14:textId="77777777" w:rsidR="00E81BBF" w:rsidRDefault="00E81BBF" w:rsidP="00294ED7">
                              <w:pPr>
                                <w:spacing w:after="0" w:line="240" w:lineRule="auto"/>
                                <w:ind w:left="0" w:right="0" w:firstLine="0"/>
                                <w:jc w:val="left"/>
                                <w:rPr>
                                  <w:del w:id="873" w:author="hp" w:date="2017-01-05T18:05:00Z"/>
                                </w:rPr>
                              </w:pPr>
                              <w:del w:id="874" w:author="hp" w:date="2017-01-05T18:05:00Z">
                                <w:r>
                                  <w:delText>Screen1</w:delText>
                                </w:r>
                              </w:del>
                            </w:p>
                          </w:txbxContent>
                        </v:textbox>
                      </v:oval>
                    </w:pict>
                  </mc:Fallback>
                </mc:AlternateContent>
              </w:r>
            </w:del>
          </w:p>
          <w:p w14:paraId="0A2E8D8C" w14:textId="77777777" w:rsidR="00294ED7" w:rsidRPr="0094686A" w:rsidRDefault="00294ED7" w:rsidP="00A24E63">
            <w:pPr>
              <w:spacing w:after="120" w:line="240" w:lineRule="auto"/>
              <w:ind w:left="0" w:right="0" w:firstLine="0"/>
              <w:jc w:val="left"/>
              <w:textAlignment w:val="baseline"/>
              <w:rPr>
                <w:del w:id="859" w:author="hp" w:date="2017-01-05T18:05:00Z"/>
                <w:rFonts w:asciiTheme="majorBidi" w:hAnsiTheme="majorBidi" w:cstheme="majorBidi"/>
                <w:sz w:val="22"/>
              </w:rPr>
            </w:pPr>
            <w:del w:id="860"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89472" behindDoc="0" locked="0" layoutInCell="1" allowOverlap="1" wp14:anchorId="7F396DE6" wp14:editId="593A18FF">
                        <wp:simplePos x="0" y="0"/>
                        <wp:positionH relativeFrom="column">
                          <wp:posOffset>890270</wp:posOffset>
                        </wp:positionH>
                        <wp:positionV relativeFrom="paragraph">
                          <wp:posOffset>142240</wp:posOffset>
                        </wp:positionV>
                        <wp:extent cx="314325" cy="133350"/>
                        <wp:effectExtent l="400050" t="0" r="0" b="95250"/>
                        <wp:wrapNone/>
                        <wp:docPr id="3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D470D" id="Curved Connector 31" o:spid="_x0000_s1026" type="#_x0000_t38" style="position:absolute;margin-left:70.1pt;margin-top:11.2pt;width:24.75pt;height:1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" adj="-27164" strokecolor="black [3200]" strokeweight=".5pt">
                        <v:stroke endarrow="block" joinstyle="miter"/>
                      </v:shape>
                    </w:pict>
                  </mc:Fallback>
                </mc:AlternateContent>
              </w:r>
              <w:r w:rsidRPr="0094686A">
                <w:rPr>
                  <w:rFonts w:asciiTheme="majorBidi" w:hAnsiTheme="majorBidi" w:cstheme="majorBidi"/>
                  <w:noProof/>
                  <w:sz w:val="22"/>
                  <w:lang w:bidi="ar-SA"/>
                </w:rPr>
                <mc:AlternateContent>
                  <mc:Choice Requires="wps">
                    <w:drawing>
                      <wp:anchor distT="0" distB="0" distL="114300" distR="114300" simplePos="0" relativeHeight="251683328" behindDoc="0" locked="0" layoutInCell="1" allowOverlap="1" wp14:anchorId="24DDE600" wp14:editId="6FCD4F09">
                        <wp:simplePos x="0" y="0"/>
                        <wp:positionH relativeFrom="column">
                          <wp:posOffset>1537970</wp:posOffset>
                        </wp:positionH>
                        <wp:positionV relativeFrom="paragraph">
                          <wp:posOffset>123190</wp:posOffset>
                        </wp:positionV>
                        <wp:extent cx="266700" cy="142875"/>
                        <wp:effectExtent l="38100" t="0" r="381000" b="85725"/>
                        <wp:wrapNone/>
                        <wp:docPr id="32"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84E12" id="Curved Connector 32" o:spid="_x0000_s1026" type="#_x0000_t38" style="position:absolute;margin-left:121.1pt;margin-top:9.7pt;width:21pt;height:11.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OJ6Yo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del>
          </w:p>
          <w:p w14:paraId="36F8ED55" w14:textId="0FD0A1E0" w:rsidR="00294ED7" w:rsidRPr="0094686A" w:rsidRDefault="00E13EDF" w:rsidP="00A24E63">
            <w:pPr>
              <w:spacing w:after="120" w:line="240" w:lineRule="auto"/>
              <w:ind w:left="0" w:right="0" w:firstLine="0"/>
              <w:jc w:val="left"/>
              <w:textAlignment w:val="baseline"/>
              <w:rPr>
                <w:del w:id="861" w:author="hp" w:date="2017-01-05T18:05:00Z"/>
                <w:rFonts w:asciiTheme="majorBidi" w:hAnsiTheme="majorBidi" w:cstheme="majorBidi"/>
                <w:sz w:val="22"/>
              </w:rPr>
            </w:pPr>
            <w:del w:id="86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98688" behindDoc="0" locked="0" layoutInCell="1" allowOverlap="1" wp14:anchorId="64DC678D" wp14:editId="24AE0DB9">
                        <wp:simplePos x="0" y="0"/>
                        <wp:positionH relativeFrom="column">
                          <wp:posOffset>-62230</wp:posOffset>
                        </wp:positionH>
                        <wp:positionV relativeFrom="paragraph">
                          <wp:posOffset>171450</wp:posOffset>
                        </wp:positionV>
                        <wp:extent cx="158115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01184920" w14:textId="71C95835" w:rsidR="00E81BBF" w:rsidRDefault="00E81BBF" w:rsidP="00294ED7">
                                    <w:pPr>
                                      <w:spacing w:line="360" w:lineRule="auto"/>
                                      <w:ind w:left="0" w:right="0" w:firstLine="0"/>
                                      <w:jc w:val="left"/>
                                      <w:rPr>
                                        <w:del w:id="863" w:author="hp" w:date="2017-01-05T18:05:00Z"/>
                                      </w:rPr>
                                    </w:pPr>
                                    <w:del w:id="864" w:author="hp" w:date="2017-01-05T18:05:00Z">
                                      <w:r>
                                        <w:delText>{category =study}</w:delText>
                                      </w:r>
                                    </w:del>
                                  </w:p>
                                  <w:p w14:paraId="3F06868D" w14:textId="5467FB9B" w:rsidR="00E81BBF" w:rsidRDefault="00E81BBF" w:rsidP="00294ED7">
                                    <w:pPr>
                                      <w:spacing w:line="360" w:lineRule="auto"/>
                                      <w:ind w:left="0" w:right="0" w:firstLine="0"/>
                                      <w:jc w:val="left"/>
                                      <w:rPr>
                                        <w:del w:id="865" w:author="hp" w:date="2017-01-05T18:05:00Z"/>
                                      </w:rPr>
                                    </w:pPr>
                                    <w:del w:id="866" w:author="hp" w:date="2017-01-05T18:05:00Z">
                                      <w:r>
                                        <w:delText>{category =eat and drink}</w:delText>
                                      </w:r>
                                    </w:del>
                                  </w:p>
                                  <w:p w14:paraId="009FAA72" w14:textId="66C1A2B6" w:rsidR="00E81BBF" w:rsidRDefault="00E81BBF" w:rsidP="00294ED7">
                                    <w:pPr>
                                      <w:spacing w:line="360" w:lineRule="auto"/>
                                      <w:ind w:left="0" w:right="0" w:firstLine="0"/>
                                      <w:jc w:val="left"/>
                                      <w:rPr>
                                        <w:del w:id="867" w:author="hp" w:date="2017-01-05T18:05:00Z"/>
                                      </w:rPr>
                                    </w:pPr>
                                    <w:del w:id="868" w:author="hp" w:date="2017-01-05T18:05:00Z">
                                      <w:r>
                                        <w:delText>{category =concerts}</w:delText>
                                      </w:r>
                                    </w:del>
                                  </w:p>
                                  <w:p w14:paraId="2D8C1468" w14:textId="77777777" w:rsidR="00E81BBF" w:rsidRDefault="00E81BBF" w:rsidP="00294ED7">
                                    <w:pPr>
                                      <w:spacing w:line="360" w:lineRule="auto"/>
                                      <w:ind w:left="0" w:right="0" w:firstLine="0"/>
                                      <w:jc w:val="left"/>
                                      <w:rPr>
                                        <w:del w:id="869" w:author="hp" w:date="2017-01-05T18:05:00Z"/>
                                      </w:rPr>
                                    </w:pPr>
                                  </w:p>
                                  <w:p w14:paraId="7F262727" w14:textId="77777777" w:rsidR="00E81BBF" w:rsidRDefault="00E81BBF" w:rsidP="00294ED7">
                                    <w:pPr>
                                      <w:spacing w:line="360" w:lineRule="auto"/>
                                      <w:ind w:left="0" w:right="0" w:firstLine="0"/>
                                      <w:jc w:val="left"/>
                                      <w:rPr>
                                        <w:del w:id="870" w:author="hp" w:date="2017-01-05T18:05:00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78D" id="Text Box 34" o:spid="_x0000_s1033" type="#_x0000_t202" style="position:absolute;margin-left:-4.9pt;margin-top:13.5pt;width:124.5pt;height:54.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RcqKw0YC&#10;AACqBAAADgAAAAAAAAAAAAAAAAAuAgAAZHJzL2Uyb0RvYy54bWxQSwECLQAUAAYACAAAACEAPG2a&#10;+N8AAAAJAQAADwAAAAAAAAAAAAAAAACgBAAAZHJzL2Rvd25yZXYueG1sUEsFBgAAAAAEAAQA8wAA&#10;AKwFAAAAAA==&#10;" fillcolor="white [3201]" strokecolor="white [3212]" strokeweight=".5pt">
                        <v:textbox>
                          <w:txbxContent>
                            <w:p w14:paraId="01184920" w14:textId="71C95835" w:rsidR="00E81BBF" w:rsidRDefault="00E81BBF" w:rsidP="00294ED7">
                              <w:pPr>
                                <w:spacing w:line="360" w:lineRule="auto"/>
                                <w:ind w:left="0" w:right="0" w:firstLine="0"/>
                                <w:jc w:val="left"/>
                                <w:rPr>
                                  <w:del w:id="887" w:author="hp" w:date="2017-01-05T18:05:00Z"/>
                                </w:rPr>
                              </w:pPr>
                              <w:del w:id="888" w:author="hp" w:date="2017-01-05T18:05:00Z">
                                <w:r>
                                  <w:delText>{category =study}</w:delText>
                                </w:r>
                              </w:del>
                            </w:p>
                            <w:p w14:paraId="3F06868D" w14:textId="5467FB9B" w:rsidR="00E81BBF" w:rsidRDefault="00E81BBF" w:rsidP="00294ED7">
                              <w:pPr>
                                <w:spacing w:line="360" w:lineRule="auto"/>
                                <w:ind w:left="0" w:right="0" w:firstLine="0"/>
                                <w:jc w:val="left"/>
                                <w:rPr>
                                  <w:del w:id="889" w:author="hp" w:date="2017-01-05T18:05:00Z"/>
                                </w:rPr>
                              </w:pPr>
                              <w:del w:id="890" w:author="hp" w:date="2017-01-05T18:05:00Z">
                                <w:r>
                                  <w:delText>{category =eat and drink}</w:delText>
                                </w:r>
                              </w:del>
                            </w:p>
                            <w:p w14:paraId="009FAA72" w14:textId="66C1A2B6" w:rsidR="00E81BBF" w:rsidRDefault="00E81BBF" w:rsidP="00294ED7">
                              <w:pPr>
                                <w:spacing w:line="360" w:lineRule="auto"/>
                                <w:ind w:left="0" w:right="0" w:firstLine="0"/>
                                <w:jc w:val="left"/>
                                <w:rPr>
                                  <w:del w:id="891" w:author="hp" w:date="2017-01-05T18:05:00Z"/>
                                </w:rPr>
                              </w:pPr>
                              <w:del w:id="892" w:author="hp" w:date="2017-01-05T18:05:00Z">
                                <w:r>
                                  <w:delText>{category =concerts}</w:delText>
                                </w:r>
                              </w:del>
                            </w:p>
                            <w:p w14:paraId="2D8C1468" w14:textId="77777777" w:rsidR="00E81BBF" w:rsidRDefault="00E81BBF" w:rsidP="00294ED7">
                              <w:pPr>
                                <w:spacing w:line="360" w:lineRule="auto"/>
                                <w:ind w:left="0" w:right="0" w:firstLine="0"/>
                                <w:jc w:val="left"/>
                                <w:rPr>
                                  <w:del w:id="893" w:author="hp" w:date="2017-01-05T18:05:00Z"/>
                                </w:rPr>
                              </w:pPr>
                            </w:p>
                            <w:p w14:paraId="7F262727" w14:textId="77777777" w:rsidR="00E81BBF" w:rsidRDefault="00E81BBF" w:rsidP="00294ED7">
                              <w:pPr>
                                <w:spacing w:line="360" w:lineRule="auto"/>
                                <w:ind w:left="0" w:right="0" w:firstLine="0"/>
                                <w:jc w:val="left"/>
                                <w:rPr>
                                  <w:del w:id="894" w:author="hp" w:date="2017-01-05T18:05:00Z"/>
                                </w:rPr>
                              </w:pPr>
                            </w:p>
                          </w:txbxContent>
                        </v:textbox>
                      </v:shape>
                    </w:pict>
                  </mc:Fallback>
                </mc:AlternateContent>
              </w:r>
            </w:del>
          </w:p>
          <w:p w14:paraId="06B59592" w14:textId="70693985" w:rsidR="00294ED7" w:rsidRPr="0094686A" w:rsidRDefault="00294ED7" w:rsidP="00A24E63">
            <w:pPr>
              <w:spacing w:after="120" w:line="240" w:lineRule="auto"/>
              <w:ind w:left="0" w:right="0" w:firstLine="0"/>
              <w:jc w:val="left"/>
              <w:textAlignment w:val="baseline"/>
              <w:rPr>
                <w:del w:id="871" w:author="hp" w:date="2017-01-05T18:05:00Z"/>
                <w:rFonts w:asciiTheme="majorBidi" w:hAnsiTheme="majorBidi" w:cstheme="majorBidi"/>
                <w:sz w:val="22"/>
              </w:rPr>
            </w:pPr>
            <w:del w:id="87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693568" behindDoc="0" locked="0" layoutInCell="1" allowOverlap="1" wp14:anchorId="325DFF96" wp14:editId="33AE68E9">
                        <wp:simplePos x="0" y="0"/>
                        <wp:positionH relativeFrom="column">
                          <wp:posOffset>1383665</wp:posOffset>
                        </wp:positionH>
                        <wp:positionV relativeFrom="paragraph">
                          <wp:posOffset>15875</wp:posOffset>
                        </wp:positionV>
                        <wp:extent cx="1552575" cy="5143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6C0D569E" w14:textId="77777777" w:rsidR="00E81BBF" w:rsidRDefault="00E81BBF" w:rsidP="00E13EDF">
                                    <w:pPr>
                                      <w:spacing w:line="360" w:lineRule="auto"/>
                                      <w:ind w:left="0" w:right="0" w:firstLine="0"/>
                                      <w:jc w:val="left"/>
                                      <w:rPr>
                                        <w:del w:id="873" w:author="hp" w:date="2017-01-05T18:05:00Z"/>
                                      </w:rPr>
                                    </w:pPr>
                                    <w:del w:id="874" w:author="hp" w:date="2017-01-05T18:05:00Z">
                                      <w:r>
                                        <w:delText>{category =sports}</w:delText>
                                      </w:r>
                                    </w:del>
                                  </w:p>
                                  <w:p w14:paraId="56C0C9E2" w14:textId="0D51F907" w:rsidR="00E81BBF" w:rsidRDefault="00E81BBF" w:rsidP="00E13EDF">
                                    <w:pPr>
                                      <w:spacing w:line="360" w:lineRule="auto"/>
                                      <w:ind w:left="0" w:right="0" w:firstLine="0"/>
                                      <w:jc w:val="left"/>
                                      <w:rPr>
                                        <w:del w:id="875" w:author="hp" w:date="2017-01-05T18:05:00Z"/>
                                      </w:rPr>
                                    </w:pPr>
                                    <w:del w:id="876" w:author="hp" w:date="2017-01-05T18:05:00Z">
                                      <w:r>
                                        <w:delText>{{</w:delText>
                                      </w:r>
                                      <w:r w:rsidRPr="00294ED7">
                                        <w:delText>category</w:delText>
                                      </w:r>
                                      <w:r>
                                        <w:delText xml:space="preserve"> =conventions}</w:delText>
                                      </w:r>
                                    </w:del>
                                  </w:p>
                                  <w:p w14:paraId="0990BB6F" w14:textId="1E1A2515" w:rsidR="00E81BBF" w:rsidRDefault="00E81BBF" w:rsidP="00294ED7">
                                    <w:pPr>
                                      <w:spacing w:line="360" w:lineRule="auto"/>
                                      <w:ind w:left="0" w:right="0" w:firstLine="0"/>
                                      <w:jc w:val="left"/>
                                      <w:rPr>
                                        <w:del w:id="877" w:author="hp" w:date="2017-01-05T18:05:00Z"/>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FF96" id="Text Box 33" o:spid="_x0000_s1034" type="#_x0000_t202" style="position:absolute;margin-left:108.95pt;margin-top:1.25pt;width:122.25pt;height:4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D6mqgA&#10;SAIAAKoEAAAOAAAAAAAAAAAAAAAAAC4CAABkcnMvZTJvRG9jLnhtbFBLAQItABQABgAIAAAAIQAj&#10;pgHT3wAAAAgBAAAPAAAAAAAAAAAAAAAAAKIEAABkcnMvZG93bnJldi54bWxQSwUGAAAAAAQABADz&#10;AAAArgUAAAAA&#10;" fillcolor="white [3201]" strokecolor="white [3212]" strokeweight=".5pt">
                        <v:textbox>
                          <w:txbxContent>
                            <w:p w14:paraId="6C0D569E" w14:textId="77777777" w:rsidR="00E81BBF" w:rsidRDefault="00E81BBF" w:rsidP="00E13EDF">
                              <w:pPr>
                                <w:spacing w:line="360" w:lineRule="auto"/>
                                <w:ind w:left="0" w:right="0" w:firstLine="0"/>
                                <w:jc w:val="left"/>
                                <w:rPr>
                                  <w:del w:id="902" w:author="hp" w:date="2017-01-05T18:05:00Z"/>
                                </w:rPr>
                              </w:pPr>
                              <w:del w:id="903" w:author="hp" w:date="2017-01-05T18:05:00Z">
                                <w:r>
                                  <w:delText>{category =sports}</w:delText>
                                </w:r>
                              </w:del>
                            </w:p>
                            <w:p w14:paraId="56C0C9E2" w14:textId="0D51F907" w:rsidR="00E81BBF" w:rsidRDefault="00E81BBF" w:rsidP="00E13EDF">
                              <w:pPr>
                                <w:spacing w:line="360" w:lineRule="auto"/>
                                <w:ind w:left="0" w:right="0" w:firstLine="0"/>
                                <w:jc w:val="left"/>
                                <w:rPr>
                                  <w:del w:id="904" w:author="hp" w:date="2017-01-05T18:05:00Z"/>
                                </w:rPr>
                              </w:pPr>
                              <w:del w:id="905" w:author="hp" w:date="2017-01-05T18:05:00Z">
                                <w:r>
                                  <w:delText>{{</w:delText>
                                </w:r>
                                <w:r w:rsidRPr="00294ED7">
                                  <w:delText>category</w:delText>
                                </w:r>
                                <w:r>
                                  <w:delText xml:space="preserve"> =conventions}</w:delText>
                                </w:r>
                              </w:del>
                            </w:p>
                            <w:p w14:paraId="0990BB6F" w14:textId="1E1A2515" w:rsidR="00E81BBF" w:rsidRDefault="00E81BBF" w:rsidP="00294ED7">
                              <w:pPr>
                                <w:spacing w:line="360" w:lineRule="auto"/>
                                <w:ind w:left="0" w:right="0" w:firstLine="0"/>
                                <w:jc w:val="left"/>
                                <w:rPr>
                                  <w:del w:id="906" w:author="hp" w:date="2017-01-05T18:05:00Z"/>
                                </w:rPr>
                              </w:pPr>
                            </w:p>
                          </w:txbxContent>
                        </v:textbox>
                      </v:shape>
                    </w:pict>
                  </mc:Fallback>
                </mc:AlternateContent>
              </w:r>
            </w:del>
          </w:p>
          <w:p w14:paraId="7F37C4A6" w14:textId="77777777" w:rsidR="00294ED7" w:rsidRPr="0094686A" w:rsidRDefault="00294ED7" w:rsidP="00A24E63">
            <w:pPr>
              <w:spacing w:after="120" w:line="240" w:lineRule="auto"/>
              <w:ind w:left="0" w:right="0" w:firstLine="0"/>
              <w:jc w:val="left"/>
              <w:textAlignment w:val="baseline"/>
              <w:rPr>
                <w:del w:id="878" w:author="hp" w:date="2017-01-05T18:05:00Z"/>
                <w:rFonts w:asciiTheme="majorBidi" w:hAnsiTheme="majorBidi" w:cstheme="majorBidi"/>
                <w:sz w:val="22"/>
              </w:rPr>
            </w:pPr>
          </w:p>
          <w:p w14:paraId="19800081" w14:textId="77777777" w:rsidR="00294ED7" w:rsidRPr="0094686A" w:rsidRDefault="00294ED7" w:rsidP="00A24E63">
            <w:pPr>
              <w:spacing w:after="120" w:line="240" w:lineRule="auto"/>
              <w:ind w:left="0" w:right="0" w:firstLine="0"/>
              <w:jc w:val="left"/>
              <w:textAlignment w:val="baseline"/>
              <w:rPr>
                <w:del w:id="879" w:author="hp" w:date="2017-01-05T18:05:00Z"/>
                <w:rFonts w:asciiTheme="majorBidi" w:hAnsiTheme="majorBidi" w:cstheme="majorBidi"/>
                <w:sz w:val="22"/>
              </w:rPr>
            </w:pPr>
          </w:p>
          <w:p w14:paraId="5EA0136D" w14:textId="77777777" w:rsidR="00294ED7" w:rsidRPr="0094686A" w:rsidRDefault="00294ED7" w:rsidP="00A24E63">
            <w:pPr>
              <w:spacing w:after="120" w:line="240" w:lineRule="auto"/>
              <w:ind w:left="0" w:right="0" w:firstLine="0"/>
              <w:jc w:val="left"/>
              <w:textAlignment w:val="baseline"/>
              <w:rPr>
                <w:del w:id="880" w:author="hp" w:date="2017-01-05T18:05:00Z"/>
                <w:rFonts w:asciiTheme="majorBidi" w:hAnsiTheme="majorBidi" w:cstheme="majorBidi"/>
                <w:sz w:val="22"/>
              </w:rPr>
            </w:pPr>
          </w:p>
          <w:p w14:paraId="7AAAFD23" w14:textId="32DA0512" w:rsidR="00294ED7" w:rsidRPr="0094686A" w:rsidRDefault="00294ED7" w:rsidP="00A24E63">
            <w:pPr>
              <w:spacing w:after="120" w:line="240" w:lineRule="auto"/>
              <w:ind w:left="0" w:right="0" w:firstLine="0"/>
              <w:jc w:val="left"/>
              <w:textAlignment w:val="baseline"/>
              <w:rPr>
                <w:del w:id="881" w:author="hp" w:date="2017-01-05T18:05:00Z"/>
                <w:rFonts w:asciiTheme="majorBidi" w:hAnsiTheme="majorBidi" w:cstheme="majorBidi"/>
                <w:color w:val="0000FF"/>
                <w:sz w:val="22"/>
              </w:rPr>
            </w:pPr>
          </w:p>
        </w:tc>
        <w:tc>
          <w:tcPr>
            <w:tcW w:w="4352" w:type="dxa"/>
          </w:tcPr>
          <w:p w14:paraId="04DE124F" w14:textId="025B12CB" w:rsidR="00E13EDF" w:rsidRPr="0094686A" w:rsidRDefault="00E13EDF" w:rsidP="00A24E63">
            <w:pPr>
              <w:spacing w:after="120" w:line="240" w:lineRule="auto"/>
              <w:ind w:left="0" w:right="0" w:firstLine="0"/>
              <w:jc w:val="left"/>
              <w:textAlignment w:val="baseline"/>
              <w:rPr>
                <w:del w:id="882" w:author="hp" w:date="2017-01-05T18:05:00Z"/>
                <w:rFonts w:asciiTheme="majorBidi" w:hAnsiTheme="majorBidi" w:cstheme="majorBidi"/>
                <w:sz w:val="22"/>
              </w:rPr>
            </w:pPr>
          </w:p>
          <w:p w14:paraId="56710809" w14:textId="20DD38BB" w:rsidR="00E13EDF" w:rsidRPr="0094686A" w:rsidRDefault="00E13EDF" w:rsidP="00A24E63">
            <w:pPr>
              <w:spacing w:after="120" w:line="240" w:lineRule="auto"/>
              <w:ind w:left="0" w:right="0" w:firstLine="0"/>
              <w:jc w:val="left"/>
              <w:textAlignment w:val="baseline"/>
              <w:rPr>
                <w:del w:id="883" w:author="hp" w:date="2017-01-05T18:05:00Z"/>
                <w:rFonts w:asciiTheme="majorBidi" w:hAnsiTheme="majorBidi" w:cstheme="majorBidi"/>
                <w:sz w:val="22"/>
              </w:rPr>
            </w:pPr>
            <w:del w:id="884" w:author="hp" w:date="2017-01-05T18:05:00Z">
              <w:r w:rsidRPr="0094686A">
                <w:rPr>
                  <w:rFonts w:asciiTheme="majorBidi" w:hAnsiTheme="majorBidi" w:cstheme="majorBidi"/>
                  <w:sz w:val="22"/>
                </w:rPr>
                <w:delText>mtype = {</w:delText>
              </w:r>
              <w:r w:rsidR="00773D19" w:rsidRPr="0094686A">
                <w:rPr>
                  <w:rFonts w:asciiTheme="majorBidi" w:hAnsiTheme="majorBidi" w:cstheme="majorBidi"/>
                  <w:sz w:val="22"/>
                </w:rPr>
                <w:delText xml:space="preserve">undefined, </w:delText>
              </w:r>
              <w:r w:rsidRPr="0094686A">
                <w:rPr>
                  <w:rFonts w:asciiTheme="majorBidi" w:hAnsiTheme="majorBidi" w:cstheme="majorBidi"/>
                  <w:sz w:val="22"/>
                </w:rPr>
                <w:delText xml:space="preserve">study, eat and drink, concerts, sports conventions, </w:delText>
              </w:r>
              <w:commentRangeStart w:id="885"/>
              <w:r w:rsidRPr="0094686A">
                <w:rPr>
                  <w:rFonts w:asciiTheme="majorBidi" w:hAnsiTheme="majorBidi" w:cstheme="majorBidi"/>
                  <w:sz w:val="22"/>
                </w:rPr>
                <w:delText>screen1</w:delText>
              </w:r>
              <w:commentRangeEnd w:id="885"/>
              <w:r w:rsidR="00773D19" w:rsidRPr="0094686A">
                <w:rPr>
                  <w:rStyle w:val="a8"/>
                  <w:rFonts w:asciiTheme="majorBidi" w:hAnsiTheme="majorBidi" w:cstheme="majorBidi"/>
                  <w:sz w:val="22"/>
                  <w:szCs w:val="22"/>
                </w:rPr>
                <w:commentReference w:id="885"/>
              </w:r>
              <w:r w:rsidRPr="0094686A">
                <w:rPr>
                  <w:rFonts w:asciiTheme="majorBidi" w:hAnsiTheme="majorBidi" w:cstheme="majorBidi"/>
                  <w:sz w:val="22"/>
                </w:rPr>
                <w:delText>};</w:delText>
              </w:r>
            </w:del>
          </w:p>
          <w:p w14:paraId="5A0E6A5A" w14:textId="59BD4BCD" w:rsidR="00E13EDF" w:rsidRPr="0094686A" w:rsidRDefault="00E13EDF" w:rsidP="00A24E63">
            <w:pPr>
              <w:spacing w:after="120" w:line="240" w:lineRule="auto"/>
              <w:ind w:left="0" w:right="0" w:firstLine="0"/>
              <w:jc w:val="left"/>
              <w:textAlignment w:val="baseline"/>
              <w:rPr>
                <w:del w:id="886" w:author="hp" w:date="2017-01-05T18:05:00Z"/>
                <w:rFonts w:asciiTheme="majorBidi" w:hAnsiTheme="majorBidi" w:cstheme="majorBidi"/>
                <w:sz w:val="22"/>
              </w:rPr>
            </w:pPr>
            <w:del w:id="887" w:author="hp" w:date="2017-01-05T18:05:00Z">
              <w:r w:rsidRPr="0094686A">
                <w:rPr>
                  <w:rFonts w:asciiTheme="majorBidi" w:hAnsiTheme="majorBidi" w:cstheme="majorBidi"/>
                  <w:sz w:val="22"/>
                </w:rPr>
                <w:delText>mtype state=start;</w:delText>
              </w:r>
            </w:del>
          </w:p>
          <w:p w14:paraId="41BC57D2" w14:textId="02C90391" w:rsidR="00E13EDF" w:rsidRPr="0094686A" w:rsidRDefault="00E13EDF" w:rsidP="00A24E63">
            <w:pPr>
              <w:spacing w:after="120" w:line="240" w:lineRule="auto"/>
              <w:ind w:left="0" w:right="0" w:firstLine="0"/>
              <w:jc w:val="left"/>
              <w:textAlignment w:val="baseline"/>
              <w:rPr>
                <w:del w:id="888" w:author="hp" w:date="2017-01-05T18:05:00Z"/>
                <w:rFonts w:asciiTheme="majorBidi" w:hAnsiTheme="majorBidi" w:cstheme="majorBidi"/>
                <w:sz w:val="22"/>
              </w:rPr>
            </w:pPr>
            <w:del w:id="889" w:author="hp" w:date="2017-01-05T18:05:00Z">
              <w:r w:rsidRPr="0094686A">
                <w:rPr>
                  <w:rFonts w:asciiTheme="majorBidi" w:hAnsiTheme="majorBidi" w:cstheme="majorBidi"/>
                  <w:sz w:val="22"/>
                </w:rPr>
                <w:delText>mtype category=study;</w:delText>
              </w:r>
            </w:del>
          </w:p>
          <w:p w14:paraId="7181F79E" w14:textId="77777777" w:rsidR="00E13EDF" w:rsidRPr="0094686A" w:rsidRDefault="00E13EDF" w:rsidP="00A24E63">
            <w:pPr>
              <w:spacing w:after="120" w:line="240" w:lineRule="auto"/>
              <w:ind w:left="0" w:right="0" w:firstLine="0"/>
              <w:jc w:val="left"/>
              <w:textAlignment w:val="baseline"/>
              <w:rPr>
                <w:del w:id="890" w:author="hp" w:date="2017-01-05T18:05:00Z"/>
                <w:rFonts w:asciiTheme="majorBidi" w:hAnsiTheme="majorBidi" w:cstheme="majorBidi"/>
                <w:sz w:val="22"/>
              </w:rPr>
            </w:pPr>
            <w:del w:id="891" w:author="hp" w:date="2017-01-05T18:05:00Z">
              <w:r w:rsidRPr="0094686A">
                <w:rPr>
                  <w:rFonts w:asciiTheme="majorBidi" w:hAnsiTheme="majorBidi" w:cstheme="majorBidi"/>
                  <w:sz w:val="22"/>
                </w:rPr>
                <w:delText>active proctype vm()</w:delText>
              </w:r>
              <w:r w:rsidRPr="0094686A">
                <w:rPr>
                  <w:rFonts w:asciiTheme="majorBidi" w:hAnsiTheme="majorBidi" w:cstheme="majorBidi"/>
                  <w:sz w:val="22"/>
                </w:rPr>
                <w:tab/>
              </w:r>
            </w:del>
          </w:p>
          <w:p w14:paraId="5AF1C914" w14:textId="7BA37C26" w:rsidR="00E13EDF" w:rsidRPr="0094686A" w:rsidRDefault="00E13EDF" w:rsidP="00A24E63">
            <w:pPr>
              <w:spacing w:after="120" w:line="240" w:lineRule="auto"/>
              <w:ind w:left="0" w:right="0" w:firstLine="0"/>
              <w:jc w:val="left"/>
              <w:textAlignment w:val="baseline"/>
              <w:rPr>
                <w:del w:id="892" w:author="hp" w:date="2017-01-05T18:05:00Z"/>
                <w:rFonts w:asciiTheme="majorBidi" w:hAnsiTheme="majorBidi" w:cstheme="majorBidi"/>
                <w:sz w:val="22"/>
              </w:rPr>
            </w:pPr>
            <w:del w:id="893" w:author="hp" w:date="2017-01-05T18:05:00Z">
              <w:r w:rsidRPr="0094686A">
                <w:rPr>
                  <w:rFonts w:asciiTheme="majorBidi" w:hAnsiTheme="majorBidi" w:cstheme="majorBidi"/>
                  <w:sz w:val="22"/>
                </w:rPr>
                <w:delText>{</w:delText>
              </w:r>
            </w:del>
          </w:p>
          <w:p w14:paraId="08BBEFDE" w14:textId="77777777" w:rsidR="00E13EDF" w:rsidRPr="0094686A" w:rsidRDefault="00E13EDF" w:rsidP="00A24E63">
            <w:pPr>
              <w:spacing w:after="120" w:line="240" w:lineRule="auto"/>
              <w:ind w:left="0" w:right="0" w:firstLine="0"/>
              <w:jc w:val="left"/>
              <w:textAlignment w:val="baseline"/>
              <w:rPr>
                <w:del w:id="894" w:author="hp" w:date="2017-01-05T18:05:00Z"/>
                <w:rFonts w:asciiTheme="majorBidi" w:hAnsiTheme="majorBidi" w:cstheme="majorBidi"/>
                <w:sz w:val="22"/>
              </w:rPr>
            </w:pPr>
            <w:del w:id="895" w:author="hp" w:date="2017-01-05T18:05:00Z">
              <w:r w:rsidRPr="0094686A">
                <w:rPr>
                  <w:rFonts w:asciiTheme="majorBidi" w:hAnsiTheme="majorBidi" w:cstheme="majorBidi"/>
                  <w:sz w:val="22"/>
                </w:rPr>
                <w:delText>do</w:delText>
              </w:r>
            </w:del>
          </w:p>
          <w:p w14:paraId="2CEDC4D5" w14:textId="50F5C8F6" w:rsidR="00E13EDF" w:rsidRPr="0094686A" w:rsidRDefault="00E13EDF" w:rsidP="00A24E63">
            <w:pPr>
              <w:spacing w:after="120" w:line="240" w:lineRule="auto"/>
              <w:ind w:left="0" w:right="0" w:firstLine="0"/>
              <w:jc w:val="left"/>
              <w:textAlignment w:val="baseline"/>
              <w:rPr>
                <w:del w:id="896" w:author="hp" w:date="2017-01-05T18:05:00Z"/>
                <w:rFonts w:asciiTheme="majorBidi" w:hAnsiTheme="majorBidi" w:cstheme="majorBidi"/>
                <w:sz w:val="22"/>
              </w:rPr>
            </w:pPr>
            <w:del w:id="897" w:author="hp" w:date="2017-01-05T18:05:00Z">
              <w:r w:rsidRPr="0094686A">
                <w:rPr>
                  <w:rFonts w:asciiTheme="majorBidi" w:hAnsiTheme="majorBidi" w:cstheme="majorBidi"/>
                  <w:sz w:val="22"/>
                </w:rPr>
                <w:delText xml:space="preserve">: :state== </w:delText>
              </w:r>
              <w:r w:rsidR="00773D19" w:rsidRPr="0094686A">
                <w:rPr>
                  <w:rFonts w:asciiTheme="majorBidi" w:hAnsiTheme="majorBidi" w:cstheme="majorBidi"/>
                  <w:sz w:val="22"/>
                </w:rPr>
                <w:delText xml:space="preserve">screen1 </w:delText>
              </w:r>
              <w:r w:rsidRPr="0094686A">
                <w:rPr>
                  <w:rFonts w:asciiTheme="majorBidi" w:hAnsiTheme="majorBidi" w:cstheme="majorBidi"/>
                  <w:sz w:val="22"/>
                </w:rPr>
                <w:delText xml:space="preserve">-&gt; </w:delText>
              </w:r>
            </w:del>
          </w:p>
          <w:p w14:paraId="38A4E729" w14:textId="76566DC3" w:rsidR="00E13EDF" w:rsidRPr="0094686A" w:rsidRDefault="00E13EDF" w:rsidP="00A24E63">
            <w:pPr>
              <w:spacing w:after="120" w:line="240" w:lineRule="auto"/>
              <w:ind w:left="0" w:right="0" w:firstLine="0"/>
              <w:jc w:val="left"/>
              <w:textAlignment w:val="baseline"/>
              <w:rPr>
                <w:del w:id="898" w:author="hp" w:date="2017-01-05T18:05:00Z"/>
                <w:rFonts w:asciiTheme="majorBidi" w:hAnsiTheme="majorBidi" w:cstheme="majorBidi"/>
                <w:sz w:val="22"/>
              </w:rPr>
            </w:pPr>
            <w:del w:id="899" w:author="hp" w:date="2017-01-05T18:05:00Z">
              <w:r w:rsidRPr="0094686A">
                <w:rPr>
                  <w:rFonts w:asciiTheme="majorBidi" w:hAnsiTheme="majorBidi" w:cstheme="majorBidi"/>
                  <w:sz w:val="22"/>
                </w:rPr>
                <w:delText>::atomic{ category =eat and drink}</w:delText>
              </w:r>
            </w:del>
          </w:p>
          <w:p w14:paraId="1C838197" w14:textId="62914F64" w:rsidR="00E13EDF" w:rsidRPr="0094686A" w:rsidRDefault="00E13EDF" w:rsidP="00A24E63">
            <w:pPr>
              <w:spacing w:after="120" w:line="240" w:lineRule="auto"/>
              <w:ind w:left="0" w:right="0"/>
              <w:jc w:val="left"/>
              <w:textAlignment w:val="baseline"/>
              <w:rPr>
                <w:del w:id="900" w:author="hp" w:date="2017-01-05T18:05:00Z"/>
                <w:rFonts w:asciiTheme="majorBidi" w:hAnsiTheme="majorBidi" w:cstheme="majorBidi"/>
                <w:sz w:val="22"/>
              </w:rPr>
            </w:pPr>
            <w:del w:id="901" w:author="hp" w:date="2017-01-05T18:05:00Z">
              <w:r w:rsidRPr="0094686A">
                <w:rPr>
                  <w:rFonts w:asciiTheme="majorBidi" w:hAnsiTheme="majorBidi" w:cstheme="majorBidi"/>
                  <w:sz w:val="22"/>
                </w:rPr>
                <w:delText xml:space="preserve">       ::atomic{ category =study}</w:delText>
              </w:r>
            </w:del>
          </w:p>
          <w:p w14:paraId="7464AC77" w14:textId="1ECF70DA" w:rsidR="00E13EDF" w:rsidRPr="0094686A" w:rsidRDefault="00E13EDF" w:rsidP="00A24E63">
            <w:pPr>
              <w:spacing w:after="120" w:line="240" w:lineRule="auto"/>
              <w:ind w:left="0" w:right="0" w:firstLine="0"/>
              <w:jc w:val="left"/>
              <w:textAlignment w:val="baseline"/>
              <w:rPr>
                <w:del w:id="902" w:author="hp" w:date="2017-01-05T18:05:00Z"/>
                <w:rFonts w:asciiTheme="majorBidi" w:hAnsiTheme="majorBidi" w:cstheme="majorBidi"/>
                <w:sz w:val="22"/>
              </w:rPr>
            </w:pPr>
            <w:del w:id="903" w:author="hp" w:date="2017-01-05T18:05:00Z">
              <w:r w:rsidRPr="0094686A">
                <w:rPr>
                  <w:rFonts w:asciiTheme="majorBidi" w:hAnsiTheme="majorBidi" w:cstheme="majorBidi"/>
                  <w:sz w:val="22"/>
                </w:rPr>
                <w:delText>::atomic{ category = concerts }</w:delText>
              </w:r>
            </w:del>
          </w:p>
          <w:p w14:paraId="7927FA27" w14:textId="647DA91D" w:rsidR="00E13EDF" w:rsidRPr="0094686A" w:rsidRDefault="00E13EDF" w:rsidP="00A24E63">
            <w:pPr>
              <w:spacing w:after="120" w:line="240" w:lineRule="auto"/>
              <w:ind w:left="0" w:right="0" w:firstLine="0"/>
              <w:jc w:val="left"/>
              <w:textAlignment w:val="baseline"/>
              <w:rPr>
                <w:del w:id="904" w:author="hp" w:date="2017-01-05T18:05:00Z"/>
                <w:rFonts w:asciiTheme="majorBidi" w:hAnsiTheme="majorBidi" w:cstheme="majorBidi"/>
                <w:sz w:val="22"/>
              </w:rPr>
            </w:pPr>
            <w:del w:id="905" w:author="hp" w:date="2017-01-05T18:05:00Z">
              <w:r w:rsidRPr="0094686A">
                <w:rPr>
                  <w:rFonts w:asciiTheme="majorBidi" w:hAnsiTheme="majorBidi" w:cstheme="majorBidi"/>
                  <w:sz w:val="22"/>
                </w:rPr>
                <w:delText>::atomic{ category = sports }</w:delText>
              </w:r>
            </w:del>
          </w:p>
          <w:p w14:paraId="529F1C88" w14:textId="445B8E71" w:rsidR="00E13EDF" w:rsidRPr="0094686A" w:rsidRDefault="00E13EDF" w:rsidP="00A24E63">
            <w:pPr>
              <w:spacing w:after="120" w:line="240" w:lineRule="auto"/>
              <w:ind w:left="0" w:right="0" w:firstLine="0"/>
              <w:jc w:val="left"/>
              <w:textAlignment w:val="baseline"/>
              <w:rPr>
                <w:del w:id="906" w:author="hp" w:date="2017-01-05T18:05:00Z"/>
                <w:rFonts w:asciiTheme="majorBidi" w:hAnsiTheme="majorBidi" w:cstheme="majorBidi"/>
                <w:sz w:val="22"/>
              </w:rPr>
            </w:pPr>
            <w:del w:id="907" w:author="hp" w:date="2017-01-05T18:05:00Z">
              <w:r w:rsidRPr="0094686A">
                <w:rPr>
                  <w:rFonts w:asciiTheme="majorBidi" w:hAnsiTheme="majorBidi" w:cstheme="majorBidi"/>
                  <w:sz w:val="22"/>
                </w:rPr>
                <w:delText>::atomic{ category = conventions }</w:delText>
              </w:r>
            </w:del>
          </w:p>
          <w:p w14:paraId="2F1C6571" w14:textId="19A922D3" w:rsidR="00E13EDF" w:rsidRPr="0094686A" w:rsidRDefault="00E13EDF" w:rsidP="00A24E63">
            <w:pPr>
              <w:spacing w:after="120" w:line="240" w:lineRule="auto"/>
              <w:ind w:left="0" w:right="0" w:firstLine="0"/>
              <w:jc w:val="left"/>
              <w:textAlignment w:val="baseline"/>
              <w:rPr>
                <w:del w:id="908" w:author="hp" w:date="2017-01-05T18:05:00Z"/>
                <w:rFonts w:asciiTheme="majorBidi" w:hAnsiTheme="majorBidi" w:cstheme="majorBidi"/>
                <w:sz w:val="22"/>
              </w:rPr>
            </w:pPr>
            <w:del w:id="909" w:author="hp" w:date="2017-01-05T18:05:00Z">
              <w:r w:rsidRPr="0094686A">
                <w:rPr>
                  <w:rFonts w:asciiTheme="majorBidi" w:hAnsiTheme="majorBidi" w:cstheme="majorBidi"/>
                  <w:sz w:val="22"/>
                </w:rPr>
                <w:delText>::atomic{ category = study }</w:delText>
              </w:r>
            </w:del>
          </w:p>
          <w:p w14:paraId="07745FDE" w14:textId="77777777" w:rsidR="00E13EDF" w:rsidRPr="0094686A" w:rsidRDefault="00E13EDF" w:rsidP="00A24E63">
            <w:pPr>
              <w:spacing w:after="120" w:line="240" w:lineRule="auto"/>
              <w:ind w:left="0" w:right="0" w:firstLine="0"/>
              <w:jc w:val="left"/>
              <w:textAlignment w:val="baseline"/>
              <w:rPr>
                <w:del w:id="910" w:author="hp" w:date="2017-01-05T18:05:00Z"/>
                <w:rFonts w:asciiTheme="majorBidi" w:hAnsiTheme="majorBidi" w:cstheme="majorBidi"/>
                <w:sz w:val="22"/>
              </w:rPr>
            </w:pPr>
          </w:p>
          <w:p w14:paraId="3D166B71" w14:textId="77777777" w:rsidR="00E13EDF" w:rsidRPr="0094686A" w:rsidRDefault="00E13EDF" w:rsidP="00A24E63">
            <w:pPr>
              <w:spacing w:after="120" w:line="240" w:lineRule="auto"/>
              <w:ind w:left="0" w:right="0" w:firstLine="0"/>
              <w:jc w:val="left"/>
              <w:textAlignment w:val="baseline"/>
              <w:rPr>
                <w:del w:id="911" w:author="hp" w:date="2017-01-05T18:05:00Z"/>
                <w:rFonts w:asciiTheme="majorBidi" w:hAnsiTheme="majorBidi" w:cstheme="majorBidi"/>
                <w:sz w:val="22"/>
              </w:rPr>
            </w:pPr>
            <w:del w:id="912" w:author="hp" w:date="2017-01-05T18:05:00Z">
              <w:r w:rsidRPr="0094686A">
                <w:rPr>
                  <w:rFonts w:asciiTheme="majorBidi" w:hAnsiTheme="majorBidi" w:cstheme="majorBidi"/>
                  <w:sz w:val="22"/>
                </w:rPr>
                <w:delText>od</w:delText>
              </w:r>
            </w:del>
          </w:p>
          <w:p w14:paraId="2024A652" w14:textId="77777777" w:rsidR="00E13EDF" w:rsidRPr="0094686A" w:rsidRDefault="00E13EDF" w:rsidP="00A24E63">
            <w:pPr>
              <w:spacing w:after="120" w:line="240" w:lineRule="auto"/>
              <w:ind w:left="0" w:right="0" w:firstLine="0"/>
              <w:jc w:val="left"/>
              <w:textAlignment w:val="baseline"/>
              <w:rPr>
                <w:del w:id="913" w:author="hp" w:date="2017-01-05T18:05:00Z"/>
                <w:rFonts w:asciiTheme="majorBidi" w:hAnsiTheme="majorBidi" w:cstheme="majorBidi"/>
                <w:sz w:val="22"/>
              </w:rPr>
            </w:pPr>
            <w:del w:id="914" w:author="hp" w:date="2017-01-05T18:05:00Z">
              <w:r w:rsidRPr="0094686A">
                <w:rPr>
                  <w:rFonts w:asciiTheme="majorBidi" w:hAnsiTheme="majorBidi" w:cstheme="majorBidi"/>
                  <w:sz w:val="22"/>
                </w:rPr>
                <w:delText>}</w:delText>
              </w:r>
            </w:del>
          </w:p>
          <w:p w14:paraId="0CBE1CE8" w14:textId="77777777" w:rsidR="00294ED7" w:rsidRPr="0094686A" w:rsidRDefault="00294ED7" w:rsidP="00A24E63">
            <w:pPr>
              <w:spacing w:after="120" w:line="240" w:lineRule="auto"/>
              <w:ind w:left="0" w:right="0" w:firstLine="0"/>
              <w:jc w:val="left"/>
              <w:textAlignment w:val="baseline"/>
              <w:rPr>
                <w:del w:id="915" w:author="hp" w:date="2017-01-05T18:05:00Z"/>
                <w:rFonts w:asciiTheme="majorBidi" w:hAnsiTheme="majorBidi" w:cstheme="majorBidi"/>
                <w:sz w:val="22"/>
              </w:rPr>
            </w:pPr>
          </w:p>
        </w:tc>
      </w:tr>
      <w:tr w:rsidR="00294ED7" w:rsidRPr="0094686A" w14:paraId="362C870E" w14:textId="77777777" w:rsidTr="00E13EDF">
        <w:trPr>
          <w:del w:id="916" w:author="hp" w:date="2017-01-05T18:05:00Z"/>
        </w:trPr>
        <w:tc>
          <w:tcPr>
            <w:tcW w:w="4820" w:type="dxa"/>
          </w:tcPr>
          <w:p w14:paraId="47809575" w14:textId="77777777" w:rsidR="00294ED7" w:rsidRPr="0094686A" w:rsidRDefault="00294ED7" w:rsidP="00A24E63">
            <w:pPr>
              <w:spacing w:after="120" w:line="240" w:lineRule="auto"/>
              <w:ind w:left="0" w:right="0" w:firstLine="0"/>
              <w:jc w:val="center"/>
              <w:textAlignment w:val="baseline"/>
              <w:rPr>
                <w:del w:id="917" w:author="hp" w:date="2017-01-05T18:05:00Z"/>
                <w:rFonts w:asciiTheme="majorBidi" w:hAnsiTheme="majorBidi" w:cstheme="majorBidi"/>
                <w:color w:val="0000FF"/>
                <w:sz w:val="22"/>
              </w:rPr>
            </w:pPr>
            <w:commentRangeStart w:id="918"/>
            <w:del w:id="919" w:author="hp" w:date="2017-01-05T18:05:00Z">
              <w:r w:rsidRPr="0094686A">
                <w:rPr>
                  <w:rFonts w:asciiTheme="majorBidi" w:hAnsiTheme="majorBidi" w:cstheme="majorBidi"/>
                  <w:color w:val="auto"/>
                  <w:sz w:val="22"/>
                </w:rPr>
                <w:delText>Fig 2:</w:delText>
              </w:r>
              <w:commentRangeEnd w:id="918"/>
              <w:r w:rsidRPr="0094686A">
                <w:rPr>
                  <w:rStyle w:val="a8"/>
                  <w:rFonts w:asciiTheme="majorBidi" w:hAnsiTheme="majorBidi" w:cstheme="majorBidi"/>
                  <w:sz w:val="22"/>
                  <w:szCs w:val="22"/>
                </w:rPr>
                <w:commentReference w:id="918"/>
              </w:r>
            </w:del>
          </w:p>
        </w:tc>
        <w:tc>
          <w:tcPr>
            <w:tcW w:w="4352" w:type="dxa"/>
          </w:tcPr>
          <w:p w14:paraId="2AF28D89" w14:textId="77777777" w:rsidR="00294ED7" w:rsidRPr="0094686A" w:rsidRDefault="00294ED7" w:rsidP="00A24E63">
            <w:pPr>
              <w:spacing w:after="120" w:line="240" w:lineRule="auto"/>
              <w:ind w:left="0" w:right="0" w:firstLine="0"/>
              <w:jc w:val="center"/>
              <w:textAlignment w:val="baseline"/>
              <w:rPr>
                <w:del w:id="920" w:author="hp" w:date="2017-01-05T18:05:00Z"/>
                <w:rFonts w:asciiTheme="majorBidi" w:hAnsiTheme="majorBidi" w:cstheme="majorBidi"/>
                <w:color w:val="auto"/>
                <w:sz w:val="22"/>
              </w:rPr>
            </w:pPr>
          </w:p>
        </w:tc>
      </w:tr>
    </w:tbl>
    <w:p w14:paraId="186D9F3F" w14:textId="77777777" w:rsidR="00294ED7" w:rsidRPr="0094686A" w:rsidRDefault="00294ED7" w:rsidP="00A24E63">
      <w:pPr>
        <w:spacing w:after="120" w:line="240" w:lineRule="auto"/>
        <w:ind w:left="0" w:right="0" w:firstLine="0"/>
        <w:jc w:val="left"/>
        <w:textAlignment w:val="baseline"/>
        <w:rPr>
          <w:del w:id="921" w:author="hp" w:date="2017-01-05T18:05:00Z"/>
          <w:rFonts w:asciiTheme="majorBidi" w:hAnsiTheme="majorBidi" w:cstheme="majorBidi"/>
          <w:color w:val="0000FF"/>
          <w:sz w:val="22"/>
        </w:rPr>
      </w:pPr>
    </w:p>
    <w:p w14:paraId="1C59E195" w14:textId="77777777" w:rsidR="00CF7775" w:rsidRPr="0094686A" w:rsidRDefault="00CF7775" w:rsidP="00A24E63">
      <w:pPr>
        <w:spacing w:after="120" w:line="240" w:lineRule="auto"/>
        <w:ind w:left="0" w:right="0" w:firstLine="0"/>
        <w:jc w:val="left"/>
        <w:textAlignment w:val="baseline"/>
        <w:rPr>
          <w:del w:id="922" w:author="hp" w:date="2017-01-05T18:05:00Z"/>
          <w:rFonts w:asciiTheme="majorBidi" w:hAnsiTheme="majorBidi" w:cstheme="majorBidi"/>
          <w:color w:val="0000FF"/>
          <w:sz w:val="22"/>
        </w:rPr>
      </w:pPr>
    </w:p>
    <w:p w14:paraId="03016D76" w14:textId="77777777" w:rsidR="00CF7775" w:rsidRPr="0094686A" w:rsidRDefault="00CF7775" w:rsidP="00A24E63">
      <w:pPr>
        <w:spacing w:after="120" w:line="240" w:lineRule="auto"/>
        <w:ind w:left="0" w:right="0"/>
        <w:jc w:val="left"/>
        <w:textAlignment w:val="baseline"/>
        <w:rPr>
          <w:del w:id="923" w:author="hp" w:date="2017-01-05T18:05:00Z"/>
          <w:rFonts w:asciiTheme="majorBidi" w:hAnsiTheme="majorBidi" w:cstheme="majorBidi"/>
          <w:color w:val="0000FF"/>
          <w:sz w:val="22"/>
        </w:rPr>
      </w:pPr>
    </w:p>
    <w:p w14:paraId="0D9337F0" w14:textId="77777777" w:rsidR="001B35DE" w:rsidRPr="0094686A" w:rsidRDefault="001B35DE" w:rsidP="00A24E63">
      <w:pPr>
        <w:spacing w:after="120" w:line="240" w:lineRule="auto"/>
        <w:ind w:left="0" w:right="0" w:firstLine="0"/>
        <w:jc w:val="left"/>
        <w:textAlignment w:val="baseline"/>
        <w:rPr>
          <w:del w:id="924" w:author="hp" w:date="2017-01-05T18:05:00Z"/>
          <w:rFonts w:asciiTheme="majorBidi" w:hAnsiTheme="majorBidi" w:cstheme="majorBidi"/>
          <w:b/>
          <w:bCs/>
          <w:color w:val="auto"/>
          <w:sz w:val="22"/>
        </w:rPr>
      </w:pPr>
      <w:del w:id="925" w:author="hp" w:date="2017-01-05T18:05:00Z">
        <w:r w:rsidRPr="0094686A">
          <w:rPr>
            <w:rFonts w:asciiTheme="majorBidi" w:hAnsiTheme="majorBidi" w:cstheme="majorBidi"/>
            <w:b/>
            <w:bCs/>
            <w:color w:val="auto"/>
            <w:sz w:val="22"/>
          </w:rPr>
          <w:delText xml:space="preserve">Back-end: </w:delText>
        </w:r>
      </w:del>
    </w:p>
    <w:p w14:paraId="03577349" w14:textId="1349B436" w:rsidR="001B35DE" w:rsidRPr="0094686A" w:rsidRDefault="001B35DE" w:rsidP="00A24E63">
      <w:pPr>
        <w:spacing w:after="120" w:line="240" w:lineRule="auto"/>
        <w:ind w:left="0" w:right="0" w:firstLine="0"/>
        <w:jc w:val="left"/>
        <w:textAlignment w:val="baseline"/>
        <w:rPr>
          <w:del w:id="926" w:author="hp" w:date="2017-01-05T18:05:00Z"/>
          <w:rFonts w:asciiTheme="majorBidi" w:hAnsiTheme="majorBidi" w:cstheme="majorBidi"/>
          <w:b/>
          <w:bCs/>
          <w:color w:val="auto"/>
          <w:sz w:val="22"/>
        </w:rPr>
      </w:pPr>
      <w:del w:id="927" w:author="hp" w:date="2017-01-05T18:05:00Z">
        <w:r w:rsidRPr="0094686A">
          <w:rPr>
            <w:rFonts w:asciiTheme="majorBidi" w:hAnsiTheme="majorBidi" w:cstheme="majorBidi"/>
            <w:b/>
            <w:bCs/>
            <w:color w:val="auto"/>
            <w:sz w:val="22"/>
          </w:rPr>
          <w:delText xml:space="preserve"> &lt; </w:delText>
        </w:r>
        <w:commentRangeStart w:id="928"/>
        <w:r w:rsidRPr="0094686A">
          <w:rPr>
            <w:rFonts w:asciiTheme="majorBidi" w:hAnsiTheme="majorBidi" w:cstheme="majorBidi"/>
            <w:b/>
            <w:bCs/>
            <w:color w:val="auto"/>
            <w:sz w:val="22"/>
          </w:rPr>
          <w:delText>Screen, defaultval=val &gt;</w:delText>
        </w:r>
        <w:commentRangeEnd w:id="928"/>
        <w:r w:rsidR="00773D19" w:rsidRPr="0094686A">
          <w:rPr>
            <w:rStyle w:val="a8"/>
            <w:rFonts w:asciiTheme="majorBidi" w:hAnsiTheme="majorBidi" w:cstheme="majorBidi"/>
            <w:sz w:val="22"/>
            <w:szCs w:val="22"/>
          </w:rPr>
          <w:commentReference w:id="928"/>
        </w:r>
        <w:r w:rsidRPr="0094686A">
          <w:rPr>
            <w:rFonts w:asciiTheme="majorBidi" w:hAnsiTheme="majorBidi" w:cstheme="majorBidi"/>
            <w:b/>
            <w:bCs/>
            <w:color w:val="auto"/>
            <w:sz w:val="22"/>
          </w:rPr>
          <w:delText xml:space="preserve"> </w:delText>
        </w:r>
      </w:del>
    </w:p>
    <w:p w14:paraId="52E2F48A" w14:textId="1242D354" w:rsidR="001B35DE" w:rsidRPr="0094686A" w:rsidRDefault="001B35DE" w:rsidP="00A24E63">
      <w:pPr>
        <w:spacing w:after="120" w:line="240" w:lineRule="auto"/>
        <w:ind w:left="0" w:right="0" w:firstLine="0"/>
        <w:jc w:val="left"/>
        <w:textAlignment w:val="baseline"/>
        <w:rPr>
          <w:del w:id="929" w:author="hp" w:date="2017-01-05T18:05:00Z"/>
          <w:rFonts w:asciiTheme="majorBidi" w:hAnsiTheme="majorBidi" w:cstheme="majorBidi"/>
          <w:b/>
          <w:bCs/>
          <w:color w:val="auto"/>
          <w:sz w:val="22"/>
        </w:rPr>
      </w:pPr>
      <w:del w:id="930" w:author="hp" w:date="2017-01-05T18:05:00Z">
        <w:r w:rsidRPr="0094686A">
          <w:rPr>
            <w:rFonts w:asciiTheme="majorBidi" w:hAnsiTheme="majorBidi" w:cstheme="majorBidi"/>
            <w:b/>
            <w:bCs/>
            <w:color w:val="auto"/>
            <w:sz w:val="22"/>
          </w:rPr>
          <w:delText>N=sizeOfLIst</w:delText>
        </w:r>
      </w:del>
    </w:p>
    <w:p w14:paraId="57333080" w14:textId="77777777" w:rsidR="001B35DE" w:rsidRPr="0094686A" w:rsidRDefault="001B35DE" w:rsidP="00A24E63">
      <w:pPr>
        <w:spacing w:after="120" w:line="240" w:lineRule="auto"/>
        <w:ind w:left="0" w:right="0" w:firstLine="0"/>
        <w:jc w:val="left"/>
        <w:textAlignment w:val="baseline"/>
        <w:rPr>
          <w:del w:id="931" w:author="hp" w:date="2017-01-05T18:05:00Z"/>
          <w:rFonts w:asciiTheme="majorBidi" w:hAnsiTheme="majorBidi" w:cstheme="majorBidi"/>
          <w:b/>
          <w:bCs/>
          <w:color w:val="auto"/>
          <w:sz w:val="22"/>
        </w:rPr>
      </w:pPr>
      <w:commentRangeStart w:id="932"/>
      <w:del w:id="933" w:author="hp" w:date="2017-01-05T18:05:00Z">
        <w:r w:rsidRPr="0094686A">
          <w:rPr>
            <w:rFonts w:asciiTheme="majorBidi" w:hAnsiTheme="majorBidi" w:cstheme="majorBidi"/>
            <w:b/>
            <w:bCs/>
            <w:color w:val="auto"/>
            <w:sz w:val="22"/>
          </w:rPr>
          <w:delText>If SelectedVal = 0</w:delText>
        </w:r>
      </w:del>
    </w:p>
    <w:p w14:paraId="61D870B2" w14:textId="77777777" w:rsidR="001B35DE" w:rsidRPr="0094686A" w:rsidRDefault="001B35DE" w:rsidP="00A24E63">
      <w:pPr>
        <w:spacing w:after="120" w:line="240" w:lineRule="auto"/>
        <w:ind w:left="0" w:right="0" w:firstLine="0"/>
        <w:jc w:val="left"/>
        <w:textAlignment w:val="baseline"/>
        <w:rPr>
          <w:del w:id="934" w:author="hp" w:date="2017-01-05T18:05:00Z"/>
          <w:rFonts w:asciiTheme="majorBidi" w:hAnsiTheme="majorBidi" w:cstheme="majorBidi"/>
          <w:b/>
          <w:bCs/>
          <w:color w:val="auto"/>
          <w:sz w:val="22"/>
        </w:rPr>
      </w:pPr>
      <w:del w:id="935" w:author="hp" w:date="2017-01-05T18:05:00Z">
        <w:r w:rsidRPr="0094686A">
          <w:rPr>
            <w:rFonts w:asciiTheme="majorBidi" w:hAnsiTheme="majorBidi" w:cstheme="majorBidi"/>
            <w:b/>
            <w:bCs/>
            <w:color w:val="auto"/>
            <w:sz w:val="22"/>
          </w:rPr>
          <w:delText xml:space="preserve">     &lt; Screen, 0&gt;</w:delText>
        </w:r>
      </w:del>
    </w:p>
    <w:p w14:paraId="442B4529" w14:textId="035244B9" w:rsidR="001B35DE" w:rsidRPr="0094686A" w:rsidRDefault="001B35DE" w:rsidP="00A24E63">
      <w:pPr>
        <w:spacing w:after="120" w:line="240" w:lineRule="auto"/>
        <w:ind w:left="0" w:right="0" w:firstLine="0"/>
        <w:jc w:val="left"/>
        <w:textAlignment w:val="baseline"/>
        <w:rPr>
          <w:del w:id="936" w:author="hp" w:date="2017-01-05T18:05:00Z"/>
          <w:rFonts w:asciiTheme="majorBidi" w:hAnsiTheme="majorBidi" w:cstheme="majorBidi"/>
          <w:b/>
          <w:bCs/>
          <w:color w:val="auto"/>
          <w:sz w:val="22"/>
        </w:rPr>
      </w:pPr>
      <w:del w:id="937" w:author="hp" w:date="2017-01-05T18:05:00Z">
        <w:r w:rsidRPr="0094686A">
          <w:rPr>
            <w:rFonts w:asciiTheme="majorBidi" w:hAnsiTheme="majorBidi" w:cstheme="majorBidi"/>
            <w:b/>
            <w:bCs/>
            <w:color w:val="auto"/>
            <w:sz w:val="22"/>
          </w:rPr>
          <w:delText>If SelectedVal = 1</w:delText>
        </w:r>
      </w:del>
    </w:p>
    <w:p w14:paraId="4B09173A" w14:textId="0F343DF3" w:rsidR="001B35DE" w:rsidRPr="0094686A" w:rsidRDefault="001B35DE" w:rsidP="00A24E63">
      <w:pPr>
        <w:spacing w:after="120" w:line="240" w:lineRule="auto"/>
        <w:ind w:left="0" w:right="0" w:firstLine="0"/>
        <w:jc w:val="left"/>
        <w:textAlignment w:val="baseline"/>
        <w:rPr>
          <w:del w:id="938" w:author="hp" w:date="2017-01-05T18:05:00Z"/>
          <w:rFonts w:asciiTheme="majorBidi" w:hAnsiTheme="majorBidi" w:cstheme="majorBidi"/>
          <w:b/>
          <w:bCs/>
          <w:color w:val="auto"/>
          <w:sz w:val="22"/>
        </w:rPr>
      </w:pPr>
      <w:del w:id="939" w:author="hp" w:date="2017-01-05T18:05:00Z">
        <w:r w:rsidRPr="0094686A">
          <w:rPr>
            <w:rFonts w:asciiTheme="majorBidi" w:hAnsiTheme="majorBidi" w:cstheme="majorBidi"/>
            <w:b/>
            <w:bCs/>
            <w:color w:val="auto"/>
            <w:sz w:val="22"/>
          </w:rPr>
          <w:delText xml:space="preserve">     &lt; Screen, 1&gt;</w:delText>
        </w:r>
      </w:del>
    </w:p>
    <w:p w14:paraId="41A673C4" w14:textId="67683B60" w:rsidR="001B35DE" w:rsidRPr="0094686A" w:rsidRDefault="001B35DE" w:rsidP="00A24E63">
      <w:pPr>
        <w:spacing w:after="120" w:line="240" w:lineRule="auto"/>
        <w:ind w:left="0" w:right="0" w:firstLine="0"/>
        <w:jc w:val="left"/>
        <w:textAlignment w:val="baseline"/>
        <w:rPr>
          <w:del w:id="940" w:author="hp" w:date="2017-01-05T18:05:00Z"/>
          <w:rFonts w:asciiTheme="majorBidi" w:hAnsiTheme="majorBidi" w:cstheme="majorBidi"/>
          <w:b/>
          <w:bCs/>
          <w:color w:val="auto"/>
          <w:sz w:val="22"/>
        </w:rPr>
      </w:pPr>
      <w:del w:id="941" w:author="hp" w:date="2017-01-05T18:05:00Z">
        <w:r w:rsidRPr="0094686A">
          <w:rPr>
            <w:rFonts w:asciiTheme="majorBidi" w:hAnsiTheme="majorBidi" w:cstheme="majorBidi"/>
            <w:b/>
            <w:bCs/>
            <w:color w:val="auto"/>
            <w:sz w:val="22"/>
          </w:rPr>
          <w:delText>If SelectedVal = 2</w:delText>
        </w:r>
      </w:del>
    </w:p>
    <w:p w14:paraId="29B3FAE0" w14:textId="77834CE0" w:rsidR="001B35DE" w:rsidRPr="0094686A" w:rsidRDefault="001B35DE" w:rsidP="00A24E63">
      <w:pPr>
        <w:spacing w:after="120" w:line="240" w:lineRule="auto"/>
        <w:ind w:left="0" w:right="0" w:firstLine="0"/>
        <w:jc w:val="left"/>
        <w:textAlignment w:val="baseline"/>
        <w:rPr>
          <w:del w:id="942" w:author="hp" w:date="2017-01-05T18:05:00Z"/>
          <w:rFonts w:asciiTheme="majorBidi" w:hAnsiTheme="majorBidi" w:cstheme="majorBidi"/>
          <w:b/>
          <w:bCs/>
          <w:color w:val="auto"/>
          <w:sz w:val="22"/>
        </w:rPr>
      </w:pPr>
      <w:del w:id="943" w:author="hp" w:date="2017-01-05T18:05:00Z">
        <w:r w:rsidRPr="0094686A">
          <w:rPr>
            <w:rFonts w:asciiTheme="majorBidi" w:hAnsiTheme="majorBidi" w:cstheme="majorBidi"/>
            <w:b/>
            <w:bCs/>
            <w:color w:val="auto"/>
            <w:sz w:val="22"/>
          </w:rPr>
          <w:delText xml:space="preserve">     &lt; Screen, 2&gt;</w:delText>
        </w:r>
      </w:del>
    </w:p>
    <w:p w14:paraId="6580F386" w14:textId="45682F5D" w:rsidR="001B35DE" w:rsidRPr="0094686A" w:rsidRDefault="001B35DE" w:rsidP="00A24E63">
      <w:pPr>
        <w:spacing w:after="120" w:line="240" w:lineRule="auto"/>
        <w:ind w:left="0" w:right="0" w:firstLine="0"/>
        <w:jc w:val="left"/>
        <w:textAlignment w:val="baseline"/>
        <w:rPr>
          <w:del w:id="944" w:author="hp" w:date="2017-01-05T18:05:00Z"/>
          <w:rFonts w:asciiTheme="majorBidi" w:hAnsiTheme="majorBidi" w:cstheme="majorBidi"/>
          <w:b/>
          <w:bCs/>
          <w:color w:val="auto"/>
          <w:sz w:val="22"/>
        </w:rPr>
      </w:pPr>
      <w:del w:id="945" w:author="hp" w:date="2017-01-05T18:05:00Z">
        <w:r w:rsidRPr="0094686A">
          <w:rPr>
            <w:rFonts w:asciiTheme="majorBidi" w:hAnsiTheme="majorBidi" w:cstheme="majorBidi"/>
            <w:b/>
            <w:bCs/>
            <w:color w:val="auto"/>
            <w:sz w:val="22"/>
          </w:rPr>
          <w:delText>If SelectedVal = 3</w:delText>
        </w:r>
      </w:del>
    </w:p>
    <w:p w14:paraId="1F0B37EB" w14:textId="01C5EEED" w:rsidR="001B35DE" w:rsidRPr="0094686A" w:rsidRDefault="001B35DE" w:rsidP="00A24E63">
      <w:pPr>
        <w:spacing w:after="120" w:line="240" w:lineRule="auto"/>
        <w:ind w:left="0" w:right="0" w:firstLine="0"/>
        <w:jc w:val="left"/>
        <w:textAlignment w:val="baseline"/>
        <w:rPr>
          <w:del w:id="946" w:author="hp" w:date="2017-01-05T18:05:00Z"/>
          <w:rFonts w:asciiTheme="majorBidi" w:hAnsiTheme="majorBidi" w:cstheme="majorBidi"/>
          <w:b/>
          <w:bCs/>
          <w:color w:val="auto"/>
          <w:sz w:val="22"/>
        </w:rPr>
      </w:pPr>
      <w:del w:id="947" w:author="hp" w:date="2017-01-05T18:05:00Z">
        <w:r w:rsidRPr="0094686A">
          <w:rPr>
            <w:rFonts w:asciiTheme="majorBidi" w:hAnsiTheme="majorBidi" w:cstheme="majorBidi"/>
            <w:b/>
            <w:bCs/>
            <w:color w:val="auto"/>
            <w:sz w:val="22"/>
          </w:rPr>
          <w:delText xml:space="preserve">     &lt; Screen, 3&gt;</w:delText>
        </w:r>
      </w:del>
    </w:p>
    <w:p w14:paraId="1A2BAEB3" w14:textId="3334B438" w:rsidR="001B35DE" w:rsidRPr="0094686A" w:rsidRDefault="001B35DE" w:rsidP="00A24E63">
      <w:pPr>
        <w:spacing w:after="120" w:line="240" w:lineRule="auto"/>
        <w:ind w:left="0" w:right="0" w:firstLine="0"/>
        <w:jc w:val="left"/>
        <w:textAlignment w:val="baseline"/>
        <w:rPr>
          <w:del w:id="948" w:author="hp" w:date="2017-01-05T18:05:00Z"/>
          <w:rFonts w:asciiTheme="majorBidi" w:hAnsiTheme="majorBidi" w:cstheme="majorBidi"/>
          <w:b/>
          <w:bCs/>
          <w:color w:val="auto"/>
          <w:sz w:val="22"/>
        </w:rPr>
      </w:pPr>
      <w:del w:id="949" w:author="hp" w:date="2017-01-05T18:05:00Z">
        <w:r w:rsidRPr="0094686A">
          <w:rPr>
            <w:rFonts w:asciiTheme="majorBidi" w:hAnsiTheme="majorBidi" w:cstheme="majorBidi"/>
            <w:b/>
            <w:bCs/>
            <w:color w:val="auto"/>
            <w:sz w:val="22"/>
          </w:rPr>
          <w:delText>..</w:delText>
        </w:r>
      </w:del>
    </w:p>
    <w:p w14:paraId="07F28A6F" w14:textId="3895DF54" w:rsidR="001B35DE" w:rsidRPr="0094686A" w:rsidRDefault="001B35DE" w:rsidP="00A24E63">
      <w:pPr>
        <w:spacing w:after="120" w:line="240" w:lineRule="auto"/>
        <w:ind w:left="0" w:right="0" w:firstLine="0"/>
        <w:jc w:val="left"/>
        <w:textAlignment w:val="baseline"/>
        <w:rPr>
          <w:del w:id="950" w:author="hp" w:date="2017-01-05T18:05:00Z"/>
          <w:rFonts w:asciiTheme="majorBidi" w:hAnsiTheme="majorBidi" w:cstheme="majorBidi"/>
          <w:b/>
          <w:bCs/>
          <w:color w:val="auto"/>
          <w:sz w:val="22"/>
        </w:rPr>
      </w:pPr>
      <w:del w:id="951" w:author="hp" w:date="2017-01-05T18:05:00Z">
        <w:r w:rsidRPr="0094686A">
          <w:rPr>
            <w:rFonts w:asciiTheme="majorBidi" w:hAnsiTheme="majorBidi" w:cstheme="majorBidi"/>
            <w:b/>
            <w:bCs/>
            <w:color w:val="auto"/>
            <w:sz w:val="22"/>
          </w:rPr>
          <w:delText>..</w:delText>
        </w:r>
      </w:del>
    </w:p>
    <w:p w14:paraId="64B9ED31" w14:textId="77777777" w:rsidR="001B35DE" w:rsidRPr="0094686A" w:rsidRDefault="001B35DE" w:rsidP="00A24E63">
      <w:pPr>
        <w:spacing w:after="120" w:line="240" w:lineRule="auto"/>
        <w:ind w:left="0" w:right="0" w:firstLine="0"/>
        <w:jc w:val="left"/>
        <w:textAlignment w:val="baseline"/>
        <w:rPr>
          <w:del w:id="952" w:author="hp" w:date="2017-01-05T18:05:00Z"/>
          <w:rFonts w:asciiTheme="majorBidi" w:hAnsiTheme="majorBidi" w:cstheme="majorBidi"/>
          <w:b/>
          <w:bCs/>
          <w:color w:val="auto"/>
          <w:sz w:val="22"/>
        </w:rPr>
      </w:pPr>
    </w:p>
    <w:p w14:paraId="25C0F263" w14:textId="19AEEE39" w:rsidR="001B35DE" w:rsidRPr="0094686A" w:rsidRDefault="001B35DE" w:rsidP="00A24E63">
      <w:pPr>
        <w:spacing w:after="120" w:line="240" w:lineRule="auto"/>
        <w:ind w:left="0" w:right="0" w:firstLine="0"/>
        <w:jc w:val="left"/>
        <w:textAlignment w:val="baseline"/>
        <w:rPr>
          <w:del w:id="953" w:author="hp" w:date="2017-01-05T18:05:00Z"/>
          <w:rFonts w:asciiTheme="majorBidi" w:hAnsiTheme="majorBidi" w:cstheme="majorBidi"/>
          <w:b/>
          <w:bCs/>
          <w:color w:val="auto"/>
          <w:sz w:val="22"/>
        </w:rPr>
      </w:pPr>
      <w:del w:id="954" w:author="hp" w:date="2017-01-05T18:05:00Z">
        <w:r w:rsidRPr="0094686A">
          <w:rPr>
            <w:rFonts w:asciiTheme="majorBidi" w:hAnsiTheme="majorBidi" w:cstheme="majorBidi"/>
            <w:b/>
            <w:bCs/>
            <w:color w:val="auto"/>
            <w:sz w:val="22"/>
          </w:rPr>
          <w:delText xml:space="preserve"> If SelectedVal = N-1</w:delText>
        </w:r>
      </w:del>
    </w:p>
    <w:p w14:paraId="761F88DE" w14:textId="569AB362" w:rsidR="001B35DE" w:rsidRPr="0094686A" w:rsidRDefault="001B35DE" w:rsidP="00A24E63">
      <w:pPr>
        <w:spacing w:after="120" w:line="240" w:lineRule="auto"/>
        <w:ind w:left="0" w:right="0" w:firstLine="0"/>
        <w:jc w:val="left"/>
        <w:textAlignment w:val="baseline"/>
        <w:rPr>
          <w:del w:id="955" w:author="hp" w:date="2017-01-05T18:05:00Z"/>
          <w:rFonts w:asciiTheme="majorBidi" w:hAnsiTheme="majorBidi" w:cstheme="majorBidi"/>
          <w:b/>
          <w:bCs/>
          <w:color w:val="auto"/>
          <w:sz w:val="22"/>
        </w:rPr>
      </w:pPr>
      <w:del w:id="956" w:author="hp" w:date="2017-01-05T18:05:00Z">
        <w:r w:rsidRPr="0094686A">
          <w:rPr>
            <w:rFonts w:asciiTheme="majorBidi" w:hAnsiTheme="majorBidi" w:cstheme="majorBidi"/>
            <w:b/>
            <w:bCs/>
            <w:color w:val="auto"/>
            <w:sz w:val="22"/>
          </w:rPr>
          <w:delText xml:space="preserve">     &lt; Screen, N-1&gt;</w:delText>
        </w:r>
        <w:commentRangeEnd w:id="932"/>
        <w:r w:rsidR="00773D19" w:rsidRPr="0094686A">
          <w:rPr>
            <w:rStyle w:val="a8"/>
            <w:rFonts w:asciiTheme="majorBidi" w:hAnsiTheme="majorBidi" w:cstheme="majorBidi"/>
            <w:sz w:val="22"/>
            <w:szCs w:val="22"/>
          </w:rPr>
          <w:commentReference w:id="932"/>
        </w:r>
      </w:del>
    </w:p>
    <w:p w14:paraId="7A44BDB3" w14:textId="49BB6924" w:rsidR="00CF7775" w:rsidRPr="0094686A" w:rsidRDefault="00CF7775" w:rsidP="00A24E63">
      <w:pPr>
        <w:spacing w:after="120" w:line="240" w:lineRule="auto"/>
        <w:ind w:left="0" w:right="0" w:firstLine="0"/>
        <w:jc w:val="left"/>
        <w:textAlignment w:val="baseline"/>
        <w:rPr>
          <w:del w:id="957" w:author="hp" w:date="2017-01-05T18:05:00Z"/>
          <w:rFonts w:asciiTheme="majorBidi" w:hAnsiTheme="majorBidi" w:cstheme="majorBidi"/>
          <w:color w:val="0000FF"/>
          <w:sz w:val="22"/>
        </w:rPr>
      </w:pPr>
    </w:p>
    <w:p w14:paraId="35BD6C29" w14:textId="77777777" w:rsidR="001B35DE" w:rsidRPr="0094686A" w:rsidRDefault="001B35DE" w:rsidP="00A24E63">
      <w:pPr>
        <w:spacing w:after="120" w:line="240" w:lineRule="auto"/>
        <w:ind w:left="0" w:right="0" w:firstLine="0"/>
        <w:jc w:val="left"/>
        <w:textAlignment w:val="baseline"/>
        <w:rPr>
          <w:del w:id="958" w:author="hp" w:date="2017-01-05T18:05:00Z"/>
          <w:rFonts w:asciiTheme="majorBidi" w:hAnsiTheme="majorBidi" w:cstheme="majorBidi"/>
          <w:color w:val="0000FF"/>
          <w:sz w:val="22"/>
        </w:rPr>
      </w:pPr>
    </w:p>
    <w:p w14:paraId="3E675116" w14:textId="65D6BE05" w:rsidR="00B40032" w:rsidRPr="0094686A" w:rsidRDefault="00B40032" w:rsidP="00A24E63">
      <w:pPr>
        <w:numPr>
          <w:ilvl w:val="0"/>
          <w:numId w:val="30"/>
        </w:numPr>
        <w:spacing w:after="120" w:line="240" w:lineRule="auto"/>
        <w:ind w:left="0" w:right="0"/>
        <w:jc w:val="left"/>
        <w:textAlignment w:val="baseline"/>
        <w:rPr>
          <w:del w:id="959" w:author="hp" w:date="2017-01-05T18:05:00Z"/>
          <w:rFonts w:asciiTheme="majorBidi" w:hAnsiTheme="majorBidi" w:cstheme="majorBidi"/>
          <w:color w:val="auto"/>
          <w:sz w:val="22"/>
        </w:rPr>
      </w:pPr>
      <w:del w:id="960" w:author="hp" w:date="2017-01-05T18:05:00Z">
        <w:r w:rsidRPr="0094686A">
          <w:rPr>
            <w:rFonts w:asciiTheme="majorBidi" w:hAnsiTheme="majorBidi" w:cstheme="majorBidi"/>
            <w:b/>
            <w:bCs/>
            <w:color w:val="auto"/>
            <w:sz w:val="22"/>
          </w:rPr>
          <w:delText xml:space="preserve">standard button </w:delText>
        </w:r>
        <w:r w:rsidRPr="0094686A">
          <w:rPr>
            <w:rFonts w:asciiTheme="majorBidi" w:hAnsiTheme="majorBidi" w:cstheme="majorBidi"/>
            <w:color w:val="auto"/>
            <w:sz w:val="22"/>
          </w:rPr>
          <w:delText>: this type is  used  to enable moving  from screen to another screen  ,in this type we  </w:delText>
        </w:r>
        <w:r w:rsidRPr="0094686A">
          <w:rPr>
            <w:rFonts w:asciiTheme="majorBidi" w:hAnsiTheme="majorBidi" w:cstheme="majorBidi"/>
            <w:color w:val="auto"/>
            <w:sz w:val="22"/>
            <w:shd w:val="clear" w:color="auto" w:fill="FFFFFF"/>
          </w:rPr>
          <w:delText xml:space="preserve">specified a field for </w:delText>
        </w:r>
        <w:r w:rsidRPr="0094686A">
          <w:rPr>
            <w:rFonts w:asciiTheme="majorBidi" w:hAnsiTheme="majorBidi" w:cstheme="majorBidi"/>
            <w:color w:val="auto"/>
            <w:sz w:val="22"/>
          </w:rPr>
          <w:delText> name ,default value, conditions ,and the next  screen.</w:delText>
        </w:r>
      </w:del>
    </w:p>
    <w:p w14:paraId="6D0C77F7" w14:textId="77777777" w:rsidR="000E194D" w:rsidRPr="0094686A" w:rsidRDefault="000E194D" w:rsidP="00A24E63">
      <w:pPr>
        <w:spacing w:after="120" w:line="240" w:lineRule="auto"/>
        <w:ind w:left="0" w:right="0" w:firstLine="0"/>
        <w:jc w:val="left"/>
        <w:textAlignment w:val="baseline"/>
        <w:rPr>
          <w:del w:id="961" w:author="hp" w:date="2017-01-05T18:05:00Z"/>
          <w:rFonts w:asciiTheme="majorBidi" w:hAnsiTheme="majorBidi" w:cstheme="majorBidi"/>
          <w:color w:val="0000FF"/>
          <w:sz w:val="22"/>
        </w:rPr>
      </w:pPr>
    </w:p>
    <w:tbl>
      <w:tblPr>
        <w:tblStyle w:val="af"/>
        <w:tblW w:w="0" w:type="auto"/>
        <w:tblInd w:w="-5" w:type="dxa"/>
        <w:tblLook w:val="04A0" w:firstRow="1" w:lastRow="0" w:firstColumn="1" w:lastColumn="0" w:noHBand="0" w:noVBand="1"/>
      </w:tblPr>
      <w:tblGrid>
        <w:gridCol w:w="4886"/>
        <w:gridCol w:w="4173"/>
      </w:tblGrid>
      <w:tr w:rsidR="007144D0" w:rsidRPr="0094686A" w14:paraId="7EA6642F" w14:textId="6B04AD58" w:rsidTr="00E30B91">
        <w:trPr>
          <w:trHeight w:val="4166"/>
          <w:del w:id="962" w:author="hp" w:date="2017-01-05T18:05:00Z"/>
        </w:trPr>
        <w:tc>
          <w:tcPr>
            <w:tcW w:w="4911" w:type="dxa"/>
          </w:tcPr>
          <w:p w14:paraId="3593B57E" w14:textId="6A246050" w:rsidR="007144D0" w:rsidRPr="0094686A" w:rsidRDefault="007144D0" w:rsidP="00A24E63">
            <w:pPr>
              <w:spacing w:after="120" w:line="240" w:lineRule="auto"/>
              <w:ind w:left="0" w:right="0" w:firstLine="0"/>
              <w:jc w:val="left"/>
              <w:textAlignment w:val="baseline"/>
              <w:rPr>
                <w:del w:id="963" w:author="hp" w:date="2017-01-05T18:05:00Z"/>
                <w:rFonts w:asciiTheme="majorBidi" w:hAnsiTheme="majorBidi" w:cstheme="majorBidi"/>
                <w:color w:val="0000FF"/>
                <w:sz w:val="22"/>
              </w:rPr>
            </w:pPr>
            <w:del w:id="964" w:author="hp" w:date="2017-01-05T18:05:00Z">
              <w:r w:rsidRPr="0094686A">
                <w:rPr>
                  <w:rFonts w:asciiTheme="majorBidi" w:hAnsiTheme="majorBidi" w:cstheme="majorBidi"/>
                  <w:sz w:val="22"/>
                </w:rPr>
                <w:object w:dxaOrig="6525" w:dyaOrig="3570" w14:anchorId="158961FC">
                  <v:shape id="_x0000_i1035" type="#_x0000_t75" style="width:227.5pt;height:178.55pt" o:ole="">
                    <v:imagedata r:id="rId32" o:title=""/>
                  </v:shape>
                  <o:OLEObject Type="Embed" ProgID="PBrush" ShapeID="_x0000_i1035" DrawAspect="Content" ObjectID="_1545311373" r:id="rId33"/>
                </w:object>
              </w:r>
            </w:del>
          </w:p>
        </w:tc>
        <w:tc>
          <w:tcPr>
            <w:tcW w:w="4331" w:type="dxa"/>
          </w:tcPr>
          <w:p w14:paraId="374D9BD8" w14:textId="77777777" w:rsidR="007144D0" w:rsidRPr="0094686A" w:rsidRDefault="007144D0" w:rsidP="00A24E63">
            <w:pPr>
              <w:spacing w:after="120" w:line="240" w:lineRule="auto"/>
              <w:ind w:left="0" w:right="0" w:firstLine="0"/>
              <w:jc w:val="left"/>
              <w:textAlignment w:val="baseline"/>
              <w:rPr>
                <w:del w:id="965" w:author="hp" w:date="2017-01-05T18:05:00Z"/>
                <w:rFonts w:asciiTheme="majorBidi" w:hAnsiTheme="majorBidi" w:cstheme="majorBidi"/>
                <w:noProof/>
                <w:sz w:val="22"/>
              </w:rPr>
            </w:pPr>
          </w:p>
          <w:p w14:paraId="2D7B07D3" w14:textId="6D35781B" w:rsidR="007144D0" w:rsidRPr="0094686A" w:rsidRDefault="007144D0" w:rsidP="00A24E63">
            <w:pPr>
              <w:spacing w:after="120" w:line="240" w:lineRule="auto"/>
              <w:ind w:left="0" w:right="0" w:firstLine="0"/>
              <w:jc w:val="left"/>
              <w:textAlignment w:val="baseline"/>
              <w:rPr>
                <w:del w:id="966" w:author="hp" w:date="2017-01-05T18:05:00Z"/>
                <w:rFonts w:asciiTheme="majorBidi" w:hAnsiTheme="majorBidi" w:cstheme="majorBidi"/>
                <w:sz w:val="22"/>
              </w:rPr>
            </w:pPr>
            <w:del w:id="967" w:author="hp" w:date="2017-01-05T18:05:00Z">
              <w:r w:rsidRPr="0094686A">
                <w:rPr>
                  <w:rFonts w:asciiTheme="majorBidi" w:hAnsiTheme="majorBidi" w:cstheme="majorBidi"/>
                  <w:noProof/>
                  <w:sz w:val="22"/>
                  <w:lang w:bidi="ar-SA"/>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del>
          </w:p>
        </w:tc>
      </w:tr>
      <w:tr w:rsidR="007144D0" w:rsidRPr="0094686A" w14:paraId="4D0474C9" w14:textId="63E7F10F" w:rsidTr="00C010D2">
        <w:trPr>
          <w:trHeight w:val="70"/>
          <w:del w:id="968" w:author="hp" w:date="2017-01-05T18:05:00Z"/>
        </w:trPr>
        <w:tc>
          <w:tcPr>
            <w:tcW w:w="4911" w:type="dxa"/>
          </w:tcPr>
          <w:p w14:paraId="505E4EDE" w14:textId="75EE3AD9" w:rsidR="007144D0" w:rsidRPr="0094686A" w:rsidRDefault="007144D0" w:rsidP="00A24E63">
            <w:pPr>
              <w:spacing w:after="120" w:line="240" w:lineRule="auto"/>
              <w:ind w:left="0" w:right="0" w:firstLine="0"/>
              <w:jc w:val="center"/>
              <w:textAlignment w:val="baseline"/>
              <w:rPr>
                <w:del w:id="969" w:author="hp" w:date="2017-01-05T18:05:00Z"/>
                <w:rFonts w:asciiTheme="majorBidi" w:hAnsiTheme="majorBidi" w:cstheme="majorBidi"/>
                <w:color w:val="0000FF"/>
                <w:sz w:val="22"/>
              </w:rPr>
            </w:pPr>
            <w:del w:id="970" w:author="hp" w:date="2017-01-05T18:05:00Z">
              <w:r w:rsidRPr="0094686A">
                <w:rPr>
                  <w:rFonts w:asciiTheme="majorBidi" w:hAnsiTheme="majorBidi" w:cstheme="majorBidi"/>
                  <w:color w:val="auto"/>
                  <w:sz w:val="22"/>
                </w:rPr>
                <w:delText>Fig 3:</w:delText>
              </w:r>
            </w:del>
          </w:p>
        </w:tc>
        <w:tc>
          <w:tcPr>
            <w:tcW w:w="4331" w:type="dxa"/>
          </w:tcPr>
          <w:p w14:paraId="5417AA42" w14:textId="3FBED420" w:rsidR="007144D0" w:rsidRPr="0094686A" w:rsidRDefault="007144D0" w:rsidP="00A24E63">
            <w:pPr>
              <w:spacing w:after="120" w:line="240" w:lineRule="auto"/>
              <w:ind w:left="0" w:right="0" w:firstLine="0"/>
              <w:jc w:val="center"/>
              <w:textAlignment w:val="baseline"/>
              <w:rPr>
                <w:del w:id="971" w:author="hp" w:date="2017-01-05T18:05:00Z"/>
                <w:rFonts w:asciiTheme="majorBidi" w:hAnsiTheme="majorBidi" w:cstheme="majorBidi"/>
                <w:color w:val="auto"/>
                <w:sz w:val="22"/>
              </w:rPr>
            </w:pPr>
            <w:del w:id="972" w:author="hp" w:date="2017-01-05T18:05:00Z">
              <w:r w:rsidRPr="0094686A">
                <w:rPr>
                  <w:rFonts w:asciiTheme="majorBidi" w:hAnsiTheme="majorBidi" w:cstheme="majorBidi"/>
                  <w:color w:val="auto"/>
                  <w:sz w:val="22"/>
                </w:rPr>
                <w:delText>Fig 3.1:</w:delText>
              </w:r>
            </w:del>
          </w:p>
        </w:tc>
      </w:tr>
    </w:tbl>
    <w:p w14:paraId="4D5EEF00" w14:textId="77777777" w:rsidR="00C010D2" w:rsidRPr="0094686A" w:rsidRDefault="00C010D2" w:rsidP="00A24E63">
      <w:pPr>
        <w:spacing w:after="120" w:line="240" w:lineRule="auto"/>
        <w:ind w:left="0" w:right="0" w:firstLine="0"/>
        <w:jc w:val="left"/>
        <w:textAlignment w:val="baseline"/>
        <w:rPr>
          <w:del w:id="973" w:author="hp" w:date="2017-01-05T18:05:00Z"/>
          <w:rFonts w:asciiTheme="majorBidi" w:hAnsiTheme="majorBidi" w:cstheme="majorBidi"/>
          <w:noProof/>
          <w:color w:val="0000FF"/>
          <w:sz w:val="22"/>
        </w:rPr>
      </w:pPr>
    </w:p>
    <w:p w14:paraId="44B9C602" w14:textId="77777777" w:rsidR="005E7477" w:rsidRPr="0094686A" w:rsidRDefault="00E72534" w:rsidP="00A24E63">
      <w:pPr>
        <w:spacing w:after="120" w:line="240" w:lineRule="auto"/>
        <w:ind w:left="0" w:right="0" w:firstLine="0"/>
        <w:jc w:val="right"/>
        <w:textAlignment w:val="baseline"/>
        <w:rPr>
          <w:del w:id="974" w:author="hp" w:date="2017-01-05T18:05:00Z"/>
          <w:rFonts w:asciiTheme="majorBidi" w:hAnsiTheme="majorBidi" w:cstheme="majorBidi"/>
          <w:color w:val="0000FF"/>
          <w:sz w:val="22"/>
        </w:rPr>
      </w:pPr>
      <w:del w:id="975" w:author="hp" w:date="2017-01-05T18:05:00Z">
        <w:r w:rsidRPr="0094686A">
          <w:rPr>
            <w:rStyle w:val="a8"/>
            <w:rFonts w:asciiTheme="majorBidi" w:hAnsiTheme="majorBidi" w:cstheme="majorBidi"/>
            <w:sz w:val="22"/>
            <w:szCs w:val="22"/>
          </w:rPr>
          <w:commentReference w:id="976"/>
        </w:r>
      </w:del>
    </w:p>
    <w:tbl>
      <w:tblPr>
        <w:tblStyle w:val="af"/>
        <w:tblpPr w:leftFromText="180" w:rightFromText="180" w:vertAnchor="text" w:horzAnchor="margin" w:tblpY="99"/>
        <w:tblW w:w="9303" w:type="dxa"/>
        <w:tblLook w:val="04A0" w:firstRow="1" w:lastRow="0" w:firstColumn="1" w:lastColumn="0" w:noHBand="0" w:noVBand="1"/>
      </w:tblPr>
      <w:tblGrid>
        <w:gridCol w:w="5023"/>
        <w:gridCol w:w="4280"/>
      </w:tblGrid>
      <w:tr w:rsidR="00E30B91" w:rsidRPr="0094686A" w14:paraId="56E6E84A" w14:textId="77777777" w:rsidTr="00E30B91">
        <w:trPr>
          <w:trHeight w:val="3251"/>
          <w:del w:id="977" w:author="hp" w:date="2017-01-05T18:05:00Z"/>
        </w:trPr>
        <w:tc>
          <w:tcPr>
            <w:tcW w:w="5023" w:type="dxa"/>
          </w:tcPr>
          <w:p w14:paraId="220E442B" w14:textId="77777777" w:rsidR="00E30B91" w:rsidRPr="0094686A" w:rsidRDefault="00E30B91" w:rsidP="00A24E63">
            <w:pPr>
              <w:spacing w:after="120" w:line="240" w:lineRule="auto"/>
              <w:ind w:left="0" w:right="0" w:firstLine="0"/>
              <w:jc w:val="left"/>
              <w:textAlignment w:val="baseline"/>
              <w:rPr>
                <w:del w:id="978" w:author="hp" w:date="2017-01-05T18:05:00Z"/>
                <w:rFonts w:asciiTheme="majorBidi" w:hAnsiTheme="majorBidi" w:cstheme="majorBidi"/>
                <w:sz w:val="22"/>
              </w:rPr>
            </w:pPr>
          </w:p>
          <w:p w14:paraId="1859F892" w14:textId="3AB28D97" w:rsidR="00E30B91" w:rsidRPr="0094686A" w:rsidRDefault="00E30B91" w:rsidP="00A24E63">
            <w:pPr>
              <w:spacing w:after="120" w:line="240" w:lineRule="auto"/>
              <w:ind w:left="0" w:right="0" w:firstLine="0"/>
              <w:jc w:val="left"/>
              <w:textAlignment w:val="baseline"/>
              <w:rPr>
                <w:del w:id="979" w:author="hp" w:date="2017-01-05T18:05:00Z"/>
                <w:rFonts w:asciiTheme="majorBidi" w:hAnsiTheme="majorBidi" w:cstheme="majorBidi"/>
                <w:sz w:val="22"/>
              </w:rPr>
            </w:pPr>
          </w:p>
          <w:p w14:paraId="4EA1AF70" w14:textId="19B8461C" w:rsidR="00E30B91" w:rsidRPr="0094686A" w:rsidRDefault="00E30B91" w:rsidP="00A24E63">
            <w:pPr>
              <w:spacing w:after="120" w:line="240" w:lineRule="auto"/>
              <w:ind w:left="0" w:right="0" w:firstLine="0"/>
              <w:jc w:val="left"/>
              <w:textAlignment w:val="baseline"/>
              <w:rPr>
                <w:del w:id="980" w:author="hp" w:date="2017-01-05T18:05:00Z"/>
                <w:rFonts w:asciiTheme="majorBidi" w:hAnsiTheme="majorBidi" w:cstheme="majorBidi"/>
                <w:sz w:val="22"/>
              </w:rPr>
            </w:pPr>
            <w:del w:id="981"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1760" behindDoc="0" locked="0" layoutInCell="1" allowOverlap="1" wp14:anchorId="02721DF6" wp14:editId="6BBD60CA">
                        <wp:simplePos x="0" y="0"/>
                        <wp:positionH relativeFrom="column">
                          <wp:posOffset>899795</wp:posOffset>
                        </wp:positionH>
                        <wp:positionV relativeFrom="paragraph">
                          <wp:posOffset>129539</wp:posOffset>
                        </wp:positionV>
                        <wp:extent cx="152400" cy="18097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6BDBA" id="Straight Arrow Connector 36" o:spid="_x0000_s1026" type="#_x0000_t32" style="position:absolute;margin-left:70.85pt;margin-top:10.2pt;width:12pt;height:14.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zr/M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del>
          </w:p>
          <w:p w14:paraId="2BD43095" w14:textId="77676D45" w:rsidR="00E30B91" w:rsidRPr="0094686A" w:rsidRDefault="00E30B91" w:rsidP="00A24E63">
            <w:pPr>
              <w:spacing w:after="120" w:line="240" w:lineRule="auto"/>
              <w:ind w:left="0" w:right="0" w:firstLine="0"/>
              <w:jc w:val="left"/>
              <w:textAlignment w:val="baseline"/>
              <w:rPr>
                <w:del w:id="982" w:author="hp" w:date="2017-01-05T18:05:00Z"/>
                <w:rFonts w:asciiTheme="majorBidi" w:hAnsiTheme="majorBidi" w:cstheme="majorBidi"/>
                <w:sz w:val="22"/>
              </w:rPr>
            </w:pPr>
            <w:del w:id="983"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6880" behindDoc="0" locked="0" layoutInCell="1" allowOverlap="1" wp14:anchorId="1EB41B29" wp14:editId="55469A20">
                        <wp:simplePos x="0" y="0"/>
                        <wp:positionH relativeFrom="column">
                          <wp:posOffset>908050</wp:posOffset>
                        </wp:positionH>
                        <wp:positionV relativeFrom="paragraph">
                          <wp:posOffset>112395</wp:posOffset>
                        </wp:positionV>
                        <wp:extent cx="942975" cy="323850"/>
                        <wp:effectExtent l="0" t="0" r="28575" b="19050"/>
                        <wp:wrapNone/>
                        <wp:docPr id="37" name="Oval 37"/>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ECEB8B5" w14:textId="77777777" w:rsidR="00E81BBF" w:rsidRDefault="00E81BBF" w:rsidP="00E30B91">
                                    <w:pPr>
                                      <w:spacing w:after="0" w:line="240" w:lineRule="auto"/>
                                      <w:ind w:left="0" w:right="0" w:firstLine="0"/>
                                      <w:jc w:val="left"/>
                                      <w:rPr>
                                        <w:del w:id="984" w:author="hp" w:date="2017-01-05T18:05:00Z"/>
                                      </w:rPr>
                                    </w:pPr>
                                    <w:del w:id="985"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41B29" id="Oval 37" o:spid="_x0000_s1035" style="position:absolute;margin-left:71.5pt;margin-top:8.85pt;width:74.2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" fillcolor="white [3201]" strokecolor="black [3200]" strokeweight="1pt">
                        <v:stroke joinstyle="miter"/>
                        <v:textbox>
                          <w:txbxContent>
                            <w:p w14:paraId="3ECEB8B5" w14:textId="77777777" w:rsidR="00E81BBF" w:rsidRDefault="00E81BBF" w:rsidP="00E30B91">
                              <w:pPr>
                                <w:spacing w:after="0" w:line="240" w:lineRule="auto"/>
                                <w:ind w:left="0" w:right="0" w:firstLine="0"/>
                                <w:jc w:val="left"/>
                                <w:rPr>
                                  <w:del w:id="1015" w:author="hp" w:date="2017-01-05T18:05:00Z"/>
                                </w:rPr>
                              </w:pPr>
                              <w:del w:id="1016" w:author="hp" w:date="2017-01-05T18:05:00Z">
                                <w:r>
                                  <w:delText>Screen1</w:delText>
                                </w:r>
                              </w:del>
                            </w:p>
                          </w:txbxContent>
                        </v:textbox>
                      </v:oval>
                    </w:pict>
                  </mc:Fallback>
                </mc:AlternateContent>
              </w:r>
            </w:del>
          </w:p>
          <w:p w14:paraId="06589641" w14:textId="52809115" w:rsidR="00E30B91" w:rsidRPr="0094686A" w:rsidRDefault="00E30B91" w:rsidP="00A24E63">
            <w:pPr>
              <w:spacing w:after="120" w:line="240" w:lineRule="auto"/>
              <w:ind w:left="0" w:right="0" w:firstLine="0"/>
              <w:jc w:val="left"/>
              <w:textAlignment w:val="baseline"/>
              <w:rPr>
                <w:del w:id="986" w:author="hp" w:date="2017-01-05T18:05:00Z"/>
                <w:rFonts w:asciiTheme="majorBidi" w:hAnsiTheme="majorBidi" w:cstheme="majorBidi"/>
                <w:sz w:val="22"/>
              </w:rPr>
            </w:pPr>
            <w:del w:id="987"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9952" behindDoc="0" locked="0" layoutInCell="1" allowOverlap="1" wp14:anchorId="44E85BBC" wp14:editId="343CA16F">
                        <wp:simplePos x="0" y="0"/>
                        <wp:positionH relativeFrom="column">
                          <wp:posOffset>904240</wp:posOffset>
                        </wp:positionH>
                        <wp:positionV relativeFrom="paragraph">
                          <wp:posOffset>113030</wp:posOffset>
                        </wp:positionV>
                        <wp:extent cx="38100" cy="752475"/>
                        <wp:effectExtent l="266700" t="0" r="19050" b="85725"/>
                        <wp:wrapNone/>
                        <wp:docPr id="43"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0354F" id="Curved Connector 43" o:spid="_x0000_s1026" type="#_x0000_t38" style="position:absolute;margin-left:71.2pt;margin-top:8.9pt;width:3pt;height:59.2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mQyY1+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del>
          </w:p>
          <w:p w14:paraId="0F88F217" w14:textId="2E07C654" w:rsidR="00E30B91" w:rsidRPr="0094686A" w:rsidRDefault="00E30B91" w:rsidP="00A24E63">
            <w:pPr>
              <w:spacing w:after="120" w:line="240" w:lineRule="auto"/>
              <w:ind w:left="0" w:right="0" w:firstLine="0"/>
              <w:jc w:val="left"/>
              <w:textAlignment w:val="baseline"/>
              <w:rPr>
                <w:del w:id="988" w:author="hp" w:date="2017-01-05T18:05:00Z"/>
                <w:rFonts w:asciiTheme="majorBidi" w:hAnsiTheme="majorBidi" w:cstheme="majorBidi"/>
                <w:sz w:val="22"/>
              </w:rPr>
            </w:pPr>
          </w:p>
          <w:p w14:paraId="13BC11DB" w14:textId="487CB263" w:rsidR="00E30B91" w:rsidRPr="0094686A" w:rsidRDefault="00E30B91" w:rsidP="00A24E63">
            <w:pPr>
              <w:spacing w:after="120" w:line="240" w:lineRule="auto"/>
              <w:ind w:left="0" w:right="0" w:firstLine="0"/>
              <w:jc w:val="left"/>
              <w:textAlignment w:val="baseline"/>
              <w:rPr>
                <w:del w:id="989" w:author="hp" w:date="2017-01-05T18:05:00Z"/>
                <w:rFonts w:asciiTheme="majorBidi" w:hAnsiTheme="majorBidi" w:cstheme="majorBidi"/>
                <w:sz w:val="22"/>
              </w:rPr>
            </w:pPr>
          </w:p>
          <w:p w14:paraId="3105CC8F" w14:textId="7122E017" w:rsidR="00E30B91" w:rsidRPr="0094686A" w:rsidRDefault="00E30B91" w:rsidP="00A24E63">
            <w:pPr>
              <w:spacing w:after="120" w:line="240" w:lineRule="auto"/>
              <w:ind w:left="0" w:right="0" w:firstLine="0"/>
              <w:jc w:val="left"/>
              <w:textAlignment w:val="baseline"/>
              <w:rPr>
                <w:del w:id="990" w:author="hp" w:date="2017-01-05T18:05:00Z"/>
                <w:rFonts w:asciiTheme="majorBidi" w:hAnsiTheme="majorBidi" w:cstheme="majorBidi"/>
                <w:sz w:val="22"/>
              </w:rPr>
            </w:pPr>
          </w:p>
          <w:p w14:paraId="46856729" w14:textId="14E574DE" w:rsidR="00E30B91" w:rsidRPr="0094686A" w:rsidRDefault="00E30B91" w:rsidP="00A24E63">
            <w:pPr>
              <w:spacing w:after="120" w:line="240" w:lineRule="auto"/>
              <w:ind w:left="0" w:right="0" w:firstLine="0"/>
              <w:jc w:val="left"/>
              <w:textAlignment w:val="baseline"/>
              <w:rPr>
                <w:del w:id="991" w:author="hp" w:date="2017-01-05T18:05:00Z"/>
                <w:rFonts w:asciiTheme="majorBidi" w:hAnsiTheme="majorBidi" w:cstheme="majorBidi"/>
                <w:sz w:val="22"/>
              </w:rPr>
            </w:pPr>
            <w:del w:id="992"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08928" behindDoc="0" locked="0" layoutInCell="1" allowOverlap="1" wp14:anchorId="51ED5184" wp14:editId="3375C42E">
                        <wp:simplePos x="0" y="0"/>
                        <wp:positionH relativeFrom="column">
                          <wp:posOffset>946150</wp:posOffset>
                        </wp:positionH>
                        <wp:positionV relativeFrom="paragraph">
                          <wp:posOffset>104140</wp:posOffset>
                        </wp:positionV>
                        <wp:extent cx="942975" cy="323850"/>
                        <wp:effectExtent l="0" t="0" r="28575" b="19050"/>
                        <wp:wrapNone/>
                        <wp:docPr id="42" name="Oval 42"/>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15BFBB5" w14:textId="4FB102CB" w:rsidR="00E81BBF" w:rsidRDefault="00E81BBF" w:rsidP="00E30B91">
                                    <w:pPr>
                                      <w:spacing w:after="0" w:line="240" w:lineRule="auto"/>
                                      <w:ind w:left="0" w:right="0" w:firstLine="0"/>
                                      <w:jc w:val="left"/>
                                      <w:rPr>
                                        <w:del w:id="993" w:author="hp" w:date="2017-01-05T18:05:00Z"/>
                                      </w:rPr>
                                    </w:pPr>
                                    <w:del w:id="994" w:author="hp" w:date="2017-01-05T18:05:00Z">
                                      <w:r>
                                        <w:delText>Screen2</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D5184" id="Oval 42" o:spid="_x0000_s1036" style="position:absolute;margin-left:74.5pt;margin-top:8.2pt;width:74.25pt;height:2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" fillcolor="white [3201]" strokecolor="black [3200]" strokeweight="1pt">
                        <v:stroke joinstyle="miter"/>
                        <v:textbox>
                          <w:txbxContent>
                            <w:p w14:paraId="315BFBB5" w14:textId="4FB102CB" w:rsidR="00E81BBF" w:rsidRDefault="00E81BBF" w:rsidP="00E30B91">
                              <w:pPr>
                                <w:spacing w:after="0" w:line="240" w:lineRule="auto"/>
                                <w:ind w:left="0" w:right="0" w:firstLine="0"/>
                                <w:jc w:val="left"/>
                                <w:rPr>
                                  <w:del w:id="1026" w:author="hp" w:date="2017-01-05T18:05:00Z"/>
                                </w:rPr>
                              </w:pPr>
                              <w:del w:id="1027" w:author="hp" w:date="2017-01-05T18:05:00Z">
                                <w:r>
                                  <w:delText>Screen2</w:delText>
                                </w:r>
                              </w:del>
                            </w:p>
                          </w:txbxContent>
                        </v:textbox>
                      </v:oval>
                    </w:pict>
                  </mc:Fallback>
                </mc:AlternateContent>
              </w:r>
            </w:del>
          </w:p>
          <w:p w14:paraId="06D3683D" w14:textId="77777777" w:rsidR="00E30B91" w:rsidRPr="0094686A" w:rsidRDefault="00E30B91" w:rsidP="00A24E63">
            <w:pPr>
              <w:spacing w:after="120" w:line="240" w:lineRule="auto"/>
              <w:ind w:left="0" w:right="0" w:firstLine="0"/>
              <w:jc w:val="left"/>
              <w:textAlignment w:val="baseline"/>
              <w:rPr>
                <w:del w:id="995" w:author="hp" w:date="2017-01-05T18:05:00Z"/>
                <w:rFonts w:asciiTheme="majorBidi" w:hAnsiTheme="majorBidi" w:cstheme="majorBidi"/>
                <w:sz w:val="22"/>
              </w:rPr>
            </w:pPr>
          </w:p>
          <w:p w14:paraId="7752A58D" w14:textId="77777777" w:rsidR="00E30B91" w:rsidRPr="0094686A" w:rsidRDefault="00E30B91" w:rsidP="00A24E63">
            <w:pPr>
              <w:spacing w:after="120" w:line="240" w:lineRule="auto"/>
              <w:ind w:left="0" w:right="0" w:firstLine="0"/>
              <w:jc w:val="right"/>
              <w:textAlignment w:val="baseline"/>
              <w:rPr>
                <w:del w:id="996" w:author="hp" w:date="2017-01-05T18:05:00Z"/>
                <w:rFonts w:asciiTheme="majorBidi" w:hAnsiTheme="majorBidi" w:cstheme="majorBidi"/>
                <w:color w:val="0000FF"/>
                <w:sz w:val="22"/>
              </w:rPr>
            </w:pPr>
          </w:p>
        </w:tc>
        <w:tc>
          <w:tcPr>
            <w:tcW w:w="4280" w:type="dxa"/>
          </w:tcPr>
          <w:p w14:paraId="7C6830DB" w14:textId="387F3212" w:rsidR="00156065" w:rsidRPr="0094686A" w:rsidRDefault="00156065" w:rsidP="00A24E63">
            <w:pPr>
              <w:spacing w:after="120" w:line="240" w:lineRule="auto"/>
              <w:ind w:left="0" w:right="0" w:firstLine="0"/>
              <w:jc w:val="left"/>
              <w:textAlignment w:val="baseline"/>
              <w:rPr>
                <w:del w:id="997" w:author="hp" w:date="2017-01-05T18:05:00Z"/>
                <w:rFonts w:asciiTheme="majorBidi" w:hAnsiTheme="majorBidi" w:cstheme="majorBidi"/>
                <w:color w:val="0000FF"/>
                <w:sz w:val="22"/>
              </w:rPr>
            </w:pPr>
            <w:del w:id="998" w:author="hp" w:date="2017-01-05T18:05:00Z">
              <w:r w:rsidRPr="0094686A">
                <w:rPr>
                  <w:rFonts w:asciiTheme="majorBidi" w:hAnsiTheme="majorBidi" w:cstheme="majorBidi"/>
                  <w:color w:val="0000FF"/>
                  <w:sz w:val="22"/>
                </w:rPr>
                <w:delText xml:space="preserve">mtype = {screen1, screen2, </w:delText>
              </w:r>
              <w:commentRangeStart w:id="999"/>
              <w:r w:rsidRPr="0094686A">
                <w:rPr>
                  <w:rFonts w:asciiTheme="majorBidi" w:hAnsiTheme="majorBidi" w:cstheme="majorBidi"/>
                  <w:color w:val="0000FF"/>
                  <w:sz w:val="22"/>
                </w:rPr>
                <w:delText>cond1}</w:delText>
              </w:r>
              <w:commentRangeEnd w:id="999"/>
              <w:r w:rsidR="00E72534" w:rsidRPr="0094686A">
                <w:rPr>
                  <w:rStyle w:val="a8"/>
                  <w:rFonts w:asciiTheme="majorBidi" w:hAnsiTheme="majorBidi" w:cstheme="majorBidi"/>
                  <w:sz w:val="22"/>
                  <w:szCs w:val="22"/>
                </w:rPr>
                <w:commentReference w:id="999"/>
              </w:r>
              <w:r w:rsidRPr="0094686A">
                <w:rPr>
                  <w:rFonts w:asciiTheme="majorBidi" w:hAnsiTheme="majorBidi" w:cstheme="majorBidi"/>
                  <w:color w:val="0000FF"/>
                  <w:sz w:val="22"/>
                </w:rPr>
                <w:delText>;</w:delText>
              </w:r>
            </w:del>
          </w:p>
          <w:p w14:paraId="7DD703E6" w14:textId="783B6B9A" w:rsidR="00156065" w:rsidRPr="0094686A" w:rsidRDefault="00156065" w:rsidP="00A24E63">
            <w:pPr>
              <w:spacing w:after="120" w:line="240" w:lineRule="auto"/>
              <w:ind w:left="0" w:right="0" w:firstLine="0"/>
              <w:jc w:val="left"/>
              <w:textAlignment w:val="baseline"/>
              <w:rPr>
                <w:del w:id="1000" w:author="hp" w:date="2017-01-05T18:05:00Z"/>
                <w:rFonts w:asciiTheme="majorBidi" w:hAnsiTheme="majorBidi" w:cstheme="majorBidi"/>
                <w:color w:val="0000FF"/>
                <w:sz w:val="22"/>
              </w:rPr>
            </w:pPr>
            <w:del w:id="1001" w:author="hp" w:date="2017-01-05T18:05:00Z">
              <w:r w:rsidRPr="0094686A">
                <w:rPr>
                  <w:rFonts w:asciiTheme="majorBidi" w:hAnsiTheme="majorBidi" w:cstheme="majorBidi"/>
                  <w:color w:val="0000FF"/>
                  <w:sz w:val="22"/>
                </w:rPr>
                <w:delText>mtype state= screen1;</w:delText>
              </w:r>
            </w:del>
          </w:p>
          <w:p w14:paraId="1A9BE956" w14:textId="597D6C52" w:rsidR="00156065" w:rsidRPr="0094686A" w:rsidRDefault="00156065" w:rsidP="00A24E63">
            <w:pPr>
              <w:spacing w:after="120" w:line="240" w:lineRule="auto"/>
              <w:ind w:left="0" w:right="0" w:firstLine="0"/>
              <w:jc w:val="left"/>
              <w:textAlignment w:val="baseline"/>
              <w:rPr>
                <w:del w:id="1002" w:author="hp" w:date="2017-01-05T18:05:00Z"/>
                <w:rFonts w:asciiTheme="majorBidi" w:hAnsiTheme="majorBidi" w:cstheme="majorBidi"/>
                <w:color w:val="0000FF"/>
                <w:sz w:val="22"/>
              </w:rPr>
            </w:pPr>
            <w:commentRangeStart w:id="1003"/>
            <w:del w:id="1004" w:author="hp" w:date="2017-01-05T18:05:00Z">
              <w:r w:rsidRPr="0094686A">
                <w:rPr>
                  <w:rFonts w:asciiTheme="majorBidi" w:hAnsiTheme="majorBidi" w:cstheme="majorBidi"/>
                  <w:color w:val="0000FF"/>
                  <w:sz w:val="22"/>
                </w:rPr>
                <w:delText>mtype cond=cond1;</w:delText>
              </w:r>
              <w:commentRangeEnd w:id="1003"/>
              <w:r w:rsidR="00E72534" w:rsidRPr="0094686A">
                <w:rPr>
                  <w:rStyle w:val="a8"/>
                  <w:rFonts w:asciiTheme="majorBidi" w:hAnsiTheme="majorBidi" w:cstheme="majorBidi"/>
                  <w:sz w:val="22"/>
                  <w:szCs w:val="22"/>
                </w:rPr>
                <w:commentReference w:id="1003"/>
              </w:r>
            </w:del>
          </w:p>
          <w:p w14:paraId="14E27201" w14:textId="28D4ACAA" w:rsidR="00156065" w:rsidRPr="0094686A" w:rsidRDefault="00156065" w:rsidP="00A24E63">
            <w:pPr>
              <w:spacing w:after="120" w:line="240" w:lineRule="auto"/>
              <w:ind w:left="0" w:right="0" w:firstLine="0"/>
              <w:jc w:val="left"/>
              <w:textAlignment w:val="baseline"/>
              <w:rPr>
                <w:del w:id="1005" w:author="hp" w:date="2017-01-05T18:05:00Z"/>
                <w:rFonts w:asciiTheme="majorBidi" w:hAnsiTheme="majorBidi" w:cstheme="majorBidi"/>
                <w:color w:val="0000FF"/>
                <w:sz w:val="22"/>
              </w:rPr>
            </w:pPr>
          </w:p>
          <w:p w14:paraId="4E3C5752" w14:textId="77777777" w:rsidR="00156065" w:rsidRPr="0094686A" w:rsidRDefault="00156065" w:rsidP="00A24E63">
            <w:pPr>
              <w:spacing w:after="120" w:line="240" w:lineRule="auto"/>
              <w:ind w:left="0" w:right="0" w:firstLine="0"/>
              <w:jc w:val="left"/>
              <w:textAlignment w:val="baseline"/>
              <w:rPr>
                <w:del w:id="1006" w:author="hp" w:date="2017-01-05T18:05:00Z"/>
                <w:rFonts w:asciiTheme="majorBidi" w:hAnsiTheme="majorBidi" w:cstheme="majorBidi"/>
                <w:color w:val="0000FF"/>
                <w:sz w:val="22"/>
              </w:rPr>
            </w:pPr>
            <w:del w:id="1007" w:author="hp" w:date="2017-01-05T18:05:00Z">
              <w:r w:rsidRPr="0094686A">
                <w:rPr>
                  <w:rFonts w:asciiTheme="majorBidi" w:hAnsiTheme="majorBidi" w:cstheme="majorBidi"/>
                  <w:color w:val="0000FF"/>
                  <w:sz w:val="22"/>
                </w:rPr>
                <w:delText>active proctype vm()</w:delText>
              </w:r>
              <w:r w:rsidRPr="0094686A">
                <w:rPr>
                  <w:rFonts w:asciiTheme="majorBidi" w:hAnsiTheme="majorBidi" w:cstheme="majorBidi"/>
                  <w:color w:val="0000FF"/>
                  <w:sz w:val="22"/>
                </w:rPr>
                <w:tab/>
              </w:r>
            </w:del>
          </w:p>
          <w:p w14:paraId="0890CE0A" w14:textId="2779A414" w:rsidR="00156065" w:rsidRPr="0094686A" w:rsidRDefault="00156065" w:rsidP="00A24E63">
            <w:pPr>
              <w:spacing w:after="120" w:line="240" w:lineRule="auto"/>
              <w:ind w:left="0" w:right="0" w:firstLine="0"/>
              <w:jc w:val="left"/>
              <w:textAlignment w:val="baseline"/>
              <w:rPr>
                <w:del w:id="1008" w:author="hp" w:date="2017-01-05T18:05:00Z"/>
                <w:rFonts w:asciiTheme="majorBidi" w:hAnsiTheme="majorBidi" w:cstheme="majorBidi"/>
                <w:color w:val="0000FF"/>
                <w:sz w:val="22"/>
              </w:rPr>
            </w:pPr>
            <w:del w:id="1009" w:author="hp" w:date="2017-01-05T18:05:00Z">
              <w:r w:rsidRPr="0094686A">
                <w:rPr>
                  <w:rFonts w:asciiTheme="majorBidi" w:hAnsiTheme="majorBidi" w:cstheme="majorBidi"/>
                  <w:color w:val="0000FF"/>
                  <w:sz w:val="22"/>
                </w:rPr>
                <w:delText>{</w:delText>
              </w:r>
            </w:del>
          </w:p>
          <w:p w14:paraId="363D049D" w14:textId="77777777" w:rsidR="00156065" w:rsidRPr="0094686A" w:rsidRDefault="00156065" w:rsidP="00A24E63">
            <w:pPr>
              <w:spacing w:after="120" w:line="240" w:lineRule="auto"/>
              <w:ind w:left="0" w:right="0" w:firstLine="0"/>
              <w:jc w:val="left"/>
              <w:textAlignment w:val="baseline"/>
              <w:rPr>
                <w:del w:id="1010" w:author="hp" w:date="2017-01-05T18:05:00Z"/>
                <w:rFonts w:asciiTheme="majorBidi" w:hAnsiTheme="majorBidi" w:cstheme="majorBidi"/>
                <w:color w:val="0000FF"/>
                <w:sz w:val="22"/>
              </w:rPr>
            </w:pPr>
            <w:del w:id="1011" w:author="hp" w:date="2017-01-05T18:05:00Z">
              <w:r w:rsidRPr="0094686A">
                <w:rPr>
                  <w:rFonts w:asciiTheme="majorBidi" w:hAnsiTheme="majorBidi" w:cstheme="majorBidi"/>
                  <w:color w:val="0000FF"/>
                  <w:sz w:val="22"/>
                </w:rPr>
                <w:delText>do</w:delText>
              </w:r>
            </w:del>
          </w:p>
          <w:p w14:paraId="4C3C4328" w14:textId="77777777" w:rsidR="00882C32" w:rsidRPr="0094686A" w:rsidRDefault="00156065" w:rsidP="00A24E63">
            <w:pPr>
              <w:spacing w:after="120" w:line="240" w:lineRule="auto"/>
              <w:ind w:left="0" w:right="0" w:firstLine="0"/>
              <w:jc w:val="left"/>
              <w:textAlignment w:val="baseline"/>
              <w:rPr>
                <w:del w:id="1012" w:author="hp" w:date="2017-01-05T18:05:00Z"/>
                <w:rFonts w:asciiTheme="majorBidi" w:hAnsiTheme="majorBidi" w:cstheme="majorBidi"/>
                <w:color w:val="0000FF"/>
                <w:sz w:val="22"/>
              </w:rPr>
            </w:pPr>
            <w:del w:id="1013" w:author="hp" w:date="2017-01-05T18:05:00Z">
              <w:r w:rsidRPr="0094686A">
                <w:rPr>
                  <w:rFonts w:asciiTheme="majorBidi" w:hAnsiTheme="majorBidi" w:cstheme="majorBidi"/>
                  <w:color w:val="0000FF"/>
                  <w:sz w:val="22"/>
                </w:rPr>
                <w:delText>:: state==</w:delText>
              </w:r>
              <w:r w:rsidR="00F074BA" w:rsidRPr="0094686A">
                <w:rPr>
                  <w:rFonts w:asciiTheme="majorBidi" w:hAnsiTheme="majorBidi" w:cstheme="majorBidi"/>
                  <w:color w:val="0000FF"/>
                  <w:sz w:val="22"/>
                </w:rPr>
                <w:delText xml:space="preserve"> screen1</w:delText>
              </w:r>
              <w:r w:rsidRPr="0094686A">
                <w:rPr>
                  <w:rFonts w:asciiTheme="majorBidi" w:hAnsiTheme="majorBidi" w:cstheme="majorBidi"/>
                  <w:color w:val="0000FF"/>
                  <w:sz w:val="22"/>
                </w:rPr>
                <w:delText xml:space="preserve">-&gt; </w:delText>
              </w:r>
            </w:del>
          </w:p>
          <w:p w14:paraId="309B69B5" w14:textId="77777777" w:rsidR="00882C32" w:rsidRPr="0094686A" w:rsidRDefault="00156065" w:rsidP="00A24E63">
            <w:pPr>
              <w:spacing w:after="120" w:line="240" w:lineRule="auto"/>
              <w:ind w:left="0" w:right="0" w:firstLine="0"/>
              <w:jc w:val="left"/>
              <w:textAlignment w:val="baseline"/>
              <w:rPr>
                <w:del w:id="1014" w:author="hp" w:date="2017-01-05T18:05:00Z"/>
                <w:rFonts w:asciiTheme="majorBidi" w:hAnsiTheme="majorBidi" w:cstheme="majorBidi"/>
                <w:color w:val="0000FF"/>
                <w:sz w:val="22"/>
              </w:rPr>
            </w:pPr>
            <w:del w:id="1015" w:author="hp" w:date="2017-01-05T18:05:00Z">
              <w:r w:rsidRPr="0094686A">
                <w:rPr>
                  <w:rFonts w:asciiTheme="majorBidi" w:hAnsiTheme="majorBidi" w:cstheme="majorBidi"/>
                  <w:color w:val="0000FF"/>
                  <w:sz w:val="22"/>
                </w:rPr>
                <w:delText xml:space="preserve">if :: </w:delText>
              </w:r>
              <w:r w:rsidR="00F074BA" w:rsidRPr="0094686A">
                <w:rPr>
                  <w:rFonts w:asciiTheme="majorBidi" w:hAnsiTheme="majorBidi" w:cstheme="majorBidi"/>
                  <w:color w:val="0000FF"/>
                  <w:sz w:val="22"/>
                </w:rPr>
                <w:delText>cond==cond1</w:delText>
              </w:r>
              <w:r w:rsidRPr="0094686A">
                <w:rPr>
                  <w:rFonts w:asciiTheme="majorBidi" w:hAnsiTheme="majorBidi" w:cstheme="majorBidi"/>
                  <w:color w:val="0000FF"/>
                  <w:sz w:val="22"/>
                </w:rPr>
                <w:delText xml:space="preserve"> -&gt; </w:delText>
              </w:r>
            </w:del>
          </w:p>
          <w:p w14:paraId="7ADD8E6A" w14:textId="3510BCFF" w:rsidR="00156065" w:rsidRPr="0094686A" w:rsidRDefault="00882C32" w:rsidP="00A24E63">
            <w:pPr>
              <w:spacing w:after="120" w:line="240" w:lineRule="auto"/>
              <w:ind w:left="0" w:right="0" w:firstLine="0"/>
              <w:jc w:val="left"/>
              <w:textAlignment w:val="baseline"/>
              <w:rPr>
                <w:del w:id="1016" w:author="hp" w:date="2017-01-05T18:05:00Z"/>
                <w:rFonts w:asciiTheme="majorBidi" w:hAnsiTheme="majorBidi" w:cstheme="majorBidi"/>
                <w:color w:val="0000FF"/>
                <w:sz w:val="22"/>
              </w:rPr>
            </w:pPr>
            <w:del w:id="1017" w:author="hp" w:date="2017-01-05T18:05:00Z">
              <w:r w:rsidRPr="0094686A">
                <w:rPr>
                  <w:rFonts w:asciiTheme="majorBidi" w:hAnsiTheme="majorBidi" w:cstheme="majorBidi"/>
                  <w:color w:val="0000FF"/>
                  <w:sz w:val="22"/>
                </w:rPr>
                <w:delText xml:space="preserve">                        </w:delText>
              </w:r>
              <w:r w:rsidR="00156065" w:rsidRPr="0094686A">
                <w:rPr>
                  <w:rFonts w:asciiTheme="majorBidi" w:hAnsiTheme="majorBidi" w:cstheme="majorBidi"/>
                  <w:color w:val="0000FF"/>
                  <w:sz w:val="22"/>
                </w:rPr>
                <w:delText>atomic{</w:delText>
              </w:r>
              <w:r w:rsidRPr="0094686A">
                <w:rPr>
                  <w:rFonts w:asciiTheme="majorBidi" w:hAnsiTheme="majorBidi" w:cstheme="majorBidi"/>
                  <w:color w:val="0000FF"/>
                  <w:sz w:val="22"/>
                </w:rPr>
                <w:delText xml:space="preserve"> state== screen2</w:delText>
              </w:r>
              <w:r w:rsidR="00156065" w:rsidRPr="0094686A">
                <w:rPr>
                  <w:rFonts w:asciiTheme="majorBidi" w:hAnsiTheme="majorBidi" w:cstheme="majorBidi"/>
                  <w:color w:val="0000FF"/>
                  <w:sz w:val="22"/>
                </w:rPr>
                <w:delText>}</w:delText>
              </w:r>
            </w:del>
          </w:p>
          <w:p w14:paraId="5E2F5967" w14:textId="73A553B6" w:rsidR="00882C32" w:rsidRPr="0094686A" w:rsidRDefault="00882C32" w:rsidP="00A24E63">
            <w:pPr>
              <w:spacing w:after="120" w:line="240" w:lineRule="auto"/>
              <w:ind w:left="0" w:right="0" w:firstLine="0"/>
              <w:jc w:val="left"/>
              <w:textAlignment w:val="baseline"/>
              <w:rPr>
                <w:del w:id="1018" w:author="hp" w:date="2017-01-05T18:05:00Z"/>
                <w:rFonts w:asciiTheme="majorBidi" w:hAnsiTheme="majorBidi" w:cstheme="majorBidi"/>
                <w:color w:val="0000FF"/>
                <w:sz w:val="22"/>
              </w:rPr>
            </w:pPr>
            <w:del w:id="1019" w:author="hp" w:date="2017-01-05T18:05:00Z">
              <w:r w:rsidRPr="0094686A">
                <w:rPr>
                  <w:rFonts w:asciiTheme="majorBidi" w:hAnsiTheme="majorBidi" w:cstheme="majorBidi"/>
                  <w:color w:val="0000FF"/>
                  <w:sz w:val="22"/>
                </w:rPr>
                <w:delText>fi</w:delText>
              </w:r>
            </w:del>
          </w:p>
          <w:p w14:paraId="47E8BEF4" w14:textId="77777777" w:rsidR="00156065" w:rsidRPr="0094686A" w:rsidRDefault="00156065" w:rsidP="00A24E63">
            <w:pPr>
              <w:spacing w:after="120" w:line="240" w:lineRule="auto"/>
              <w:ind w:left="0" w:right="0" w:firstLine="0"/>
              <w:jc w:val="left"/>
              <w:textAlignment w:val="baseline"/>
              <w:rPr>
                <w:del w:id="1020" w:author="hp" w:date="2017-01-05T18:05:00Z"/>
                <w:rFonts w:asciiTheme="majorBidi" w:hAnsiTheme="majorBidi" w:cstheme="majorBidi"/>
                <w:color w:val="0000FF"/>
                <w:sz w:val="22"/>
              </w:rPr>
            </w:pPr>
            <w:del w:id="1021" w:author="hp" w:date="2017-01-05T18:05:00Z">
              <w:r w:rsidRPr="0094686A">
                <w:rPr>
                  <w:rFonts w:asciiTheme="majorBidi" w:hAnsiTheme="majorBidi" w:cstheme="majorBidi"/>
                  <w:color w:val="0000FF"/>
                  <w:sz w:val="22"/>
                </w:rPr>
                <w:delText>od</w:delText>
              </w:r>
            </w:del>
          </w:p>
          <w:p w14:paraId="38A617AC" w14:textId="46F26970" w:rsidR="00E30B91" w:rsidRPr="0094686A" w:rsidRDefault="00156065" w:rsidP="00A24E63">
            <w:pPr>
              <w:spacing w:after="120" w:line="240" w:lineRule="auto"/>
              <w:ind w:left="0" w:right="0" w:firstLine="0"/>
              <w:jc w:val="left"/>
              <w:textAlignment w:val="baseline"/>
              <w:rPr>
                <w:del w:id="1022" w:author="hp" w:date="2017-01-05T18:05:00Z"/>
                <w:rFonts w:asciiTheme="majorBidi" w:hAnsiTheme="majorBidi" w:cstheme="majorBidi"/>
                <w:color w:val="0000FF"/>
                <w:sz w:val="22"/>
              </w:rPr>
            </w:pPr>
            <w:del w:id="1023" w:author="hp" w:date="2017-01-05T18:05:00Z">
              <w:r w:rsidRPr="0094686A">
                <w:rPr>
                  <w:rFonts w:asciiTheme="majorBidi" w:hAnsiTheme="majorBidi" w:cstheme="majorBidi"/>
                  <w:color w:val="0000FF"/>
                  <w:sz w:val="22"/>
                </w:rPr>
                <w:delText>}</w:delText>
              </w:r>
            </w:del>
          </w:p>
        </w:tc>
      </w:tr>
      <w:tr w:rsidR="00E30B91" w:rsidRPr="0094686A" w14:paraId="40BA68CB" w14:textId="77777777" w:rsidTr="00E30B91">
        <w:trPr>
          <w:trHeight w:val="132"/>
          <w:del w:id="1024" w:author="hp" w:date="2017-01-05T18:05:00Z"/>
        </w:trPr>
        <w:tc>
          <w:tcPr>
            <w:tcW w:w="5023" w:type="dxa"/>
          </w:tcPr>
          <w:p w14:paraId="736A51AC" w14:textId="3EFF1093" w:rsidR="00E30B91" w:rsidRPr="0094686A" w:rsidRDefault="00882C32" w:rsidP="00A24E63">
            <w:pPr>
              <w:spacing w:after="120" w:line="240" w:lineRule="auto"/>
              <w:ind w:left="0" w:right="0" w:firstLine="0"/>
              <w:jc w:val="right"/>
              <w:textAlignment w:val="baseline"/>
              <w:rPr>
                <w:del w:id="1025" w:author="hp" w:date="2017-01-05T18:05:00Z"/>
                <w:rFonts w:asciiTheme="majorBidi" w:hAnsiTheme="majorBidi" w:cstheme="majorBidi"/>
                <w:color w:val="0000FF"/>
                <w:sz w:val="22"/>
              </w:rPr>
            </w:pPr>
            <w:del w:id="1026" w:author="hp" w:date="2017-01-05T18:05:00Z">
              <w:r w:rsidRPr="0094686A">
                <w:rPr>
                  <w:rFonts w:asciiTheme="majorBidi" w:hAnsiTheme="majorBidi" w:cstheme="majorBidi"/>
                  <w:color w:val="0000FF"/>
                  <w:sz w:val="22"/>
                </w:rPr>
                <w:delText xml:space="preserve">  </w:delText>
              </w:r>
            </w:del>
          </w:p>
        </w:tc>
        <w:tc>
          <w:tcPr>
            <w:tcW w:w="4280" w:type="dxa"/>
          </w:tcPr>
          <w:p w14:paraId="50CC17D0" w14:textId="77777777" w:rsidR="00E30B91" w:rsidRPr="0094686A" w:rsidRDefault="00E30B91" w:rsidP="00A24E63">
            <w:pPr>
              <w:spacing w:after="120" w:line="240" w:lineRule="auto"/>
              <w:ind w:left="0" w:right="0" w:firstLine="0"/>
              <w:jc w:val="right"/>
              <w:textAlignment w:val="baseline"/>
              <w:rPr>
                <w:del w:id="1027" w:author="hp" w:date="2017-01-05T18:05:00Z"/>
                <w:rFonts w:asciiTheme="majorBidi" w:hAnsiTheme="majorBidi" w:cstheme="majorBidi"/>
                <w:color w:val="0000FF"/>
                <w:sz w:val="22"/>
              </w:rPr>
            </w:pPr>
          </w:p>
        </w:tc>
      </w:tr>
    </w:tbl>
    <w:p w14:paraId="145A5211" w14:textId="77777777" w:rsidR="005E7477" w:rsidRPr="0094686A" w:rsidRDefault="005E7477" w:rsidP="00A24E63">
      <w:pPr>
        <w:spacing w:after="120" w:line="240" w:lineRule="auto"/>
        <w:ind w:left="0" w:right="0" w:firstLine="0"/>
        <w:jc w:val="right"/>
        <w:textAlignment w:val="baseline"/>
        <w:rPr>
          <w:del w:id="1028" w:author="hp" w:date="2017-01-05T18:05:00Z"/>
          <w:rFonts w:asciiTheme="majorBidi" w:hAnsiTheme="majorBidi" w:cstheme="majorBidi"/>
          <w:color w:val="0000FF"/>
          <w:sz w:val="22"/>
        </w:rPr>
      </w:pPr>
    </w:p>
    <w:p w14:paraId="18F0E79C" w14:textId="5ADEFA4B" w:rsidR="00B41FDE" w:rsidRPr="0094686A" w:rsidRDefault="00E72534" w:rsidP="00A24E63">
      <w:pPr>
        <w:spacing w:after="120" w:line="240" w:lineRule="auto"/>
        <w:ind w:left="0" w:right="0" w:firstLine="0"/>
        <w:jc w:val="left"/>
        <w:textAlignment w:val="baseline"/>
        <w:rPr>
          <w:del w:id="1029" w:author="hp" w:date="2017-01-05T18:05:00Z"/>
          <w:rFonts w:asciiTheme="majorBidi" w:hAnsiTheme="majorBidi" w:cstheme="majorBidi"/>
          <w:color w:val="0000FF"/>
          <w:sz w:val="22"/>
        </w:rPr>
      </w:pPr>
      <w:del w:id="1030" w:author="hp" w:date="2017-01-05T18:05:00Z">
        <w:r w:rsidRPr="0094686A">
          <w:rPr>
            <w:rStyle w:val="a8"/>
            <w:rFonts w:asciiTheme="majorBidi" w:hAnsiTheme="majorBidi" w:cstheme="majorBidi"/>
            <w:sz w:val="22"/>
            <w:szCs w:val="22"/>
          </w:rPr>
          <w:commentReference w:id="1031"/>
        </w:r>
      </w:del>
    </w:p>
    <w:p w14:paraId="7069621E" w14:textId="77777777" w:rsidR="00B41FDE" w:rsidRPr="0094686A" w:rsidRDefault="00B41FDE" w:rsidP="00A24E63">
      <w:pPr>
        <w:spacing w:after="120" w:line="240" w:lineRule="auto"/>
        <w:ind w:left="0" w:right="0" w:firstLine="0"/>
        <w:jc w:val="left"/>
        <w:textAlignment w:val="baseline"/>
        <w:rPr>
          <w:del w:id="1032" w:author="hp" w:date="2017-01-05T18:05:00Z"/>
          <w:rFonts w:asciiTheme="majorBidi" w:hAnsiTheme="majorBidi" w:cstheme="majorBidi"/>
          <w:color w:val="0000FF"/>
          <w:sz w:val="22"/>
        </w:rPr>
      </w:pPr>
    </w:p>
    <w:p w14:paraId="2ADD0072" w14:textId="45DCCF45" w:rsidR="001D71E4" w:rsidRPr="0094686A" w:rsidRDefault="00B40032" w:rsidP="00A24E63">
      <w:pPr>
        <w:numPr>
          <w:ilvl w:val="0"/>
          <w:numId w:val="30"/>
        </w:numPr>
        <w:spacing w:after="120" w:line="240" w:lineRule="auto"/>
        <w:ind w:left="0" w:right="0"/>
        <w:jc w:val="left"/>
        <w:textAlignment w:val="baseline"/>
        <w:rPr>
          <w:del w:id="1033" w:author="hp" w:date="2017-01-05T18:05:00Z"/>
          <w:rFonts w:asciiTheme="majorBidi" w:hAnsiTheme="majorBidi" w:cstheme="majorBidi"/>
          <w:color w:val="auto"/>
          <w:sz w:val="22"/>
        </w:rPr>
      </w:pPr>
      <w:commentRangeStart w:id="1034"/>
      <w:del w:id="1035" w:author="hp" w:date="2017-01-05T18:05:00Z">
        <w:r w:rsidRPr="0094686A">
          <w:rPr>
            <w:rFonts w:asciiTheme="majorBidi" w:hAnsiTheme="majorBidi" w:cstheme="majorBidi"/>
            <w:b/>
            <w:bCs/>
            <w:color w:val="auto"/>
            <w:sz w:val="22"/>
          </w:rPr>
          <w:delText>defined/</w:delText>
        </w:r>
        <w:r w:rsidR="00CF7775" w:rsidRPr="0094686A">
          <w:rPr>
            <w:rFonts w:asciiTheme="majorBidi" w:hAnsiTheme="majorBidi" w:cstheme="majorBidi"/>
            <w:b/>
            <w:bCs/>
            <w:color w:val="auto"/>
            <w:sz w:val="22"/>
          </w:rPr>
          <w:delText>undefined:</w:delText>
        </w:r>
        <w:r w:rsidR="00CF7775" w:rsidRPr="0094686A">
          <w:rPr>
            <w:rFonts w:asciiTheme="majorBidi" w:hAnsiTheme="majorBidi" w:cstheme="majorBidi"/>
            <w:color w:val="auto"/>
            <w:sz w:val="22"/>
          </w:rPr>
          <w:delText xml:space="preserve"> </w:delText>
        </w:r>
        <w:commentRangeEnd w:id="1034"/>
        <w:r w:rsidR="00E72534" w:rsidRPr="0094686A">
          <w:rPr>
            <w:rStyle w:val="a8"/>
            <w:rFonts w:asciiTheme="majorBidi" w:hAnsiTheme="majorBidi" w:cstheme="majorBidi"/>
            <w:sz w:val="22"/>
            <w:szCs w:val="22"/>
          </w:rPr>
          <w:commentReference w:id="1034"/>
        </w:r>
        <w:r w:rsidR="00CF7775" w:rsidRPr="0094686A">
          <w:rPr>
            <w:rFonts w:asciiTheme="majorBidi" w:hAnsiTheme="majorBidi" w:cstheme="majorBidi"/>
            <w:color w:val="auto"/>
            <w:sz w:val="22"/>
          </w:rPr>
          <w:delText>some</w:delText>
        </w:r>
        <w:r w:rsidRPr="0094686A">
          <w:rPr>
            <w:rFonts w:asciiTheme="majorBidi" w:hAnsiTheme="majorBidi" w:cstheme="majorBidi"/>
            <w:color w:val="auto"/>
            <w:sz w:val="22"/>
          </w:rPr>
          <w:delText xml:space="preserve"> elements </w:delText>
        </w:r>
        <w:r w:rsidR="00B623A8" w:rsidRPr="0094686A">
          <w:rPr>
            <w:rFonts w:asciiTheme="majorBidi" w:hAnsiTheme="majorBidi" w:cstheme="majorBidi"/>
            <w:color w:val="auto"/>
            <w:sz w:val="22"/>
          </w:rPr>
          <w:delText xml:space="preserve">such as a </w:delText>
        </w:r>
        <w:r w:rsidR="00CF7775" w:rsidRPr="0094686A">
          <w:rPr>
            <w:rFonts w:asciiTheme="majorBidi" w:hAnsiTheme="majorBidi" w:cstheme="majorBidi"/>
            <w:color w:val="auto"/>
            <w:sz w:val="22"/>
          </w:rPr>
          <w:delText>Name, Location,</w:delText>
        </w:r>
        <w:r w:rsidR="00B623A8" w:rsidRPr="0094686A">
          <w:rPr>
            <w:rFonts w:asciiTheme="majorBidi" w:hAnsiTheme="majorBidi" w:cstheme="majorBidi"/>
            <w:color w:val="auto"/>
            <w:sz w:val="22"/>
          </w:rPr>
          <w:delText xml:space="preserve"> can get</w:delText>
        </w:r>
        <w:r w:rsidRPr="0094686A">
          <w:rPr>
            <w:rFonts w:asciiTheme="majorBidi" w:hAnsiTheme="majorBidi" w:cstheme="majorBidi"/>
            <w:color w:val="auto"/>
            <w:sz w:val="22"/>
          </w:rPr>
          <w:delText xml:space="preserve"> </w:delText>
        </w:r>
        <w:r w:rsidRPr="0094686A">
          <w:rPr>
            <w:rFonts w:asciiTheme="majorBidi" w:hAnsiTheme="majorBidi" w:cstheme="majorBidi"/>
            <w:color w:val="auto"/>
            <w:sz w:val="22"/>
            <w:shd w:val="clear" w:color="auto" w:fill="FFFFFF"/>
          </w:rPr>
          <w:delText xml:space="preserve">a lot </w:delText>
        </w:r>
        <w:r w:rsidR="00272AC3" w:rsidRPr="0094686A">
          <w:rPr>
            <w:rFonts w:asciiTheme="majorBidi" w:hAnsiTheme="majorBidi" w:cstheme="majorBidi"/>
            <w:color w:val="auto"/>
            <w:sz w:val="22"/>
            <w:shd w:val="clear" w:color="auto" w:fill="FFFFFF"/>
          </w:rPr>
          <w:delText>of varied</w:delText>
        </w:r>
        <w:r w:rsidR="000D7821" w:rsidRPr="0094686A">
          <w:rPr>
            <w:rFonts w:asciiTheme="majorBidi" w:hAnsiTheme="majorBidi" w:cstheme="majorBidi"/>
            <w:color w:val="auto"/>
            <w:sz w:val="22"/>
            <w:shd w:val="clear" w:color="auto" w:fill="FFFFFF"/>
          </w:rPr>
          <w:delText xml:space="preserve"> </w:delText>
        </w:r>
        <w:r w:rsidRPr="0094686A">
          <w:rPr>
            <w:rFonts w:asciiTheme="majorBidi" w:hAnsiTheme="majorBidi" w:cstheme="majorBidi"/>
            <w:color w:val="auto"/>
            <w:sz w:val="22"/>
            <w:shd w:val="clear" w:color="auto" w:fill="FFFFFF"/>
          </w:rPr>
          <w:delText xml:space="preserve">values so we defined   this </w:delText>
        </w:r>
        <w:r w:rsidR="00272AC3" w:rsidRPr="0094686A">
          <w:rPr>
            <w:rFonts w:asciiTheme="majorBidi" w:hAnsiTheme="majorBidi" w:cstheme="majorBidi"/>
            <w:color w:val="auto"/>
            <w:sz w:val="22"/>
            <w:shd w:val="clear" w:color="auto" w:fill="FFFFFF"/>
          </w:rPr>
          <w:delText>type.</w:delText>
        </w:r>
      </w:del>
    </w:p>
    <w:p w14:paraId="42094125" w14:textId="3D0E25F2" w:rsidR="00B40032" w:rsidRPr="0094686A" w:rsidRDefault="00A50806" w:rsidP="00A24E63">
      <w:pPr>
        <w:spacing w:after="120" w:line="240" w:lineRule="auto"/>
        <w:ind w:left="0" w:right="0" w:firstLine="0"/>
        <w:jc w:val="left"/>
        <w:textAlignment w:val="baseline"/>
        <w:rPr>
          <w:del w:id="1036" w:author="hp" w:date="2017-01-05T18:05:00Z"/>
          <w:rFonts w:asciiTheme="majorBidi" w:hAnsiTheme="majorBidi" w:cstheme="majorBidi"/>
          <w:color w:val="auto"/>
          <w:sz w:val="22"/>
        </w:rPr>
      </w:pPr>
      <w:del w:id="1037" w:author="hp" w:date="2017-01-05T18:05:00Z">
        <w:r w:rsidRPr="0094686A">
          <w:rPr>
            <w:rFonts w:asciiTheme="majorBidi" w:hAnsiTheme="majorBidi" w:cstheme="majorBidi"/>
            <w:color w:val="auto"/>
            <w:sz w:val="22"/>
            <w:shd w:val="clear" w:color="auto" w:fill="FFFFFF"/>
          </w:rPr>
          <w:delText>W</w:delText>
        </w:r>
        <w:commentRangeStart w:id="1038"/>
        <w:r w:rsidR="00272AC3" w:rsidRPr="0094686A">
          <w:rPr>
            <w:rFonts w:asciiTheme="majorBidi" w:hAnsiTheme="majorBidi" w:cstheme="majorBidi"/>
            <w:color w:val="auto"/>
            <w:sz w:val="22"/>
            <w:shd w:val="clear" w:color="auto" w:fill="FFFFFF"/>
          </w:rPr>
          <w:delText>e</w:delText>
        </w:r>
        <w:commentRangeEnd w:id="1038"/>
        <w:r w:rsidR="0091611E" w:rsidRPr="0094686A">
          <w:rPr>
            <w:rStyle w:val="a8"/>
            <w:rFonts w:asciiTheme="majorBidi" w:hAnsiTheme="majorBidi" w:cstheme="majorBidi"/>
            <w:sz w:val="22"/>
            <w:szCs w:val="22"/>
          </w:rPr>
          <w:commentReference w:id="1038"/>
        </w:r>
        <w:r w:rsidR="00272AC3" w:rsidRPr="0094686A">
          <w:rPr>
            <w:rFonts w:asciiTheme="majorBidi" w:hAnsiTheme="majorBidi" w:cstheme="majorBidi"/>
            <w:color w:val="auto"/>
            <w:sz w:val="22"/>
            <w:shd w:val="clear" w:color="auto" w:fill="FFFFFF"/>
          </w:rPr>
          <w:delText xml:space="preserve"> </w:delText>
        </w:r>
        <w:r w:rsidR="00272AC3" w:rsidRPr="0094686A">
          <w:rPr>
            <w:rFonts w:asciiTheme="majorBidi" w:hAnsiTheme="majorBidi" w:cstheme="majorBidi"/>
            <w:color w:val="auto"/>
            <w:sz w:val="22"/>
          </w:rPr>
          <w:delText>specified</w:delText>
        </w:r>
        <w:r w:rsidR="00B40032" w:rsidRPr="0094686A">
          <w:rPr>
            <w:rFonts w:asciiTheme="majorBidi" w:hAnsiTheme="majorBidi" w:cstheme="majorBidi"/>
            <w:color w:val="auto"/>
            <w:sz w:val="22"/>
            <w:shd w:val="clear" w:color="auto" w:fill="FFFFFF"/>
          </w:rPr>
          <w:delText xml:space="preserve"> a field </w:delText>
        </w:r>
        <w:r w:rsidR="00272AC3" w:rsidRPr="0094686A">
          <w:rPr>
            <w:rFonts w:asciiTheme="majorBidi" w:hAnsiTheme="majorBidi" w:cstheme="majorBidi"/>
            <w:color w:val="auto"/>
            <w:sz w:val="22"/>
            <w:shd w:val="clear" w:color="auto" w:fill="FFFFFF"/>
          </w:rPr>
          <w:delText xml:space="preserve">for </w:delText>
        </w:r>
        <w:r w:rsidR="00272AC3" w:rsidRPr="0094686A">
          <w:rPr>
            <w:rFonts w:asciiTheme="majorBidi" w:hAnsiTheme="majorBidi" w:cstheme="majorBidi"/>
            <w:color w:val="auto"/>
            <w:sz w:val="22"/>
          </w:rPr>
          <w:delText>name</w:delText>
        </w:r>
        <w:r w:rsidR="00B40032" w:rsidRPr="0094686A">
          <w:rPr>
            <w:rFonts w:asciiTheme="majorBidi" w:hAnsiTheme="majorBidi" w:cstheme="majorBidi"/>
            <w:color w:val="auto"/>
            <w:sz w:val="22"/>
          </w:rPr>
          <w:delText xml:space="preserve"> and a list for default values.</w:delText>
        </w:r>
      </w:del>
    </w:p>
    <w:tbl>
      <w:tblPr>
        <w:tblStyle w:val="af"/>
        <w:tblW w:w="0" w:type="auto"/>
        <w:tblInd w:w="-5" w:type="dxa"/>
        <w:tblLook w:val="04A0" w:firstRow="1" w:lastRow="0" w:firstColumn="1" w:lastColumn="0" w:noHBand="0" w:noVBand="1"/>
      </w:tblPr>
      <w:tblGrid>
        <w:gridCol w:w="5159"/>
        <w:gridCol w:w="3900"/>
      </w:tblGrid>
      <w:tr w:rsidR="00460B77" w:rsidRPr="0094686A" w14:paraId="7DD34F6C" w14:textId="4D4DDAC8" w:rsidTr="00460B77">
        <w:trPr>
          <w:del w:id="1039" w:author="hp" w:date="2017-01-05T18:05:00Z"/>
        </w:trPr>
        <w:tc>
          <w:tcPr>
            <w:tcW w:w="4962" w:type="dxa"/>
          </w:tcPr>
          <w:p w14:paraId="64787FFF" w14:textId="66B2BC9B" w:rsidR="00460B77" w:rsidRPr="0094686A" w:rsidRDefault="00460B77" w:rsidP="00A24E63">
            <w:pPr>
              <w:spacing w:after="120" w:line="240" w:lineRule="auto"/>
              <w:ind w:left="0" w:right="0" w:firstLine="0"/>
              <w:jc w:val="left"/>
              <w:textAlignment w:val="baseline"/>
              <w:rPr>
                <w:del w:id="1040" w:author="hp" w:date="2017-01-05T18:05:00Z"/>
                <w:rFonts w:asciiTheme="majorBidi" w:hAnsiTheme="majorBidi" w:cstheme="majorBidi"/>
                <w:color w:val="0000FF"/>
                <w:sz w:val="22"/>
              </w:rPr>
            </w:pPr>
            <w:del w:id="1041" w:author="hp" w:date="2017-01-05T18:05:00Z">
              <w:r w:rsidRPr="0094686A">
                <w:rPr>
                  <w:rFonts w:asciiTheme="majorBidi" w:hAnsiTheme="majorBidi" w:cstheme="majorBidi"/>
                  <w:sz w:val="22"/>
                </w:rPr>
                <w:object w:dxaOrig="5280" w:dyaOrig="4635" w14:anchorId="784D7E05">
                  <v:shape id="_x0000_i1036" type="#_x0000_t75" style="width:247.1pt;height:232.15pt" o:ole="">
                    <v:imagedata r:id="rId35" o:title=""/>
                  </v:shape>
                  <o:OLEObject Type="Embed" ProgID="PBrush" ShapeID="_x0000_i1036" DrawAspect="Content" ObjectID="_1545311374" r:id="rId36"/>
                </w:object>
              </w:r>
            </w:del>
          </w:p>
        </w:tc>
        <w:tc>
          <w:tcPr>
            <w:tcW w:w="4252" w:type="dxa"/>
          </w:tcPr>
          <w:p w14:paraId="3ECF0FF6" w14:textId="3402FD9E" w:rsidR="00460B77" w:rsidRPr="0094686A" w:rsidRDefault="00460B77" w:rsidP="00A24E63">
            <w:pPr>
              <w:spacing w:after="120" w:line="240" w:lineRule="auto"/>
              <w:ind w:left="0" w:right="0" w:firstLine="0"/>
              <w:jc w:val="left"/>
              <w:textAlignment w:val="baseline"/>
              <w:rPr>
                <w:del w:id="1042" w:author="hp" w:date="2017-01-05T18:05:00Z"/>
                <w:rFonts w:asciiTheme="majorBidi" w:hAnsiTheme="majorBidi" w:cstheme="majorBidi"/>
                <w:sz w:val="22"/>
              </w:rPr>
            </w:pPr>
            <w:del w:id="1043" w:author="hp" w:date="2017-01-05T18:05:00Z">
              <w:r w:rsidRPr="0094686A">
                <w:rPr>
                  <w:rFonts w:asciiTheme="majorBidi" w:hAnsiTheme="majorBidi" w:cstheme="majorBidi"/>
                  <w:sz w:val="22"/>
                </w:rPr>
                <w:object w:dxaOrig="3015" w:dyaOrig="3765" w14:anchorId="62A6CC93">
                  <v:shape id="_x0000_i1037" type="#_x0000_t75" style="width:169.35pt;height:226.95pt" o:ole="">
                    <v:imagedata r:id="rId37" o:title=""/>
                  </v:shape>
                  <o:OLEObject Type="Embed" ProgID="PBrush" ShapeID="_x0000_i1037" DrawAspect="Content" ObjectID="_1545311375" r:id="rId38"/>
                </w:object>
              </w:r>
            </w:del>
          </w:p>
        </w:tc>
      </w:tr>
      <w:tr w:rsidR="00460B77" w:rsidRPr="0094686A" w14:paraId="044752F6" w14:textId="28A41A06" w:rsidTr="00460B77">
        <w:trPr>
          <w:del w:id="1044" w:author="hp" w:date="2017-01-05T18:05:00Z"/>
        </w:trPr>
        <w:tc>
          <w:tcPr>
            <w:tcW w:w="4962" w:type="dxa"/>
          </w:tcPr>
          <w:p w14:paraId="2E9AD0C1" w14:textId="6A18575F" w:rsidR="00460B77" w:rsidRPr="0094686A" w:rsidRDefault="00460B77" w:rsidP="00A24E63">
            <w:pPr>
              <w:spacing w:after="120" w:line="240" w:lineRule="auto"/>
              <w:ind w:left="0" w:right="0" w:firstLine="0"/>
              <w:jc w:val="center"/>
              <w:textAlignment w:val="baseline"/>
              <w:rPr>
                <w:del w:id="1045" w:author="hp" w:date="2017-01-05T18:05:00Z"/>
                <w:rFonts w:asciiTheme="majorBidi" w:hAnsiTheme="majorBidi" w:cstheme="majorBidi"/>
                <w:color w:val="0000FF"/>
                <w:sz w:val="22"/>
              </w:rPr>
            </w:pPr>
            <w:del w:id="1046" w:author="hp" w:date="2017-01-05T18:05:00Z">
              <w:r w:rsidRPr="0094686A">
                <w:rPr>
                  <w:rFonts w:asciiTheme="majorBidi" w:hAnsiTheme="majorBidi" w:cstheme="majorBidi"/>
                  <w:color w:val="auto"/>
                  <w:sz w:val="22"/>
                </w:rPr>
                <w:delText>Fig 4:</w:delText>
              </w:r>
            </w:del>
          </w:p>
        </w:tc>
        <w:tc>
          <w:tcPr>
            <w:tcW w:w="4252" w:type="dxa"/>
          </w:tcPr>
          <w:p w14:paraId="3A8720DC" w14:textId="77777777" w:rsidR="00460B77" w:rsidRPr="0094686A" w:rsidRDefault="00460B77" w:rsidP="00A24E63">
            <w:pPr>
              <w:spacing w:after="120" w:line="240" w:lineRule="auto"/>
              <w:ind w:left="0" w:right="0" w:firstLine="0"/>
              <w:jc w:val="center"/>
              <w:textAlignment w:val="baseline"/>
              <w:rPr>
                <w:del w:id="1047" w:author="hp" w:date="2017-01-05T18:05:00Z"/>
                <w:rFonts w:asciiTheme="majorBidi" w:hAnsiTheme="majorBidi" w:cstheme="majorBidi"/>
                <w:color w:val="auto"/>
                <w:sz w:val="22"/>
              </w:rPr>
            </w:pPr>
          </w:p>
        </w:tc>
      </w:tr>
    </w:tbl>
    <w:p w14:paraId="6657B02B" w14:textId="77777777" w:rsidR="00460B77" w:rsidRPr="0094686A" w:rsidRDefault="00460B77" w:rsidP="00A24E63">
      <w:pPr>
        <w:spacing w:after="120" w:line="240" w:lineRule="auto"/>
        <w:ind w:left="0" w:right="0" w:firstLine="0"/>
        <w:jc w:val="left"/>
        <w:textAlignment w:val="baseline"/>
        <w:rPr>
          <w:del w:id="1048" w:author="hp" w:date="2017-01-05T18:05:00Z"/>
          <w:rFonts w:asciiTheme="majorBidi" w:hAnsiTheme="majorBidi" w:cstheme="majorBidi"/>
          <w:b/>
          <w:bCs/>
          <w:color w:val="auto"/>
          <w:sz w:val="22"/>
        </w:rPr>
      </w:pPr>
      <w:del w:id="1049" w:author="hp" w:date="2017-01-05T18:05:00Z">
        <w:r w:rsidRPr="0094686A">
          <w:rPr>
            <w:rFonts w:asciiTheme="majorBidi" w:hAnsiTheme="majorBidi" w:cstheme="majorBidi"/>
            <w:color w:val="0000FF"/>
            <w:sz w:val="22"/>
          </w:rPr>
          <w:tab/>
        </w:r>
      </w:del>
    </w:p>
    <w:p w14:paraId="0AF91CC8" w14:textId="6FC7101D" w:rsidR="00272AC3" w:rsidRPr="0094686A" w:rsidRDefault="00460B77" w:rsidP="00A24E63">
      <w:pPr>
        <w:spacing w:after="120"/>
        <w:ind w:left="0" w:right="0"/>
        <w:rPr>
          <w:del w:id="1050" w:author="hp" w:date="2017-01-05T18:05:00Z"/>
          <w:rFonts w:asciiTheme="majorBidi" w:hAnsiTheme="majorBidi" w:cstheme="majorBidi"/>
          <w:sz w:val="22"/>
        </w:rPr>
      </w:pPr>
      <w:del w:id="1051" w:author="hp" w:date="2017-01-05T18:05:00Z">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r w:rsidRPr="0094686A">
          <w:rPr>
            <w:rFonts w:asciiTheme="majorBidi" w:hAnsiTheme="majorBidi" w:cstheme="majorBidi"/>
            <w:sz w:val="22"/>
          </w:rPr>
          <w:tab/>
        </w:r>
      </w:del>
    </w:p>
    <w:p w14:paraId="0C93D65C" w14:textId="0DFFDA0D" w:rsidR="00272AC3" w:rsidRPr="0094686A" w:rsidRDefault="00272AC3" w:rsidP="00A24E63">
      <w:pPr>
        <w:spacing w:after="120"/>
        <w:ind w:left="0" w:right="0"/>
        <w:rPr>
          <w:del w:id="1052" w:author="hp" w:date="2017-01-05T18:05:00Z"/>
          <w:rFonts w:asciiTheme="majorBidi" w:hAnsiTheme="majorBidi" w:cstheme="majorBidi"/>
          <w:sz w:val="22"/>
        </w:rPr>
      </w:pPr>
    </w:p>
    <w:p w14:paraId="6FC2A2DF" w14:textId="5A5FF306" w:rsidR="00272AC3" w:rsidRPr="0094686A" w:rsidRDefault="00272AC3" w:rsidP="00A24E63">
      <w:pPr>
        <w:spacing w:after="120"/>
        <w:ind w:left="0" w:right="0"/>
        <w:rPr>
          <w:del w:id="1053" w:author="hp" w:date="2017-01-05T18:05:00Z"/>
          <w:rFonts w:asciiTheme="majorBidi" w:hAnsiTheme="majorBidi" w:cstheme="majorBidi"/>
          <w:sz w:val="22"/>
        </w:rPr>
      </w:pPr>
    </w:p>
    <w:p w14:paraId="2DFB213F" w14:textId="303F666A" w:rsidR="007144D0" w:rsidRPr="0094686A" w:rsidRDefault="007144D0" w:rsidP="00A24E63">
      <w:pPr>
        <w:spacing w:after="120"/>
        <w:ind w:left="0" w:right="0"/>
        <w:rPr>
          <w:del w:id="1054" w:author="hp" w:date="2017-01-05T18:05:00Z"/>
          <w:rFonts w:asciiTheme="majorBidi" w:hAnsiTheme="majorBidi" w:cstheme="majorBidi"/>
          <w:sz w:val="22"/>
        </w:rPr>
      </w:pPr>
    </w:p>
    <w:p w14:paraId="0B48B24C" w14:textId="039429DC" w:rsidR="007144D0" w:rsidRPr="0094686A" w:rsidRDefault="007144D0" w:rsidP="00A24E63">
      <w:pPr>
        <w:spacing w:after="120"/>
        <w:ind w:left="0" w:right="0"/>
        <w:rPr>
          <w:del w:id="1055" w:author="hp" w:date="2017-01-05T18:05:00Z"/>
          <w:rFonts w:asciiTheme="majorBidi" w:hAnsiTheme="majorBidi" w:cstheme="majorBidi"/>
          <w:sz w:val="22"/>
        </w:rPr>
      </w:pPr>
    </w:p>
    <w:p w14:paraId="66169185" w14:textId="0B6C519B" w:rsidR="007144D0" w:rsidRPr="0094686A" w:rsidRDefault="007144D0" w:rsidP="00A24E63">
      <w:pPr>
        <w:spacing w:after="120"/>
        <w:ind w:left="0" w:right="0"/>
        <w:rPr>
          <w:del w:id="1056" w:author="hp" w:date="2017-01-05T18:05:00Z"/>
          <w:rFonts w:asciiTheme="majorBidi" w:hAnsiTheme="majorBidi" w:cstheme="majorBidi"/>
          <w:sz w:val="22"/>
        </w:rPr>
      </w:pPr>
    </w:p>
    <w:p w14:paraId="55836BDE" w14:textId="1FFC26A8" w:rsidR="007144D0" w:rsidRPr="0094686A" w:rsidRDefault="007144D0" w:rsidP="00A24E63">
      <w:pPr>
        <w:spacing w:after="120"/>
        <w:ind w:left="0" w:right="0"/>
        <w:rPr>
          <w:del w:id="1057" w:author="hp" w:date="2017-01-05T18:05:00Z"/>
          <w:rFonts w:asciiTheme="majorBidi" w:hAnsiTheme="majorBidi" w:cstheme="majorBidi"/>
          <w:sz w:val="22"/>
        </w:rPr>
      </w:pPr>
    </w:p>
    <w:p w14:paraId="2763C48A" w14:textId="010C669C" w:rsidR="007144D0" w:rsidRPr="0094686A" w:rsidRDefault="007144D0" w:rsidP="00A24E63">
      <w:pPr>
        <w:spacing w:after="120"/>
        <w:ind w:left="0" w:right="0"/>
        <w:rPr>
          <w:del w:id="1058" w:author="hp" w:date="2017-01-05T18:05:00Z"/>
          <w:rFonts w:asciiTheme="majorBidi" w:hAnsiTheme="majorBidi" w:cstheme="majorBidi"/>
          <w:sz w:val="22"/>
        </w:rPr>
      </w:pPr>
    </w:p>
    <w:p w14:paraId="53C92944" w14:textId="34101B3A" w:rsidR="007144D0" w:rsidRPr="0094686A" w:rsidRDefault="007144D0" w:rsidP="00A24E63">
      <w:pPr>
        <w:spacing w:after="120"/>
        <w:ind w:left="0" w:right="0"/>
        <w:rPr>
          <w:del w:id="1059" w:author="hp" w:date="2017-01-05T18:05:00Z"/>
          <w:rFonts w:asciiTheme="majorBidi" w:hAnsiTheme="majorBidi" w:cstheme="majorBidi"/>
          <w:sz w:val="22"/>
        </w:rPr>
      </w:pPr>
    </w:p>
    <w:p w14:paraId="68F161B3" w14:textId="099C7AAA" w:rsidR="007144D0" w:rsidRPr="0094686A" w:rsidRDefault="007144D0" w:rsidP="00A24E63">
      <w:pPr>
        <w:spacing w:after="120"/>
        <w:ind w:left="0" w:right="0"/>
        <w:rPr>
          <w:del w:id="1060" w:author="hp" w:date="2017-01-05T18:05:00Z"/>
          <w:rFonts w:asciiTheme="majorBidi" w:hAnsiTheme="majorBidi" w:cstheme="majorBidi"/>
          <w:sz w:val="22"/>
        </w:rPr>
      </w:pPr>
    </w:p>
    <w:p w14:paraId="531A8839" w14:textId="668F1FEF" w:rsidR="007144D0" w:rsidRPr="0094686A" w:rsidRDefault="007144D0" w:rsidP="00A24E63">
      <w:pPr>
        <w:spacing w:after="120"/>
        <w:ind w:left="0" w:right="0"/>
        <w:rPr>
          <w:del w:id="1061" w:author="hp" w:date="2017-01-05T18:05:00Z"/>
          <w:rFonts w:asciiTheme="majorBidi" w:hAnsiTheme="majorBidi" w:cstheme="majorBidi"/>
          <w:sz w:val="22"/>
        </w:rPr>
      </w:pPr>
    </w:p>
    <w:p w14:paraId="2D7A7FEC" w14:textId="332DBED5" w:rsidR="007144D0" w:rsidRPr="0094686A" w:rsidRDefault="007144D0" w:rsidP="00A24E63">
      <w:pPr>
        <w:spacing w:after="120"/>
        <w:ind w:left="0" w:right="0"/>
        <w:rPr>
          <w:del w:id="1062" w:author="hp" w:date="2017-01-05T18:05:00Z"/>
          <w:rFonts w:asciiTheme="majorBidi" w:hAnsiTheme="majorBidi" w:cstheme="majorBidi"/>
          <w:sz w:val="22"/>
        </w:rPr>
      </w:pPr>
    </w:p>
    <w:p w14:paraId="7CFEC884" w14:textId="2FF8BFDE" w:rsidR="0042507A" w:rsidRPr="0094686A" w:rsidRDefault="0042507A" w:rsidP="00A24E63">
      <w:pPr>
        <w:spacing w:after="120"/>
        <w:ind w:left="0" w:right="0"/>
        <w:rPr>
          <w:del w:id="1063" w:author="hp" w:date="2017-01-05T18:05:00Z"/>
          <w:rFonts w:asciiTheme="majorBidi" w:hAnsiTheme="majorBidi" w:cstheme="majorBidi"/>
          <w:sz w:val="22"/>
        </w:rPr>
      </w:pPr>
    </w:p>
    <w:p w14:paraId="74E580BC" w14:textId="189C9E6E" w:rsidR="0042507A" w:rsidRPr="0094686A" w:rsidRDefault="0042507A" w:rsidP="00A24E63">
      <w:pPr>
        <w:spacing w:after="120"/>
        <w:ind w:left="0" w:right="0"/>
        <w:rPr>
          <w:del w:id="1064" w:author="hp" w:date="2017-01-05T18:05:00Z"/>
          <w:rFonts w:asciiTheme="majorBidi" w:hAnsiTheme="majorBidi" w:cstheme="majorBidi"/>
          <w:sz w:val="22"/>
        </w:rPr>
      </w:pPr>
    </w:p>
    <w:p w14:paraId="4B76B20F" w14:textId="6A54C81C" w:rsidR="0042507A" w:rsidRPr="0094686A" w:rsidRDefault="0042507A" w:rsidP="00A24E63">
      <w:pPr>
        <w:spacing w:after="120"/>
        <w:ind w:left="0" w:right="0"/>
        <w:rPr>
          <w:del w:id="1065" w:author="hp" w:date="2017-01-05T18:05:00Z"/>
          <w:rFonts w:asciiTheme="majorBidi" w:hAnsiTheme="majorBidi" w:cstheme="majorBidi"/>
          <w:sz w:val="22"/>
        </w:rPr>
      </w:pPr>
    </w:p>
    <w:p w14:paraId="518DBB21" w14:textId="4AFCC8EB" w:rsidR="0042507A" w:rsidRPr="0094686A" w:rsidRDefault="0042507A" w:rsidP="00A24E63">
      <w:pPr>
        <w:spacing w:after="120"/>
        <w:ind w:left="0" w:right="0"/>
        <w:rPr>
          <w:del w:id="1066" w:author="hp" w:date="2017-01-05T18:05:00Z"/>
          <w:rFonts w:asciiTheme="majorBidi" w:hAnsiTheme="majorBidi" w:cstheme="majorBidi"/>
          <w:sz w:val="22"/>
        </w:rPr>
      </w:pPr>
    </w:p>
    <w:p w14:paraId="5EB4C2CD" w14:textId="09D3D992" w:rsidR="0042507A" w:rsidRPr="0094686A" w:rsidRDefault="0042507A" w:rsidP="00A24E63">
      <w:pPr>
        <w:spacing w:after="120"/>
        <w:ind w:left="0" w:right="0"/>
        <w:rPr>
          <w:del w:id="1067" w:author="hp" w:date="2017-01-05T18:05:00Z"/>
          <w:rFonts w:asciiTheme="majorBidi" w:hAnsiTheme="majorBidi" w:cstheme="majorBidi"/>
          <w:sz w:val="22"/>
        </w:rPr>
      </w:pPr>
    </w:p>
    <w:tbl>
      <w:tblPr>
        <w:tblStyle w:val="af"/>
        <w:tblW w:w="0" w:type="auto"/>
        <w:tblInd w:w="120" w:type="dxa"/>
        <w:tblLook w:val="04A0" w:firstRow="1" w:lastRow="0" w:firstColumn="1" w:lastColumn="0" w:noHBand="0" w:noVBand="1"/>
      </w:tblPr>
      <w:tblGrid>
        <w:gridCol w:w="4468"/>
        <w:gridCol w:w="4466"/>
      </w:tblGrid>
      <w:tr w:rsidR="00255F4D" w:rsidRPr="0094686A" w14:paraId="3FA20D8B" w14:textId="77777777" w:rsidTr="00255F4D">
        <w:trPr>
          <w:del w:id="1068" w:author="hp" w:date="2017-01-05T18:05:00Z"/>
        </w:trPr>
        <w:tc>
          <w:tcPr>
            <w:tcW w:w="4468" w:type="dxa"/>
          </w:tcPr>
          <w:p w14:paraId="0822A331" w14:textId="77777777" w:rsidR="00255F4D" w:rsidRPr="0094686A" w:rsidRDefault="00255F4D" w:rsidP="00A24E63">
            <w:pPr>
              <w:spacing w:after="120" w:line="240" w:lineRule="auto"/>
              <w:ind w:left="0" w:right="0" w:firstLine="0"/>
              <w:jc w:val="left"/>
              <w:textAlignment w:val="baseline"/>
              <w:rPr>
                <w:del w:id="1069" w:author="hp" w:date="2017-01-05T18:05:00Z"/>
                <w:rFonts w:asciiTheme="majorBidi" w:hAnsiTheme="majorBidi" w:cstheme="majorBidi"/>
                <w:sz w:val="22"/>
              </w:rPr>
            </w:pPr>
          </w:p>
          <w:p w14:paraId="33DB3C0F" w14:textId="77777777" w:rsidR="00255F4D" w:rsidRPr="0094686A" w:rsidRDefault="00255F4D" w:rsidP="00A24E63">
            <w:pPr>
              <w:spacing w:after="120" w:line="240" w:lineRule="auto"/>
              <w:ind w:left="0" w:right="0" w:firstLine="0"/>
              <w:jc w:val="left"/>
              <w:textAlignment w:val="baseline"/>
              <w:rPr>
                <w:del w:id="1070" w:author="hp" w:date="2017-01-05T18:05:00Z"/>
                <w:rFonts w:asciiTheme="majorBidi" w:hAnsiTheme="majorBidi" w:cstheme="majorBidi"/>
                <w:sz w:val="22"/>
              </w:rPr>
            </w:pPr>
            <w:del w:id="1071"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2240" behindDoc="0" locked="0" layoutInCell="1" allowOverlap="1" wp14:anchorId="0E0F8EA3" wp14:editId="51DFD2C8">
                        <wp:simplePos x="0" y="0"/>
                        <wp:positionH relativeFrom="column">
                          <wp:posOffset>342265</wp:posOffset>
                        </wp:positionH>
                        <wp:positionV relativeFrom="paragraph">
                          <wp:posOffset>32385</wp:posOffset>
                        </wp:positionV>
                        <wp:extent cx="1905000" cy="2571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354B6028" w14:textId="11697872" w:rsidR="00E81BBF" w:rsidRDefault="00E81BBF" w:rsidP="00255F4D">
                                    <w:pPr>
                                      <w:spacing w:line="360" w:lineRule="auto"/>
                                      <w:ind w:left="0" w:right="0" w:firstLine="0"/>
                                      <w:jc w:val="left"/>
                                      <w:rPr>
                                        <w:del w:id="1072" w:author="hp" w:date="2017-01-05T18:05:00Z"/>
                                      </w:rPr>
                                    </w:pPr>
                                    <w:del w:id="1073" w:author="hp" w:date="2017-01-05T18:05:00Z">
                                      <w:r>
                                        <w:delText>Go:(description=undefined)</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8EA3" id="Text Box 44" o:spid="_x0000_s1037" type="#_x0000_t202" style="position:absolute;margin-left:26.95pt;margin-top:2.55pt;width:150pt;height:20.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A3+0zs&#10;TAIAAKsEAAAOAAAAAAAAAAAAAAAAAC4CAABkcnMvZTJvRG9jLnhtbFBLAQItABQABgAIAAAAIQDW&#10;AwX22wAAAAcBAAAPAAAAAAAAAAAAAAAAAKYEAABkcnMvZG93bnJldi54bWxQSwUGAAAAAAQABADz&#10;AAAArgUAAAAA&#10;" fillcolor="white [3201]" strokecolor="white [3212]" strokeweight=".5pt">
                        <v:textbox>
                          <w:txbxContent>
                            <w:p w14:paraId="354B6028" w14:textId="11697872" w:rsidR="00E81BBF" w:rsidRDefault="00E81BBF" w:rsidP="00255F4D">
                              <w:pPr>
                                <w:spacing w:line="360" w:lineRule="auto"/>
                                <w:ind w:left="0" w:right="0" w:firstLine="0"/>
                                <w:jc w:val="left"/>
                                <w:rPr>
                                  <w:del w:id="1107" w:author="hp" w:date="2017-01-05T18:05:00Z"/>
                                </w:rPr>
                              </w:pPr>
                              <w:del w:id="1108" w:author="hp" w:date="2017-01-05T18:05:00Z">
                                <w:r>
                                  <w:delText>Go:(description=undefined)</w:delText>
                                </w:r>
                              </w:del>
                            </w:p>
                          </w:txbxContent>
                        </v:textbox>
                      </v:shape>
                    </w:pict>
                  </mc:Fallback>
                </mc:AlternateContent>
              </w:r>
            </w:del>
          </w:p>
          <w:p w14:paraId="7C9BDA32" w14:textId="77777777" w:rsidR="00255F4D" w:rsidRPr="0094686A" w:rsidRDefault="00255F4D" w:rsidP="00A24E63">
            <w:pPr>
              <w:spacing w:after="120" w:line="240" w:lineRule="auto"/>
              <w:ind w:left="0" w:right="0" w:firstLine="0"/>
              <w:jc w:val="left"/>
              <w:textAlignment w:val="baseline"/>
              <w:rPr>
                <w:del w:id="1074" w:author="hp" w:date="2017-01-05T18:05:00Z"/>
                <w:rFonts w:asciiTheme="majorBidi" w:hAnsiTheme="majorBidi" w:cstheme="majorBidi"/>
                <w:sz w:val="22"/>
              </w:rPr>
            </w:pPr>
            <w:del w:id="1075"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0192" behindDoc="0" locked="0" layoutInCell="1" allowOverlap="1" wp14:anchorId="74701EF3" wp14:editId="0C604B63">
                        <wp:simplePos x="0" y="0"/>
                        <wp:positionH relativeFrom="column">
                          <wp:posOffset>899795</wp:posOffset>
                        </wp:positionH>
                        <wp:positionV relativeFrom="paragraph">
                          <wp:posOffset>129539</wp:posOffset>
                        </wp:positionV>
                        <wp:extent cx="152400" cy="180975"/>
                        <wp:effectExtent l="0" t="0" r="76200" b="47625"/>
                        <wp:wrapNone/>
                        <wp:docPr id="45" name="Straight Arrow Connector 4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DB43A" id="Straight Arrow Connector 45" o:spid="_x0000_s1026" type="#_x0000_t32" style="position:absolute;margin-left:70.85pt;margin-top:10.2pt;width:12pt;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NV9hHD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del>
          </w:p>
          <w:p w14:paraId="020EACB3" w14:textId="77777777" w:rsidR="00255F4D" w:rsidRPr="0094686A" w:rsidRDefault="00255F4D" w:rsidP="00A24E63">
            <w:pPr>
              <w:spacing w:after="120" w:line="240" w:lineRule="auto"/>
              <w:ind w:left="0" w:right="0" w:firstLine="0"/>
              <w:jc w:val="left"/>
              <w:textAlignment w:val="baseline"/>
              <w:rPr>
                <w:del w:id="1076" w:author="hp" w:date="2017-01-05T18:05:00Z"/>
                <w:rFonts w:asciiTheme="majorBidi" w:hAnsiTheme="majorBidi" w:cstheme="majorBidi"/>
                <w:sz w:val="22"/>
              </w:rPr>
            </w:pPr>
            <w:del w:id="1077"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19168" behindDoc="0" locked="0" layoutInCell="1" allowOverlap="1" wp14:anchorId="6538D939" wp14:editId="50F24BC1">
                        <wp:simplePos x="0" y="0"/>
                        <wp:positionH relativeFrom="column">
                          <wp:posOffset>852170</wp:posOffset>
                        </wp:positionH>
                        <wp:positionV relativeFrom="paragraph">
                          <wp:posOffset>107315</wp:posOffset>
                        </wp:positionV>
                        <wp:extent cx="942975" cy="323850"/>
                        <wp:effectExtent l="0" t="0" r="28575" b="19050"/>
                        <wp:wrapNone/>
                        <wp:docPr id="46" name="Oval 4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7B49C33" w14:textId="77777777" w:rsidR="00E81BBF" w:rsidRDefault="00E81BBF" w:rsidP="00255F4D">
                                    <w:pPr>
                                      <w:spacing w:after="0" w:line="240" w:lineRule="auto"/>
                                      <w:ind w:left="0" w:right="0" w:firstLine="0"/>
                                      <w:jc w:val="left"/>
                                      <w:rPr>
                                        <w:del w:id="1078" w:author="hp" w:date="2017-01-05T18:05:00Z"/>
                                      </w:rPr>
                                    </w:pPr>
                                    <w:del w:id="1079" w:author="hp" w:date="2017-01-05T18:05:00Z">
                                      <w:r>
                                        <w:delText>Screen1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8D939" id="Oval 46" o:spid="_x0000_s1038" style="position:absolute;margin-left:67.1pt;margin-top:8.45pt;width:74.25pt;height:2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TNhvtWkCAAAc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27B49C33" w14:textId="77777777" w:rsidR="00E81BBF" w:rsidRDefault="00E81BBF" w:rsidP="00255F4D">
                              <w:pPr>
                                <w:spacing w:after="0" w:line="240" w:lineRule="auto"/>
                                <w:ind w:left="0" w:right="0" w:firstLine="0"/>
                                <w:jc w:val="left"/>
                                <w:rPr>
                                  <w:del w:id="1115" w:author="hp" w:date="2017-01-05T18:05:00Z"/>
                                </w:rPr>
                              </w:pPr>
                              <w:del w:id="1116" w:author="hp" w:date="2017-01-05T18:05:00Z">
                                <w:r>
                                  <w:delText>Screen1</w:delText>
                                </w:r>
                              </w:del>
                            </w:p>
                          </w:txbxContent>
                        </v:textbox>
                      </v:oval>
                    </w:pict>
                  </mc:Fallback>
                </mc:AlternateContent>
              </w:r>
            </w:del>
          </w:p>
          <w:p w14:paraId="0803FE50" w14:textId="54EDCC32" w:rsidR="00255F4D" w:rsidRPr="0094686A" w:rsidRDefault="00255F4D" w:rsidP="00A24E63">
            <w:pPr>
              <w:spacing w:after="120" w:line="240" w:lineRule="auto"/>
              <w:ind w:left="0" w:right="0" w:firstLine="0"/>
              <w:jc w:val="left"/>
              <w:textAlignment w:val="baseline"/>
              <w:rPr>
                <w:del w:id="1080" w:author="hp" w:date="2017-01-05T18:05:00Z"/>
                <w:rFonts w:asciiTheme="majorBidi" w:hAnsiTheme="majorBidi" w:cstheme="majorBidi"/>
                <w:sz w:val="22"/>
              </w:rPr>
            </w:pPr>
            <w:del w:id="1081"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1216" behindDoc="0" locked="0" layoutInCell="1" allowOverlap="1" wp14:anchorId="47B1DC9B" wp14:editId="41BF7461">
                        <wp:simplePos x="0" y="0"/>
                        <wp:positionH relativeFrom="column">
                          <wp:posOffset>1537970</wp:posOffset>
                        </wp:positionH>
                        <wp:positionV relativeFrom="paragraph">
                          <wp:posOffset>123190</wp:posOffset>
                        </wp:positionV>
                        <wp:extent cx="266700" cy="142875"/>
                        <wp:effectExtent l="38100" t="0" r="381000" b="85725"/>
                        <wp:wrapNone/>
                        <wp:docPr id="48"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26D4F" id="Curved Connector 48" o:spid="_x0000_s1026" type="#_x0000_t38" style="position:absolute;margin-left:121.1pt;margin-top:9.7pt;width:21pt;height:11.25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W7Q9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del>
          </w:p>
          <w:p w14:paraId="1C3FE7C8" w14:textId="7C605B74" w:rsidR="00255F4D" w:rsidRPr="0094686A" w:rsidRDefault="00255F4D" w:rsidP="00A24E63">
            <w:pPr>
              <w:spacing w:after="120" w:line="240" w:lineRule="auto"/>
              <w:ind w:left="0" w:right="0" w:firstLine="0"/>
              <w:jc w:val="left"/>
              <w:textAlignment w:val="baseline"/>
              <w:rPr>
                <w:del w:id="1082" w:author="hp" w:date="2017-01-05T18:05:00Z"/>
                <w:rFonts w:asciiTheme="majorBidi" w:hAnsiTheme="majorBidi" w:cstheme="majorBidi"/>
                <w:sz w:val="22"/>
              </w:rPr>
            </w:pPr>
          </w:p>
          <w:p w14:paraId="5AABAE46" w14:textId="366D3FCD" w:rsidR="00255F4D" w:rsidRPr="0094686A" w:rsidRDefault="00255F4D" w:rsidP="00A24E63">
            <w:pPr>
              <w:spacing w:after="120" w:line="240" w:lineRule="auto"/>
              <w:ind w:left="0" w:right="0" w:firstLine="0"/>
              <w:jc w:val="left"/>
              <w:textAlignment w:val="baseline"/>
              <w:rPr>
                <w:del w:id="1083" w:author="hp" w:date="2017-01-05T18:05:00Z"/>
                <w:rFonts w:asciiTheme="majorBidi" w:hAnsiTheme="majorBidi" w:cstheme="majorBidi"/>
                <w:sz w:val="22"/>
              </w:rPr>
            </w:pPr>
            <w:del w:id="1084" w:author="hp" w:date="2017-01-05T18:05:00Z">
              <w:r w:rsidRPr="0094686A">
                <w:rPr>
                  <w:rFonts w:asciiTheme="majorBidi" w:hAnsiTheme="majorBidi" w:cstheme="majorBidi"/>
                  <w:noProof/>
                  <w:sz w:val="22"/>
                  <w:lang w:bidi="ar-SA"/>
                </w:rPr>
                <mc:AlternateContent>
                  <mc:Choice Requires="wps">
                    <w:drawing>
                      <wp:anchor distT="0" distB="0" distL="114300" distR="114300" simplePos="0" relativeHeight="251723264" behindDoc="0" locked="0" layoutInCell="1" allowOverlap="1" wp14:anchorId="12178DE2" wp14:editId="358716D5">
                        <wp:simplePos x="0" y="0"/>
                        <wp:positionH relativeFrom="column">
                          <wp:posOffset>637540</wp:posOffset>
                        </wp:positionH>
                        <wp:positionV relativeFrom="paragraph">
                          <wp:posOffset>35560</wp:posOffset>
                        </wp:positionV>
                        <wp:extent cx="1628775" cy="3143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614CEB93" w14:textId="542BF2BC" w:rsidR="00E81BBF" w:rsidRDefault="00E81BBF" w:rsidP="00255F4D">
                                    <w:pPr>
                                      <w:spacing w:line="360" w:lineRule="auto"/>
                                      <w:ind w:left="0" w:right="0" w:firstLine="0"/>
                                      <w:jc w:val="left"/>
                                      <w:rPr>
                                        <w:del w:id="1085" w:author="hp" w:date="2017-01-05T18:05:00Z"/>
                                      </w:rPr>
                                    </w:pPr>
                                    <w:del w:id="1086" w:author="hp" w:date="2017-01-05T18:05:00Z">
                                      <w:r>
                                        <w:delText>{</w:delText>
                                      </w:r>
                                      <w:r w:rsidRPr="00255F4D">
                                        <w:delText>description</w:delText>
                                      </w:r>
                                      <w:r>
                                        <w:delText>=</w:delText>
                                      </w:r>
                                      <w:r w:rsidRPr="00255F4D">
                                        <w:delText xml:space="preserve"> </w:delText>
                                      </w:r>
                                      <w:r>
                                        <w:delText>defined }</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8DE2" id="Text Box 50" o:spid="_x0000_s1039" type="#_x0000_t202" style="position:absolute;margin-left:50.2pt;margin-top:2.8pt;width:128.25pt;height:24.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" fillcolor="white [3201]" strokecolor="white [3212]" strokeweight=".5pt">
                        <v:textbox>
                          <w:txbxContent>
                            <w:p w14:paraId="614CEB93" w14:textId="542BF2BC" w:rsidR="00E81BBF" w:rsidRDefault="00E81BBF" w:rsidP="00255F4D">
                              <w:pPr>
                                <w:spacing w:line="360" w:lineRule="auto"/>
                                <w:ind w:left="0" w:right="0" w:firstLine="0"/>
                                <w:jc w:val="left"/>
                                <w:rPr>
                                  <w:del w:id="1124" w:author="hp" w:date="2017-01-05T18:05:00Z"/>
                                </w:rPr>
                              </w:pPr>
                              <w:del w:id="1125" w:author="hp" w:date="2017-01-05T18:05:00Z">
                                <w:r>
                                  <w:delText>{</w:delText>
                                </w:r>
                                <w:r w:rsidRPr="00255F4D">
                                  <w:delText>description</w:delText>
                                </w:r>
                                <w:r>
                                  <w:delText>=</w:delText>
                                </w:r>
                                <w:r w:rsidRPr="00255F4D">
                                  <w:delText xml:space="preserve"> </w:delText>
                                </w:r>
                                <w:r>
                                  <w:delText>defined }</w:delText>
                                </w:r>
                              </w:del>
                            </w:p>
                          </w:txbxContent>
                        </v:textbox>
                      </v:shape>
                    </w:pict>
                  </mc:Fallback>
                </mc:AlternateContent>
              </w:r>
            </w:del>
          </w:p>
          <w:p w14:paraId="0749A117" w14:textId="77777777" w:rsidR="00255F4D" w:rsidRPr="0094686A" w:rsidRDefault="00255F4D" w:rsidP="00A24E63">
            <w:pPr>
              <w:spacing w:after="120" w:line="240" w:lineRule="auto"/>
              <w:ind w:left="0" w:right="0" w:firstLine="0"/>
              <w:jc w:val="left"/>
              <w:textAlignment w:val="baseline"/>
              <w:rPr>
                <w:del w:id="1087" w:author="hp" w:date="2017-01-05T18:05:00Z"/>
                <w:rFonts w:asciiTheme="majorBidi" w:hAnsiTheme="majorBidi" w:cstheme="majorBidi"/>
                <w:sz w:val="22"/>
              </w:rPr>
            </w:pPr>
          </w:p>
          <w:p w14:paraId="2EB5AF7F" w14:textId="77777777" w:rsidR="00255F4D" w:rsidRPr="0094686A" w:rsidRDefault="00255F4D" w:rsidP="00A24E63">
            <w:pPr>
              <w:spacing w:after="120" w:line="240" w:lineRule="auto"/>
              <w:ind w:left="0" w:right="0" w:firstLine="0"/>
              <w:jc w:val="left"/>
              <w:textAlignment w:val="baseline"/>
              <w:rPr>
                <w:del w:id="1088" w:author="hp" w:date="2017-01-05T18:05:00Z"/>
                <w:rFonts w:asciiTheme="majorBidi" w:hAnsiTheme="majorBidi" w:cstheme="majorBidi"/>
                <w:sz w:val="22"/>
              </w:rPr>
            </w:pPr>
          </w:p>
          <w:p w14:paraId="0B1A6133" w14:textId="77777777" w:rsidR="00255F4D" w:rsidRPr="0094686A" w:rsidRDefault="00255F4D" w:rsidP="00A24E63">
            <w:pPr>
              <w:spacing w:after="120" w:line="240" w:lineRule="auto"/>
              <w:ind w:left="0" w:right="0" w:firstLine="0"/>
              <w:jc w:val="left"/>
              <w:textAlignment w:val="baseline"/>
              <w:rPr>
                <w:del w:id="1089" w:author="hp" w:date="2017-01-05T18:05:00Z"/>
                <w:rFonts w:asciiTheme="majorBidi" w:hAnsiTheme="majorBidi" w:cstheme="majorBidi"/>
                <w:sz w:val="22"/>
              </w:rPr>
            </w:pPr>
          </w:p>
          <w:p w14:paraId="4D733316" w14:textId="77777777" w:rsidR="00255F4D" w:rsidRPr="0094686A" w:rsidRDefault="00255F4D" w:rsidP="00A24E63">
            <w:pPr>
              <w:spacing w:after="120"/>
              <w:ind w:left="0" w:right="0" w:firstLine="0"/>
              <w:rPr>
                <w:del w:id="1090" w:author="hp" w:date="2017-01-05T18:05:00Z"/>
                <w:rFonts w:asciiTheme="majorBidi" w:hAnsiTheme="majorBidi" w:cstheme="majorBidi"/>
                <w:sz w:val="22"/>
              </w:rPr>
            </w:pPr>
          </w:p>
        </w:tc>
        <w:tc>
          <w:tcPr>
            <w:tcW w:w="4466" w:type="dxa"/>
          </w:tcPr>
          <w:p w14:paraId="70FACA85" w14:textId="77777777" w:rsidR="00255F4D" w:rsidRPr="0094686A" w:rsidRDefault="00255F4D" w:rsidP="00A24E63">
            <w:pPr>
              <w:spacing w:after="120" w:line="240" w:lineRule="auto"/>
              <w:ind w:left="0" w:right="0" w:firstLine="0"/>
              <w:jc w:val="left"/>
              <w:textAlignment w:val="baseline"/>
              <w:rPr>
                <w:del w:id="1091" w:author="hp" w:date="2017-01-05T18:05:00Z"/>
                <w:rFonts w:asciiTheme="majorBidi" w:hAnsiTheme="majorBidi" w:cstheme="majorBidi"/>
                <w:sz w:val="22"/>
              </w:rPr>
            </w:pPr>
          </w:p>
          <w:p w14:paraId="60383565" w14:textId="0A086F24" w:rsidR="00255F4D" w:rsidRPr="0094686A" w:rsidRDefault="00255F4D" w:rsidP="00A24E63">
            <w:pPr>
              <w:spacing w:after="120" w:line="240" w:lineRule="auto"/>
              <w:ind w:left="0" w:right="0" w:firstLine="0"/>
              <w:jc w:val="left"/>
              <w:textAlignment w:val="baseline"/>
              <w:rPr>
                <w:del w:id="1092" w:author="hp" w:date="2017-01-05T18:05:00Z"/>
                <w:rFonts w:asciiTheme="majorBidi" w:hAnsiTheme="majorBidi" w:cstheme="majorBidi"/>
                <w:sz w:val="22"/>
              </w:rPr>
            </w:pPr>
            <w:del w:id="1093" w:author="hp" w:date="2017-01-05T18:05:00Z">
              <w:r w:rsidRPr="0094686A">
                <w:rPr>
                  <w:rFonts w:asciiTheme="majorBidi" w:hAnsiTheme="majorBidi" w:cstheme="majorBidi"/>
                  <w:sz w:val="22"/>
                </w:rPr>
                <w:delText>mtype = {screen1, defined, undefined};</w:delText>
              </w:r>
            </w:del>
          </w:p>
          <w:p w14:paraId="67653EE1" w14:textId="747397AC" w:rsidR="00255F4D" w:rsidRPr="0094686A" w:rsidRDefault="00255F4D" w:rsidP="00A24E63">
            <w:pPr>
              <w:spacing w:after="120" w:line="240" w:lineRule="auto"/>
              <w:ind w:left="0" w:right="0" w:firstLine="0"/>
              <w:jc w:val="left"/>
              <w:textAlignment w:val="baseline"/>
              <w:rPr>
                <w:del w:id="1094" w:author="hp" w:date="2017-01-05T18:05:00Z"/>
                <w:rFonts w:asciiTheme="majorBidi" w:hAnsiTheme="majorBidi" w:cstheme="majorBidi"/>
                <w:sz w:val="22"/>
              </w:rPr>
            </w:pPr>
            <w:del w:id="1095" w:author="hp" w:date="2017-01-05T18:05:00Z">
              <w:r w:rsidRPr="0094686A">
                <w:rPr>
                  <w:rFonts w:asciiTheme="majorBidi" w:hAnsiTheme="majorBidi" w:cstheme="majorBidi"/>
                  <w:sz w:val="22"/>
                </w:rPr>
                <w:delText>mtype state=</w:delText>
              </w:r>
              <w:r w:rsidR="006D6243" w:rsidRPr="0094686A">
                <w:rPr>
                  <w:rFonts w:asciiTheme="majorBidi" w:hAnsiTheme="majorBidi" w:cstheme="majorBidi"/>
                  <w:sz w:val="22"/>
                </w:rPr>
                <w:delText xml:space="preserve"> screen1</w:delText>
              </w:r>
              <w:r w:rsidRPr="0094686A">
                <w:rPr>
                  <w:rFonts w:asciiTheme="majorBidi" w:hAnsiTheme="majorBidi" w:cstheme="majorBidi"/>
                  <w:sz w:val="22"/>
                </w:rPr>
                <w:delText>;</w:delText>
              </w:r>
            </w:del>
          </w:p>
          <w:p w14:paraId="322A19C0" w14:textId="7054F45C" w:rsidR="00255F4D" w:rsidRPr="0094686A" w:rsidRDefault="00255F4D" w:rsidP="00A24E63">
            <w:pPr>
              <w:spacing w:after="120" w:line="240" w:lineRule="auto"/>
              <w:ind w:left="0" w:right="0" w:firstLine="0"/>
              <w:jc w:val="left"/>
              <w:textAlignment w:val="baseline"/>
              <w:rPr>
                <w:del w:id="1096" w:author="hp" w:date="2017-01-05T18:05:00Z"/>
                <w:rFonts w:asciiTheme="majorBidi" w:hAnsiTheme="majorBidi" w:cstheme="majorBidi"/>
                <w:sz w:val="22"/>
              </w:rPr>
            </w:pPr>
            <w:del w:id="1097" w:author="hp" w:date="2017-01-05T18:05:00Z">
              <w:r w:rsidRPr="0094686A">
                <w:rPr>
                  <w:rFonts w:asciiTheme="majorBidi" w:hAnsiTheme="majorBidi" w:cstheme="majorBidi"/>
                  <w:sz w:val="22"/>
                </w:rPr>
                <w:delText xml:space="preserve">mtype </w:delText>
              </w:r>
              <w:r w:rsidR="006D6243" w:rsidRPr="0094686A">
                <w:rPr>
                  <w:rFonts w:asciiTheme="majorBidi" w:hAnsiTheme="majorBidi" w:cstheme="majorBidi"/>
                  <w:sz w:val="22"/>
                </w:rPr>
                <w:delText xml:space="preserve">description </w:delText>
              </w:r>
              <w:r w:rsidRPr="0094686A">
                <w:rPr>
                  <w:rFonts w:asciiTheme="majorBidi" w:hAnsiTheme="majorBidi" w:cstheme="majorBidi"/>
                  <w:sz w:val="22"/>
                </w:rPr>
                <w:delText>=</w:delText>
              </w:r>
              <w:r w:rsidR="006D6243" w:rsidRPr="0094686A">
                <w:rPr>
                  <w:rFonts w:asciiTheme="majorBidi" w:hAnsiTheme="majorBidi" w:cstheme="majorBidi"/>
                  <w:sz w:val="22"/>
                </w:rPr>
                <w:delText xml:space="preserve"> undefined</w:delText>
              </w:r>
              <w:r w:rsidRPr="0094686A">
                <w:rPr>
                  <w:rFonts w:asciiTheme="majorBidi" w:hAnsiTheme="majorBidi" w:cstheme="majorBidi"/>
                  <w:sz w:val="22"/>
                </w:rPr>
                <w:delText>;</w:delText>
              </w:r>
            </w:del>
          </w:p>
          <w:p w14:paraId="142AB6B1" w14:textId="77777777" w:rsidR="00255F4D" w:rsidRPr="0094686A" w:rsidRDefault="00255F4D" w:rsidP="00A24E63">
            <w:pPr>
              <w:spacing w:after="120" w:line="240" w:lineRule="auto"/>
              <w:ind w:left="0" w:right="0" w:firstLine="0"/>
              <w:jc w:val="left"/>
              <w:textAlignment w:val="baseline"/>
              <w:rPr>
                <w:del w:id="1098" w:author="hp" w:date="2017-01-05T18:05:00Z"/>
                <w:rFonts w:asciiTheme="majorBidi" w:hAnsiTheme="majorBidi" w:cstheme="majorBidi"/>
                <w:sz w:val="22"/>
              </w:rPr>
            </w:pPr>
            <w:del w:id="1099" w:author="hp" w:date="2017-01-05T18:05:00Z">
              <w:r w:rsidRPr="0094686A">
                <w:rPr>
                  <w:rFonts w:asciiTheme="majorBidi" w:hAnsiTheme="majorBidi" w:cstheme="majorBidi"/>
                  <w:sz w:val="22"/>
                </w:rPr>
                <w:delText>active proctype vm()</w:delText>
              </w:r>
              <w:r w:rsidRPr="0094686A">
                <w:rPr>
                  <w:rFonts w:asciiTheme="majorBidi" w:hAnsiTheme="majorBidi" w:cstheme="majorBidi"/>
                  <w:sz w:val="22"/>
                </w:rPr>
                <w:tab/>
              </w:r>
            </w:del>
          </w:p>
          <w:p w14:paraId="45AF52E8" w14:textId="77777777" w:rsidR="00255F4D" w:rsidRPr="0094686A" w:rsidRDefault="00255F4D" w:rsidP="00A24E63">
            <w:pPr>
              <w:spacing w:after="120" w:line="240" w:lineRule="auto"/>
              <w:ind w:left="0" w:right="0" w:firstLine="0"/>
              <w:jc w:val="left"/>
              <w:textAlignment w:val="baseline"/>
              <w:rPr>
                <w:del w:id="1100" w:author="hp" w:date="2017-01-05T18:05:00Z"/>
                <w:rFonts w:asciiTheme="majorBidi" w:hAnsiTheme="majorBidi" w:cstheme="majorBidi"/>
                <w:sz w:val="22"/>
              </w:rPr>
            </w:pPr>
            <w:del w:id="1101" w:author="hp" w:date="2017-01-05T18:05:00Z">
              <w:r w:rsidRPr="0094686A">
                <w:rPr>
                  <w:rFonts w:asciiTheme="majorBidi" w:hAnsiTheme="majorBidi" w:cstheme="majorBidi"/>
                  <w:sz w:val="22"/>
                </w:rPr>
                <w:delText>{</w:delText>
              </w:r>
            </w:del>
          </w:p>
          <w:p w14:paraId="720C675E" w14:textId="77777777" w:rsidR="00255F4D" w:rsidRPr="0094686A" w:rsidRDefault="00255F4D" w:rsidP="00A24E63">
            <w:pPr>
              <w:spacing w:after="120" w:line="240" w:lineRule="auto"/>
              <w:ind w:left="0" w:right="0" w:firstLine="0"/>
              <w:jc w:val="left"/>
              <w:textAlignment w:val="baseline"/>
              <w:rPr>
                <w:del w:id="1102" w:author="hp" w:date="2017-01-05T18:05:00Z"/>
                <w:rFonts w:asciiTheme="majorBidi" w:hAnsiTheme="majorBidi" w:cstheme="majorBidi"/>
                <w:sz w:val="22"/>
              </w:rPr>
            </w:pPr>
            <w:del w:id="1103" w:author="hp" w:date="2017-01-05T18:05:00Z">
              <w:r w:rsidRPr="0094686A">
                <w:rPr>
                  <w:rFonts w:asciiTheme="majorBidi" w:hAnsiTheme="majorBidi" w:cstheme="majorBidi"/>
                  <w:sz w:val="22"/>
                </w:rPr>
                <w:delText>do</w:delText>
              </w:r>
            </w:del>
          </w:p>
          <w:p w14:paraId="60E6803A" w14:textId="422671DE" w:rsidR="00255F4D" w:rsidRPr="0094686A" w:rsidRDefault="00255F4D" w:rsidP="00A24E63">
            <w:pPr>
              <w:spacing w:after="120" w:line="240" w:lineRule="auto"/>
              <w:ind w:left="0" w:right="0" w:firstLine="0"/>
              <w:jc w:val="left"/>
              <w:textAlignment w:val="baseline"/>
              <w:rPr>
                <w:del w:id="1104" w:author="hp" w:date="2017-01-05T18:05:00Z"/>
                <w:rFonts w:asciiTheme="majorBidi" w:hAnsiTheme="majorBidi" w:cstheme="majorBidi"/>
                <w:sz w:val="22"/>
              </w:rPr>
            </w:pPr>
            <w:del w:id="1105" w:author="hp" w:date="2017-01-05T18:05:00Z">
              <w:r w:rsidRPr="0094686A">
                <w:rPr>
                  <w:rFonts w:asciiTheme="majorBidi" w:hAnsiTheme="majorBidi" w:cstheme="majorBidi"/>
                  <w:sz w:val="22"/>
                </w:rPr>
                <w:delText xml:space="preserve">: :state== </w:delText>
              </w:r>
              <w:r w:rsidR="006D6243" w:rsidRPr="0094686A">
                <w:rPr>
                  <w:rFonts w:asciiTheme="majorBidi" w:hAnsiTheme="majorBidi" w:cstheme="majorBidi"/>
                  <w:sz w:val="22"/>
                </w:rPr>
                <w:delText>screen1</w:delText>
              </w:r>
              <w:r w:rsidRPr="0094686A">
                <w:rPr>
                  <w:rFonts w:asciiTheme="majorBidi" w:hAnsiTheme="majorBidi" w:cstheme="majorBidi"/>
                  <w:sz w:val="22"/>
                </w:rPr>
                <w:delText xml:space="preserve">-&gt; </w:delText>
              </w:r>
            </w:del>
          </w:p>
          <w:p w14:paraId="1FD86DF2" w14:textId="2DA61639" w:rsidR="00255F4D" w:rsidRPr="0094686A" w:rsidRDefault="00255F4D" w:rsidP="00A24E63">
            <w:pPr>
              <w:spacing w:after="120" w:line="240" w:lineRule="auto"/>
              <w:ind w:left="0" w:right="0" w:firstLine="0"/>
              <w:jc w:val="left"/>
              <w:textAlignment w:val="baseline"/>
              <w:rPr>
                <w:del w:id="1106" w:author="hp" w:date="2017-01-05T18:05:00Z"/>
                <w:rFonts w:asciiTheme="majorBidi" w:hAnsiTheme="majorBidi" w:cstheme="majorBidi"/>
                <w:sz w:val="22"/>
              </w:rPr>
            </w:pPr>
            <w:del w:id="1107" w:author="hp" w:date="2017-01-05T18:05:00Z">
              <w:r w:rsidRPr="0094686A">
                <w:rPr>
                  <w:rFonts w:asciiTheme="majorBidi" w:hAnsiTheme="majorBidi" w:cstheme="majorBidi"/>
                  <w:sz w:val="22"/>
                </w:rPr>
                <w:delText xml:space="preserve">::atomic{ </w:delText>
              </w:r>
              <w:r w:rsidR="006D6243" w:rsidRPr="0094686A">
                <w:rPr>
                  <w:rFonts w:asciiTheme="majorBidi" w:hAnsiTheme="majorBidi" w:cstheme="majorBidi"/>
                  <w:sz w:val="22"/>
                </w:rPr>
                <w:delText xml:space="preserve">description = defined </w:delText>
              </w:r>
              <w:r w:rsidRPr="0094686A">
                <w:rPr>
                  <w:rFonts w:asciiTheme="majorBidi" w:hAnsiTheme="majorBidi" w:cstheme="majorBidi"/>
                  <w:sz w:val="22"/>
                </w:rPr>
                <w:delText>}</w:delText>
              </w:r>
            </w:del>
          </w:p>
          <w:p w14:paraId="4CFE970F" w14:textId="77777777" w:rsidR="00255F4D" w:rsidRPr="0094686A" w:rsidRDefault="00255F4D" w:rsidP="00A24E63">
            <w:pPr>
              <w:spacing w:after="120" w:line="240" w:lineRule="auto"/>
              <w:ind w:left="0" w:right="0" w:firstLine="0"/>
              <w:jc w:val="left"/>
              <w:textAlignment w:val="baseline"/>
              <w:rPr>
                <w:del w:id="1108" w:author="hp" w:date="2017-01-05T18:05:00Z"/>
                <w:rFonts w:asciiTheme="majorBidi" w:hAnsiTheme="majorBidi" w:cstheme="majorBidi"/>
                <w:sz w:val="22"/>
              </w:rPr>
            </w:pPr>
            <w:del w:id="1109" w:author="hp" w:date="2017-01-05T18:05:00Z">
              <w:r w:rsidRPr="0094686A">
                <w:rPr>
                  <w:rFonts w:asciiTheme="majorBidi" w:hAnsiTheme="majorBidi" w:cstheme="majorBidi"/>
                  <w:sz w:val="22"/>
                </w:rPr>
                <w:delText>od</w:delText>
              </w:r>
            </w:del>
          </w:p>
          <w:p w14:paraId="5DF5F27D" w14:textId="77777777" w:rsidR="00255F4D" w:rsidRPr="0094686A" w:rsidRDefault="00255F4D" w:rsidP="00A24E63">
            <w:pPr>
              <w:spacing w:after="120" w:line="240" w:lineRule="auto"/>
              <w:ind w:left="0" w:right="0" w:firstLine="0"/>
              <w:jc w:val="left"/>
              <w:textAlignment w:val="baseline"/>
              <w:rPr>
                <w:del w:id="1110" w:author="hp" w:date="2017-01-05T18:05:00Z"/>
                <w:rFonts w:asciiTheme="majorBidi" w:hAnsiTheme="majorBidi" w:cstheme="majorBidi"/>
                <w:sz w:val="22"/>
              </w:rPr>
            </w:pPr>
            <w:del w:id="1111" w:author="hp" w:date="2017-01-05T18:05:00Z">
              <w:r w:rsidRPr="0094686A">
                <w:rPr>
                  <w:rFonts w:asciiTheme="majorBidi" w:hAnsiTheme="majorBidi" w:cstheme="majorBidi"/>
                  <w:sz w:val="22"/>
                </w:rPr>
                <w:delText>}</w:delText>
              </w:r>
            </w:del>
          </w:p>
          <w:p w14:paraId="577BB380" w14:textId="77777777" w:rsidR="00255F4D" w:rsidRPr="0094686A" w:rsidRDefault="00255F4D" w:rsidP="00A24E63">
            <w:pPr>
              <w:spacing w:after="120"/>
              <w:ind w:left="0" w:right="0" w:firstLine="0"/>
              <w:rPr>
                <w:del w:id="1112" w:author="hp" w:date="2017-01-05T18:05:00Z"/>
                <w:rFonts w:asciiTheme="majorBidi" w:hAnsiTheme="majorBidi" w:cstheme="majorBidi"/>
                <w:sz w:val="22"/>
              </w:rPr>
            </w:pPr>
          </w:p>
        </w:tc>
      </w:tr>
      <w:tr w:rsidR="00255F4D" w:rsidRPr="0094686A" w14:paraId="19E0FB70" w14:textId="77777777" w:rsidTr="00255F4D">
        <w:trPr>
          <w:del w:id="1113" w:author="hp" w:date="2017-01-05T18:05:00Z"/>
        </w:trPr>
        <w:tc>
          <w:tcPr>
            <w:tcW w:w="4468" w:type="dxa"/>
          </w:tcPr>
          <w:p w14:paraId="46EE5162" w14:textId="77777777" w:rsidR="00255F4D" w:rsidRPr="0094686A" w:rsidRDefault="00255F4D" w:rsidP="00A24E63">
            <w:pPr>
              <w:spacing w:after="120"/>
              <w:ind w:left="0" w:right="0" w:firstLine="0"/>
              <w:rPr>
                <w:del w:id="1114" w:author="hp" w:date="2017-01-05T18:05:00Z"/>
                <w:rFonts w:asciiTheme="majorBidi" w:hAnsiTheme="majorBidi" w:cstheme="majorBidi"/>
                <w:sz w:val="22"/>
              </w:rPr>
            </w:pPr>
          </w:p>
        </w:tc>
        <w:tc>
          <w:tcPr>
            <w:tcW w:w="4466" w:type="dxa"/>
          </w:tcPr>
          <w:p w14:paraId="3FB4E5CF" w14:textId="77777777" w:rsidR="00255F4D" w:rsidRPr="0094686A" w:rsidRDefault="00255F4D" w:rsidP="00A24E63">
            <w:pPr>
              <w:spacing w:after="120"/>
              <w:ind w:left="0" w:right="0" w:firstLine="0"/>
              <w:rPr>
                <w:del w:id="1115" w:author="hp" w:date="2017-01-05T18:05:00Z"/>
                <w:rFonts w:asciiTheme="majorBidi" w:hAnsiTheme="majorBidi" w:cstheme="majorBidi"/>
                <w:sz w:val="22"/>
              </w:rPr>
            </w:pPr>
          </w:p>
        </w:tc>
      </w:tr>
    </w:tbl>
    <w:p w14:paraId="1F4E5FED" w14:textId="507C4392" w:rsidR="0042507A" w:rsidRPr="0094686A" w:rsidRDefault="0042507A" w:rsidP="00A24E63">
      <w:pPr>
        <w:spacing w:after="120"/>
        <w:ind w:left="0" w:right="0"/>
        <w:rPr>
          <w:del w:id="1116" w:author="hp" w:date="2017-01-05T18:05:00Z"/>
          <w:rFonts w:asciiTheme="majorBidi" w:hAnsiTheme="majorBidi" w:cstheme="majorBidi"/>
          <w:sz w:val="22"/>
        </w:rPr>
      </w:pPr>
    </w:p>
    <w:p w14:paraId="4A3927C2" w14:textId="77777777" w:rsidR="0042507A" w:rsidRPr="0094686A" w:rsidRDefault="0042507A" w:rsidP="00A24E63">
      <w:pPr>
        <w:spacing w:after="120"/>
        <w:ind w:left="0" w:right="0"/>
        <w:rPr>
          <w:del w:id="1117" w:author="hp" w:date="2017-01-05T18:05:00Z"/>
          <w:rFonts w:asciiTheme="majorBidi" w:hAnsiTheme="majorBidi" w:cstheme="majorBidi"/>
          <w:sz w:val="22"/>
        </w:rPr>
      </w:pPr>
    </w:p>
    <w:p w14:paraId="0AE0CD04" w14:textId="034DD74C" w:rsidR="007144D0" w:rsidRPr="0094686A" w:rsidRDefault="007144D0" w:rsidP="00A24E63">
      <w:pPr>
        <w:spacing w:after="120"/>
        <w:ind w:left="0" w:right="0"/>
        <w:rPr>
          <w:del w:id="1118" w:author="hp" w:date="2017-01-05T18:05:00Z"/>
          <w:rFonts w:asciiTheme="majorBidi" w:hAnsiTheme="majorBidi" w:cstheme="majorBidi"/>
          <w:sz w:val="22"/>
        </w:rPr>
      </w:pPr>
    </w:p>
    <w:p w14:paraId="5C492F3D" w14:textId="0D9492A8" w:rsidR="007144D0" w:rsidRPr="0094686A" w:rsidRDefault="007144D0" w:rsidP="00A24E63">
      <w:pPr>
        <w:spacing w:after="120"/>
        <w:ind w:left="0" w:right="0"/>
        <w:rPr>
          <w:del w:id="1119" w:author="hp" w:date="2017-01-05T18:05:00Z"/>
          <w:rFonts w:asciiTheme="majorBidi" w:hAnsiTheme="majorBidi" w:cstheme="majorBidi"/>
          <w:sz w:val="22"/>
        </w:rPr>
      </w:pPr>
    </w:p>
    <w:p w14:paraId="17CB00C3" w14:textId="1F92DA92" w:rsidR="007144D0" w:rsidRPr="0094686A" w:rsidRDefault="007144D0" w:rsidP="00A24E63">
      <w:pPr>
        <w:spacing w:after="120"/>
        <w:ind w:left="0" w:right="0"/>
        <w:rPr>
          <w:del w:id="1120" w:author="hp" w:date="2017-01-05T18:05:00Z"/>
          <w:rFonts w:asciiTheme="majorBidi" w:hAnsiTheme="majorBidi" w:cstheme="majorBidi"/>
          <w:sz w:val="22"/>
        </w:rPr>
      </w:pPr>
    </w:p>
    <w:p w14:paraId="5B92216D" w14:textId="2C7D39DA" w:rsidR="00560ACB" w:rsidRPr="0094686A" w:rsidRDefault="00D37170" w:rsidP="00A24E63">
      <w:pPr>
        <w:pStyle w:val="3"/>
        <w:numPr>
          <w:ilvl w:val="2"/>
          <w:numId w:val="29"/>
        </w:numPr>
        <w:spacing w:after="120" w:line="22" w:lineRule="atLeast"/>
        <w:ind w:left="0"/>
        <w:rPr>
          <w:del w:id="1121" w:author="hp" w:date="2017-01-05T18:05:00Z"/>
          <w:rFonts w:asciiTheme="majorBidi" w:hAnsiTheme="majorBidi" w:cstheme="majorBidi"/>
          <w:iCs/>
          <w:sz w:val="22"/>
        </w:rPr>
      </w:pPr>
      <w:bookmarkStart w:id="1122" w:name="_Toc470169603"/>
      <w:bookmarkStart w:id="1123" w:name="_Toc470446050"/>
      <w:bookmarkStart w:id="1124" w:name="_Toc470169604"/>
      <w:bookmarkStart w:id="1125" w:name="_Toc470446051"/>
      <w:bookmarkStart w:id="1126" w:name="_Toc470446052"/>
      <w:bookmarkEnd w:id="1122"/>
      <w:bookmarkEnd w:id="1123"/>
      <w:bookmarkEnd w:id="1124"/>
      <w:bookmarkEnd w:id="1125"/>
      <w:del w:id="1127" w:author="hp" w:date="2017-01-05T18:05:00Z">
        <w:r w:rsidRPr="0094686A">
          <w:rPr>
            <w:rFonts w:asciiTheme="majorBidi" w:hAnsiTheme="majorBidi" w:cstheme="majorBidi"/>
            <w:sz w:val="22"/>
          </w:rPr>
          <w:delText xml:space="preserve">Re-producing the </w:delText>
        </w:r>
        <w:r w:rsidR="00BB6B38" w:rsidRPr="0094686A">
          <w:rPr>
            <w:rFonts w:asciiTheme="majorBidi" w:hAnsiTheme="majorBidi" w:cstheme="majorBidi"/>
            <w:iCs/>
            <w:sz w:val="22"/>
          </w:rPr>
          <w:delText>spec</w:delText>
        </w:r>
        <w:r w:rsidR="00AC1FEB" w:rsidRPr="0094686A">
          <w:rPr>
            <w:rFonts w:asciiTheme="majorBidi" w:hAnsiTheme="majorBidi" w:cstheme="majorBidi"/>
            <w:iCs/>
            <w:sz w:val="22"/>
            <w:rtl/>
            <w:lang w:bidi="ar-SA"/>
          </w:rPr>
          <w:delText xml:space="preserve"> </w:delText>
        </w:r>
        <w:r w:rsidR="00BB6B38" w:rsidRPr="0094686A">
          <w:rPr>
            <w:rFonts w:asciiTheme="majorBidi" w:hAnsiTheme="majorBidi" w:cstheme="majorBidi"/>
            <w:iCs/>
            <w:sz w:val="22"/>
          </w:rPr>
          <w:delText xml:space="preserve">of </w:delText>
        </w:r>
        <w:r w:rsidR="00AC1FEB" w:rsidRPr="0094686A">
          <w:rPr>
            <w:rFonts w:asciiTheme="majorBidi" w:hAnsiTheme="majorBidi" w:cstheme="majorBidi"/>
            <w:iCs/>
            <w:sz w:val="22"/>
            <w:rtl/>
            <w:lang w:bidi="ar-SA"/>
          </w:rPr>
          <w:delText>"</w:delText>
        </w:r>
        <w:r w:rsidR="00224031" w:rsidRPr="0094686A">
          <w:rPr>
            <w:rFonts w:asciiTheme="majorBidi" w:hAnsiTheme="majorBidi" w:cstheme="majorBidi"/>
            <w:iCs/>
            <w:sz w:val="22"/>
          </w:rPr>
          <w:delText>BoPo</w:delText>
        </w:r>
        <w:r w:rsidR="00AC1FEB" w:rsidRPr="0094686A">
          <w:rPr>
            <w:rFonts w:asciiTheme="majorBidi" w:hAnsiTheme="majorBidi" w:cstheme="majorBidi"/>
            <w:iCs/>
            <w:sz w:val="22"/>
            <w:rtl/>
            <w:lang w:bidi="ar-SA"/>
          </w:rPr>
          <w:delText>"</w:delText>
        </w:r>
        <w:bookmarkEnd w:id="1126"/>
      </w:del>
    </w:p>
    <w:p w14:paraId="53099290" w14:textId="77777777" w:rsidR="00272AC3" w:rsidRPr="0094686A" w:rsidRDefault="00272AC3" w:rsidP="00A24E63">
      <w:pPr>
        <w:spacing w:after="120"/>
        <w:ind w:left="0" w:right="0"/>
        <w:rPr>
          <w:del w:id="1128" w:author="hp" w:date="2017-01-05T18:05:00Z"/>
          <w:rFonts w:asciiTheme="majorBidi" w:hAnsiTheme="majorBidi" w:cstheme="majorBidi"/>
          <w:sz w:val="22"/>
        </w:rPr>
      </w:pPr>
    </w:p>
    <w:p w14:paraId="55336577" w14:textId="4CDBCC57" w:rsidR="002E1607" w:rsidRPr="0094686A" w:rsidRDefault="00272AC3" w:rsidP="00A24E63">
      <w:pPr>
        <w:pStyle w:val="3"/>
        <w:numPr>
          <w:ilvl w:val="3"/>
          <w:numId w:val="29"/>
        </w:numPr>
        <w:spacing w:after="120" w:line="22" w:lineRule="atLeast"/>
        <w:ind w:left="0"/>
        <w:rPr>
          <w:del w:id="1129" w:author="hp" w:date="2017-01-05T18:05:00Z"/>
          <w:rFonts w:asciiTheme="majorBidi" w:hAnsiTheme="majorBidi" w:cstheme="majorBidi"/>
          <w:b w:val="0"/>
          <w:i w:val="0"/>
          <w:iCs/>
          <w:sz w:val="22"/>
        </w:rPr>
      </w:pPr>
      <w:del w:id="1130" w:author="hp" w:date="2017-01-05T18:05:00Z">
        <w:r w:rsidRPr="0094686A">
          <w:rPr>
            <w:rFonts w:asciiTheme="majorBidi" w:hAnsiTheme="majorBidi" w:cstheme="majorBidi"/>
            <w:sz w:val="22"/>
          </w:rPr>
          <w:tab/>
        </w:r>
        <w:bookmarkStart w:id="1131" w:name="_Toc470446053"/>
        <w:r w:rsidRPr="0094686A">
          <w:rPr>
            <w:rFonts w:asciiTheme="majorBidi" w:hAnsiTheme="majorBidi" w:cstheme="majorBidi"/>
            <w:sz w:val="22"/>
          </w:rPr>
          <w:delText>Main activity</w:delText>
        </w:r>
        <w:bookmarkEnd w:id="1131"/>
      </w:del>
    </w:p>
    <w:p w14:paraId="0C9BC3EA" w14:textId="77777777" w:rsidR="00560ACB" w:rsidRPr="0094686A" w:rsidRDefault="00560ACB" w:rsidP="00A24E63">
      <w:pPr>
        <w:spacing w:after="120" w:line="240" w:lineRule="auto"/>
        <w:ind w:left="0" w:right="0" w:firstLine="600"/>
        <w:jc w:val="left"/>
        <w:rPr>
          <w:del w:id="1132" w:author="hp" w:date="2017-01-05T18:05:00Z"/>
          <w:rFonts w:asciiTheme="majorBidi" w:hAnsiTheme="majorBidi" w:cstheme="majorBidi"/>
          <w:i/>
          <w:iCs/>
          <w:sz w:val="22"/>
        </w:rPr>
      </w:pPr>
      <w:del w:id="1133" w:author="hp" w:date="2017-01-05T18:05:00Z">
        <w:r w:rsidRPr="0094686A">
          <w:rPr>
            <w:rFonts w:asciiTheme="majorBidi" w:hAnsiTheme="majorBidi" w:cstheme="majorBidi"/>
            <w:i/>
            <w:iCs/>
            <w:sz w:val="22"/>
          </w:rPr>
          <w:delText>"...</w:delText>
        </w:r>
      </w:del>
    </w:p>
    <w:p w14:paraId="07DEC669" w14:textId="77777777" w:rsidR="00B40032" w:rsidRPr="0094686A" w:rsidRDefault="00B40032" w:rsidP="00A24E63">
      <w:pPr>
        <w:spacing w:after="120" w:line="240" w:lineRule="auto"/>
        <w:ind w:left="0" w:right="0" w:firstLine="0"/>
        <w:jc w:val="left"/>
        <w:rPr>
          <w:del w:id="1134" w:author="hp" w:date="2017-01-05T18:05:00Z"/>
          <w:rFonts w:asciiTheme="majorBidi" w:hAnsiTheme="majorBidi" w:cstheme="majorBidi"/>
          <w:i/>
          <w:iCs/>
          <w:color w:val="auto"/>
          <w:sz w:val="22"/>
        </w:rPr>
      </w:pPr>
      <w:del w:id="1135" w:author="hp" w:date="2017-01-05T18:05:00Z">
        <w:r w:rsidRPr="0094686A">
          <w:rPr>
            <w:rFonts w:asciiTheme="majorBidi" w:hAnsiTheme="majorBidi" w:cstheme="majorBidi"/>
            <w:i/>
            <w:iCs/>
            <w:sz w:val="22"/>
          </w:rPr>
          <w:delText>Moderator + participant:</w:delText>
        </w:r>
      </w:del>
    </w:p>
    <w:p w14:paraId="086E4C51" w14:textId="77777777" w:rsidR="00B40032" w:rsidRPr="0094686A" w:rsidRDefault="00B40032" w:rsidP="00A24E63">
      <w:pPr>
        <w:spacing w:after="120" w:line="240" w:lineRule="auto"/>
        <w:ind w:left="0" w:right="0" w:firstLine="0"/>
        <w:jc w:val="left"/>
        <w:rPr>
          <w:del w:id="1136" w:author="hp" w:date="2017-01-05T18:05:00Z"/>
          <w:rFonts w:asciiTheme="majorBidi" w:hAnsiTheme="majorBidi" w:cstheme="majorBidi"/>
          <w:i/>
          <w:iCs/>
          <w:color w:val="auto"/>
          <w:sz w:val="22"/>
        </w:rPr>
      </w:pPr>
      <w:del w:id="1137" w:author="hp" w:date="2017-01-05T18:05:00Z">
        <w:r w:rsidRPr="0094686A">
          <w:rPr>
            <w:rFonts w:asciiTheme="majorBidi" w:hAnsiTheme="majorBidi" w:cstheme="majorBidi"/>
            <w:i/>
            <w:iCs/>
            <w:sz w:val="22"/>
          </w:rPr>
          <w:delText>Description: The main screen of the application where the user can</w:delText>
        </w:r>
      </w:del>
    </w:p>
    <w:p w14:paraId="0A726C50" w14:textId="77777777" w:rsidR="00B40032" w:rsidRPr="0094686A" w:rsidRDefault="00B40032" w:rsidP="00A24E63">
      <w:pPr>
        <w:spacing w:after="120" w:line="240" w:lineRule="auto"/>
        <w:ind w:left="0" w:right="0" w:firstLine="0"/>
        <w:jc w:val="left"/>
        <w:rPr>
          <w:del w:id="1138" w:author="hp" w:date="2017-01-05T18:05:00Z"/>
          <w:rFonts w:asciiTheme="majorBidi" w:hAnsiTheme="majorBidi" w:cstheme="majorBidi"/>
          <w:i/>
          <w:iCs/>
          <w:color w:val="auto"/>
          <w:sz w:val="22"/>
        </w:rPr>
      </w:pPr>
      <w:del w:id="1139" w:author="hp" w:date="2017-01-05T18:05:00Z">
        <w:r w:rsidRPr="0094686A">
          <w:rPr>
            <w:rFonts w:asciiTheme="majorBidi" w:hAnsiTheme="majorBidi" w:cstheme="majorBidi"/>
            <w:i/>
            <w:iCs/>
            <w:sz w:val="22"/>
          </w:rPr>
          <w:delText>choose what to do next (e.g. search, create new event, etc.).</w:delText>
        </w:r>
      </w:del>
    </w:p>
    <w:p w14:paraId="62B1E4F8" w14:textId="77777777" w:rsidR="00B40032" w:rsidRPr="0094686A" w:rsidRDefault="00B40032" w:rsidP="00A24E63">
      <w:pPr>
        <w:spacing w:after="120" w:line="240" w:lineRule="auto"/>
        <w:ind w:left="0" w:right="0" w:firstLine="0"/>
        <w:jc w:val="left"/>
        <w:rPr>
          <w:del w:id="1140" w:author="hp" w:date="2017-01-05T18:05:00Z"/>
          <w:rFonts w:asciiTheme="majorBidi" w:hAnsiTheme="majorBidi" w:cstheme="majorBidi"/>
          <w:i/>
          <w:iCs/>
          <w:color w:val="auto"/>
          <w:sz w:val="22"/>
        </w:rPr>
      </w:pPr>
      <w:del w:id="1141" w:author="hp" w:date="2017-01-05T18:05:00Z">
        <w:r w:rsidRPr="0094686A">
          <w:rPr>
            <w:rFonts w:asciiTheme="majorBidi" w:hAnsiTheme="majorBidi" w:cstheme="majorBidi"/>
            <w:i/>
            <w:iCs/>
            <w:sz w:val="22"/>
          </w:rPr>
          <w:delText>Input: The user chooses a desired option.</w:delText>
        </w:r>
      </w:del>
    </w:p>
    <w:p w14:paraId="5DA9E8DD" w14:textId="4BE53A59" w:rsidR="00B40032" w:rsidRPr="0094686A" w:rsidRDefault="00B40032" w:rsidP="00A24E63">
      <w:pPr>
        <w:spacing w:after="120" w:line="240" w:lineRule="auto"/>
        <w:ind w:left="0" w:right="0" w:firstLine="0"/>
        <w:jc w:val="left"/>
        <w:rPr>
          <w:del w:id="1142" w:author="hp" w:date="2017-01-05T18:05:00Z"/>
          <w:rFonts w:asciiTheme="majorBidi" w:hAnsiTheme="majorBidi" w:cstheme="majorBidi"/>
          <w:i/>
          <w:iCs/>
          <w:color w:val="auto"/>
          <w:sz w:val="22"/>
        </w:rPr>
      </w:pPr>
      <w:del w:id="1143" w:author="hp" w:date="2017-01-05T18:05:00Z">
        <w:r w:rsidRPr="0094686A">
          <w:rPr>
            <w:rFonts w:asciiTheme="majorBidi" w:hAnsiTheme="majorBidi" w:cstheme="majorBidi"/>
            <w:i/>
            <w:iCs/>
            <w:sz w:val="22"/>
          </w:rPr>
          <w:delText> Output: The user redirected to the suitable screen to her/his choice.</w:delText>
        </w:r>
        <w:r w:rsidR="00560ACB" w:rsidRPr="0094686A">
          <w:rPr>
            <w:rFonts w:asciiTheme="majorBidi" w:hAnsiTheme="majorBidi" w:cstheme="majorBidi"/>
            <w:i/>
            <w:iCs/>
            <w:color w:val="auto"/>
            <w:sz w:val="22"/>
          </w:rPr>
          <w:delText>"</w:delText>
        </w:r>
      </w:del>
    </w:p>
    <w:tbl>
      <w:tblPr>
        <w:tblStyle w:val="af"/>
        <w:tblW w:w="0" w:type="auto"/>
        <w:tblInd w:w="2280" w:type="dxa"/>
        <w:tblLook w:val="04A0" w:firstRow="1" w:lastRow="0" w:firstColumn="1" w:lastColumn="0" w:noHBand="0" w:noVBand="1"/>
      </w:tblPr>
      <w:tblGrid>
        <w:gridCol w:w="2766"/>
      </w:tblGrid>
      <w:tr w:rsidR="002B2C36" w:rsidRPr="0094686A" w14:paraId="6343252D" w14:textId="77777777" w:rsidTr="00795826">
        <w:trPr>
          <w:del w:id="1144" w:author="hp" w:date="2017-01-05T18:05:00Z"/>
        </w:trPr>
        <w:tc>
          <w:tcPr>
            <w:tcW w:w="2766" w:type="dxa"/>
          </w:tcPr>
          <w:p w14:paraId="095D81A4" w14:textId="4895D877" w:rsidR="002B2C36" w:rsidRPr="0094686A" w:rsidRDefault="00BB6B38" w:rsidP="00A24E63">
            <w:pPr>
              <w:spacing w:after="120" w:line="240" w:lineRule="auto"/>
              <w:ind w:left="0" w:right="0" w:firstLine="0"/>
              <w:jc w:val="left"/>
              <w:rPr>
                <w:del w:id="1145" w:author="hp" w:date="2017-01-05T18:05:00Z"/>
                <w:rFonts w:asciiTheme="majorBidi" w:hAnsiTheme="majorBidi" w:cstheme="majorBidi"/>
                <w:color w:val="auto"/>
                <w:sz w:val="22"/>
              </w:rPr>
            </w:pPr>
            <w:del w:id="1146" w:author="hp" w:date="2017-01-05T18:05:00Z">
              <w:r w:rsidRPr="0094686A">
                <w:rPr>
                  <w:rFonts w:asciiTheme="majorBidi" w:hAnsiTheme="majorBidi" w:cstheme="majorBidi"/>
                  <w:sz w:val="22"/>
                </w:rPr>
                <w:object w:dxaOrig="2550" w:dyaOrig="4680" w14:anchorId="5D6712A6">
                  <v:shape id="_x0000_i1038" type="#_x0000_t75" style="width:127.3pt;height:214.25pt" o:ole="">
                    <v:imagedata r:id="rId39" o:title=""/>
                  </v:shape>
                  <o:OLEObject Type="Embed" ProgID="PBrush" ShapeID="_x0000_i1038" DrawAspect="Content" ObjectID="_1545311376" r:id="rId40"/>
                </w:object>
              </w:r>
            </w:del>
          </w:p>
        </w:tc>
      </w:tr>
      <w:tr w:rsidR="002B2C36" w:rsidRPr="0094686A" w14:paraId="79BC6639" w14:textId="77777777" w:rsidTr="00795826">
        <w:trPr>
          <w:del w:id="1147" w:author="hp" w:date="2017-01-05T18:05:00Z"/>
        </w:trPr>
        <w:tc>
          <w:tcPr>
            <w:tcW w:w="2766" w:type="dxa"/>
          </w:tcPr>
          <w:p w14:paraId="21F61CD2" w14:textId="14F66A2F" w:rsidR="002B2C36" w:rsidRPr="0094686A" w:rsidRDefault="000E194D" w:rsidP="00A24E63">
            <w:pPr>
              <w:spacing w:after="120" w:line="240" w:lineRule="auto"/>
              <w:ind w:left="0" w:right="0" w:firstLine="0"/>
              <w:jc w:val="center"/>
              <w:rPr>
                <w:del w:id="1148" w:author="hp" w:date="2017-01-05T18:05:00Z"/>
                <w:rFonts w:asciiTheme="majorBidi" w:hAnsiTheme="majorBidi" w:cstheme="majorBidi"/>
                <w:color w:val="auto"/>
                <w:sz w:val="22"/>
              </w:rPr>
            </w:pPr>
            <w:del w:id="1149" w:author="hp" w:date="2017-01-05T18:05:00Z">
              <w:r w:rsidRPr="0094686A">
                <w:rPr>
                  <w:rFonts w:asciiTheme="majorBidi" w:hAnsiTheme="majorBidi" w:cstheme="majorBidi"/>
                  <w:sz w:val="22"/>
                </w:rPr>
                <w:delText>Fig. 2:</w:delText>
              </w:r>
            </w:del>
          </w:p>
        </w:tc>
      </w:tr>
    </w:tbl>
    <w:p w14:paraId="2C94CAE4" w14:textId="77777777" w:rsidR="00272910" w:rsidRDefault="00272910" w:rsidP="00272910">
      <w:pPr>
        <w:spacing w:after="120"/>
        <w:ind w:left="0" w:right="0"/>
        <w:rPr>
          <w:rFonts w:asciiTheme="majorBidi" w:hAnsiTheme="majorBidi" w:cstheme="majorBidi"/>
          <w:color w:val="212121"/>
          <w:sz w:val="22"/>
          <w:shd w:val="clear" w:color="auto" w:fill="FFFFFF"/>
        </w:rPr>
      </w:pPr>
    </w:p>
    <w:p w14:paraId="6962423C" w14:textId="74516493" w:rsidR="00272910" w:rsidRPr="00B51214" w:rsidRDefault="00272910" w:rsidP="0027291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150"/>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150"/>
      <w:r w:rsidRPr="00B51214">
        <w:rPr>
          <w:rStyle w:val="a8"/>
          <w:rFonts w:asciiTheme="majorBidi" w:hAnsiTheme="majorBidi" w:cstheme="majorBidi"/>
          <w:sz w:val="22"/>
          <w:szCs w:val="22"/>
        </w:rPr>
        <w:commentReference w:id="1150"/>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27291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BC2284">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0252B7">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0252B7">
      <w:pPr>
        <w:spacing w:after="120" w:line="264" w:lineRule="auto"/>
        <w:ind w:left="0" w:right="0" w:firstLine="284"/>
        <w:rPr>
          <w:rFonts w:asciiTheme="majorBidi" w:hAnsiTheme="majorBidi" w:cstheme="majorBidi"/>
          <w:sz w:val="22"/>
        </w:rPr>
      </w:pPr>
      <w:commentRangeStart w:id="1151"/>
      <w:r w:rsidRPr="00C14D50">
        <w:rPr>
          <w:rFonts w:asciiTheme="majorBidi" w:hAnsiTheme="majorBidi" w:cstheme="majorBidi"/>
          <w:sz w:val="22"/>
        </w:rPr>
        <w:t>Spin</w:t>
      </w:r>
      <w:commentRangeEnd w:id="1151"/>
      <w:r w:rsidRPr="00C14D50">
        <w:rPr>
          <w:rStyle w:val="a8"/>
          <w:sz w:val="22"/>
          <w:szCs w:val="22"/>
        </w:rPr>
        <w:commentReference w:id="1151"/>
      </w:r>
      <w:r w:rsidRPr="00C14D50">
        <w:rPr>
          <w:rFonts w:asciiTheme="majorBidi" w:hAnsiTheme="majorBidi" w:cstheme="majorBidi"/>
          <w:sz w:val="22"/>
        </w:rPr>
        <w:t xml:space="preserve"> is a popular verification tool of distributed systems, used by thousands of people worldwide.</w:t>
      </w:r>
      <w:ins w:id="1152" w:author="K23.06" w:date="2017-01-04T14:52:00Z">
        <w:r w:rsidRPr="00C14D50">
          <w:rPr>
            <w:rFonts w:asciiTheme="majorBidi" w:hAnsiTheme="majorBidi" w:cstheme="majorBidi"/>
            <w:sz w:val="22"/>
          </w:rPr>
          <w:t xml:space="preserve"> </w:t>
        </w:r>
      </w:ins>
      <w:moveToRangeStart w:id="1153" w:author="K23.06" w:date="2017-01-04T14:52:00Z" w:name="move471304898"/>
      <w:moveTo w:id="1154" w:author="K23.06" w:date="2017-01-04T14:52:00Z">
        <w:r w:rsidRPr="00C14D50">
          <w:rPr>
            <w:rFonts w:asciiTheme="majorBidi" w:hAnsiTheme="majorBidi" w:cstheme="majorBidi"/>
            <w:sz w:val="22"/>
          </w:rPr>
          <w:t xml:space="preserve">It was developed at Bell Labs in the Unix group of the Computing Sciences Research Center, starting in 1980. </w:t>
        </w:r>
      </w:moveTo>
      <w:moveToRangeEnd w:id="1153"/>
    </w:p>
    <w:p w14:paraId="11578F1C" w14:textId="524B58E9" w:rsidR="000252B7" w:rsidRPr="000252B7" w:rsidRDefault="000252B7" w:rsidP="000252B7">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t>The tool can be used for the formal verification of multi-threaded software applications. Spin can perform simulati</w:t>
      </w:r>
      <w:r>
        <w:rPr>
          <w:rFonts w:asciiTheme="majorBidi" w:hAnsiTheme="majorBidi" w:cstheme="majorBidi"/>
          <w:sz w:val="22"/>
        </w:rPr>
        <w:t xml:space="preserve">ons of the system's execution. </w:t>
      </w:r>
      <w:moveFromRangeStart w:id="1155" w:author="K23.06" w:date="2017-01-04T14:52:00Z" w:name="move471304898"/>
      <w:moveFrom w:id="1156" w:author="K23.06" w:date="2017-01-04T14:52:00Z">
        <w:r w:rsidRPr="00AC1FEB" w:rsidDel="00E723EC">
          <w:rPr>
            <w:rFonts w:asciiTheme="majorBidi" w:hAnsiTheme="majorBidi" w:cstheme="majorBidi"/>
            <w:sz w:val="22"/>
          </w:rPr>
          <w:t xml:space="preserve">It was developed at Bell Labs in the Unix group of the Computing Sciences Research Center, starting in 1980. </w:t>
        </w:r>
      </w:moveFrom>
      <w:moveFromRangeEnd w:id="1155"/>
      <w:r w:rsidRPr="00AC1FEB">
        <w:rPr>
          <w:rFonts w:asciiTheme="majorBidi" w:hAnsiTheme="majorBidi" w:cstheme="majorBidi"/>
          <w:sz w:val="22"/>
        </w:rPr>
        <w:t>Spin can perform interactive, guided, or random simulations of the system's execution.</w:t>
      </w:r>
    </w:p>
    <w:p w14:paraId="357EC63C" w14:textId="2B9E1FEB" w:rsidR="00BC2284" w:rsidRDefault="00BC2284" w:rsidP="00BC2284">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0252B7">
        <w:rPr>
          <w:rFonts w:asciiTheme="majorBidi" w:eastAsiaTheme="minorEastAsia" w:hAnsiTheme="majorBidi" w:cstheme="majorBidi"/>
          <w:b/>
          <w:bCs/>
          <w:sz w:val="22"/>
          <w:lang w:bidi="ar-SA"/>
        </w:rPr>
        <w:t>.1 The promela l</w:t>
      </w:r>
      <w:r w:rsidRPr="00BC2284">
        <w:rPr>
          <w:rFonts w:asciiTheme="majorBidi" w:eastAsiaTheme="minorEastAsia" w:hAnsiTheme="majorBidi" w:cstheme="majorBidi"/>
          <w:b/>
          <w:bCs/>
          <w:sz w:val="22"/>
          <w:lang w:bidi="ar-SA"/>
        </w:rPr>
        <w:t>anguage</w:t>
      </w:r>
    </w:p>
    <w:p w14:paraId="6C2B6CEB" w14:textId="77777777" w:rsidR="00BC2284" w:rsidRPr="000252B7" w:rsidRDefault="00BC2284" w:rsidP="000252B7">
      <w:pPr>
        <w:pStyle w:val="NormalWeb"/>
        <w:spacing w:before="0" w:beforeAutospacing="0" w:after="120" w:afterAutospacing="0" w:line="264" w:lineRule="auto"/>
        <w:ind w:firstLine="284"/>
        <w:rPr>
          <w:sz w:val="22"/>
          <w:szCs w:val="22"/>
        </w:rPr>
      </w:pPr>
      <w:r w:rsidRPr="000252B7">
        <w:rPr>
          <w:sz w:val="22"/>
          <w:szCs w:val="22"/>
        </w:rPr>
        <w:lastRenderedPageBreak/>
        <w:t xml:space="preserve">PROMELA is a </w:t>
      </w:r>
      <w:del w:id="1157" w:author="K23.06" w:date="2017-01-04T14:54:00Z">
        <w:r w:rsidRPr="000252B7" w:rsidDel="00E723EC">
          <w:rPr>
            <w:sz w:val="22"/>
            <w:szCs w:val="22"/>
          </w:rPr>
          <w:delText xml:space="preserve">verification </w:delText>
        </w:r>
      </w:del>
      <w:r w:rsidRPr="000252B7">
        <w:rPr>
          <w:sz w:val="22"/>
          <w:szCs w:val="22"/>
        </w:rPr>
        <w:t xml:space="preserve">modeling language. It provides a way for making models of distributed systems. </w:t>
      </w:r>
      <w:commentRangeStart w:id="1158"/>
      <w:r w:rsidRPr="000252B7">
        <w:rPr>
          <w:sz w:val="22"/>
          <w:szCs w:val="22"/>
        </w:rPr>
        <w:t xml:space="preserve">The intended use of the </w:t>
      </w:r>
      <w:r w:rsidRPr="000252B7">
        <w:rPr>
          <w:rStyle w:val="af1"/>
          <w:rFonts w:eastAsia="Arial"/>
          <w:sz w:val="22"/>
          <w:szCs w:val="22"/>
        </w:rPr>
        <w:t>Spin</w:t>
      </w:r>
      <w:r w:rsidRPr="000252B7">
        <w:rPr>
          <w:sz w:val="22"/>
          <w:szCs w:val="22"/>
        </w:rP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sidRPr="000252B7">
        <w:rPr>
          <w:rStyle w:val="af1"/>
          <w:rFonts w:eastAsia="Arial"/>
          <w:sz w:val="22"/>
          <w:szCs w:val="22"/>
        </w:rPr>
        <w:t>Spin</w:t>
      </w:r>
      <w:r w:rsidRPr="000252B7">
        <w:rPr>
          <w:sz w:val="22"/>
          <w:szCs w:val="22"/>
        </w:rPr>
        <w:t xml:space="preserve"> under different types of assumptions about the environment. Once the correctness of a model has been established with </w:t>
      </w:r>
      <w:r w:rsidRPr="000252B7">
        <w:rPr>
          <w:rStyle w:val="af1"/>
          <w:rFonts w:eastAsia="Arial"/>
          <w:sz w:val="22"/>
          <w:szCs w:val="22"/>
        </w:rPr>
        <w:t>Spin</w:t>
      </w:r>
      <w:r w:rsidRPr="000252B7">
        <w:rPr>
          <w:sz w:val="22"/>
          <w:szCs w:val="22"/>
        </w:rPr>
        <w:t xml:space="preserve">, that fact can be used in the construction and verification of all subsequent models. </w:t>
      </w:r>
      <w:commentRangeEnd w:id="1158"/>
      <w:r w:rsidRPr="000252B7">
        <w:rPr>
          <w:rStyle w:val="a8"/>
          <w:color w:val="000000"/>
          <w:sz w:val="22"/>
          <w:szCs w:val="22"/>
        </w:rPr>
        <w:commentReference w:id="1158"/>
      </w:r>
    </w:p>
    <w:p w14:paraId="51C4715A" w14:textId="77777777" w:rsidR="000252B7" w:rsidRPr="000252B7" w:rsidRDefault="00BC2284" w:rsidP="000252B7">
      <w:pPr>
        <w:pStyle w:val="NormalWeb"/>
        <w:spacing w:before="0" w:beforeAutospacing="0" w:after="120" w:afterAutospacing="0" w:line="264" w:lineRule="auto"/>
        <w:ind w:firstLine="284"/>
        <w:rPr>
          <w:sz w:val="22"/>
          <w:szCs w:val="22"/>
        </w:rPr>
      </w:pPr>
      <w:r w:rsidRPr="000252B7">
        <w:rPr>
          <w:sz w:val="22"/>
          <w:szCs w:val="22"/>
        </w:rPr>
        <w:t xml:space="preserve">PROMELA programs consist of </w:t>
      </w:r>
      <w:r w:rsidRPr="000252B7">
        <w:rPr>
          <w:rStyle w:val="af1"/>
          <w:rFonts w:eastAsia="Arial"/>
          <w:sz w:val="22"/>
          <w:szCs w:val="22"/>
        </w:rPr>
        <w:t>processes, message channels</w:t>
      </w:r>
      <w:r w:rsidRPr="000252B7">
        <w:rPr>
          <w:sz w:val="22"/>
          <w:szCs w:val="22"/>
        </w:rPr>
        <w:t xml:space="preserve">, and </w:t>
      </w:r>
      <w:r w:rsidRPr="000252B7">
        <w:rPr>
          <w:rStyle w:val="af1"/>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0252B7">
      <w:pPr>
        <w:pStyle w:val="NormalWeb"/>
        <w:tabs>
          <w:tab w:val="left" w:pos="0"/>
        </w:tabs>
        <w:spacing w:before="0" w:beforeAutospacing="0" w:after="120" w:afterAutospacing="0" w:line="264" w:lineRule="auto"/>
        <w:ind w:firstLine="284"/>
        <w:rPr>
          <w:sz w:val="22"/>
          <w:szCs w:val="22"/>
        </w:rPr>
      </w:pPr>
      <w:r w:rsidRPr="000252B7">
        <w:rPr>
          <w:sz w:val="22"/>
          <w:szCs w:val="22"/>
        </w:rPr>
        <w:t xml:space="preserve">There are five predefined integer data types: bit , bool , byte , short , and int . (There are also constructors </w:t>
      </w:r>
      <w:r w:rsidR="00702959">
        <w:rPr>
          <w:sz w:val="22"/>
          <w:szCs w:val="22"/>
        </w:rPr>
        <w:t xml:space="preserve">for user-defined data types, </w:t>
      </w:r>
      <w:r w:rsidRPr="000252B7">
        <w:rPr>
          <w:sz w:val="22"/>
          <w:szCs w:val="22"/>
        </w:rPr>
        <w:t> </w:t>
      </w:r>
      <w:commentRangeStart w:id="1159"/>
      <w:r w:rsidRPr="000252B7">
        <w:rPr>
          <w:sz w:val="22"/>
          <w:szCs w:val="22"/>
        </w:rPr>
        <w:fldChar w:fldCharType="begin"/>
      </w:r>
      <w:r w:rsidRPr="000252B7">
        <w:rPr>
          <w:sz w:val="22"/>
          <w:szCs w:val="22"/>
        </w:rPr>
        <w:instrText xml:space="preserve"> HYPERLINK "http://people.cs.ksu.edu/~dwyer/SPINDOC/mtype.html" </w:instrText>
      </w:r>
      <w:r w:rsidRPr="000252B7">
        <w:rPr>
          <w:sz w:val="22"/>
          <w:szCs w:val="22"/>
        </w:rPr>
        <w:fldChar w:fldCharType="separate"/>
      </w:r>
      <w:r w:rsidR="00702959">
        <w:rPr>
          <w:sz w:val="22"/>
          <w:szCs w:val="22"/>
        </w:rPr>
        <w:t>mtype</w:t>
      </w:r>
      <w:r w:rsidRPr="000252B7">
        <w:rPr>
          <w:sz w:val="22"/>
          <w:szCs w:val="22"/>
        </w:rPr>
        <w:fldChar w:fldCharType="end"/>
      </w:r>
      <w:commentRangeEnd w:id="1159"/>
      <w:r w:rsidRPr="000252B7">
        <w:rPr>
          <w:rStyle w:val="a8"/>
          <w:color w:val="000000"/>
          <w:sz w:val="22"/>
          <w:szCs w:val="22"/>
        </w:rPr>
        <w:commentReference w:id="1159"/>
      </w:r>
      <w:r w:rsidRPr="000252B7">
        <w:rPr>
          <w:sz w:val="22"/>
          <w:szCs w:val="22"/>
        </w:rPr>
        <w:t>,</w:t>
      </w:r>
      <w:r w:rsidR="00702959">
        <w:rPr>
          <w:sz w:val="22"/>
          <w:szCs w:val="22"/>
        </w:rPr>
        <w:t xml:space="preserve"> </w:t>
      </w:r>
      <w:hyperlink r:id="rId41"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0252B7">
      <w:pPr>
        <w:pStyle w:val="NormalWeb"/>
        <w:tabs>
          <w:tab w:val="left" w:pos="0"/>
        </w:tabs>
        <w:spacing w:before="0" w:beforeAutospacing="0" w:after="120" w:afterAutospacing="0" w:line="264" w:lineRule="auto"/>
        <w:ind w:firstLine="284"/>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054CA603" w14:textId="77777777" w:rsidR="00BC2284" w:rsidDel="00AF1850" w:rsidRDefault="00BC2284" w:rsidP="000252B7">
      <w:pPr>
        <w:pStyle w:val="NormalWeb"/>
        <w:tabs>
          <w:tab w:val="left" w:pos="0"/>
        </w:tabs>
        <w:spacing w:before="0" w:beforeAutospacing="0" w:after="120" w:afterAutospacing="0" w:line="264" w:lineRule="auto"/>
        <w:rPr>
          <w:del w:id="1160" w:author="K23.06" w:date="2017-01-04T15:00:00Z"/>
        </w:rPr>
      </w:pPr>
    </w:p>
    <w:p w14:paraId="688962CE" w14:textId="77777777" w:rsidR="00BC2284" w:rsidRPr="00AF1850" w:rsidDel="00AF1850" w:rsidRDefault="00BC2284" w:rsidP="000252B7">
      <w:pPr>
        <w:pStyle w:val="NormalWeb"/>
        <w:tabs>
          <w:tab w:val="left" w:pos="0"/>
        </w:tabs>
        <w:spacing w:before="0" w:beforeAutospacing="0" w:after="120" w:afterAutospacing="0" w:line="264" w:lineRule="auto"/>
        <w:rPr>
          <w:del w:id="1161" w:author="K23.06" w:date="2017-01-04T15:00:00Z"/>
          <w:u w:val="single"/>
        </w:rPr>
      </w:pPr>
    </w:p>
    <w:p w14:paraId="79A06EFF" w14:textId="77777777" w:rsidR="00BC2284" w:rsidRPr="00AF1850" w:rsidRDefault="00BC2284" w:rsidP="000252B7">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below summarizes these definitions.</w:t>
      </w:r>
    </w:p>
    <w:tbl>
      <w:tblPr>
        <w:tblStyle w:val="TableGridLight1"/>
        <w:tblW w:w="0" w:type="auto"/>
        <w:tblLook w:val="04A0" w:firstRow="1" w:lastRow="0" w:firstColumn="1" w:lastColumn="0" w:noHBand="0" w:noVBand="1"/>
      </w:tblPr>
      <w:tblGrid>
        <w:gridCol w:w="1815"/>
        <w:gridCol w:w="1747"/>
        <w:gridCol w:w="2103"/>
      </w:tblGrid>
      <w:tr w:rsidR="00B46BDB" w:rsidRPr="00702959" w14:paraId="391455CD" w14:textId="77777777" w:rsidTr="00702959">
        <w:trPr>
          <w:trHeight w:val="1335"/>
        </w:trPr>
        <w:tc>
          <w:tcPr>
            <w:tcW w:w="1815" w:type="dxa"/>
            <w:hideMark/>
          </w:tcPr>
          <w:p w14:paraId="1ACF17A3" w14:textId="33625DA2" w:rsidR="00B46BDB" w:rsidRPr="00702959" w:rsidRDefault="00702959" w:rsidP="00BC2284">
            <w:pPr>
              <w:spacing w:after="0" w:line="264" w:lineRule="auto"/>
              <w:ind w:left="0" w:right="0" w:firstLine="0"/>
              <w:jc w:val="left"/>
              <w:rPr>
                <w:rFonts w:asciiTheme="majorBidi" w:hAnsiTheme="majorBidi" w:cstheme="majorBidi"/>
                <w:color w:val="auto"/>
                <w:sz w:val="22"/>
                <w:lang w:bidi="ar-SA"/>
              </w:rPr>
            </w:pPr>
            <w:r w:rsidRPr="00702959">
              <w:rPr>
                <w:rFonts w:asciiTheme="majorBidi" w:hAnsiTheme="majorBidi" w:cstheme="majorBidi"/>
                <w:b/>
                <w:bCs/>
                <w:color w:val="auto"/>
                <w:sz w:val="22"/>
                <w:lang w:bidi="ar-SA"/>
              </w:rPr>
              <w:t>Type name</w:t>
            </w:r>
            <w:r>
              <w:rPr>
                <w:rFonts w:asciiTheme="majorBidi" w:hAnsiTheme="majorBidi" w:cstheme="majorBidi"/>
                <w:color w:val="auto"/>
                <w:sz w:val="22"/>
                <w:lang w:bidi="ar-SA"/>
              </w:rPr>
              <w:br/>
              <w:t>bit or bool</w:t>
            </w:r>
            <w:r>
              <w:rPr>
                <w:rFonts w:asciiTheme="majorBidi" w:hAnsiTheme="majorBidi" w:cstheme="majorBidi"/>
                <w:color w:val="auto"/>
                <w:sz w:val="22"/>
                <w:lang w:bidi="ar-SA"/>
              </w:rPr>
              <w:br/>
              <w:t>byte</w:t>
            </w:r>
            <w:r>
              <w:rPr>
                <w:rFonts w:asciiTheme="majorBidi" w:hAnsiTheme="majorBidi" w:cstheme="majorBidi"/>
                <w:color w:val="auto"/>
                <w:sz w:val="22"/>
                <w:lang w:bidi="ar-SA"/>
              </w:rPr>
              <w:br/>
              <w:t>short</w:t>
            </w:r>
            <w:r>
              <w:rPr>
                <w:rFonts w:asciiTheme="majorBidi" w:hAnsiTheme="majorBidi" w:cstheme="majorBidi"/>
                <w:color w:val="auto"/>
                <w:sz w:val="22"/>
                <w:lang w:bidi="ar-SA"/>
              </w:rPr>
              <w:br/>
              <w:t>int</w:t>
            </w:r>
          </w:p>
        </w:tc>
        <w:tc>
          <w:tcPr>
            <w:tcW w:w="1747" w:type="dxa"/>
            <w:hideMark/>
          </w:tcPr>
          <w:p w14:paraId="15CA8A61" w14:textId="77777777" w:rsidR="00B46BDB" w:rsidRPr="00702959" w:rsidRDefault="00B46BDB" w:rsidP="00BC2284">
            <w:pPr>
              <w:spacing w:after="0" w:line="264" w:lineRule="auto"/>
              <w:ind w:left="0" w:right="0" w:firstLine="0"/>
              <w:jc w:val="left"/>
              <w:rPr>
                <w:rFonts w:asciiTheme="majorBidi" w:hAnsiTheme="majorBidi" w:cstheme="majorBidi"/>
                <w:color w:val="auto"/>
                <w:sz w:val="22"/>
                <w:lang w:bidi="ar-SA"/>
              </w:rPr>
            </w:pPr>
            <w:r w:rsidRPr="00702959">
              <w:rPr>
                <w:rFonts w:asciiTheme="majorBidi" w:hAnsiTheme="majorBidi" w:cstheme="majorBidi"/>
                <w:b/>
                <w:bCs/>
                <w:color w:val="auto"/>
                <w:sz w:val="22"/>
                <w:lang w:bidi="ar-SA"/>
              </w:rPr>
              <w:t>C-equivalent</w:t>
            </w:r>
            <w:r w:rsidRPr="00702959">
              <w:rPr>
                <w:rFonts w:asciiTheme="majorBidi" w:hAnsiTheme="majorBidi" w:cstheme="majorBidi"/>
                <w:color w:val="auto"/>
                <w:sz w:val="22"/>
                <w:lang w:bidi="ar-SA"/>
              </w:rPr>
              <w:br/>
              <w:t>bit-field</w:t>
            </w:r>
            <w:r w:rsidRPr="00702959">
              <w:rPr>
                <w:rFonts w:asciiTheme="majorBidi" w:hAnsiTheme="majorBidi" w:cstheme="majorBidi"/>
                <w:color w:val="auto"/>
                <w:sz w:val="22"/>
                <w:lang w:bidi="ar-SA"/>
              </w:rPr>
              <w:br/>
              <w:t>uchar</w:t>
            </w:r>
            <w:r w:rsidRPr="00702959">
              <w:rPr>
                <w:rFonts w:asciiTheme="majorBidi" w:hAnsiTheme="majorBidi" w:cstheme="majorBidi"/>
                <w:color w:val="auto"/>
                <w:sz w:val="22"/>
                <w:lang w:bidi="ar-SA"/>
              </w:rPr>
              <w:br/>
              <w:t>short</w:t>
            </w:r>
            <w:r w:rsidRPr="00702959">
              <w:rPr>
                <w:rFonts w:asciiTheme="majorBidi" w:hAnsiTheme="majorBidi" w:cstheme="majorBidi"/>
                <w:color w:val="auto"/>
                <w:sz w:val="22"/>
                <w:lang w:bidi="ar-SA"/>
              </w:rPr>
              <w:br/>
              <w:t>int</w:t>
            </w:r>
          </w:p>
        </w:tc>
        <w:tc>
          <w:tcPr>
            <w:tcW w:w="2103" w:type="dxa"/>
            <w:hideMark/>
          </w:tcPr>
          <w:p w14:paraId="1B196A6B" w14:textId="77777777" w:rsidR="00B46BDB" w:rsidRPr="00702959" w:rsidRDefault="00B46BDB" w:rsidP="00BC2284">
            <w:pPr>
              <w:spacing w:after="0" w:line="264" w:lineRule="auto"/>
              <w:ind w:left="0" w:right="0" w:firstLine="0"/>
              <w:jc w:val="left"/>
              <w:rPr>
                <w:rFonts w:asciiTheme="majorBidi" w:hAnsiTheme="majorBidi" w:cstheme="majorBidi"/>
                <w:color w:val="auto"/>
                <w:sz w:val="22"/>
                <w:lang w:bidi="ar-SA"/>
              </w:rPr>
            </w:pPr>
            <w:r w:rsidRPr="00702959">
              <w:rPr>
                <w:rFonts w:asciiTheme="majorBidi" w:hAnsiTheme="majorBidi" w:cstheme="majorBidi"/>
                <w:b/>
                <w:bCs/>
                <w:color w:val="auto"/>
                <w:sz w:val="22"/>
                <w:lang w:bidi="ar-SA"/>
              </w:rPr>
              <w:t>Typical Range</w:t>
            </w:r>
            <w:r w:rsidRPr="00702959">
              <w:rPr>
                <w:rFonts w:asciiTheme="majorBidi" w:hAnsiTheme="majorBidi" w:cstheme="majorBidi"/>
                <w:color w:val="auto"/>
                <w:sz w:val="22"/>
                <w:lang w:bidi="ar-SA"/>
              </w:rPr>
              <w:br/>
              <w:t>0..1</w:t>
            </w:r>
            <w:r w:rsidRPr="00702959">
              <w:rPr>
                <w:rFonts w:asciiTheme="majorBidi" w:hAnsiTheme="majorBidi" w:cstheme="majorBidi"/>
                <w:color w:val="auto"/>
                <w:sz w:val="22"/>
                <w:lang w:bidi="ar-SA"/>
              </w:rPr>
              <w:br/>
              <w:t>0..255</w:t>
            </w:r>
            <w:r w:rsidRPr="00702959">
              <w:rPr>
                <w:rFonts w:asciiTheme="majorBidi" w:hAnsiTheme="majorBidi" w:cstheme="majorBidi"/>
                <w:color w:val="auto"/>
                <w:sz w:val="22"/>
                <w:lang w:bidi="ar-SA"/>
              </w:rPr>
              <w:br/>
              <w:t>-2^15 - 1 .. 2^15 - 1</w:t>
            </w:r>
            <w:r w:rsidRPr="00702959">
              <w:rPr>
                <w:rFonts w:asciiTheme="majorBidi" w:hAnsiTheme="majorBidi" w:cstheme="majorBidi"/>
                <w:color w:val="auto"/>
                <w:sz w:val="22"/>
                <w:lang w:bidi="ar-SA"/>
              </w:rPr>
              <w:br/>
              <w:t>-2^31 - 1 .. 2^31 – 1</w:t>
            </w:r>
          </w:p>
        </w:tc>
      </w:tr>
    </w:tbl>
    <w:p w14:paraId="5C2C6586" w14:textId="77777777" w:rsidR="00BC2284" w:rsidRPr="00D52D18" w:rsidRDefault="00BC2284" w:rsidP="00D52D18">
      <w:pPr>
        <w:spacing w:before="100" w:beforeAutospacing="1" w:after="0" w:line="264" w:lineRule="auto"/>
        <w:ind w:left="0" w:right="0" w:firstLine="0"/>
        <w:jc w:val="left"/>
        <w:rPr>
          <w:rFonts w:asciiTheme="majorBidi" w:hAnsiTheme="majorBidi" w:cstheme="majorBidi"/>
          <w:color w:val="auto"/>
          <w:sz w:val="22"/>
          <w:lang w:bidi="ar-SA"/>
        </w:rPr>
      </w:pPr>
      <w:r w:rsidRPr="00D52D18">
        <w:rPr>
          <w:rFonts w:asciiTheme="majorBidi" w:hAnsiTheme="majorBidi" w:cstheme="majorBidi"/>
          <w:sz w:val="22"/>
          <w:lang w:bidi="ar-SA"/>
        </w:rPr>
        <w:t>The default initial value of a variable is zero.</w:t>
      </w:r>
    </w:p>
    <w:p w14:paraId="2E3FAD88" w14:textId="00C3AC67" w:rsidR="00BC2284" w:rsidRPr="00D52D18" w:rsidRDefault="00BC2284" w:rsidP="00D52D18">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D52D18">
      <w:pPr>
        <w:pStyle w:val="2"/>
        <w:numPr>
          <w:ilvl w:val="0"/>
          <w:numId w:val="24"/>
        </w:numPr>
        <w:spacing w:after="120" w:line="264" w:lineRule="auto"/>
        <w:ind w:left="0" w:firstLine="284"/>
        <w:rPr>
          <w:rFonts w:asciiTheme="majorBidi" w:hAnsiTheme="majorBidi" w:cstheme="majorBidi"/>
          <w:color w:val="auto"/>
          <w:sz w:val="22"/>
        </w:rPr>
      </w:pPr>
      <w:r w:rsidRPr="00D52D18">
        <w:rPr>
          <w:rFonts w:asciiTheme="majorBidi" w:hAnsiTheme="majorBidi" w:cstheme="majorBidi"/>
          <w:sz w:val="22"/>
        </w:rPr>
        <w:t>Processes</w:t>
      </w:r>
    </w:p>
    <w:p w14:paraId="493856DA"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declaration. For example, the following declares a process type </w:t>
      </w:r>
      <w:r w:rsidRPr="00D52D18">
        <w:rPr>
          <w:rStyle w:val="HTML1"/>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1"/>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proctype A()</w:t>
      </w:r>
    </w:p>
    <w:p w14:paraId="7E115F47"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r w:rsidRPr="00D52D18">
        <w:rPr>
          <w:rStyle w:val="HTML1"/>
          <w:rFonts w:asciiTheme="majorBidi" w:eastAsia="Arial" w:hAnsiTheme="majorBidi" w:cstheme="majorBidi"/>
          <w:i/>
          <w:iCs/>
          <w:sz w:val="22"/>
          <w:szCs w:val="22"/>
        </w:rPr>
        <w:t>init</w:t>
      </w:r>
      <w:r w:rsidRPr="00D52D18">
        <w:rPr>
          <w:rFonts w:asciiTheme="majorBidi" w:hAnsiTheme="majorBidi" w:cstheme="majorBidi"/>
          <w:sz w:val="22"/>
          <w:szCs w:val="22"/>
        </w:rPr>
        <w:t xml:space="preserve">, that must be declared explicitly in every PROMELA specification. </w:t>
      </w:r>
    </w:p>
    <w:p w14:paraId="487E479D"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lastRenderedPageBreak/>
        <w:t xml:space="preserve">New processes can be spawn using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r w:rsidRPr="00D52D18">
        <w:rPr>
          <w:rStyle w:val="HTML1"/>
          <w:rFonts w:asciiTheme="majorBidi" w:eastAsia="Arial" w:hAnsiTheme="majorBidi" w:cstheme="majorBidi"/>
          <w:sz w:val="22"/>
          <w:szCs w:val="22"/>
        </w:rPr>
        <w:t>pro</w:t>
      </w:r>
      <w:bookmarkStart w:id="1162" w:name="_GoBack"/>
      <w:bookmarkEnd w:id="1162"/>
      <w:r w:rsidRPr="00D52D18">
        <w:rPr>
          <w:rStyle w:val="HTML1"/>
          <w:rFonts w:asciiTheme="majorBidi" w:eastAsia="Arial" w:hAnsiTheme="majorBidi" w:cstheme="majorBidi"/>
          <w:sz w:val="22"/>
          <w:szCs w:val="22"/>
        </w:rPr>
        <w:t>ctype</w:t>
      </w:r>
      <w:r w:rsidRPr="00D52D18">
        <w:rPr>
          <w:rFonts w:asciiTheme="majorBidi" w:hAnsiTheme="majorBidi" w:cstheme="majorBidi"/>
          <w:sz w:val="22"/>
          <w:szCs w:val="22"/>
        </w:rPr>
        <w:t xml:space="preserve"> definition, but not before all processes that it started have terminated. </w:t>
      </w:r>
    </w:p>
    <w:p w14:paraId="7AE8910C" w14:textId="77777777" w:rsidR="00BC2284" w:rsidRPr="00D52D18" w:rsidDel="00C7711C" w:rsidRDefault="00BC2284" w:rsidP="00D52D18">
      <w:pPr>
        <w:pStyle w:val="2"/>
        <w:numPr>
          <w:ilvl w:val="0"/>
          <w:numId w:val="24"/>
        </w:numPr>
        <w:spacing w:after="120" w:line="264" w:lineRule="auto"/>
        <w:ind w:left="0" w:firstLine="284"/>
        <w:rPr>
          <w:del w:id="1163" w:author="K23.06" w:date="2017-01-04T15:36:00Z"/>
          <w:rFonts w:asciiTheme="majorBidi" w:hAnsiTheme="majorBidi" w:cstheme="majorBidi"/>
          <w:sz w:val="22"/>
        </w:rPr>
      </w:pPr>
      <w:bookmarkStart w:id="1164" w:name="SECTION00613000000000000000"/>
      <w:bookmarkStart w:id="1165" w:name="_Toc470446041"/>
      <w:del w:id="1166" w:author="K23.06" w:date="2017-01-04T15:36:00Z">
        <w:r w:rsidRPr="00D52D18" w:rsidDel="00C7711C">
          <w:rPr>
            <w:rFonts w:asciiTheme="majorBidi" w:hAnsiTheme="majorBidi" w:cstheme="majorBidi"/>
            <w:sz w:val="22"/>
          </w:rPr>
          <w:delText>Atomic Sequences</w:delText>
        </w:r>
      </w:del>
      <w:bookmarkEnd w:id="1164"/>
      <w:bookmarkEnd w:id="1165"/>
      <w:ins w:id="1167" w:author="K23.06" w:date="2017-01-04T15:37:00Z">
        <w:r w:rsidRPr="00D52D18">
          <w:rPr>
            <w:rFonts w:asciiTheme="majorBidi" w:hAnsiTheme="majorBidi" w:cstheme="majorBidi"/>
            <w:sz w:val="22"/>
          </w:rPr>
          <w:t>Atomicity</w:t>
        </w:r>
      </w:ins>
    </w:p>
    <w:p w14:paraId="4711646F"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1"/>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702959">
      <w:pPr>
        <w:pStyle w:val="2"/>
        <w:numPr>
          <w:ilvl w:val="0"/>
          <w:numId w:val="50"/>
        </w:numPr>
        <w:spacing w:after="120" w:line="264" w:lineRule="auto"/>
        <w:ind w:left="0" w:firstLine="284"/>
        <w:rPr>
          <w:rFonts w:asciiTheme="majorBidi" w:hAnsiTheme="majorBidi" w:cstheme="majorBidi"/>
          <w:sz w:val="22"/>
        </w:rPr>
      </w:pPr>
      <w:commentRangeStart w:id="1168"/>
      <w:r w:rsidRPr="00D52D18">
        <w:rPr>
          <w:rFonts w:asciiTheme="majorBidi" w:hAnsiTheme="majorBidi" w:cstheme="majorBidi"/>
          <w:sz w:val="22"/>
        </w:rPr>
        <w:t>Control Flow</w:t>
      </w:r>
    </w:p>
    <w:p w14:paraId="5DA09AE8"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1168"/>
      <w:r w:rsidRPr="00D52D18">
        <w:rPr>
          <w:rStyle w:val="a8"/>
          <w:rFonts w:asciiTheme="majorBidi" w:eastAsia="Times New Roman" w:hAnsiTheme="majorBidi" w:cstheme="majorBidi"/>
          <w:b w:val="0"/>
          <w:i w:val="0"/>
          <w:sz w:val="22"/>
          <w:szCs w:val="22"/>
        </w:rPr>
        <w:commentReference w:id="1168"/>
      </w:r>
    </w:p>
    <w:p w14:paraId="75639F37"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 xml:space="preserve">The selection structure contains two execution sequences, each preceded by a double colon. One </w:t>
      </w:r>
      <w:del w:id="1169" w:author="K23.06" w:date="2017-01-04T15:37:00Z">
        <w:r w:rsidRPr="00D52D18" w:rsidDel="00C7711C">
          <w:rPr>
            <w:rFonts w:asciiTheme="majorBidi" w:hAnsiTheme="majorBidi" w:cstheme="majorBidi"/>
            <w:color w:val="auto"/>
            <w:sz w:val="22"/>
          </w:rPr>
          <w:delText xml:space="preserve">one </w:delText>
        </w:r>
      </w:del>
      <w:r w:rsidRPr="00D52D18">
        <w:rPr>
          <w:rFonts w:asciiTheme="majorBidi" w:hAnsiTheme="majorBidi" w:cstheme="majorBidi"/>
          <w:color w:val="auto"/>
          <w:sz w:val="22"/>
        </w:rPr>
        <w:t>sequence from the list will be executed. A sequence can be selected only if its first statement is executable. The first statement of a control sequence is called a guard.</w:t>
      </w:r>
    </w:p>
    <w:p w14:paraId="0A972E5F"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64DAB340" w14:textId="77777777" w:rsidR="00BC2284" w:rsidRPr="00D52D18" w:rsidRDefault="00BC2284" w:rsidP="00D52D18">
      <w:pPr>
        <w:spacing w:after="120" w:line="264" w:lineRule="auto"/>
        <w:ind w:left="0" w:right="0" w:firstLine="284"/>
        <w:jc w:val="left"/>
        <w:rPr>
          <w:ins w:id="1170" w:author="adm" w:date="2016-12-20T15:11:00Z"/>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 logical extension of the selection stucture is the repetition structure. For example:</w:t>
      </w:r>
    </w:p>
    <w:p w14:paraId="4411B0A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 xml:space="preserve">describes a repetition structure in PROMELA. Only one option can be selected at a time. After the option completes, the execution of the structure is repeated. The normal </w:t>
      </w:r>
      <w:r w:rsidRPr="00D52D18">
        <w:rPr>
          <w:rFonts w:asciiTheme="majorBidi" w:hAnsiTheme="majorBidi" w:cstheme="majorBidi"/>
          <w:color w:val="auto"/>
          <w:sz w:val="22"/>
        </w:rPr>
        <w:lastRenderedPageBreak/>
        <w:t>way to terminate the repetition structure is with a break statement. It transfers the control to the instruction that immediately follows the repetition structure.</w:t>
      </w:r>
    </w:p>
    <w:p w14:paraId="2DD5B021"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goto statement. For example, we can modify the example above as follows:</w:t>
      </w:r>
    </w:p>
    <w:p w14:paraId="2129B77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goto done</w:t>
      </w:r>
    </w:p>
    <w:p w14:paraId="6A55773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BCAFC3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p>
    <w:p w14:paraId="653A2976"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goto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D52D18">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D52D18">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D52D18">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Active Proctypes</w:t>
      </w:r>
    </w:p>
    <w:p w14:paraId="02D30051"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3BFD5ED" w14:textId="77777777" w:rsidR="00BC2284" w:rsidRPr="00D52D18" w:rsidRDefault="00BC2284" w:rsidP="00D52D18">
      <w:pPr>
        <w:pStyle w:val="HTML"/>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proctype A() { ... }</w:t>
      </w:r>
    </w:p>
    <w:p w14:paraId="11D027C9" w14:textId="2B37E483" w:rsidR="00BC2284" w:rsidRPr="00D52D18" w:rsidRDefault="00BC2284" w:rsidP="00D52D18">
      <w:pPr>
        <w:pStyle w:val="HTML"/>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proctype B() { ... }</w:t>
      </w:r>
    </w:p>
    <w:p w14:paraId="05FACEEB" w14:textId="7371337B" w:rsidR="00D52D18" w:rsidRPr="00D52D18" w:rsidRDefault="00D52D18" w:rsidP="009C2676">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9C2676">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9C2676">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(opd):</w:t>
      </w:r>
    </w:p>
    <w:p w14:paraId="022221B4" w14:textId="1851693C" w:rsidR="00D52D18" w:rsidRPr="009C2676" w:rsidRDefault="009C2676" w:rsidP="009C2676">
      <w:pPr>
        <w:pStyle w:val="a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or embedded expressions inside curly braces, e.g.,: { a+b&gt;n }.</w:t>
      </w:r>
    </w:p>
    <w:p w14:paraId="3FD2D907" w14:textId="77777777" w:rsidR="00D52D18" w:rsidRPr="009C2676" w:rsidRDefault="00D52D18" w:rsidP="009C2676">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(unop):</w:t>
      </w:r>
    </w:p>
    <w:p w14:paraId="16DCC19B" w14:textId="735C217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9C2676">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(binop):</w:t>
      </w:r>
    </w:p>
    <w:p w14:paraId="591517F7" w14:textId="425626A9"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lastRenderedPageBreak/>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B4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Style w:val="a8"/>
          <w:sz w:val="22"/>
          <w:szCs w:val="22"/>
        </w:rPr>
        <w:commentReference w:id="1171"/>
      </w: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proctype or init declarations) with the following syntax:</w:t>
      </w:r>
      <w:r>
        <w:rPr>
          <w:rFonts w:asciiTheme="majorBidi" w:hAnsiTheme="majorBidi" w:cstheme="majorBidi"/>
          <w:sz w:val="22"/>
          <w:lang w:bidi="ar-SA"/>
        </w:rPr>
        <w:t xml:space="preserve"> </w:t>
      </w:r>
      <w:r w:rsidR="00D52D18" w:rsidRPr="009C2676">
        <w:rPr>
          <w:rFonts w:asciiTheme="majorBidi" w:hAnsiTheme="majorBidi" w:cstheme="majorBidi"/>
          <w:i/>
          <w:iCs/>
          <w:sz w:val="22"/>
          <w:lang w:bidi="ar-SA"/>
        </w:rPr>
        <w:t xml:space="preserve">ltl [ name ] '{' </w:t>
      </w:r>
      <w:commentRangeStart w:id="1172"/>
      <w:r w:rsidR="00D52D18" w:rsidRPr="009C2676">
        <w:rPr>
          <w:rFonts w:asciiTheme="majorBidi" w:hAnsiTheme="majorBidi" w:cstheme="majorBidi"/>
          <w:i/>
          <w:iCs/>
          <w:sz w:val="22"/>
          <w:lang w:bidi="ar-SA"/>
        </w:rPr>
        <w:t xml:space="preserve"> formula</w:t>
      </w:r>
      <w:commentRangeEnd w:id="1172"/>
      <w:r w:rsidR="00D52D18" w:rsidRPr="009C2676">
        <w:rPr>
          <w:rStyle w:val="a8"/>
          <w:sz w:val="22"/>
          <w:szCs w:val="22"/>
        </w:rPr>
        <w:commentReference w:id="1172"/>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9C2676">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r w:rsidRPr="009C2676">
        <w:rPr>
          <w:rFonts w:asciiTheme="majorBidi" w:hAnsiTheme="majorBidi" w:cstheme="majorBidi"/>
          <w:sz w:val="22"/>
          <w:lang w:bidi="ar-SA"/>
        </w:rPr>
        <w:t>weakuntil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stronguntil</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i/>
          <w:iCs/>
          <w:sz w:val="22"/>
          <w:lang w:bidi="ar-SA"/>
        </w:rPr>
        <w:t>ltl p1 { []&lt;&gt; p }</w:t>
      </w:r>
    </w:p>
    <w:p w14:paraId="1850C394" w14:textId="1CED700D" w:rsidR="00D52D18" w:rsidRPr="009C2676" w:rsidRDefault="00D52D18" w:rsidP="00AD1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t>ltl p2 { always eventually p }</w:t>
      </w:r>
    </w:p>
    <w:p w14:paraId="6D6BC653" w14:textId="77777777" w:rsidR="00D52D18" w:rsidRDefault="00D52D18" w:rsidP="00AD1E9F">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6B2F6035" w:rsidR="00AD1E9F" w:rsidRDefault="00AD1E9F" w:rsidP="00AD1E9F">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2.4 </w:t>
      </w:r>
      <w:r w:rsidR="003A5D05">
        <w:rPr>
          <w:rFonts w:asciiTheme="majorBidi" w:eastAsiaTheme="minorEastAsia" w:hAnsiTheme="majorBidi" w:cstheme="majorBidi"/>
          <w:b/>
          <w:bCs/>
          <w:sz w:val="22"/>
          <w:lang w:bidi="ar-SA"/>
        </w:rPr>
        <w:t>Building And</w:t>
      </w:r>
      <w:r w:rsidRPr="00AD1E9F">
        <w:rPr>
          <w:rFonts w:asciiTheme="majorBidi" w:eastAsiaTheme="minorEastAsia" w:hAnsiTheme="majorBidi" w:cstheme="majorBidi"/>
          <w:b/>
          <w:bCs/>
          <w:sz w:val="22"/>
          <w:lang w:bidi="ar-SA"/>
        </w:rPr>
        <w:t xml:space="preserve"> V</w:t>
      </w:r>
      <w:r>
        <w:rPr>
          <w:rFonts w:asciiTheme="majorBidi" w:eastAsiaTheme="minorEastAsia" w:hAnsiTheme="majorBidi" w:cstheme="majorBidi"/>
          <w:b/>
          <w:bCs/>
          <w:sz w:val="22"/>
          <w:lang w:bidi="ar-SA"/>
        </w:rPr>
        <w:t xml:space="preserve">erifying </w:t>
      </w:r>
      <w:r w:rsidRPr="00AD1E9F">
        <w:rPr>
          <w:rFonts w:asciiTheme="majorBidi" w:eastAsiaTheme="minorEastAsia" w:hAnsiTheme="majorBidi" w:cstheme="majorBidi"/>
          <w:b/>
          <w:bCs/>
          <w:sz w:val="22"/>
          <w:lang w:bidi="ar-SA"/>
        </w:rPr>
        <w:t xml:space="preserve"> Spin</w:t>
      </w:r>
    </w:p>
    <w:p w14:paraId="205E1909" w14:textId="5FC8E496" w:rsidR="00AD1E9F" w:rsidRPr="004C29F3" w:rsidRDefault="00AD1E9F" w:rsidP="008C185C">
      <w:pPr>
        <w:spacing w:after="120" w:line="22" w:lineRule="atLeast"/>
        <w:ind w:left="0" w:right="0" w:firstLine="0"/>
        <w:rPr>
          <w:rFonts w:asciiTheme="majorBidi" w:eastAsia="Arial" w:hAnsiTheme="majorBidi" w:cstheme="majorBidi"/>
          <w:iCs/>
          <w:color w:val="0070C0"/>
          <w:sz w:val="22"/>
        </w:rPr>
      </w:pPr>
      <w:ins w:id="1173" w:author="K23.06" w:date="2017-01-04T16:08:00Z">
        <w:r w:rsidRPr="004C29F3">
          <w:rPr>
            <w:rFonts w:asciiTheme="majorBidi" w:eastAsia="Arial" w:hAnsiTheme="majorBidi" w:cstheme="majorBidi"/>
            <w:b/>
            <w:iCs/>
            <w:color w:val="0070C0"/>
            <w:sz w:val="22"/>
            <w:u w:val="single"/>
          </w:rPr>
          <w:t>Example</w:t>
        </w:r>
      </w:ins>
      <w:r w:rsidRPr="004C29F3">
        <w:rPr>
          <w:rFonts w:asciiTheme="majorBidi" w:eastAsia="Arial" w:hAnsiTheme="majorBidi" w:cstheme="majorBidi"/>
          <w:b/>
          <w:iCs/>
          <w:color w:val="0070C0"/>
          <w:sz w:val="22"/>
          <w:u w:val="single"/>
        </w:rPr>
        <w:t>:</w:t>
      </w:r>
      <w:r w:rsidRPr="004C29F3">
        <w:rPr>
          <w:rFonts w:asciiTheme="majorBidi" w:eastAsia="Arial" w:hAnsiTheme="majorBidi" w:cstheme="majorBidi"/>
          <w:b/>
          <w:iCs/>
          <w:color w:val="0070C0"/>
          <w:sz w:val="22"/>
        </w:rPr>
        <w:t xml:space="preserve">  </w:t>
      </w:r>
      <w:r w:rsidR="003A5D05" w:rsidRPr="004C29F3">
        <w:rPr>
          <w:rFonts w:asciiTheme="majorBidi" w:eastAsia="Arial" w:hAnsiTheme="majorBidi" w:cstheme="majorBidi"/>
          <w:bCs/>
          <w:iCs/>
          <w:color w:val="0070C0"/>
          <w:sz w:val="22"/>
        </w:rPr>
        <w:t xml:space="preserve">we performed a verification  </w:t>
      </w:r>
      <w:r w:rsidR="003A5D05" w:rsidRPr="004C29F3">
        <w:rPr>
          <w:rFonts w:asciiTheme="majorBidi" w:eastAsiaTheme="minorHAnsi" w:hAnsiTheme="majorBidi" w:cstheme="majorBidi"/>
          <w:bCs/>
          <w:color w:val="0070C0"/>
          <w:sz w:val="22"/>
        </w:rPr>
        <w:t>on</w:t>
      </w:r>
      <w:r w:rsidR="003A5D05" w:rsidRPr="004C29F3">
        <w:rPr>
          <w:rFonts w:asciiTheme="majorBidi" w:eastAsia="Arial" w:hAnsiTheme="majorBidi" w:cstheme="majorBidi"/>
          <w:bCs/>
          <w:iCs/>
          <w:color w:val="0070C0"/>
          <w:sz w:val="22"/>
        </w:rPr>
        <w:t xml:space="preserve"> vending machine</w:t>
      </w:r>
      <w:r w:rsidR="003A5D05" w:rsidRPr="004C29F3">
        <w:rPr>
          <w:rStyle w:val="a8"/>
          <w:bCs/>
          <w:color w:val="0070C0"/>
          <w:sz w:val="22"/>
          <w:szCs w:val="22"/>
        </w:rPr>
        <w:commentReference w:id="1174"/>
      </w:r>
      <w:r w:rsidR="00502F94">
        <w:rPr>
          <w:rFonts w:asciiTheme="majorBidi" w:eastAsia="Arial" w:hAnsiTheme="majorBidi" w:cstheme="majorBidi"/>
          <w:bCs/>
          <w:iCs/>
          <w:color w:val="0070C0"/>
          <w:sz w:val="22"/>
        </w:rPr>
        <w:t xml:space="preserve"> (VM)</w:t>
      </w:r>
      <w:r w:rsidR="00D40652" w:rsidRPr="004C29F3">
        <w:rPr>
          <w:rFonts w:asciiTheme="majorBidi" w:eastAsia="Arial" w:hAnsiTheme="majorBidi" w:cstheme="majorBidi"/>
          <w:bCs/>
          <w:iCs/>
          <w:color w:val="0070C0"/>
          <w:sz w:val="22"/>
        </w:rPr>
        <w:t xml:space="preserve"> model  that was written  in </w:t>
      </w:r>
      <w:r w:rsidR="00D40652" w:rsidRPr="004C29F3">
        <w:rPr>
          <w:rFonts w:asciiTheme="majorBidi" w:hAnsiTheme="majorBidi" w:cstheme="majorBidi"/>
          <w:bCs/>
          <w:i/>
          <w:color w:val="0070C0"/>
          <w:sz w:val="22"/>
        </w:rPr>
        <w:t>PROMELA</w:t>
      </w:r>
      <w:r w:rsidR="00D40652" w:rsidRPr="004C29F3">
        <w:rPr>
          <w:rFonts w:asciiTheme="majorBidi" w:hAnsiTheme="majorBidi" w:cstheme="majorBidi"/>
          <w:bCs/>
          <w:iCs/>
          <w:color w:val="0070C0"/>
          <w:sz w:val="22"/>
        </w:rPr>
        <w:t xml:space="preserve">  language (</w:t>
      </w:r>
      <w:r w:rsidR="004C29F3" w:rsidRPr="004C29F3">
        <w:rPr>
          <w:rFonts w:asciiTheme="majorBidi" w:hAnsiTheme="majorBidi" w:cstheme="majorBidi"/>
          <w:color w:val="0070C0"/>
          <w:sz w:val="22"/>
        </w:rPr>
        <w:t xml:space="preserve">Figure </w:t>
      </w:r>
      <w:r w:rsidR="004C29F3" w:rsidRPr="004C29F3">
        <w:rPr>
          <w:rFonts w:asciiTheme="majorBidi" w:eastAsia="Arial" w:hAnsiTheme="majorBidi" w:cstheme="majorBidi"/>
          <w:bCs/>
          <w:iCs/>
          <w:color w:val="0070C0"/>
          <w:sz w:val="22"/>
        </w:rPr>
        <w:t>2.0</w:t>
      </w:r>
      <w:r w:rsidR="00D40652" w:rsidRPr="004C29F3">
        <w:rPr>
          <w:rFonts w:asciiTheme="majorBidi" w:eastAsiaTheme="minorHAnsi" w:hAnsiTheme="majorBidi" w:cstheme="majorBidi"/>
          <w:bCs/>
          <w:color w:val="0070C0"/>
          <w:sz w:val="22"/>
        </w:rPr>
        <w:t>)</w:t>
      </w:r>
      <w:r w:rsidRPr="004C29F3">
        <w:rPr>
          <w:rFonts w:asciiTheme="majorBidi" w:eastAsiaTheme="minorHAnsi" w:hAnsiTheme="majorBidi" w:cstheme="majorBidi"/>
          <w:bCs/>
          <w:color w:val="0070C0"/>
          <w:sz w:val="22"/>
        </w:rPr>
        <w:t>.</w:t>
      </w:r>
      <w:r w:rsidRPr="004C29F3">
        <w:rPr>
          <w:rFonts w:asciiTheme="majorBidi" w:hAnsiTheme="majorBidi" w:cstheme="majorBidi"/>
          <w:bCs/>
          <w:iCs/>
          <w:color w:val="0070C0"/>
          <w:sz w:val="22"/>
        </w:rPr>
        <w:t xml:space="preserve"> </w:t>
      </w:r>
    </w:p>
    <w:tbl>
      <w:tblPr>
        <w:tblStyle w:val="af"/>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1175"/>
          <w:p w14:paraId="32D2366F" w14:textId="071A1951" w:rsidR="00D40652" w:rsidRDefault="004C29F3" w:rsidP="00D40652">
            <w:pPr>
              <w:spacing w:after="120" w:line="22" w:lineRule="atLeast"/>
              <w:ind w:left="0" w:right="1454" w:firstLine="0"/>
              <w:rPr>
                <w:rFonts w:asciiTheme="majorBidi" w:eastAsia="Arial" w:hAnsiTheme="majorBidi" w:cstheme="majorBidi"/>
                <w:b/>
                <w:i/>
                <w:sz w:val="22"/>
              </w:rPr>
            </w:pPr>
            <w:r>
              <w:object w:dxaOrig="10965" w:dyaOrig="8535" w14:anchorId="276D9AA3">
                <v:shape id="_x0000_i1039" type="#_x0000_t75" style="width:375pt;height:338.7pt" o:ole="">
                  <v:imagedata r:id="rId13" o:title=""/>
                </v:shape>
                <o:OLEObject Type="Embed" ProgID="PBrush" ShapeID="_x0000_i1039" DrawAspect="Content" ObjectID="_1545311377" r:id="rId42"/>
              </w:object>
            </w:r>
            <w:commentRangeEnd w:id="1175"/>
            <w:r w:rsidR="00D40652">
              <w:rPr>
                <w:rStyle w:val="a8"/>
              </w:rPr>
              <w:commentReference w:id="1175"/>
            </w:r>
          </w:p>
        </w:tc>
      </w:tr>
      <w:tr w:rsidR="00D40652" w:rsidRPr="00933285" w14:paraId="4BF651C7" w14:textId="77777777" w:rsidTr="00D40652">
        <w:tc>
          <w:tcPr>
            <w:tcW w:w="7938" w:type="dxa"/>
          </w:tcPr>
          <w:p w14:paraId="34D434B2" w14:textId="002FD770" w:rsidR="00D40652" w:rsidRPr="00933285" w:rsidRDefault="004C29F3" w:rsidP="004C29F3">
            <w:pPr>
              <w:spacing w:after="120" w:line="22" w:lineRule="atLeast"/>
              <w:ind w:left="115" w:right="1454" w:firstLine="0"/>
              <w:rPr>
                <w:rFonts w:asciiTheme="majorBidi" w:eastAsia="Arial" w:hAnsiTheme="majorBidi" w:cstheme="majorBidi"/>
                <w:iCs/>
                <w:color w:val="000000" w:themeColor="text1"/>
                <w:sz w:val="22"/>
                <w:highlight w:val="yellow"/>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2.0 : </w:t>
            </w:r>
            <w:r w:rsidR="00D40652" w:rsidRPr="00933285">
              <w:rPr>
                <w:rFonts w:asciiTheme="majorBidi" w:eastAsia="Arial" w:hAnsiTheme="majorBidi" w:cstheme="majorBidi"/>
                <w:bCs/>
                <w:iCs/>
                <w:color w:val="000000" w:themeColor="text1"/>
                <w:sz w:val="22"/>
                <w:highlight w:val="yellow"/>
              </w:rPr>
              <w:t>represent</w:t>
            </w:r>
            <w:r w:rsidRPr="00933285">
              <w:rPr>
                <w:rFonts w:asciiTheme="majorBidi" w:eastAsia="Arial" w:hAnsiTheme="majorBidi" w:cstheme="majorBidi"/>
                <w:bCs/>
                <w:iCs/>
                <w:color w:val="000000" w:themeColor="text1"/>
                <w:sz w:val="22"/>
                <w:highlight w:val="yellow"/>
              </w:rPr>
              <w:t xml:space="preserve">ation </w:t>
            </w:r>
            <w:r w:rsidR="00D40652" w:rsidRPr="00933285">
              <w:rPr>
                <w:rFonts w:asciiTheme="majorBidi" w:eastAsia="Arial" w:hAnsiTheme="majorBidi" w:cstheme="majorBidi"/>
                <w:bCs/>
                <w:iCs/>
                <w:color w:val="000000" w:themeColor="text1"/>
                <w:sz w:val="22"/>
                <w:highlight w:val="yellow"/>
              </w:rPr>
              <w:t xml:space="preserve"> a program graph</w:t>
            </w:r>
            <w:r w:rsidR="00987AC9" w:rsidRPr="00933285">
              <w:rPr>
                <w:rFonts w:asciiTheme="majorBidi" w:eastAsia="Arial" w:hAnsiTheme="majorBidi" w:cstheme="majorBidi"/>
                <w:bCs/>
                <w:iCs/>
                <w:color w:val="000000" w:themeColor="text1"/>
                <w:sz w:val="22"/>
                <w:highlight w:val="yellow"/>
              </w:rPr>
              <w:t xml:space="preserve"> and model </w:t>
            </w:r>
            <w:r w:rsidR="00D40652" w:rsidRPr="00933285">
              <w:rPr>
                <w:rFonts w:asciiTheme="majorBidi" w:eastAsia="Arial" w:hAnsiTheme="majorBidi" w:cstheme="majorBidi"/>
                <w:bCs/>
                <w:iCs/>
                <w:color w:val="000000" w:themeColor="text1"/>
                <w:sz w:val="22"/>
                <w:highlight w:val="yellow"/>
              </w:rPr>
              <w:t xml:space="preserve"> of </w:t>
            </w:r>
            <w:r w:rsidR="00502F94" w:rsidRPr="00933285">
              <w:rPr>
                <w:rFonts w:asciiTheme="majorBidi" w:eastAsia="Arial" w:hAnsiTheme="majorBidi" w:cstheme="majorBidi"/>
                <w:bCs/>
                <w:iCs/>
                <w:color w:val="000000" w:themeColor="text1"/>
                <w:sz w:val="22"/>
                <w:highlight w:val="yellow"/>
              </w:rPr>
              <w:t>VM</w:t>
            </w:r>
            <w:r w:rsidRPr="00933285">
              <w:rPr>
                <w:rFonts w:asciiTheme="majorBidi" w:eastAsia="Arial" w:hAnsiTheme="majorBidi" w:cstheme="majorBidi"/>
                <w:bCs/>
                <w:iCs/>
                <w:color w:val="000000" w:themeColor="text1"/>
                <w:sz w:val="22"/>
                <w:highlight w:val="yellow"/>
              </w:rPr>
              <w:t xml:space="preserve"> </w:t>
            </w:r>
          </w:p>
        </w:tc>
      </w:tr>
    </w:tbl>
    <w:p w14:paraId="62AA888F" w14:textId="38AE02D6" w:rsidR="00954843" w:rsidRPr="00933285" w:rsidRDefault="004C29F3" w:rsidP="00954843">
      <w:pPr>
        <w:spacing w:after="120" w:line="22" w:lineRule="atLeast"/>
        <w:ind w:left="0" w:right="0" w:firstLine="284"/>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highlight w:val="yellow"/>
        </w:rPr>
        <w:t xml:space="preserve">We added a ltl </w:t>
      </w:r>
      <w:r w:rsidRPr="00933285">
        <w:rPr>
          <w:rFonts w:asciiTheme="majorBidi" w:hAnsiTheme="majorBidi" w:cstheme="majorBidi"/>
          <w:bCs/>
          <w:iCs/>
          <w:color w:val="000000" w:themeColor="text1"/>
          <w:sz w:val="22"/>
          <w:highlight w:val="yellow"/>
          <w:shd w:val="clear" w:color="auto" w:fill="FFFFFF"/>
        </w:rPr>
        <w:t>condition</w:t>
      </w:r>
      <w:r w:rsidRPr="00933285">
        <w:rPr>
          <w:rFonts w:asciiTheme="majorBidi" w:eastAsia="Arial" w:hAnsiTheme="majorBidi" w:cstheme="majorBidi"/>
          <w:bCs/>
          <w:iCs/>
          <w:color w:val="000000" w:themeColor="text1"/>
          <w:sz w:val="22"/>
          <w:highlight w:val="yellow"/>
        </w:rPr>
        <w:t xml:space="preserve"> to the </w:t>
      </w:r>
      <w:r w:rsidRPr="00933285">
        <w:rPr>
          <w:rFonts w:asciiTheme="majorBidi" w:hAnsiTheme="majorBidi" w:cstheme="majorBidi"/>
          <w:bCs/>
          <w:iCs/>
          <w:color w:val="000000" w:themeColor="text1"/>
          <w:sz w:val="22"/>
          <w:highlight w:val="yellow"/>
        </w:rPr>
        <w:t>PROMELA</w:t>
      </w:r>
      <w:r w:rsidRPr="00933285">
        <w:rPr>
          <w:rFonts w:asciiTheme="majorBidi" w:eastAsia="Arial" w:hAnsiTheme="majorBidi" w:cstheme="majorBidi"/>
          <w:bCs/>
          <w:iCs/>
          <w:color w:val="000000" w:themeColor="text1"/>
          <w:sz w:val="22"/>
          <w:highlight w:val="yellow"/>
        </w:rPr>
        <w:t xml:space="preserve"> </w:t>
      </w:r>
      <w:r w:rsidRPr="00933285">
        <w:rPr>
          <w:rFonts w:asciiTheme="majorBidi" w:hAnsiTheme="majorBidi" w:cstheme="majorBidi"/>
          <w:bCs/>
          <w:iCs/>
          <w:color w:val="000000" w:themeColor="text1"/>
          <w:sz w:val="22"/>
          <w:highlight w:val="yellow"/>
        </w:rPr>
        <w:t xml:space="preserve">in order to </w:t>
      </w:r>
      <w:r w:rsidRPr="00933285">
        <w:rPr>
          <w:rFonts w:asciiTheme="majorBidi" w:eastAsia="Arial" w:hAnsiTheme="majorBidi" w:cstheme="majorBidi"/>
          <w:bCs/>
          <w:iCs/>
          <w:color w:val="000000" w:themeColor="text1"/>
          <w:sz w:val="22"/>
          <w:highlight w:val="yellow"/>
        </w:rPr>
        <w:t>verify The machine is refilled infinitely many times. We run verification in spin and the result show an error (</w:t>
      </w: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2.1) </w:t>
      </w:r>
      <w:r w:rsidR="00954843" w:rsidRPr="00933285">
        <w:rPr>
          <w:rFonts w:asciiTheme="majorBidi" w:eastAsia="Arial" w:hAnsiTheme="majorBidi" w:cstheme="majorBidi"/>
          <w:bCs/>
          <w:iCs/>
          <w:color w:val="000000" w:themeColor="text1"/>
          <w:sz w:val="22"/>
          <w:highlight w:val="yellow"/>
        </w:rPr>
        <w:t xml:space="preserve"> </w:t>
      </w:r>
      <w:r w:rsidR="00954843" w:rsidRPr="00933285">
        <w:rPr>
          <w:rFonts w:asciiTheme="majorBidi" w:eastAsia="Arial" w:hAnsiTheme="majorBidi" w:cstheme="majorBidi"/>
          <w:bCs/>
          <w:iCs/>
          <w:color w:val="000000" w:themeColor="text1"/>
          <w:sz w:val="24"/>
          <w:szCs w:val="24"/>
          <w:highlight w:val="yellow"/>
        </w:rPr>
        <w:t xml:space="preserve">because there is a path  that Contradicts  the </w:t>
      </w:r>
      <w:r w:rsidR="00954843" w:rsidRPr="00933285">
        <w:rPr>
          <w:rFonts w:asciiTheme="majorBidi" w:hAnsiTheme="majorBidi" w:cstheme="majorBidi"/>
          <w:bCs/>
          <w:iCs/>
          <w:color w:val="000000" w:themeColor="text1"/>
          <w:sz w:val="22"/>
          <w:highlight w:val="yellow"/>
          <w:shd w:val="clear" w:color="auto" w:fill="FFFFFF"/>
        </w:rPr>
        <w:t>condition</w:t>
      </w:r>
      <w:r w:rsidR="00954843" w:rsidRPr="00933285">
        <w:rPr>
          <w:rFonts w:asciiTheme="majorBidi" w:eastAsia="Arial" w:hAnsiTheme="majorBidi" w:cstheme="majorBidi"/>
          <w:bCs/>
          <w:iCs/>
          <w:color w:val="000000" w:themeColor="text1"/>
          <w:sz w:val="22"/>
          <w:highlight w:val="yellow"/>
        </w:rPr>
        <w:t xml:space="preserve"> </w:t>
      </w:r>
      <w:r w:rsidR="00954843" w:rsidRPr="00933285">
        <w:rPr>
          <w:rFonts w:asciiTheme="majorBidi" w:eastAsia="Arial" w:hAnsiTheme="majorBidi" w:cstheme="majorBidi"/>
          <w:bCs/>
          <w:iCs/>
          <w:color w:val="000000" w:themeColor="text1"/>
          <w:sz w:val="24"/>
          <w:szCs w:val="24"/>
          <w:highlight w:val="yellow"/>
        </w:rPr>
        <w:t>(</w:t>
      </w:r>
      <w:r w:rsidR="00954843" w:rsidRPr="00933285">
        <w:rPr>
          <w:rFonts w:asciiTheme="majorBidi" w:hAnsiTheme="majorBidi" w:cstheme="majorBidi"/>
          <w:color w:val="000000" w:themeColor="text1"/>
          <w:sz w:val="22"/>
          <w:highlight w:val="yellow"/>
        </w:rPr>
        <w:t xml:space="preserve">Figure </w:t>
      </w:r>
      <w:r w:rsidR="00954843" w:rsidRPr="00933285">
        <w:rPr>
          <w:rFonts w:asciiTheme="majorBidi" w:eastAsia="Arial" w:hAnsiTheme="majorBidi" w:cstheme="majorBidi"/>
          <w:bCs/>
          <w:iCs/>
          <w:color w:val="000000" w:themeColor="text1"/>
          <w:sz w:val="22"/>
          <w:highlight w:val="yellow"/>
        </w:rPr>
        <w:t>2.2</w:t>
      </w:r>
      <w:r w:rsidR="00954843" w:rsidRPr="00933285">
        <w:rPr>
          <w:rFonts w:asciiTheme="majorBidi" w:eastAsia="Arial" w:hAnsiTheme="majorBidi" w:cstheme="majorBidi"/>
          <w:bCs/>
          <w:iCs/>
          <w:color w:val="000000" w:themeColor="text1"/>
          <w:sz w:val="24"/>
          <w:szCs w:val="24"/>
          <w:highlight w:val="yellow"/>
        </w:rPr>
        <w:t>).</w:t>
      </w:r>
    </w:p>
    <w:p w14:paraId="0879C565" w14:textId="77777777" w:rsidR="00954843" w:rsidRDefault="00954843" w:rsidP="004C29F3">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4C29F3">
      <w:pPr>
        <w:spacing w:after="120" w:line="22" w:lineRule="atLeast"/>
        <w:ind w:left="0" w:right="0" w:firstLine="284"/>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502F94">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8E9DA"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40" type="#_x0000_t75" style="width:337.55pt;height:281.1pt" o:ole="">
                  <v:imagedata r:id="rId15" o:title=""/>
                </v:shape>
                <o:OLEObject Type="Embed" ProgID="PBrush" ShapeID="_x0000_i1040" DrawAspect="Content" ObjectID="_1545311378" r:id="rId43"/>
              </w:object>
            </w:r>
          </w:p>
        </w:tc>
      </w:tr>
      <w:tr w:rsidR="004C29F3" w14:paraId="5111164C" w14:textId="77777777" w:rsidTr="004C29F3">
        <w:tc>
          <w:tcPr>
            <w:tcW w:w="6962" w:type="dxa"/>
          </w:tcPr>
          <w:p w14:paraId="5266E94D" w14:textId="644EAD9D" w:rsidR="004C29F3" w:rsidRDefault="004C29F3" w:rsidP="00502F94">
            <w:pPr>
              <w:spacing w:after="120" w:line="22" w:lineRule="atLeast"/>
              <w:ind w:left="0" w:right="1454" w:firstLine="0"/>
              <w:jc w:val="center"/>
              <w:rPr>
                <w:rFonts w:asciiTheme="majorBidi" w:eastAsia="Arial" w:hAnsiTheme="majorBidi" w:cstheme="majorBidi"/>
                <w:bCs/>
                <w:iCs/>
                <w:sz w:val="24"/>
                <w:szCs w:val="24"/>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4C29F3">
      <w:pPr>
        <w:spacing w:after="120" w:line="22" w:lineRule="atLeast"/>
        <w:ind w:left="0" w:right="0" w:firstLine="0"/>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7168"/>
      </w:tblGrid>
      <w:tr w:rsidR="00973ABE" w14:paraId="0945DE54" w14:textId="77777777" w:rsidTr="00502F94">
        <w:tc>
          <w:tcPr>
            <w:tcW w:w="6941" w:type="dxa"/>
          </w:tcPr>
          <w:p w14:paraId="5D0AFAD6" w14:textId="77777777" w:rsidR="00973ABE" w:rsidRDefault="00973ABE" w:rsidP="00502F94">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41" type="#_x0000_t75" style="width:347.25pt;height:228pt" o:ole="">
                  <v:imagedata r:id="rId17" o:title=""/>
                </v:shape>
                <o:OLEObject Type="Embed" ProgID="PBrush" ShapeID="_x0000_i1041" DrawAspect="Content" ObjectID="_1545311379" r:id="rId44"/>
              </w:object>
            </w:r>
          </w:p>
        </w:tc>
      </w:tr>
      <w:tr w:rsidR="00973ABE" w:rsidRPr="00933285" w14:paraId="33EB2A15" w14:textId="77777777" w:rsidTr="00502F94">
        <w:tc>
          <w:tcPr>
            <w:tcW w:w="6941" w:type="dxa"/>
          </w:tcPr>
          <w:p w14:paraId="586EF649" w14:textId="7A5FA14A" w:rsidR="00973ABE" w:rsidRPr="00933285" w:rsidRDefault="00973ABE" w:rsidP="00502F94">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Contradicts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4C29F3">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4C29F3">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d a new condition to the vm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af"/>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502F94">
            <w:pPr>
              <w:spacing w:after="120" w:line="22" w:lineRule="atLeast"/>
              <w:ind w:left="0" w:right="1454" w:firstLine="0"/>
              <w:rPr>
                <w:rFonts w:asciiTheme="majorBidi" w:eastAsia="Arial" w:hAnsiTheme="majorBidi" w:cstheme="majorBidi"/>
                <w:b/>
                <w:i/>
                <w:sz w:val="22"/>
              </w:rPr>
            </w:pPr>
            <w:r>
              <w:object w:dxaOrig="8295" w:dyaOrig="7215" w14:anchorId="6A63BC58">
                <v:shape id="_x0000_i1042" type="#_x0000_t75" style="width:326.25pt;height:360.75pt" o:ole="">
                  <v:imagedata r:id="rId20" o:title=""/>
                </v:shape>
                <o:OLEObject Type="Embed" ProgID="PBrush" ShapeID="_x0000_i1042" DrawAspect="Content" ObjectID="_1545311380" r:id="rId45"/>
              </w:object>
            </w:r>
          </w:p>
        </w:tc>
      </w:tr>
      <w:tr w:rsidR="00954843" w:rsidRPr="00933285" w14:paraId="42911D1D" w14:textId="77777777" w:rsidTr="00502F94">
        <w:tc>
          <w:tcPr>
            <w:tcW w:w="7110" w:type="dxa"/>
          </w:tcPr>
          <w:p w14:paraId="38AF926C" w14:textId="56158081" w:rsidR="00954843" w:rsidRPr="00933285" w:rsidRDefault="00954843" w:rsidP="00987AC9">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4"/>
                <w:szCs w:val="24"/>
                <w:highlight w:val="yellow"/>
              </w:rPr>
              <w:t>2.3</w:t>
            </w:r>
            <w:r w:rsidR="00987AC9" w:rsidRPr="00933285">
              <w:rPr>
                <w:rFonts w:asciiTheme="majorBidi" w:eastAsia="Arial" w:hAnsiTheme="majorBidi" w:cstheme="majorBidi"/>
                <w:bCs/>
                <w:iCs/>
                <w:color w:val="000000" w:themeColor="text1"/>
                <w:sz w:val="24"/>
                <w:szCs w:val="24"/>
                <w:highlight w:val="yellow"/>
              </w:rPr>
              <w:t xml:space="preserve"> The Second VM </w:t>
            </w:r>
            <w:r w:rsidR="00987AC9" w:rsidRPr="00933285">
              <w:rPr>
                <w:rFonts w:asciiTheme="majorBidi" w:hAnsiTheme="majorBidi" w:cstheme="majorBidi"/>
                <w:color w:val="000000" w:themeColor="text1"/>
                <w:sz w:val="22"/>
                <w:highlight w:val="yellow"/>
              </w:rPr>
              <w:t xml:space="preserve">model </w:t>
            </w:r>
            <w:r w:rsidR="00987AC9" w:rsidRPr="00933285">
              <w:rPr>
                <w:rFonts w:asciiTheme="majorBidi" w:eastAsia="Arial" w:hAnsiTheme="majorBidi" w:cstheme="majorBidi"/>
                <w:bCs/>
                <w:iCs/>
                <w:color w:val="000000" w:themeColor="text1"/>
                <w:sz w:val="24"/>
                <w:szCs w:val="24"/>
                <w:highlight w:val="yellow"/>
              </w:rPr>
              <w:t xml:space="preserve"> and the verification result</w:t>
            </w:r>
          </w:p>
        </w:tc>
      </w:tr>
    </w:tbl>
    <w:p w14:paraId="29D6320D" w14:textId="77777777" w:rsidR="00987AC9" w:rsidRPr="00933285" w:rsidRDefault="00987AC9" w:rsidP="00987AC9">
      <w:pPr>
        <w:spacing w:after="120" w:line="264" w:lineRule="auto"/>
        <w:ind w:left="0" w:right="0" w:firstLine="0"/>
        <w:rPr>
          <w:rFonts w:asciiTheme="majorBidi" w:hAnsiTheme="majorBidi" w:cstheme="majorBidi"/>
          <w:color w:val="000000" w:themeColor="text1"/>
          <w:sz w:val="22"/>
          <w:highlight w:val="yellow"/>
        </w:rPr>
      </w:pPr>
    </w:p>
    <w:p w14:paraId="6549F529" w14:textId="51552FEF" w:rsidR="00580857" w:rsidRPr="00933285" w:rsidRDefault="00E81BBF" w:rsidP="00580857">
      <w:pPr>
        <w:spacing w:after="120" w:line="264" w:lineRule="auto"/>
        <w:ind w:left="0" w:right="0" w:firstLine="0"/>
        <w:rPr>
          <w:rFonts w:asciiTheme="majorBidi" w:hAnsiTheme="majorBidi" w:cstheme="majorBidi"/>
          <w:color w:val="000000" w:themeColor="text1"/>
          <w:sz w:val="22"/>
          <w:highlight w:val="yellow"/>
        </w:rPr>
      </w:pPr>
      <w:r w:rsidRPr="00933285">
        <w:rPr>
          <w:rFonts w:asciiTheme="majorBidi" w:hAnsiTheme="majorBidi" w:cstheme="majorBidi"/>
          <w:color w:val="000000" w:themeColor="text1"/>
          <w:sz w:val="22"/>
          <w:highlight w:val="yellow"/>
        </w:rPr>
        <w:t xml:space="preserve">The first vm </w:t>
      </w:r>
      <w:r w:rsidR="00FE1BD2" w:rsidRPr="00933285">
        <w:rPr>
          <w:rFonts w:asciiTheme="majorBidi" w:hAnsiTheme="majorBidi" w:cstheme="majorBidi"/>
          <w:color w:val="000000" w:themeColor="text1"/>
          <w:sz w:val="22"/>
          <w:highlight w:val="yellow"/>
        </w:rPr>
        <w:t>model allows</w:t>
      </w:r>
      <w:r w:rsidRPr="00933285">
        <w:rPr>
          <w:rFonts w:asciiTheme="majorBidi" w:hAnsiTheme="majorBidi" w:cstheme="majorBidi"/>
          <w:color w:val="000000" w:themeColor="text1"/>
          <w:sz w:val="22"/>
          <w:highlight w:val="yellow"/>
        </w:rPr>
        <w:t xml:space="preserve"> switching from start state to selection without </w:t>
      </w:r>
      <w:r w:rsidR="00FE1BD2" w:rsidRPr="00933285">
        <w:rPr>
          <w:rFonts w:asciiTheme="majorBidi" w:hAnsiTheme="majorBidi" w:cstheme="majorBidi"/>
          <w:color w:val="000000" w:themeColor="text1"/>
          <w:sz w:val="22"/>
          <w:highlight w:val="yellow"/>
        </w:rPr>
        <w:t>checking the</w:t>
      </w:r>
      <w:r w:rsidRPr="00933285">
        <w:rPr>
          <w:rFonts w:asciiTheme="majorBidi" w:hAnsiTheme="majorBidi" w:cstheme="majorBidi"/>
          <w:color w:val="000000" w:themeColor="text1"/>
          <w:sz w:val="22"/>
          <w:highlight w:val="yellow"/>
        </w:rPr>
        <w:t xml:space="preserve"> possibility that the machine is empty</w:t>
      </w:r>
      <w:r w:rsidR="00987AC9" w:rsidRPr="00933285">
        <w:rPr>
          <w:rFonts w:asciiTheme="majorBidi" w:hAnsiTheme="majorBidi" w:cstheme="majorBidi"/>
          <w:color w:val="000000" w:themeColor="text1"/>
          <w:sz w:val="22"/>
          <w:highlight w:val="yellow"/>
        </w:rPr>
        <w:t>,</w:t>
      </w:r>
      <w:r w:rsidRPr="00933285">
        <w:rPr>
          <w:rFonts w:asciiTheme="majorBidi" w:hAnsiTheme="majorBidi" w:cstheme="majorBidi"/>
          <w:color w:val="000000" w:themeColor="text1"/>
          <w:sz w:val="22"/>
          <w:highlight w:val="yellow"/>
        </w:rPr>
        <w:t xml:space="preserve"> thus the </w:t>
      </w:r>
      <w:r w:rsidR="00FE1BD2" w:rsidRPr="00933285">
        <w:rPr>
          <w:rFonts w:asciiTheme="majorBidi" w:hAnsiTheme="majorBidi" w:cstheme="majorBidi"/>
          <w:color w:val="000000" w:themeColor="text1"/>
          <w:sz w:val="22"/>
          <w:highlight w:val="yellow"/>
        </w:rPr>
        <w:t xml:space="preserve">error was </w:t>
      </w:r>
      <w:r w:rsidRPr="00933285">
        <w:rPr>
          <w:rFonts w:asciiTheme="majorBidi" w:hAnsiTheme="majorBidi" w:cstheme="majorBidi"/>
          <w:color w:val="000000" w:themeColor="text1"/>
          <w:sz w:val="22"/>
          <w:highlight w:val="yellow"/>
        </w:rPr>
        <w:t xml:space="preserve"> </w:t>
      </w:r>
      <w:r w:rsidR="00FE1BD2" w:rsidRPr="00933285">
        <w:rPr>
          <w:rFonts w:asciiTheme="majorBidi" w:hAnsiTheme="majorBidi" w:cstheme="majorBidi"/>
          <w:color w:val="000000" w:themeColor="text1"/>
          <w:sz w:val="22"/>
          <w:highlight w:val="yellow"/>
        </w:rPr>
        <w:t>occurred</w:t>
      </w:r>
      <w:r w:rsidR="00987AC9" w:rsidRPr="00933285">
        <w:rPr>
          <w:rFonts w:asciiTheme="majorBidi" w:hAnsiTheme="majorBidi" w:cstheme="majorBidi"/>
          <w:color w:val="000000" w:themeColor="text1"/>
          <w:sz w:val="22"/>
          <w:highlight w:val="yellow"/>
        </w:rPr>
        <w:t>,</w:t>
      </w:r>
      <w:r w:rsidR="00FE1BD2" w:rsidRPr="00933285">
        <w:rPr>
          <w:rFonts w:asciiTheme="majorBidi" w:hAnsiTheme="majorBidi" w:cstheme="majorBidi"/>
          <w:color w:val="000000" w:themeColor="text1"/>
          <w:sz w:val="22"/>
          <w:highlight w:val="yellow"/>
        </w:rPr>
        <w:t xml:space="preserve"> </w:t>
      </w:r>
      <w:r w:rsidRPr="00933285">
        <w:rPr>
          <w:rFonts w:asciiTheme="majorBidi" w:hAnsiTheme="majorBidi" w:cstheme="majorBidi"/>
          <w:color w:val="000000" w:themeColor="text1"/>
          <w:sz w:val="22"/>
          <w:highlight w:val="yellow"/>
        </w:rPr>
        <w:t>but in the second model we add</w:t>
      </w:r>
      <w:r w:rsidR="00FE1BD2" w:rsidRPr="00933285">
        <w:rPr>
          <w:rFonts w:asciiTheme="majorBidi" w:hAnsiTheme="majorBidi" w:cstheme="majorBidi"/>
          <w:color w:val="000000" w:themeColor="text1"/>
          <w:sz w:val="22"/>
          <w:highlight w:val="yellow"/>
        </w:rPr>
        <w:t xml:space="preserve">ed a condition before </w:t>
      </w:r>
      <w:r w:rsidRPr="00933285">
        <w:rPr>
          <w:rFonts w:asciiTheme="majorBidi" w:hAnsiTheme="majorBidi" w:cstheme="majorBidi"/>
          <w:color w:val="000000" w:themeColor="text1"/>
          <w:sz w:val="22"/>
          <w:highlight w:val="yellow"/>
        </w:rPr>
        <w:t xml:space="preserve"> </w:t>
      </w:r>
      <w:r w:rsidR="00FE1BD2" w:rsidRPr="00933285">
        <w:rPr>
          <w:rFonts w:asciiTheme="majorBidi" w:hAnsiTheme="majorBidi" w:cstheme="majorBidi"/>
          <w:color w:val="000000" w:themeColor="text1"/>
          <w:sz w:val="22"/>
          <w:highlight w:val="yellow"/>
        </w:rPr>
        <w:t xml:space="preserve">the </w:t>
      </w:r>
      <w:r w:rsidR="00FE1BD2" w:rsidRPr="00933285">
        <w:rPr>
          <w:rFonts w:asciiTheme="majorBidi" w:hAnsiTheme="majorBidi" w:cstheme="majorBidi"/>
          <w:color w:val="000000" w:themeColor="text1"/>
          <w:sz w:val="22"/>
          <w:highlight w:val="yellow"/>
          <w:shd w:val="clear" w:color="auto" w:fill="FFFFFF"/>
        </w:rPr>
        <w:t>transfer</w:t>
      </w:r>
      <w:r w:rsidR="00FE1BD2" w:rsidRPr="00933285">
        <w:rPr>
          <w:rFonts w:asciiTheme="majorBidi" w:hAnsiTheme="majorBidi" w:cstheme="majorBidi"/>
          <w:color w:val="000000" w:themeColor="text1"/>
          <w:sz w:val="22"/>
          <w:highlight w:val="yellow"/>
        </w:rPr>
        <w:t xml:space="preserve"> , </w:t>
      </w:r>
      <w:r w:rsidRPr="00933285">
        <w:rPr>
          <w:rFonts w:asciiTheme="majorBidi" w:hAnsiTheme="majorBidi" w:cstheme="majorBidi"/>
          <w:color w:val="000000" w:themeColor="text1"/>
          <w:sz w:val="22"/>
          <w:highlight w:val="yellow"/>
        </w:rPr>
        <w:t xml:space="preserve">the condition was number of </w:t>
      </w:r>
      <w:r w:rsidR="00FE1BD2" w:rsidRPr="00933285">
        <w:rPr>
          <w:rFonts w:asciiTheme="majorBidi" w:hAnsiTheme="majorBidi" w:cstheme="majorBidi"/>
          <w:color w:val="000000" w:themeColor="text1"/>
          <w:sz w:val="22"/>
          <w:highlight w:val="yellow"/>
        </w:rPr>
        <w:t xml:space="preserve">beer  </w:t>
      </w:r>
      <w:r w:rsidRPr="00933285">
        <w:rPr>
          <w:rFonts w:asciiTheme="majorBidi" w:hAnsiTheme="majorBidi" w:cstheme="majorBidi"/>
          <w:color w:val="000000" w:themeColor="text1"/>
          <w:sz w:val="22"/>
          <w:highlight w:val="yellow"/>
        </w:rPr>
        <w:t xml:space="preserve">or soda is </w:t>
      </w:r>
      <w:r w:rsidR="00FE1BD2" w:rsidRPr="00933285">
        <w:rPr>
          <w:rFonts w:asciiTheme="majorBidi" w:hAnsiTheme="majorBidi" w:cstheme="majorBidi"/>
          <w:color w:val="000000" w:themeColor="text1"/>
          <w:sz w:val="22"/>
          <w:highlight w:val="yellow"/>
        </w:rPr>
        <w:t xml:space="preserve">greater </w:t>
      </w:r>
      <w:r w:rsidRPr="00933285">
        <w:rPr>
          <w:rFonts w:asciiTheme="majorBidi" w:hAnsiTheme="majorBidi" w:cstheme="majorBidi"/>
          <w:color w:val="000000" w:themeColor="text1"/>
          <w:sz w:val="22"/>
          <w:highlight w:val="yellow"/>
        </w:rPr>
        <w:t>than 0</w:t>
      </w:r>
    </w:p>
    <w:p w14:paraId="4C1CC6CE" w14:textId="58C69100" w:rsidR="00580857" w:rsidRPr="00933285" w:rsidRDefault="00580857" w:rsidP="00580857">
      <w:pPr>
        <w:pStyle w:val="ae"/>
        <w:numPr>
          <w:ilvl w:val="0"/>
          <w:numId w:val="53"/>
        </w:numPr>
        <w:spacing w:before="240" w:after="120" w:line="264" w:lineRule="auto"/>
        <w:ind w:right="0"/>
        <w:rPr>
          <w:rStyle w:val="a8"/>
          <w:rFonts w:asciiTheme="majorBidi" w:hAnsiTheme="majorBidi" w:cstheme="majorBidi"/>
          <w:b/>
          <w:bCs/>
          <w:color w:val="000000" w:themeColor="text1"/>
          <w:sz w:val="24"/>
          <w:szCs w:val="24"/>
          <w:highlight w:val="yellow"/>
          <w:lang w:val="en-GB"/>
        </w:rPr>
      </w:pPr>
      <w:r w:rsidRPr="00933285">
        <w:rPr>
          <w:rStyle w:val="a8"/>
          <w:rFonts w:asciiTheme="majorBidi" w:hAnsiTheme="majorBidi" w:cstheme="majorBidi"/>
          <w:b/>
          <w:i/>
          <w:color w:val="000000" w:themeColor="text1"/>
          <w:highlight w:val="yellow"/>
        </w:rPr>
        <w:commentReference w:id="1176"/>
      </w:r>
      <w:r w:rsidRPr="00933285">
        <w:rPr>
          <w:rFonts w:asciiTheme="majorBidi" w:eastAsiaTheme="minorEastAsia" w:hAnsiTheme="majorBidi" w:cstheme="majorBidi"/>
          <w:b/>
          <w:bCs/>
          <w:color w:val="000000" w:themeColor="text1"/>
          <w:sz w:val="24"/>
          <w:szCs w:val="24"/>
          <w:highlight w:val="yellow"/>
          <w:lang w:bidi="ar-SA"/>
        </w:rPr>
        <w:t>D</w:t>
      </w:r>
      <w:r w:rsidRPr="00933285">
        <w:rPr>
          <w:rFonts w:asciiTheme="majorBidi" w:hAnsiTheme="majorBidi" w:cstheme="majorBidi"/>
          <w:b/>
          <w:bCs/>
          <w:color w:val="000000" w:themeColor="text1"/>
          <w:sz w:val="24"/>
          <w:szCs w:val="24"/>
          <w:highlight w:val="yellow"/>
          <w:lang w:bidi="ar-SA"/>
        </w:rPr>
        <w:t>ETAILED DESCRIPTION:</w:t>
      </w:r>
    </w:p>
    <w:p w14:paraId="6A6531D9"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To be more practical, we implement our tool using a real application for cellular phones, called “Bopo” Supervised by Dr. Elena Ravve. We take its spec in order to compose it in a visual form.</w:t>
      </w:r>
    </w:p>
    <w:p w14:paraId="47365242"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580857">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af"/>
        <w:tblW w:w="0" w:type="auto"/>
        <w:tblLook w:val="04A0" w:firstRow="1" w:lastRow="0" w:firstColumn="1" w:lastColumn="0" w:noHBand="0" w:noVBand="1"/>
      </w:tblPr>
      <w:tblGrid>
        <w:gridCol w:w="3771"/>
        <w:gridCol w:w="3316"/>
      </w:tblGrid>
      <w:tr w:rsidR="008C185C" w:rsidRPr="00AC1FEB" w14:paraId="6D6ED080" w14:textId="77777777" w:rsidTr="008C185C">
        <w:tc>
          <w:tcPr>
            <w:tcW w:w="3399" w:type="dxa"/>
          </w:tcPr>
          <w:commentRangeStart w:id="1177"/>
          <w:p w14:paraId="2C4FD736" w14:textId="77777777"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043" type="#_x0000_t75" style="width:171.75pt;height:175.5pt" o:ole="">
                  <v:imagedata r:id="rId22" o:title=""/>
                </v:shape>
                <o:OLEObject Type="Embed" ProgID="PBrush" ShapeID="_x0000_i1043" DrawAspect="Content" ObjectID="_1545311381" r:id="rId46"/>
              </w:object>
            </w:r>
            <w:commentRangeEnd w:id="1177"/>
            <w:r>
              <w:rPr>
                <w:rStyle w:val="a8"/>
              </w:rPr>
              <w:commentReference w:id="1177"/>
            </w:r>
          </w:p>
        </w:tc>
        <w:tc>
          <w:tcPr>
            <w:tcW w:w="2995" w:type="dxa"/>
          </w:tcPr>
          <w:p w14:paraId="32D69715" w14:textId="067CC1F3"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044" type="#_x0000_t75" style="width:149.25pt;height:184.5pt" o:ole="">
                  <v:imagedata r:id="rId26" o:title=""/>
                </v:shape>
                <o:OLEObject Type="Embed" ProgID="PBrush" ShapeID="_x0000_i1044" DrawAspect="Content" ObjectID="_1545311382" r:id="rId47"/>
              </w:object>
            </w:r>
          </w:p>
        </w:tc>
      </w:tr>
      <w:tr w:rsidR="008C185C" w:rsidRPr="00AC1FEB" w14:paraId="5971787B" w14:textId="77777777" w:rsidTr="008C185C">
        <w:tc>
          <w:tcPr>
            <w:tcW w:w="3399" w:type="dxa"/>
          </w:tcPr>
          <w:p w14:paraId="4F41B077" w14:textId="62E67FDF"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3.2 adding new spec to the screen</w:t>
            </w:r>
          </w:p>
        </w:tc>
      </w:tr>
    </w:tbl>
    <w:p w14:paraId="2FE9B9F4" w14:textId="7E6BF4E4" w:rsidR="00580857" w:rsidRDefault="00580857" w:rsidP="00580857">
      <w:pPr>
        <w:spacing w:after="120" w:line="264" w:lineRule="auto"/>
        <w:ind w:left="0" w:right="0" w:firstLine="284"/>
        <w:jc w:val="left"/>
        <w:rPr>
          <w:rFonts w:asciiTheme="majorBidi" w:hAnsiTheme="majorBidi" w:cstheme="majorBidi"/>
          <w:sz w:val="22"/>
        </w:rPr>
      </w:pPr>
    </w:p>
    <w:p w14:paraId="0E9EBDF2" w14:textId="697BAFC3" w:rsidR="00702959" w:rsidRDefault="00702959" w:rsidP="00580857">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p>
    <w:p w14:paraId="4912C273" w14:textId="77777777" w:rsidR="00702959" w:rsidRDefault="00702959" w:rsidP="00580857">
      <w:pPr>
        <w:spacing w:after="120" w:line="264" w:lineRule="auto"/>
        <w:ind w:left="0" w:right="0" w:firstLine="284"/>
        <w:jc w:val="left"/>
        <w:rPr>
          <w:rFonts w:asciiTheme="majorBidi" w:hAnsiTheme="majorBidi" w:cstheme="majorBidi"/>
          <w:sz w:val="22"/>
        </w:rPr>
      </w:pPr>
    </w:p>
    <w:p w14:paraId="765FF8A5" w14:textId="77777777" w:rsidR="00702959" w:rsidRPr="00580857" w:rsidRDefault="00702959" w:rsidP="00580857">
      <w:pPr>
        <w:spacing w:after="120" w:line="264" w:lineRule="auto"/>
        <w:ind w:left="0" w:right="0" w:firstLine="284"/>
        <w:jc w:val="left"/>
        <w:rPr>
          <w:rFonts w:asciiTheme="majorBidi" w:hAnsiTheme="majorBidi" w:cstheme="majorBidi"/>
          <w:sz w:val="22"/>
        </w:rPr>
      </w:pPr>
    </w:p>
    <w:p w14:paraId="33E50E97" w14:textId="77777777" w:rsidR="00580857" w:rsidRPr="00AC1FEB" w:rsidRDefault="00580857" w:rsidP="00580857">
      <w:pPr>
        <w:spacing w:after="120" w:line="240" w:lineRule="auto"/>
        <w:ind w:left="0" w:right="0" w:firstLine="0"/>
        <w:jc w:val="left"/>
        <w:rPr>
          <w:rFonts w:asciiTheme="majorBidi" w:hAnsiTheme="majorBidi" w:cstheme="majorBidi"/>
          <w:color w:val="auto"/>
          <w:sz w:val="24"/>
          <w:szCs w:val="24"/>
        </w:rPr>
      </w:pPr>
      <w:del w:id="1178" w:author="K23.06" w:date="2017-01-04T15:41:00Z">
        <w:r w:rsidRPr="00CC21F3" w:rsidDel="00C7711C">
          <w:rPr>
            <w:rFonts w:asciiTheme="majorBidi" w:hAnsiTheme="majorBidi" w:cstheme="majorBidi"/>
            <w:color w:val="auto"/>
            <w:sz w:val="22"/>
          </w:rPr>
          <w:delText>the m</w:delText>
        </w:r>
      </w:del>
      <w:ins w:id="1179" w:author="K23.06" w:date="2017-01-04T15:41:00Z">
        <w:r>
          <w:rPr>
            <w:rFonts w:asciiTheme="majorBidi" w:hAnsiTheme="majorBidi" w:cstheme="majorBidi"/>
            <w:color w:val="auto"/>
            <w:sz w:val="22"/>
          </w:rPr>
          <w:t>M</w:t>
        </w:r>
      </w:ins>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19840DB2" w:rsidR="00580857" w:rsidRPr="00580857" w:rsidRDefault="00580857" w:rsidP="00580857">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1180"/>
      <w:r w:rsidRPr="00CC21F3">
        <w:rPr>
          <w:rFonts w:asciiTheme="majorBidi" w:hAnsiTheme="majorBidi" w:cstheme="majorBidi"/>
          <w:color w:val="auto"/>
          <w:sz w:val="22"/>
          <w:shd w:val="clear" w:color="auto" w:fill="FFFFFF"/>
        </w:rPr>
        <w:t>a list for</w:t>
      </w:r>
      <w:commentRangeEnd w:id="1180"/>
      <w:r>
        <w:rPr>
          <w:rStyle w:val="a8"/>
        </w:rPr>
        <w:commentReference w:id="1180"/>
      </w:r>
      <w:r w:rsidRPr="00CC21F3">
        <w:rPr>
          <w:rFonts w:asciiTheme="majorBidi" w:hAnsiTheme="majorBidi" w:cstheme="majorBidi"/>
          <w:color w:val="auto"/>
          <w:sz w:val="22"/>
          <w:shd w:val="clear" w:color="auto" w:fill="FFFFFF"/>
        </w:rPr>
        <w:t xml:space="preserve"> default values.</w:t>
      </w:r>
    </w:p>
    <w:p w14:paraId="046F2FB5" w14:textId="77777777" w:rsidR="00580857" w:rsidRDefault="00580857" w:rsidP="00580857">
      <w:pPr>
        <w:spacing w:after="0" w:line="240" w:lineRule="auto"/>
        <w:ind w:left="0" w:right="0" w:firstLine="284"/>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344D2480" w14:textId="31444A32" w:rsidR="00580857" w:rsidRDefault="0022523F" w:rsidP="00580857">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rPr>
        <w:tab/>
      </w:r>
    </w:p>
    <w:p w14:paraId="0E7E24BC" w14:textId="77777777" w:rsidR="00580857" w:rsidRDefault="00580857" w:rsidP="00580857">
      <w:pPr>
        <w:spacing w:after="0" w:line="240" w:lineRule="auto"/>
        <w:ind w:left="360" w:right="120" w:firstLine="0"/>
        <w:jc w:val="left"/>
        <w:textAlignment w:val="baseline"/>
        <w:rPr>
          <w:rFonts w:asciiTheme="majorBidi" w:hAnsiTheme="majorBidi" w:cstheme="majorBidi"/>
          <w:b/>
          <w:bCs/>
          <w:color w:val="auto"/>
          <w:sz w:val="22"/>
        </w:rPr>
      </w:pPr>
    </w:p>
    <w:p w14:paraId="1853F8CC" w14:textId="77777777" w:rsidR="00580857" w:rsidRPr="00CC21F3" w:rsidRDefault="00580857" w:rsidP="00580857">
      <w:pPr>
        <w:spacing w:after="0" w:line="240" w:lineRule="auto"/>
        <w:ind w:left="360" w:right="120" w:firstLine="0"/>
        <w:jc w:val="left"/>
        <w:textAlignment w:val="baseline"/>
        <w:rPr>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3216"/>
      </w:tblGrid>
      <w:tr w:rsidR="00580857" w:rsidRPr="00AC1FEB" w14:paraId="05DFD803" w14:textId="77777777" w:rsidTr="00483504">
        <w:tc>
          <w:tcPr>
            <w:tcW w:w="3216" w:type="dxa"/>
          </w:tcPr>
          <w:p w14:paraId="687C5BEF"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r>
      <w:tr w:rsidR="00580857" w:rsidRPr="00AC1FEB" w14:paraId="6BCB5B11" w14:textId="77777777" w:rsidTr="00483504">
        <w:trPr>
          <w:trHeight w:val="70"/>
        </w:trPr>
        <w:tc>
          <w:tcPr>
            <w:tcW w:w="3216" w:type="dxa"/>
          </w:tcPr>
          <w:p w14:paraId="776EAC0D" w14:textId="77777777" w:rsidR="00580857" w:rsidRPr="00AC1FEB" w:rsidRDefault="00580857" w:rsidP="00483504">
            <w:pPr>
              <w:spacing w:after="0" w:line="240" w:lineRule="auto"/>
              <w:ind w:left="0" w:right="120" w:firstLine="0"/>
              <w:jc w:val="center"/>
              <w:textAlignment w:val="baseline"/>
              <w:rPr>
                <w:rFonts w:asciiTheme="majorBidi" w:hAnsiTheme="majorBidi" w:cstheme="majorBidi"/>
                <w:color w:val="0000FF"/>
                <w:sz w:val="22"/>
              </w:rPr>
            </w:pPr>
            <w:r w:rsidRPr="00CC21F3">
              <w:rPr>
                <w:rFonts w:asciiTheme="majorBidi" w:hAnsiTheme="majorBidi" w:cstheme="majorBidi"/>
                <w:color w:val="auto"/>
              </w:rPr>
              <w:t>Fig. 1:</w:t>
            </w:r>
          </w:p>
        </w:tc>
      </w:tr>
    </w:tbl>
    <w:p w14:paraId="73718E3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1181"/>
      <w:r w:rsidRPr="001B35DE">
        <w:rPr>
          <w:rFonts w:asciiTheme="majorBidi" w:hAnsiTheme="majorBidi" w:cstheme="majorBidi"/>
          <w:b/>
          <w:bCs/>
          <w:color w:val="auto"/>
          <w:sz w:val="22"/>
        </w:rPr>
        <w:t xml:space="preserve">Back-end: </w:t>
      </w:r>
    </w:p>
    <w:p w14:paraId="6668C0B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5BB73C3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1F8E329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2D36D90A"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2C3131D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765203C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1181"/>
      <w:r>
        <w:rPr>
          <w:rStyle w:val="a8"/>
        </w:rPr>
        <w:commentReference w:id="1181"/>
      </w:r>
    </w:p>
    <w:p w14:paraId="0C1989D5" w14:textId="136F8AE3"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580857">
      <w:pPr>
        <w:spacing w:after="0" w:line="240" w:lineRule="auto"/>
        <w:ind w:left="720" w:right="120" w:firstLine="0"/>
        <w:jc w:val="left"/>
        <w:textAlignment w:val="baseline"/>
        <w:rPr>
          <w:rFonts w:asciiTheme="majorBidi" w:hAnsiTheme="majorBidi" w:cstheme="majorBidi"/>
          <w:color w:val="auto"/>
          <w:sz w:val="22"/>
        </w:rPr>
      </w:pPr>
    </w:p>
    <w:p w14:paraId="2C7E496B" w14:textId="63EF864C" w:rsidR="00580857" w:rsidRPr="00294ED7"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List</w:t>
      </w:r>
      <w:r w:rsidRPr="00AC1FEB">
        <w:rPr>
          <w:rFonts w:asciiTheme="majorBidi" w:hAnsiTheme="majorBidi" w:cstheme="majorBidi"/>
          <w:color w:val="auto"/>
          <w:sz w:val="22"/>
        </w:rPr>
        <w:t>:</w:t>
      </w:r>
      <w:r w:rsidRPr="00CC21F3">
        <w:rPr>
          <w:rFonts w:asciiTheme="majorBidi" w:hAnsiTheme="majorBidi" w:cstheme="majorBidi"/>
          <w:color w:val="auto"/>
          <w:sz w:val="22"/>
        </w:rPr>
        <w:t xml:space="preserve"> if the user knows the parameters </w:t>
      </w:r>
      <w:r w:rsidRPr="00AC1FEB">
        <w:rPr>
          <w:rFonts w:asciiTheme="majorBidi" w:hAnsiTheme="majorBidi" w:cstheme="majorBidi"/>
          <w:color w:val="auto"/>
          <w:sz w:val="22"/>
        </w:rPr>
        <w:t>she/he</w:t>
      </w:r>
      <w:r w:rsidRPr="00CC21F3">
        <w:rPr>
          <w:rFonts w:asciiTheme="majorBidi" w:hAnsiTheme="majorBidi" w:cstheme="majorBidi"/>
          <w:color w:val="auto"/>
          <w:sz w:val="22"/>
        </w:rPr>
        <w:t xml:space="preserve"> can add them as a </w:t>
      </w:r>
      <w:r w:rsidRPr="00AC1FEB">
        <w:rPr>
          <w:rFonts w:asciiTheme="majorBidi" w:hAnsiTheme="majorBidi" w:cstheme="majorBidi"/>
          <w:color w:val="auto"/>
          <w:sz w:val="22"/>
        </w:rPr>
        <w:t>list, so</w:t>
      </w:r>
      <w:r w:rsidRPr="00CC21F3">
        <w:rPr>
          <w:rFonts w:asciiTheme="majorBidi" w:hAnsiTheme="majorBidi" w:cstheme="majorBidi"/>
          <w:color w:val="auto"/>
          <w:sz w:val="22"/>
        </w:rPr>
        <w:t xml:space="preserve"> we specified a</w:t>
      </w:r>
      <w:r w:rsidRPr="00CC21F3">
        <w:rPr>
          <w:rFonts w:asciiTheme="majorBidi" w:hAnsiTheme="majorBidi" w:cstheme="majorBidi"/>
          <w:color w:val="auto"/>
          <w:sz w:val="22"/>
          <w:shd w:val="clear" w:color="auto" w:fill="FFFFFF"/>
        </w:rPr>
        <w:t xml:space="preserve"> field for </w:t>
      </w:r>
      <w:r w:rsidRPr="00AC1FEB">
        <w:rPr>
          <w:rFonts w:asciiTheme="majorBidi" w:hAnsiTheme="majorBidi" w:cstheme="majorBidi"/>
          <w:color w:val="auto"/>
          <w:sz w:val="22"/>
          <w:shd w:val="clear" w:color="auto" w:fill="FFFFFF"/>
        </w:rPr>
        <w:t>name,</w:t>
      </w:r>
      <w:r w:rsidRPr="00CC21F3">
        <w:rPr>
          <w:rFonts w:asciiTheme="majorBidi" w:hAnsiTheme="majorBidi" w:cstheme="majorBidi"/>
          <w:color w:val="auto"/>
          <w:sz w:val="22"/>
          <w:shd w:val="clear" w:color="auto" w:fill="FFFFFF"/>
        </w:rPr>
        <w:t xml:space="preserve"> values and </w:t>
      </w:r>
      <w:r w:rsidR="00B46BDB" w:rsidRPr="00B46BDB">
        <w:rPr>
          <w:rFonts w:asciiTheme="majorBidi" w:hAnsiTheme="majorBidi" w:cstheme="majorBidi"/>
          <w:color w:val="auto"/>
          <w:sz w:val="22"/>
          <w:highlight w:val="yellow"/>
          <w:shd w:val="clear" w:color="auto" w:fill="FFFFFF"/>
        </w:rPr>
        <w:t>a default value by choosing from the list</w:t>
      </w:r>
      <w:r w:rsidR="00B46BDB">
        <w:rPr>
          <w:rFonts w:asciiTheme="majorBidi" w:hAnsiTheme="majorBidi" w:cstheme="majorBidi"/>
          <w:color w:val="auto"/>
          <w:sz w:val="22"/>
          <w:shd w:val="clear" w:color="auto" w:fill="FFFFFF"/>
        </w:rPr>
        <w:t xml:space="preserve"> </w:t>
      </w:r>
      <w:r w:rsidRPr="00CC21F3">
        <w:rPr>
          <w:rFonts w:asciiTheme="majorBidi" w:hAnsiTheme="majorBidi" w:cstheme="majorBidi"/>
          <w:color w:val="auto"/>
          <w:sz w:val="22"/>
          <w:shd w:val="clear" w:color="auto" w:fill="FFFFFF"/>
        </w:rPr>
        <w:t>.</w:t>
      </w:r>
    </w:p>
    <w:p w14:paraId="03D3689D" w14:textId="77777777" w:rsidR="00580857" w:rsidRDefault="00580857" w:rsidP="00580857">
      <w:pPr>
        <w:spacing w:after="0" w:line="240" w:lineRule="auto"/>
        <w:ind w:right="120"/>
        <w:jc w:val="left"/>
        <w:textAlignment w:val="baseline"/>
        <w:rPr>
          <w:rFonts w:asciiTheme="majorBidi" w:hAnsiTheme="majorBidi" w:cstheme="majorBidi"/>
          <w:color w:val="auto"/>
          <w:sz w:val="22"/>
        </w:rPr>
      </w:pPr>
    </w:p>
    <w:p w14:paraId="6061013C" w14:textId="77777777" w:rsidR="00580857" w:rsidRPr="00CC21F3" w:rsidRDefault="00580857" w:rsidP="00580857">
      <w:pPr>
        <w:spacing w:after="0" w:line="240" w:lineRule="auto"/>
        <w:ind w:right="120"/>
        <w:jc w:val="left"/>
        <w:textAlignment w:val="baseline"/>
        <w:rPr>
          <w:rFonts w:asciiTheme="majorBidi" w:hAnsiTheme="majorBidi" w:cstheme="majorBidi"/>
          <w:color w:val="auto"/>
          <w:sz w:val="22"/>
        </w:rPr>
      </w:pPr>
      <w:commentRangeStart w:id="1182"/>
      <w:ins w:id="1183" w:author="K23.06" w:date="2017-01-04T15:49:00Z">
        <w:r>
          <w:rPr>
            <w:rFonts w:asciiTheme="majorBidi" w:hAnsiTheme="majorBidi" w:cstheme="majorBidi"/>
            <w:color w:val="auto"/>
            <w:sz w:val="22"/>
          </w:rPr>
          <w:t xml:space="preserve"> </w:t>
        </w:r>
      </w:ins>
      <w:commentRangeEnd w:id="1182"/>
      <w:ins w:id="1184" w:author="K23.06" w:date="2017-01-04T15:50:00Z">
        <w:r>
          <w:rPr>
            <w:rStyle w:val="a8"/>
          </w:rPr>
          <w:commentReference w:id="1182"/>
        </w:r>
      </w:ins>
    </w:p>
    <w:tbl>
      <w:tblPr>
        <w:tblStyle w:val="af"/>
        <w:tblW w:w="0" w:type="auto"/>
        <w:tblInd w:w="720" w:type="dxa"/>
        <w:tblLook w:val="04A0" w:firstRow="1" w:lastRow="0" w:firstColumn="1" w:lastColumn="0" w:noHBand="0" w:noVBand="1"/>
      </w:tblPr>
      <w:tblGrid>
        <w:gridCol w:w="4522"/>
        <w:gridCol w:w="3812"/>
      </w:tblGrid>
      <w:tr w:rsidR="00580857" w:rsidRPr="00AC1FEB" w14:paraId="7FF04CB5" w14:textId="77777777" w:rsidTr="00483504">
        <w:tc>
          <w:tcPr>
            <w:tcW w:w="4522" w:type="dxa"/>
          </w:tcPr>
          <w:p w14:paraId="04794F7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5C49DB32">
                <v:shape id="_x0000_i1045" type="#_x0000_t75" style="width:209.1pt;height:204.5pt" o:ole="">
                  <v:imagedata r:id="rId30" o:title=""/>
                </v:shape>
                <o:OLEObject Type="Embed" ProgID="PBrush" ShapeID="_x0000_i1045" DrawAspect="Content" ObjectID="_1545311383" r:id="rId48"/>
              </w:object>
            </w:r>
          </w:p>
        </w:tc>
        <w:tc>
          <w:tcPr>
            <w:tcW w:w="4038" w:type="dxa"/>
          </w:tcPr>
          <w:p w14:paraId="3CEA349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6D0AB427" w14:textId="77777777" w:rsidTr="00483504">
        <w:trPr>
          <w:trHeight w:val="273"/>
        </w:trPr>
        <w:tc>
          <w:tcPr>
            <w:tcW w:w="4522" w:type="dxa"/>
          </w:tcPr>
          <w:p w14:paraId="40BBC360"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commentRangeStart w:id="1185"/>
            <w:r>
              <w:rPr>
                <w:rFonts w:asciiTheme="majorBidi" w:hAnsiTheme="majorBidi" w:cstheme="majorBidi"/>
                <w:b/>
                <w:bCs/>
                <w:color w:val="auto"/>
                <w:sz w:val="22"/>
              </w:rPr>
              <w:t>New element design</w:t>
            </w:r>
          </w:p>
        </w:tc>
        <w:tc>
          <w:tcPr>
            <w:tcW w:w="4038" w:type="dxa"/>
          </w:tcPr>
          <w:p w14:paraId="7E430B05"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1185"/>
            <w:r>
              <w:rPr>
                <w:rStyle w:val="a8"/>
              </w:rPr>
              <w:commentReference w:id="1185"/>
            </w:r>
          </w:p>
        </w:tc>
      </w:tr>
    </w:tbl>
    <w:p w14:paraId="4EAE2764" w14:textId="77777777"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r>
        <w:rPr>
          <w:rStyle w:val="a8"/>
        </w:rPr>
        <w:commentReference w:id="1186"/>
      </w:r>
      <w:r>
        <w:rPr>
          <w:rStyle w:val="a8"/>
        </w:rPr>
        <w:commentReference w:id="1187"/>
      </w:r>
    </w:p>
    <w:tbl>
      <w:tblPr>
        <w:tblStyle w:val="af"/>
        <w:tblW w:w="0" w:type="auto"/>
        <w:tblInd w:w="108" w:type="dxa"/>
        <w:tblLook w:val="04A0" w:firstRow="1" w:lastRow="0" w:firstColumn="1" w:lastColumn="0" w:noHBand="0" w:noVBand="1"/>
      </w:tblPr>
      <w:tblGrid>
        <w:gridCol w:w="4678"/>
        <w:gridCol w:w="4268"/>
      </w:tblGrid>
      <w:tr w:rsidR="00580857" w:rsidRPr="00AC1FEB" w14:paraId="1DF6DCEE" w14:textId="77777777" w:rsidTr="00483504">
        <w:tc>
          <w:tcPr>
            <w:tcW w:w="4820" w:type="dxa"/>
          </w:tcPr>
          <w:p w14:paraId="081424F4"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580857" w:rsidRDefault="00580857"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F090F" id="Text Box 38" o:spid="_x0000_s1040"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" fillcolor="white [3201]" strokecolor="white [3212]" strokeweight=".5pt">
                      <v:textbox>
                        <w:txbxContent>
                          <w:p w14:paraId="3752656C" w14:textId="77777777" w:rsidR="00580857" w:rsidRDefault="00580857"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AB38F"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4B274565">
                      <wp:simplePos x="0" y="0"/>
                      <wp:positionH relativeFrom="column">
                        <wp:posOffset>852170</wp:posOffset>
                      </wp:positionH>
                      <wp:positionV relativeFrom="paragraph">
                        <wp:posOffset>107315</wp:posOffset>
                      </wp:positionV>
                      <wp:extent cx="94297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77777777" w:rsidR="00580857" w:rsidRDefault="00580857"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41" style="position:absolute;margin-left:67.1pt;margin-top:8.45pt;width:74.2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pHhuaGkCAAAc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62CFA119" w14:textId="77777777" w:rsidR="00580857" w:rsidRDefault="00580857" w:rsidP="00580857">
                            <w:pPr>
                              <w:spacing w:after="0" w:line="240" w:lineRule="auto"/>
                              <w:ind w:left="0" w:right="0" w:firstLine="0"/>
                              <w:jc w:val="left"/>
                            </w:pPr>
                            <w:r>
                              <w:t>Screen1</w:t>
                            </w:r>
                          </w:p>
                        </w:txbxContent>
                      </v:textbox>
                    </v:oval>
                  </w:pict>
                </mc:Fallback>
              </mc:AlternateContent>
            </w:r>
          </w:p>
          <w:p w14:paraId="26F3352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0F13C"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C6896BD">
                      <wp:simplePos x="0" y="0"/>
                      <wp:positionH relativeFrom="column">
                        <wp:posOffset>1537970</wp:posOffset>
                      </wp:positionH>
                      <wp:positionV relativeFrom="paragraph">
                        <wp:posOffset>123190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A253B" id="Curved Connector 32" o:spid="_x0000_s1026" type="#_x0000_t38" style="position:absolute;margin-left:121.1pt;margin-top:9.7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Ixryf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5B4C0FE2"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674761EA">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580857" w:rsidRDefault="00580857" w:rsidP="00580857">
                                  <w:pPr>
                                    <w:spacing w:line="360" w:lineRule="auto"/>
                                    <w:ind w:left="0" w:right="0" w:firstLine="0"/>
                                    <w:jc w:val="left"/>
                                  </w:pPr>
                                  <w:r>
                                    <w:t>{category =study}</w:t>
                                  </w:r>
                                </w:p>
                                <w:p w14:paraId="4B4BD52F" w14:textId="77777777" w:rsidR="00580857" w:rsidRDefault="00580857" w:rsidP="00580857">
                                  <w:pPr>
                                    <w:spacing w:line="360" w:lineRule="auto"/>
                                    <w:ind w:left="0" w:right="0" w:firstLine="0"/>
                                    <w:jc w:val="left"/>
                                  </w:pPr>
                                  <w:r>
                                    <w:t>{category =eat and drink}</w:t>
                                  </w:r>
                                </w:p>
                                <w:p w14:paraId="373E5713" w14:textId="77777777" w:rsidR="00580857" w:rsidRDefault="00580857" w:rsidP="00580857">
                                  <w:pPr>
                                    <w:spacing w:line="360" w:lineRule="auto"/>
                                    <w:ind w:left="0" w:right="0" w:firstLine="0"/>
                                    <w:jc w:val="left"/>
                                  </w:pPr>
                                  <w:r>
                                    <w:t>{category =concerts}</w:t>
                                  </w:r>
                                </w:p>
                                <w:p w14:paraId="6D9F3610" w14:textId="77777777" w:rsidR="00580857" w:rsidRDefault="00580857" w:rsidP="00580857">
                                  <w:pPr>
                                    <w:spacing w:line="360" w:lineRule="auto"/>
                                    <w:ind w:left="0" w:right="0" w:firstLine="0"/>
                                    <w:jc w:val="left"/>
                                  </w:pPr>
                                </w:p>
                                <w:p w14:paraId="0FE9EC91" w14:textId="77777777" w:rsidR="00580857" w:rsidRDefault="00580857"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42"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" fillcolor="white [3201]" strokecolor="white [3212]" strokeweight=".5pt">
                      <v:textbox>
                        <w:txbxContent>
                          <w:p w14:paraId="68F99EBE" w14:textId="77777777" w:rsidR="00580857" w:rsidRDefault="00580857" w:rsidP="00580857">
                            <w:pPr>
                              <w:spacing w:line="360" w:lineRule="auto"/>
                              <w:ind w:left="0" w:right="0" w:firstLine="0"/>
                              <w:jc w:val="left"/>
                            </w:pPr>
                            <w:r>
                              <w:t>{category =study}</w:t>
                            </w:r>
                          </w:p>
                          <w:p w14:paraId="4B4BD52F" w14:textId="77777777" w:rsidR="00580857" w:rsidRDefault="00580857" w:rsidP="00580857">
                            <w:pPr>
                              <w:spacing w:line="360" w:lineRule="auto"/>
                              <w:ind w:left="0" w:right="0" w:firstLine="0"/>
                              <w:jc w:val="left"/>
                            </w:pPr>
                            <w:r>
                              <w:t>{category =eat and drink}</w:t>
                            </w:r>
                          </w:p>
                          <w:p w14:paraId="373E5713" w14:textId="77777777" w:rsidR="00580857" w:rsidRDefault="00580857" w:rsidP="00580857">
                            <w:pPr>
                              <w:spacing w:line="360" w:lineRule="auto"/>
                              <w:ind w:left="0" w:right="0" w:firstLine="0"/>
                              <w:jc w:val="left"/>
                            </w:pPr>
                            <w:r>
                              <w:t>{category =concerts}</w:t>
                            </w:r>
                          </w:p>
                          <w:p w14:paraId="6D9F3610" w14:textId="77777777" w:rsidR="00580857" w:rsidRDefault="00580857" w:rsidP="00580857">
                            <w:pPr>
                              <w:spacing w:line="360" w:lineRule="auto"/>
                              <w:ind w:left="0" w:right="0" w:firstLine="0"/>
                              <w:jc w:val="left"/>
                            </w:pPr>
                          </w:p>
                          <w:p w14:paraId="0FE9EC91" w14:textId="77777777" w:rsidR="00580857" w:rsidRDefault="00580857" w:rsidP="00580857">
                            <w:pPr>
                              <w:spacing w:line="360" w:lineRule="auto"/>
                              <w:ind w:left="0" w:right="0" w:firstLine="0"/>
                              <w:jc w:val="left"/>
                            </w:pPr>
                          </w:p>
                        </w:txbxContent>
                      </v:textbox>
                    </v:shape>
                  </w:pict>
                </mc:Fallback>
              </mc:AlternateContent>
            </w:r>
          </w:p>
          <w:p w14:paraId="100A39B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580857" w:rsidRDefault="00580857" w:rsidP="00580857">
                                  <w:pPr>
                                    <w:spacing w:line="360" w:lineRule="auto"/>
                                    <w:ind w:left="0" w:right="0" w:firstLine="0"/>
                                    <w:jc w:val="left"/>
                                  </w:pPr>
                                  <w:r>
                                    <w:t>{category =sports}</w:t>
                                  </w:r>
                                </w:p>
                                <w:p w14:paraId="4C6D33FE" w14:textId="77777777" w:rsidR="00580857" w:rsidRDefault="00580857" w:rsidP="00580857">
                                  <w:pPr>
                                    <w:spacing w:line="360" w:lineRule="auto"/>
                                    <w:ind w:left="0" w:right="0" w:firstLine="0"/>
                                    <w:jc w:val="left"/>
                                  </w:pPr>
                                  <w:r>
                                    <w:t>{{</w:t>
                                  </w:r>
                                  <w:r w:rsidRPr="00294ED7">
                                    <w:t>category</w:t>
                                  </w:r>
                                  <w:r>
                                    <w:t xml:space="preserve"> =conventions}</w:t>
                                  </w:r>
                                </w:p>
                                <w:p w14:paraId="14707FE0" w14:textId="77777777" w:rsidR="00580857" w:rsidRDefault="00580857"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43"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" fillcolor="white [3201]" strokecolor="white [3212]" strokeweight=".5pt">
                      <v:textbox>
                        <w:txbxContent>
                          <w:p w14:paraId="5872EFFA" w14:textId="77777777" w:rsidR="00580857" w:rsidRDefault="00580857" w:rsidP="00580857">
                            <w:pPr>
                              <w:spacing w:line="360" w:lineRule="auto"/>
                              <w:ind w:left="0" w:right="0" w:firstLine="0"/>
                              <w:jc w:val="left"/>
                            </w:pPr>
                            <w:r>
                              <w:t>{category =sports}</w:t>
                            </w:r>
                          </w:p>
                          <w:p w14:paraId="4C6D33FE" w14:textId="77777777" w:rsidR="00580857" w:rsidRDefault="00580857" w:rsidP="00580857">
                            <w:pPr>
                              <w:spacing w:line="360" w:lineRule="auto"/>
                              <w:ind w:left="0" w:right="0" w:firstLine="0"/>
                              <w:jc w:val="left"/>
                            </w:pPr>
                            <w:r>
                              <w:t>{{</w:t>
                            </w:r>
                            <w:r w:rsidRPr="00294ED7">
                              <w:t>category</w:t>
                            </w:r>
                            <w:r>
                              <w:t xml:space="preserve"> =conventions}</w:t>
                            </w:r>
                          </w:p>
                          <w:p w14:paraId="14707FE0" w14:textId="77777777" w:rsidR="00580857" w:rsidRDefault="00580857" w:rsidP="00580857">
                            <w:pPr>
                              <w:spacing w:line="360" w:lineRule="auto"/>
                              <w:ind w:left="0" w:right="0" w:firstLine="0"/>
                              <w:jc w:val="left"/>
                            </w:pPr>
                          </w:p>
                        </w:txbxContent>
                      </v:textbox>
                    </v:shape>
                  </w:pict>
                </mc:Fallback>
              </mc:AlternateContent>
            </w:r>
          </w:p>
          <w:p w14:paraId="735477BE" w14:textId="77777777" w:rsidR="00580857" w:rsidRDefault="00580857" w:rsidP="00483504">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225B027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187A889E"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1188"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1189"/>
            <w:r>
              <w:t>screen1</w:t>
            </w:r>
            <w:commentRangeEnd w:id="1189"/>
            <w:r>
              <w:rPr>
                <w:rStyle w:val="a8"/>
              </w:rPr>
              <w:commentReference w:id="1189"/>
            </w:r>
            <w:r w:rsidRPr="00E13EDF">
              <w:rPr>
                <w:rFonts w:asciiTheme="majorBidi" w:hAnsiTheme="majorBidi" w:cstheme="majorBidi"/>
              </w:rPr>
              <w:t>};</w:t>
            </w:r>
          </w:p>
          <w:p w14:paraId="2FD7D2C4"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05BD79FB"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E4C82B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1190"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1191" w:author="K23.06" w:date="2017-01-04T15:55:00Z">
              <w:r>
                <w:rPr>
                  <w:rFonts w:asciiTheme="majorBidi" w:hAnsiTheme="majorBidi" w:cstheme="majorBidi"/>
                </w:rPr>
                <w:t>screen1</w:t>
              </w:r>
              <w:r w:rsidRPr="00E13EDF">
                <w:rPr>
                  <w:rFonts w:asciiTheme="majorBidi" w:hAnsiTheme="majorBidi" w:cstheme="majorBidi"/>
                </w:rPr>
                <w:t xml:space="preserve"> </w:t>
              </w:r>
            </w:ins>
            <w:r w:rsidRPr="00E13EDF">
              <w:rPr>
                <w:rFonts w:asciiTheme="majorBidi" w:hAnsiTheme="majorBidi" w:cstheme="majorBidi"/>
              </w:rPr>
              <w:t xml:space="preserve">-&gt; </w:t>
            </w:r>
          </w:p>
          <w:p w14:paraId="7E2EBAA8"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483504">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519B631"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566F4F90"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4C386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p>
          <w:p w14:paraId="121BBEC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483504">
        <w:tc>
          <w:tcPr>
            <w:tcW w:w="4820" w:type="dxa"/>
          </w:tcPr>
          <w:p w14:paraId="22864F1C"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commentRangeStart w:id="1192"/>
            <w:r w:rsidRPr="00224031">
              <w:rPr>
                <w:rFonts w:asciiTheme="majorBidi" w:hAnsiTheme="majorBidi" w:cstheme="majorBidi"/>
                <w:color w:val="auto"/>
                <w:szCs w:val="20"/>
              </w:rPr>
              <w:t>Fig 2:</w:t>
            </w:r>
            <w:commentRangeEnd w:id="1192"/>
            <w:r>
              <w:rPr>
                <w:rStyle w:val="a8"/>
              </w:rPr>
              <w:commentReference w:id="1192"/>
            </w:r>
          </w:p>
        </w:tc>
        <w:tc>
          <w:tcPr>
            <w:tcW w:w="4352" w:type="dxa"/>
          </w:tcPr>
          <w:p w14:paraId="1595A4F0"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26AAB0BD" w14:textId="77777777" w:rsidR="00580857" w:rsidRPr="00AC1FEB" w:rsidRDefault="00580857" w:rsidP="00580857">
      <w:pPr>
        <w:spacing w:after="0" w:line="240" w:lineRule="auto"/>
        <w:ind w:right="120"/>
        <w:jc w:val="left"/>
        <w:textAlignment w:val="baseline"/>
        <w:rPr>
          <w:rFonts w:asciiTheme="majorBidi" w:hAnsiTheme="majorBidi" w:cstheme="majorBidi"/>
          <w:color w:val="0000FF"/>
          <w:sz w:val="22"/>
        </w:rPr>
      </w:pPr>
    </w:p>
    <w:p w14:paraId="7D4B16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44B6B60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w:t>
      </w:r>
      <w:commentRangeStart w:id="1193"/>
      <w:r>
        <w:rPr>
          <w:rFonts w:asciiTheme="majorBidi" w:hAnsiTheme="majorBidi" w:cstheme="majorBidi"/>
          <w:b/>
          <w:bCs/>
          <w:color w:val="auto"/>
          <w:sz w:val="22"/>
        </w:rPr>
        <w:t>Screen, defaultval=val &gt;</w:t>
      </w:r>
      <w:commentRangeEnd w:id="1193"/>
      <w:r>
        <w:rPr>
          <w:rStyle w:val="a8"/>
        </w:rPr>
        <w:commentReference w:id="1193"/>
      </w:r>
      <w:r>
        <w:rPr>
          <w:rFonts w:asciiTheme="majorBidi" w:hAnsiTheme="majorBidi" w:cstheme="majorBidi"/>
          <w:b/>
          <w:bCs/>
          <w:color w:val="auto"/>
          <w:sz w:val="22"/>
        </w:rPr>
        <w:t xml:space="preserve"> </w:t>
      </w:r>
    </w:p>
    <w:p w14:paraId="3070FDD6"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79C6BA6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1194"/>
      <w:r>
        <w:rPr>
          <w:rFonts w:asciiTheme="majorBidi" w:hAnsiTheme="majorBidi" w:cstheme="majorBidi"/>
          <w:b/>
          <w:bCs/>
          <w:color w:val="auto"/>
          <w:sz w:val="22"/>
        </w:rPr>
        <w:t>If SelectedVal = 0</w:t>
      </w:r>
    </w:p>
    <w:p w14:paraId="57EAF6E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6C101B1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0EC539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5509D7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40B548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05B6BC4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4E611D5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7EB0A6D7"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59FD846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DCE79C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p>
    <w:p w14:paraId="2521BC61"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If SelectedVal = N-1</w:t>
      </w:r>
    </w:p>
    <w:p w14:paraId="1A44920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commentRangeEnd w:id="1194"/>
      <w:r>
        <w:rPr>
          <w:rStyle w:val="a8"/>
        </w:rPr>
        <w:commentReference w:id="1194"/>
      </w:r>
    </w:p>
    <w:p w14:paraId="53A2161D"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0C374A01"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tbl>
      <w:tblPr>
        <w:tblStyle w:val="af"/>
        <w:tblW w:w="0" w:type="auto"/>
        <w:tblInd w:w="-5" w:type="dxa"/>
        <w:tblLook w:val="04A0" w:firstRow="1" w:lastRow="0" w:firstColumn="1" w:lastColumn="0" w:noHBand="0" w:noVBand="1"/>
      </w:tblPr>
      <w:tblGrid>
        <w:gridCol w:w="4906"/>
        <w:gridCol w:w="4153"/>
      </w:tblGrid>
      <w:tr w:rsidR="00580857" w:rsidRPr="00AC1FEB" w14:paraId="20AD2A19" w14:textId="77777777" w:rsidTr="00483504">
        <w:trPr>
          <w:trHeight w:val="4166"/>
        </w:trPr>
        <w:tc>
          <w:tcPr>
            <w:tcW w:w="4911" w:type="dxa"/>
          </w:tcPr>
          <w:p w14:paraId="781F52D1"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46" type="#_x0000_t75" style="width:227.5pt;height:178.55pt" o:ole="">
                  <v:imagedata r:id="rId32" o:title=""/>
                </v:shape>
                <o:OLEObject Type="Embed" ProgID="PBrush" ShapeID="_x0000_i1046" DrawAspect="Content" ObjectID="_1545311384" r:id="rId49"/>
              </w:object>
            </w:r>
          </w:p>
        </w:tc>
        <w:tc>
          <w:tcPr>
            <w:tcW w:w="4331" w:type="dxa"/>
          </w:tcPr>
          <w:p w14:paraId="64B9256B" w14:textId="77777777" w:rsidR="00580857" w:rsidRDefault="00580857" w:rsidP="00483504">
            <w:pPr>
              <w:spacing w:after="0" w:line="240" w:lineRule="auto"/>
              <w:ind w:left="0" w:right="120" w:firstLine="0"/>
              <w:jc w:val="left"/>
              <w:textAlignment w:val="baseline"/>
              <w:rPr>
                <w:noProof/>
              </w:rPr>
            </w:pPr>
          </w:p>
          <w:p w14:paraId="2DDD5FB3"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1932A3A7" wp14:editId="46BCFB7C">
                  <wp:extent cx="2047828" cy="2788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580857">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r>
        <w:rPr>
          <w:rStyle w:val="a8"/>
        </w:rPr>
        <w:commentReference w:id="1195"/>
      </w:r>
    </w:p>
    <w:tbl>
      <w:tblPr>
        <w:tblStyle w:val="af"/>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1DC82"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276F29FA">
                      <wp:simplePos x="0" y="0"/>
                      <wp:positionH relativeFrom="column">
                        <wp:posOffset>908050</wp:posOffset>
                      </wp:positionH>
                      <wp:positionV relativeFrom="paragraph">
                        <wp:posOffset>112395</wp:posOffset>
                      </wp:positionV>
                      <wp:extent cx="9429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77777777" w:rsidR="00580857" w:rsidRDefault="00580857"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44" style="position:absolute;margin-left:71.5pt;margin-top:8.85pt;width:74.2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" fillcolor="white [3201]" strokecolor="black [3200]" strokeweight="1pt">
                      <v:stroke joinstyle="miter"/>
                      <v:textbox>
                        <w:txbxContent>
                          <w:p w14:paraId="3772421B" w14:textId="77777777" w:rsidR="00580857" w:rsidRDefault="00580857" w:rsidP="00580857">
                            <w:pPr>
                              <w:spacing w:after="0" w:line="240" w:lineRule="auto"/>
                              <w:ind w:left="0" w:right="0" w:firstLine="0"/>
                              <w:jc w:val="left"/>
                            </w:pPr>
                            <w:r>
                              <w:t>Screen1</w:t>
                            </w:r>
                          </w:p>
                        </w:txbxContent>
                      </v:textbox>
                    </v:oval>
                  </w:pict>
                </mc:Fallback>
              </mc:AlternateContent>
            </w:r>
          </w:p>
          <w:p w14:paraId="7B79E16A"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23283"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68B1367">
                      <wp:simplePos x="0" y="0"/>
                      <wp:positionH relativeFrom="column">
                        <wp:posOffset>946150</wp:posOffset>
                      </wp:positionH>
                      <wp:positionV relativeFrom="paragraph">
                        <wp:posOffset>104140</wp:posOffset>
                      </wp:positionV>
                      <wp:extent cx="942975" cy="323850"/>
                      <wp:effectExtent l="0" t="0" r="28575" b="19050"/>
                      <wp:wrapNone/>
                      <wp:docPr id="56" name="Oval 5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77777777" w:rsidR="00580857" w:rsidRDefault="00580857" w:rsidP="00580857">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45" style="position:absolute;margin-left:74.5pt;margin-top:8.2pt;width:74.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" fillcolor="white [3201]" strokecolor="black [3200]" strokeweight="1pt">
                      <v:stroke joinstyle="miter"/>
                      <v:textbox>
                        <w:txbxContent>
                          <w:p w14:paraId="11890E12" w14:textId="77777777" w:rsidR="00580857" w:rsidRDefault="00580857" w:rsidP="00580857">
                            <w:pPr>
                              <w:spacing w:after="0" w:line="240" w:lineRule="auto"/>
                              <w:ind w:left="0" w:right="0" w:firstLine="0"/>
                              <w:jc w:val="left"/>
                            </w:pPr>
                            <w:r>
                              <w:t>Screen2</w:t>
                            </w:r>
                          </w:p>
                        </w:txbxContent>
                      </v:textbox>
                    </v:oval>
                  </w:pict>
                </mc:Fallback>
              </mc:AlternateContent>
            </w:r>
          </w:p>
          <w:p w14:paraId="09E340BA"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47CCCAB9"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1196"/>
            <w:r>
              <w:rPr>
                <w:rFonts w:asciiTheme="majorBidi" w:hAnsiTheme="majorBidi" w:cstheme="majorBidi"/>
                <w:color w:val="0000FF"/>
                <w:sz w:val="22"/>
              </w:rPr>
              <w:t>cond1</w:t>
            </w:r>
            <w:r w:rsidRPr="00156065">
              <w:rPr>
                <w:rFonts w:asciiTheme="majorBidi" w:hAnsiTheme="majorBidi" w:cstheme="majorBidi"/>
                <w:color w:val="0000FF"/>
                <w:sz w:val="22"/>
              </w:rPr>
              <w:t>}</w:t>
            </w:r>
            <w:commentRangeEnd w:id="1196"/>
            <w:r>
              <w:rPr>
                <w:rStyle w:val="a8"/>
              </w:rPr>
              <w:commentReference w:id="1196"/>
            </w:r>
            <w:r w:rsidRPr="00156065">
              <w:rPr>
                <w:rFonts w:asciiTheme="majorBidi" w:hAnsiTheme="majorBidi" w:cstheme="majorBidi"/>
                <w:color w:val="0000FF"/>
                <w:sz w:val="22"/>
              </w:rPr>
              <w:t>;</w:t>
            </w:r>
          </w:p>
          <w:p w14:paraId="1689EA42"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43ECB1A7"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commentRangeStart w:id="1197"/>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1197"/>
            <w:r>
              <w:rPr>
                <w:rStyle w:val="a8"/>
              </w:rPr>
              <w:commentReference w:id="1197"/>
            </w:r>
          </w:p>
          <w:p w14:paraId="6A683F0A"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15940C5D"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27D9DF4"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702959">
            <w:pPr>
              <w:spacing w:after="0" w:line="240" w:lineRule="auto"/>
              <w:ind w:left="0" w:right="120" w:firstLine="0"/>
              <w:jc w:val="left"/>
              <w:textAlignment w:val="baseline"/>
              <w:rPr>
                <w:del w:id="1198" w:author="K23.06" w:date="2017-01-04T16:30:00Z"/>
                <w:rFonts w:asciiTheme="majorBidi" w:hAnsiTheme="majorBidi" w:cstheme="majorBidi"/>
                <w:color w:val="0000FF"/>
                <w:sz w:val="22"/>
              </w:rPr>
            </w:pPr>
            <w:r>
              <w:rPr>
                <w:rFonts w:asciiTheme="majorBidi" w:hAnsiTheme="majorBidi" w:cstheme="majorBidi"/>
                <w:color w:val="0000FF"/>
                <w:sz w:val="22"/>
              </w:rPr>
              <w:t>od</w:t>
            </w:r>
            <w:del w:id="1199"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483504">
            <w:pPr>
              <w:spacing w:after="0" w:line="240" w:lineRule="auto"/>
              <w:ind w:left="0" w:right="120" w:firstLine="0"/>
              <w:jc w:val="left"/>
              <w:textAlignment w:val="baseline"/>
              <w:rPr>
                <w:del w:id="1200" w:author="K23.06" w:date="2017-01-04T16:30:00Z"/>
                <w:rFonts w:asciiTheme="majorBidi" w:hAnsiTheme="majorBidi" w:cstheme="majorBidi"/>
                <w:color w:val="0000FF"/>
                <w:sz w:val="22"/>
              </w:rPr>
            </w:pPr>
            <w:del w:id="1201"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483504">
            <w:pPr>
              <w:spacing w:after="0" w:line="240" w:lineRule="auto"/>
              <w:ind w:left="0" w:right="120" w:firstLine="0"/>
              <w:jc w:val="left"/>
              <w:textAlignment w:val="baseline"/>
              <w:rPr>
                <w:del w:id="1202" w:author="K23.06" w:date="2017-01-04T16:30:00Z"/>
                <w:rFonts w:asciiTheme="majorBidi" w:hAnsiTheme="majorBidi" w:cstheme="majorBidi"/>
                <w:color w:val="0000FF"/>
                <w:sz w:val="22"/>
              </w:rPr>
            </w:pPr>
            <w:del w:id="1203"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580857">
      <w:pPr>
        <w:spacing w:after="0" w:line="240" w:lineRule="auto"/>
        <w:ind w:left="720" w:right="120" w:firstLine="0"/>
        <w:jc w:val="right"/>
        <w:textAlignment w:val="baseline"/>
        <w:rPr>
          <w:del w:id="1204" w:author="K23.06" w:date="2017-01-04T16:30:00Z"/>
          <w:rFonts w:asciiTheme="majorBidi" w:hAnsiTheme="majorBidi" w:cstheme="majorBidi"/>
          <w:noProof/>
          <w:color w:val="0000FF"/>
          <w:sz w:val="22"/>
        </w:rPr>
      </w:pPr>
      <w:r>
        <w:rPr>
          <w:rStyle w:val="a8"/>
        </w:rPr>
        <w:commentReference w:id="1205"/>
      </w:r>
    </w:p>
    <w:p w14:paraId="1F38A38C" w14:textId="77777777" w:rsidR="00580857" w:rsidDel="00E72534" w:rsidRDefault="00580857" w:rsidP="00580857">
      <w:pPr>
        <w:spacing w:after="0" w:line="240" w:lineRule="auto"/>
        <w:ind w:left="720" w:right="120" w:firstLine="0"/>
        <w:jc w:val="right"/>
        <w:textAlignment w:val="baseline"/>
        <w:rPr>
          <w:del w:id="1206" w:author="K23.06" w:date="2017-01-04T16:30:00Z"/>
          <w:rFonts w:asciiTheme="majorBidi" w:hAnsiTheme="majorBidi" w:cstheme="majorBidi"/>
          <w:noProof/>
          <w:color w:val="0000FF"/>
          <w:sz w:val="22"/>
        </w:rPr>
      </w:pPr>
    </w:p>
    <w:p w14:paraId="5AE6E1BD" w14:textId="77777777" w:rsidR="00580857"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580857">
      <w:pPr>
        <w:numPr>
          <w:ilvl w:val="0"/>
          <w:numId w:val="30"/>
        </w:numPr>
        <w:spacing w:after="120" w:line="240" w:lineRule="auto"/>
        <w:ind w:right="120"/>
        <w:jc w:val="left"/>
        <w:textAlignment w:val="baseline"/>
        <w:rPr>
          <w:rFonts w:asciiTheme="majorBidi" w:hAnsiTheme="majorBidi" w:cstheme="majorBidi"/>
          <w:color w:val="auto"/>
          <w:sz w:val="22"/>
        </w:rPr>
      </w:pPr>
      <w:commentRangeStart w:id="1207"/>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1207"/>
      <w:r>
        <w:rPr>
          <w:rStyle w:val="a8"/>
        </w:rPr>
        <w:commentReference w:id="1207"/>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580857">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1208"/>
      <w:r w:rsidRPr="00AC1FEB">
        <w:rPr>
          <w:rFonts w:asciiTheme="majorBidi" w:hAnsiTheme="majorBidi" w:cstheme="majorBidi"/>
          <w:color w:val="auto"/>
          <w:szCs w:val="20"/>
          <w:shd w:val="clear" w:color="auto" w:fill="FFFFFF"/>
        </w:rPr>
        <w:t>e</w:t>
      </w:r>
      <w:commentRangeEnd w:id="1208"/>
      <w:r>
        <w:rPr>
          <w:rStyle w:val="a8"/>
        </w:rPr>
        <w:commentReference w:id="1208"/>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af"/>
        <w:tblW w:w="0" w:type="auto"/>
        <w:tblInd w:w="-5" w:type="dxa"/>
        <w:tblLook w:val="04A0" w:firstRow="1" w:lastRow="0" w:firstColumn="1" w:lastColumn="0" w:noHBand="0" w:noVBand="1"/>
      </w:tblPr>
      <w:tblGrid>
        <w:gridCol w:w="5279"/>
        <w:gridCol w:w="3780"/>
      </w:tblGrid>
      <w:tr w:rsidR="00580857" w:rsidRPr="00AC1FEB" w14:paraId="4082261A" w14:textId="77777777" w:rsidTr="00483504">
        <w:tc>
          <w:tcPr>
            <w:tcW w:w="4962" w:type="dxa"/>
          </w:tcPr>
          <w:p w14:paraId="64B2C23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47" type="#_x0000_t75" style="width:246.75pt;height:231.75pt" o:ole="">
                  <v:imagedata r:id="rId35" o:title=""/>
                </v:shape>
                <o:OLEObject Type="Embed" ProgID="PBrush" ShapeID="_x0000_i1047" DrawAspect="Content" ObjectID="_1545311385" r:id="rId50"/>
              </w:object>
            </w:r>
          </w:p>
        </w:tc>
        <w:tc>
          <w:tcPr>
            <w:tcW w:w="4252" w:type="dxa"/>
          </w:tcPr>
          <w:p w14:paraId="38D0E230"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object w:dxaOrig="3015" w:dyaOrig="3765" w14:anchorId="3F22DBAE">
                <v:shape id="_x0000_i1048" type="#_x0000_t75" style="width:169.5pt;height:226.5pt" o:ole="">
                  <v:imagedata r:id="rId37" o:title=""/>
                </v:shape>
                <o:OLEObject Type="Embed" ProgID="PBrush" ShapeID="_x0000_i1048" DrawAspect="Content" ObjectID="_1545311386" r:id="rId51"/>
              </w:object>
            </w:r>
          </w:p>
        </w:tc>
      </w:tr>
      <w:tr w:rsidR="00580857" w:rsidRPr="00AC1FEB" w14:paraId="77A3E037" w14:textId="77777777" w:rsidTr="00483504">
        <w:tc>
          <w:tcPr>
            <w:tcW w:w="4962" w:type="dxa"/>
          </w:tcPr>
          <w:p w14:paraId="5BFC850A"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580857">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580857">
      <w:pPr>
        <w:rPr>
          <w:rFonts w:asciiTheme="majorBidi" w:hAnsiTheme="majorBidi" w:cstheme="majorBidi"/>
        </w:rPr>
      </w:pPr>
    </w:p>
    <w:p w14:paraId="60A6468B" w14:textId="77777777" w:rsidR="00580857" w:rsidRDefault="00580857" w:rsidP="00580857">
      <w:pPr>
        <w:rPr>
          <w:rFonts w:asciiTheme="majorBidi" w:hAnsiTheme="majorBidi" w:cstheme="majorBidi"/>
        </w:rPr>
      </w:pPr>
    </w:p>
    <w:p w14:paraId="65ED3D27" w14:textId="77777777" w:rsidR="00580857" w:rsidRDefault="00580857" w:rsidP="00580857">
      <w:pPr>
        <w:rPr>
          <w:rFonts w:asciiTheme="majorBidi" w:hAnsiTheme="majorBidi" w:cstheme="majorBidi"/>
        </w:rPr>
      </w:pPr>
    </w:p>
    <w:p w14:paraId="594FE845" w14:textId="77777777" w:rsidR="00580857" w:rsidRDefault="00580857" w:rsidP="00580857">
      <w:pPr>
        <w:rPr>
          <w:rFonts w:asciiTheme="majorBidi" w:hAnsiTheme="majorBidi" w:cstheme="majorBidi"/>
        </w:rPr>
      </w:pPr>
    </w:p>
    <w:p w14:paraId="698E7681" w14:textId="77777777" w:rsidR="00580857" w:rsidRDefault="00580857" w:rsidP="00580857">
      <w:pPr>
        <w:rPr>
          <w:rFonts w:asciiTheme="majorBidi" w:hAnsiTheme="majorBidi" w:cstheme="majorBidi"/>
        </w:rPr>
      </w:pPr>
    </w:p>
    <w:p w14:paraId="19653218" w14:textId="77777777" w:rsidR="00580857" w:rsidRDefault="00580857" w:rsidP="00580857">
      <w:pPr>
        <w:rPr>
          <w:rFonts w:asciiTheme="majorBidi" w:hAnsiTheme="majorBidi" w:cstheme="majorBidi"/>
        </w:rPr>
      </w:pPr>
    </w:p>
    <w:p w14:paraId="5A3F8687" w14:textId="77777777" w:rsidR="00580857" w:rsidRDefault="00580857" w:rsidP="00580857">
      <w:pPr>
        <w:rPr>
          <w:rFonts w:asciiTheme="majorBidi" w:hAnsiTheme="majorBidi" w:cstheme="majorBidi"/>
        </w:rPr>
      </w:pPr>
    </w:p>
    <w:p w14:paraId="5218D1A4" w14:textId="77777777" w:rsidR="00580857" w:rsidRDefault="00580857" w:rsidP="00580857">
      <w:pPr>
        <w:rPr>
          <w:rFonts w:asciiTheme="majorBidi" w:hAnsiTheme="majorBidi" w:cstheme="majorBidi"/>
        </w:rPr>
      </w:pPr>
    </w:p>
    <w:p w14:paraId="1D2F704C" w14:textId="77777777" w:rsidR="00580857" w:rsidRDefault="00580857" w:rsidP="00580857">
      <w:pPr>
        <w:rPr>
          <w:rFonts w:asciiTheme="majorBidi" w:hAnsiTheme="majorBidi" w:cstheme="majorBidi"/>
        </w:rPr>
      </w:pPr>
    </w:p>
    <w:p w14:paraId="3FF3E6C8" w14:textId="77777777" w:rsidR="00580857" w:rsidRDefault="00580857" w:rsidP="00580857">
      <w:pPr>
        <w:rPr>
          <w:rFonts w:asciiTheme="majorBidi" w:hAnsiTheme="majorBidi" w:cstheme="majorBidi"/>
        </w:rPr>
      </w:pPr>
    </w:p>
    <w:p w14:paraId="0AE951F6" w14:textId="77777777" w:rsidR="00580857" w:rsidRDefault="00580857" w:rsidP="00580857">
      <w:pPr>
        <w:rPr>
          <w:rFonts w:asciiTheme="majorBidi" w:hAnsiTheme="majorBidi" w:cstheme="majorBidi"/>
        </w:rPr>
      </w:pPr>
    </w:p>
    <w:p w14:paraId="33FA12E6" w14:textId="77777777" w:rsidR="00580857" w:rsidRDefault="00580857" w:rsidP="00580857">
      <w:pPr>
        <w:rPr>
          <w:rFonts w:asciiTheme="majorBidi" w:hAnsiTheme="majorBidi" w:cstheme="majorBidi"/>
        </w:rPr>
      </w:pPr>
    </w:p>
    <w:p w14:paraId="1BB3D4CD" w14:textId="77777777" w:rsidR="00580857" w:rsidRDefault="00580857" w:rsidP="00580857">
      <w:pPr>
        <w:rPr>
          <w:rFonts w:asciiTheme="majorBidi" w:hAnsiTheme="majorBidi" w:cstheme="majorBidi"/>
        </w:rPr>
      </w:pPr>
    </w:p>
    <w:p w14:paraId="5CF78EBE" w14:textId="77777777" w:rsidR="00580857" w:rsidRDefault="00580857" w:rsidP="00580857">
      <w:pPr>
        <w:rPr>
          <w:rFonts w:asciiTheme="majorBidi" w:hAnsiTheme="majorBidi" w:cstheme="majorBidi"/>
        </w:rPr>
      </w:pPr>
    </w:p>
    <w:p w14:paraId="202BF9CC" w14:textId="77777777" w:rsidR="00580857" w:rsidRDefault="00580857" w:rsidP="00580857">
      <w:pPr>
        <w:rPr>
          <w:rFonts w:asciiTheme="majorBidi" w:hAnsiTheme="majorBidi" w:cstheme="majorBidi"/>
        </w:rPr>
      </w:pPr>
    </w:p>
    <w:p w14:paraId="521ADABB" w14:textId="77777777" w:rsidR="00580857" w:rsidRDefault="00580857" w:rsidP="00580857">
      <w:pPr>
        <w:rPr>
          <w:rFonts w:asciiTheme="majorBidi" w:hAnsiTheme="majorBidi" w:cstheme="majorBidi"/>
        </w:rPr>
      </w:pPr>
    </w:p>
    <w:tbl>
      <w:tblPr>
        <w:tblStyle w:val="af"/>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580857" w:rsidRDefault="00580857"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46"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DY1eHK&#10;TAIAAKs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580857" w:rsidRDefault="00580857"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63E4E"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580857" w:rsidRDefault="00580857"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47"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C3ZfvA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3DC435D6" w14:textId="77777777" w:rsidR="00580857" w:rsidRDefault="00580857"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0AB71"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580857" w:rsidRDefault="00580857"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48"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" fillcolor="white [3201]" strokecolor="white [3212]" strokeweight=".5pt">
                      <v:textbox>
                        <w:txbxContent>
                          <w:p w14:paraId="08DBB4F2" w14:textId="77777777" w:rsidR="00580857" w:rsidRDefault="00580857"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483504">
            <w:pPr>
              <w:ind w:left="0" w:firstLine="0"/>
              <w:rPr>
                <w:rFonts w:asciiTheme="majorBidi" w:hAnsiTheme="majorBidi" w:cstheme="majorBidi"/>
              </w:rPr>
            </w:pPr>
          </w:p>
        </w:tc>
        <w:tc>
          <w:tcPr>
            <w:tcW w:w="4466" w:type="dxa"/>
          </w:tcPr>
          <w:p w14:paraId="61B320E9"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30027FA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C479EE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483504">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483504">
            <w:pPr>
              <w:ind w:left="0" w:firstLine="0"/>
              <w:rPr>
                <w:rFonts w:asciiTheme="majorBidi" w:hAnsiTheme="majorBidi" w:cstheme="majorBidi"/>
              </w:rPr>
            </w:pPr>
          </w:p>
        </w:tc>
        <w:tc>
          <w:tcPr>
            <w:tcW w:w="4466" w:type="dxa"/>
          </w:tcPr>
          <w:p w14:paraId="54B19E1D" w14:textId="77777777" w:rsidR="00580857" w:rsidRDefault="00580857" w:rsidP="00483504">
            <w:pPr>
              <w:ind w:left="0" w:firstLine="0"/>
              <w:rPr>
                <w:rFonts w:asciiTheme="majorBidi" w:hAnsiTheme="majorBidi" w:cstheme="majorBidi"/>
              </w:rPr>
            </w:pPr>
          </w:p>
        </w:tc>
      </w:tr>
    </w:tbl>
    <w:p w14:paraId="6B69AF10" w14:textId="77777777" w:rsidR="00987AC9" w:rsidRPr="00987AC9" w:rsidRDefault="00987AC9" w:rsidP="00987AC9">
      <w:pPr>
        <w:pStyle w:val="ae"/>
        <w:spacing w:before="240" w:after="120" w:line="264" w:lineRule="auto"/>
        <w:ind w:left="0" w:right="0" w:firstLine="0"/>
        <w:rPr>
          <w:ins w:id="1209" w:author="hp" w:date="2017-01-05T18:05:00Z"/>
          <w:rFonts w:asciiTheme="majorBidi" w:hAnsiTheme="majorBidi" w:cstheme="majorBidi"/>
          <w:b/>
          <w:bCs/>
          <w:sz w:val="24"/>
          <w:szCs w:val="24"/>
        </w:rPr>
      </w:pPr>
    </w:p>
    <w:p w14:paraId="67F8F349" w14:textId="1F5B15FB" w:rsidR="00987AC9" w:rsidRDefault="00987AC9"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39DACA91" w14:textId="77777777" w:rsidR="008C185C" w:rsidRPr="00326274" w:rsidRDefault="008C185C">
      <w:pPr>
        <w:pStyle w:val="ae"/>
        <w:numPr>
          <w:ilvl w:val="0"/>
          <w:numId w:val="53"/>
        </w:numPr>
        <w:spacing w:after="0"/>
        <w:ind w:right="0"/>
        <w:rPr>
          <w:rFonts w:asciiTheme="majorBidi" w:hAnsiTheme="majorBidi" w:cstheme="majorBidi"/>
          <w:b/>
          <w:bCs/>
          <w:color w:val="auto"/>
          <w:sz w:val="24"/>
          <w:szCs w:val="24"/>
        </w:rPr>
        <w:pPrChange w:id="1210" w:author="hp" w:date="2017-01-05T18:05:00Z">
          <w:pPr>
            <w:spacing w:after="120" w:line="22" w:lineRule="atLeast"/>
            <w:ind w:left="115" w:right="1454" w:firstLine="0"/>
          </w:pPr>
        </w:pPrChange>
      </w:pPr>
      <w:r w:rsidRPr="00326274">
        <w:rPr>
          <w:rFonts w:asciiTheme="majorBidi" w:eastAsiaTheme="minorEastAsia" w:hAnsiTheme="majorBidi" w:cstheme="majorBidi"/>
          <w:b/>
          <w:bCs/>
          <w:sz w:val="24"/>
          <w:szCs w:val="24"/>
          <w:lang w:bidi="ar-SA"/>
        </w:rPr>
        <w:t>Re-producing the spec of</w:t>
      </w:r>
    </w:p>
    <w:p w14:paraId="7801DB21" w14:textId="77777777" w:rsidR="008C185C" w:rsidRPr="00E91790" w:rsidRDefault="008C185C" w:rsidP="008C185C">
      <w:pPr>
        <w:pStyle w:val="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lastRenderedPageBreak/>
        <w:tab/>
        <w:t>Main activity</w:t>
      </w:r>
    </w:p>
    <w:p w14:paraId="7A408BE7" w14:textId="77777777" w:rsidR="008C185C" w:rsidRPr="00AC1FEB" w:rsidRDefault="008C185C" w:rsidP="008C185C">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8C185C">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af"/>
        <w:tblW w:w="0" w:type="auto"/>
        <w:tblInd w:w="2280" w:type="dxa"/>
        <w:tblLook w:val="04A0" w:firstRow="1" w:lastRow="0" w:firstColumn="1" w:lastColumn="0" w:noHBand="0" w:noVBand="1"/>
      </w:tblPr>
      <w:tblGrid>
        <w:gridCol w:w="2881"/>
      </w:tblGrid>
      <w:tr w:rsidR="008C185C" w:rsidRPr="00AC1FEB" w14:paraId="66EA40A4" w14:textId="77777777" w:rsidTr="00483504">
        <w:tc>
          <w:tcPr>
            <w:tcW w:w="2618" w:type="dxa"/>
          </w:tcPr>
          <w:p w14:paraId="0791294E" w14:textId="77777777" w:rsidR="008C185C" w:rsidRPr="00AC1FEB" w:rsidRDefault="008C185C" w:rsidP="00483504">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49" type="#_x0000_t75" style="width:127.5pt;height:214.5pt" o:ole="">
                  <v:imagedata r:id="rId39" o:title=""/>
                </v:shape>
                <o:OLEObject Type="Embed" ProgID="PBrush" ShapeID="_x0000_i1049" DrawAspect="Content" ObjectID="_1545311387" r:id="rId52"/>
              </w:object>
            </w:r>
          </w:p>
        </w:tc>
      </w:tr>
      <w:tr w:rsidR="008C185C" w:rsidRPr="00AC1FEB" w14:paraId="0ABE321C" w14:textId="77777777" w:rsidTr="00483504">
        <w:tc>
          <w:tcPr>
            <w:tcW w:w="2618" w:type="dxa"/>
          </w:tcPr>
          <w:p w14:paraId="43BED355" w14:textId="77777777" w:rsidR="008C185C" w:rsidRPr="00AC1FEB" w:rsidRDefault="008C185C" w:rsidP="00483504">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8C185C">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8C185C">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8C185C">
      <w:pPr>
        <w:spacing w:line="240" w:lineRule="auto"/>
        <w:ind w:left="0" w:right="120" w:firstLine="0"/>
        <w:jc w:val="left"/>
        <w:rPr>
          <w:rFonts w:asciiTheme="majorBidi" w:hAnsiTheme="majorBidi" w:cstheme="majorBidi"/>
          <w:color w:val="auto"/>
          <w:sz w:val="24"/>
          <w:szCs w:val="24"/>
        </w:rPr>
      </w:pPr>
    </w:p>
    <w:p w14:paraId="471FF71E"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305806A0"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8C185C">
      <w:pPr>
        <w:pStyle w:val="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t>Create New Event activity:</w:t>
      </w:r>
    </w:p>
    <w:p w14:paraId="5A6F3267"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lastRenderedPageBreak/>
        <w:t>Description: The user creates new event. Upon creating the event the user</w:t>
      </w:r>
    </w:p>
    <w:p w14:paraId="36F34A5A"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8C185C">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8C185C">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8C185C">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8C185C">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convernation . </w:t>
      </w:r>
    </w:p>
    <w:p w14:paraId="7C50CBEA"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326274">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8C185C">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the user chooses the default value such as an “off”</w:t>
      </w:r>
    </w:p>
    <w:p w14:paraId="336D22E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8C185C">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lastRenderedPageBreak/>
        <w:t xml:space="preserve">MoveTO: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8C185C">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050D6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27A99772" w14:textId="25F8B0C1" w:rsidR="008C185C" w:rsidRDefault="008C185C" w:rsidP="00050D60">
      <w:pPr>
        <w:spacing w:line="240" w:lineRule="auto"/>
        <w:ind w:right="120" w:firstLine="0"/>
        <w:jc w:val="left"/>
        <w:rPr>
          <w:rFonts w:asciiTheme="majorBidi" w:hAnsiTheme="majorBidi" w:cstheme="majorBidi"/>
          <w:color w:val="auto"/>
          <w:sz w:val="24"/>
          <w:szCs w:val="24"/>
        </w:rPr>
      </w:pPr>
      <w:r>
        <w:rPr>
          <w:rStyle w:val="a8"/>
        </w:rPr>
        <w:commentReference w:id="1211"/>
      </w:r>
      <w:r w:rsidR="00050D60" w:rsidRPr="00050D60">
        <w:rPr>
          <w:rFonts w:asciiTheme="majorBidi" w:hAnsiTheme="majorBidi" w:cstheme="majorBidi"/>
          <w:color w:val="auto"/>
          <w:sz w:val="24"/>
          <w:szCs w:val="24"/>
        </w:rPr>
        <w:t xml:space="preserve"> </w:t>
      </w:r>
      <w:r w:rsidR="00050D60">
        <w:rPr>
          <w:rFonts w:asciiTheme="majorBidi" w:hAnsiTheme="majorBidi" w:cstheme="majorBidi"/>
          <w:color w:val="auto"/>
          <w:sz w:val="24"/>
          <w:szCs w:val="24"/>
        </w:rPr>
        <w:t>references:</w:t>
      </w:r>
    </w:p>
    <w:p w14:paraId="50A1A1B9" w14:textId="339D6B2C" w:rsidR="00050D60" w:rsidRPr="00AC1FEB" w:rsidRDefault="00050D60" w:rsidP="00050D6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8C185C">
      <w:pPr>
        <w:spacing w:line="240" w:lineRule="auto"/>
        <w:ind w:right="120" w:firstLine="0"/>
        <w:jc w:val="left"/>
        <w:rPr>
          <w:rFonts w:asciiTheme="majorBidi" w:hAnsiTheme="majorBidi" w:cstheme="majorBidi"/>
          <w:color w:val="auto"/>
          <w:sz w:val="24"/>
          <w:szCs w:val="24"/>
        </w:rPr>
      </w:pPr>
    </w:p>
    <w:p w14:paraId="62DA4D6B" w14:textId="77777777" w:rsidR="008C185C" w:rsidRPr="00AC1FEB" w:rsidRDefault="008C185C" w:rsidP="008C185C">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8C185C">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8C185C">
      <w:pPr>
        <w:spacing w:after="120" w:line="22" w:lineRule="atLeast"/>
        <w:ind w:left="115" w:right="1454" w:firstLine="0"/>
        <w:rPr>
          <w:rFonts w:asciiTheme="majorBidi" w:hAnsiTheme="majorBidi" w:cstheme="majorBidi"/>
          <w:sz w:val="22"/>
        </w:rPr>
      </w:pPr>
    </w:p>
    <w:p w14:paraId="728CF917" w14:textId="2DF8B8EB" w:rsidR="00B40032" w:rsidRPr="008C185C" w:rsidRDefault="001D71E4" w:rsidP="008C185C">
      <w:pPr>
        <w:pStyle w:val="ae"/>
        <w:ind w:firstLine="0"/>
        <w:rPr>
          <w:del w:id="1212" w:author="hp" w:date="2017-01-05T18:05:00Z"/>
          <w:rFonts w:asciiTheme="majorBidi" w:hAnsiTheme="majorBidi" w:cstheme="majorBidi"/>
          <w:color w:val="auto"/>
          <w:sz w:val="22"/>
        </w:rPr>
      </w:pPr>
      <w:del w:id="1213" w:author="hp" w:date="2017-01-05T18:05:00Z">
        <w:r w:rsidRPr="008C185C">
          <w:rPr>
            <w:rFonts w:asciiTheme="majorBidi" w:hAnsiTheme="majorBidi" w:cstheme="majorBidi"/>
            <w:color w:val="212121"/>
            <w:sz w:val="22"/>
            <w:shd w:val="clear" w:color="auto" w:fill="FFFFFF"/>
          </w:rPr>
          <w:delText xml:space="preserve">As it </w:delText>
        </w:r>
        <w:r w:rsidR="004827B3" w:rsidRPr="008C185C">
          <w:rPr>
            <w:rFonts w:asciiTheme="majorBidi" w:hAnsiTheme="majorBidi" w:cstheme="majorBidi"/>
            <w:color w:val="212121"/>
            <w:sz w:val="22"/>
            <w:shd w:val="clear" w:color="auto" w:fill="FFFFFF"/>
          </w:rPr>
          <w:delText>was mentioned above in</w:delText>
        </w:r>
        <w:r w:rsidR="00B40032" w:rsidRPr="008C185C">
          <w:rPr>
            <w:rFonts w:asciiTheme="majorBidi" w:hAnsiTheme="majorBidi" w:cstheme="majorBidi"/>
            <w:color w:val="212121"/>
            <w:sz w:val="22"/>
            <w:shd w:val="clear" w:color="auto" w:fill="FFFFFF"/>
          </w:rPr>
          <w:delText xml:space="preserve"> the</w:delText>
        </w:r>
        <w:r w:rsidR="004827B3" w:rsidRPr="008C185C">
          <w:rPr>
            <w:rFonts w:asciiTheme="majorBidi" w:hAnsiTheme="majorBidi" w:cstheme="majorBidi"/>
            <w:color w:val="212121"/>
            <w:sz w:val="22"/>
            <w:shd w:val="clear" w:color="auto" w:fill="FFFFFF"/>
          </w:rPr>
          <w:delText xml:space="preserve"> </w:delText>
        </w:r>
        <w:r w:rsidR="004827B3" w:rsidRPr="008C185C">
          <w:rPr>
            <w:rFonts w:asciiTheme="majorBidi" w:hAnsiTheme="majorBidi" w:cstheme="majorBidi"/>
            <w:b/>
            <w:bCs/>
            <w:i/>
            <w:iCs/>
            <w:sz w:val="22"/>
          </w:rPr>
          <w:delText>Main Activity</w:delText>
        </w:r>
        <w:r w:rsidR="00B40032" w:rsidRPr="008C185C">
          <w:rPr>
            <w:rFonts w:asciiTheme="majorBidi" w:hAnsiTheme="majorBidi" w:cstheme="majorBidi"/>
            <w:color w:val="212121"/>
            <w:sz w:val="22"/>
            <w:shd w:val="clear" w:color="auto" w:fill="FFFFFF"/>
          </w:rPr>
          <w:delText xml:space="preserve"> spec of</w:delText>
        </w:r>
        <w:r w:rsidR="004827B3" w:rsidRPr="008C185C">
          <w:rPr>
            <w:rFonts w:asciiTheme="majorBidi" w:hAnsiTheme="majorBidi" w:cstheme="majorBidi"/>
            <w:sz w:val="22"/>
          </w:rPr>
          <w:delText xml:space="preserve"> </w:delText>
        </w:r>
        <w:r w:rsidR="00B40032" w:rsidRPr="008C185C">
          <w:rPr>
            <w:rFonts w:asciiTheme="majorBidi" w:hAnsiTheme="majorBidi" w:cstheme="majorBidi"/>
            <w:sz w:val="22"/>
          </w:rPr>
          <w:delText xml:space="preserve">we should add three elements </w:delText>
        </w:r>
        <w:r w:rsidR="004827B3" w:rsidRPr="008C185C">
          <w:rPr>
            <w:rFonts w:asciiTheme="majorBidi" w:hAnsiTheme="majorBidi" w:cstheme="majorBidi"/>
            <w:color w:val="212121"/>
            <w:sz w:val="22"/>
            <w:shd w:val="clear" w:color="auto" w:fill="FFFFFF"/>
          </w:rPr>
          <w:delText>as follow</w:delText>
        </w:r>
        <w:r w:rsidR="00B40032" w:rsidRPr="008C185C">
          <w:rPr>
            <w:rFonts w:asciiTheme="majorBidi" w:hAnsiTheme="majorBidi" w:cstheme="majorBidi"/>
            <w:color w:val="212121"/>
            <w:sz w:val="22"/>
            <w:shd w:val="clear" w:color="auto" w:fill="FFFFFF"/>
          </w:rPr>
          <w:delText>:</w:delText>
        </w:r>
      </w:del>
    </w:p>
    <w:p w14:paraId="253CE337" w14:textId="77777777" w:rsidR="00B40032" w:rsidRPr="0094686A" w:rsidRDefault="00B40032" w:rsidP="008C185C">
      <w:pPr>
        <w:pStyle w:val="ae"/>
        <w:ind w:firstLine="0"/>
        <w:rPr>
          <w:del w:id="1214" w:author="hp" w:date="2017-01-05T18:05:00Z"/>
        </w:rPr>
      </w:pPr>
      <w:del w:id="1215" w:author="hp" w:date="2017-01-05T18:05:00Z">
        <w:r w:rsidRPr="0094686A">
          <w:delText xml:space="preserve">Create New Event - element type : standard button </w:delText>
        </w:r>
      </w:del>
    </w:p>
    <w:p w14:paraId="2BE57233" w14:textId="77777777" w:rsidR="00B40032" w:rsidRPr="0094686A" w:rsidRDefault="00B40032" w:rsidP="008C185C">
      <w:pPr>
        <w:pStyle w:val="ae"/>
        <w:ind w:firstLine="0"/>
        <w:rPr>
          <w:del w:id="1216" w:author="hp" w:date="2017-01-05T18:05:00Z"/>
        </w:rPr>
      </w:pPr>
      <w:del w:id="1217" w:author="hp" w:date="2017-01-05T18:05:00Z">
        <w:r w:rsidRPr="0094686A">
          <w:delText xml:space="preserve">Show my events  - element type : standard button </w:delText>
        </w:r>
      </w:del>
    </w:p>
    <w:p w14:paraId="1C5AD15E" w14:textId="77777777" w:rsidR="00B40032" w:rsidRPr="0094686A" w:rsidRDefault="00B40032" w:rsidP="008C185C">
      <w:pPr>
        <w:pStyle w:val="ae"/>
        <w:ind w:firstLine="0"/>
        <w:rPr>
          <w:del w:id="1218" w:author="hp" w:date="2017-01-05T18:05:00Z"/>
        </w:rPr>
      </w:pPr>
      <w:del w:id="1219" w:author="hp" w:date="2017-01-05T18:05:00Z">
        <w:r w:rsidRPr="0094686A">
          <w:delText xml:space="preserve">Notification - element type : standard button </w:delText>
        </w:r>
      </w:del>
    </w:p>
    <w:p w14:paraId="631EB786" w14:textId="77777777" w:rsidR="00B40032" w:rsidRPr="0094686A" w:rsidRDefault="00B40032" w:rsidP="008C185C">
      <w:pPr>
        <w:pStyle w:val="ae"/>
        <w:ind w:firstLine="0"/>
        <w:rPr>
          <w:del w:id="1220" w:author="hp" w:date="2017-01-05T18:05:00Z"/>
          <w:color w:val="auto"/>
        </w:rPr>
      </w:pPr>
    </w:p>
    <w:p w14:paraId="2C73683F" w14:textId="0CCBC4A6" w:rsidR="00B40032" w:rsidRPr="0094686A" w:rsidRDefault="00006188" w:rsidP="008C185C">
      <w:pPr>
        <w:pStyle w:val="ae"/>
        <w:ind w:firstLine="0"/>
        <w:rPr>
          <w:del w:id="1221" w:author="hp" w:date="2017-01-05T18:05:00Z"/>
        </w:rPr>
      </w:pPr>
      <w:del w:id="1222" w:author="hp" w:date="2017-01-05T18:05:00Z">
        <w:r w:rsidRPr="0094686A">
          <w:delText xml:space="preserve"> The u</w:delText>
        </w:r>
        <w:r w:rsidR="00B40032" w:rsidRPr="0094686A">
          <w:delText xml:space="preserve">ser press on </w:delText>
        </w:r>
        <w:r w:rsidR="002B2C36" w:rsidRPr="0094686A">
          <w:rPr>
            <w:b/>
            <w:bCs/>
            <w:i/>
            <w:iCs/>
          </w:rPr>
          <w:delText>"</w:delText>
        </w:r>
        <w:r w:rsidR="00B40032" w:rsidRPr="0094686A">
          <w:rPr>
            <w:b/>
            <w:bCs/>
            <w:i/>
            <w:iCs/>
          </w:rPr>
          <w:delText>add screen</w:delText>
        </w:r>
        <w:r w:rsidR="002B2C36" w:rsidRPr="0094686A">
          <w:rPr>
            <w:b/>
            <w:bCs/>
            <w:i/>
            <w:iCs/>
          </w:rPr>
          <w:delText>"</w:delText>
        </w:r>
        <w:r w:rsidR="00B40032" w:rsidRPr="0094686A">
          <w:rPr>
            <w:b/>
            <w:bCs/>
          </w:rPr>
          <w:delText xml:space="preserve"> </w:delText>
        </w:r>
        <w:r w:rsidR="00B40032" w:rsidRPr="0094686A">
          <w:delText xml:space="preserve">button to add three </w:delText>
        </w:r>
        <w:r w:rsidR="002E1607" w:rsidRPr="0094686A">
          <w:delText>screens: Create</w:delText>
        </w:r>
        <w:r w:rsidR="00B40032" w:rsidRPr="0094686A">
          <w:delText xml:space="preserve"> New Event, Show my events and Notification.</w:delText>
        </w:r>
      </w:del>
    </w:p>
    <w:p w14:paraId="6273072F" w14:textId="2CB1736D" w:rsidR="00B40032" w:rsidRPr="0094686A" w:rsidRDefault="00006188" w:rsidP="008C185C">
      <w:pPr>
        <w:pStyle w:val="ae"/>
        <w:ind w:firstLine="0"/>
        <w:rPr>
          <w:del w:id="1223" w:author="hp" w:date="2017-01-05T18:05:00Z"/>
        </w:rPr>
      </w:pPr>
      <w:del w:id="1224" w:author="hp" w:date="2017-01-05T18:05:00Z">
        <w:r w:rsidRPr="0094686A">
          <w:delText xml:space="preserve">The </w:delText>
        </w:r>
        <w:r w:rsidR="00B40032" w:rsidRPr="0094686A">
          <w:delText>user add</w:delText>
        </w:r>
        <w:r w:rsidRPr="0094686A">
          <w:delText>s</w:delText>
        </w:r>
        <w:r w:rsidR="00B40032" w:rsidRPr="0094686A">
          <w:delText xml:space="preserve"> an element  by press</w:delText>
        </w:r>
        <w:r w:rsidRPr="0094686A">
          <w:delText>ing</w:delText>
        </w:r>
        <w:r w:rsidR="00B40032" w:rsidRPr="0094686A">
          <w:delText xml:space="preserve"> on </w:delText>
        </w:r>
        <w:r w:rsidRPr="0094686A">
          <w:delText>"</w:delText>
        </w:r>
        <w:r w:rsidR="00B40032" w:rsidRPr="0094686A">
          <w:rPr>
            <w:b/>
            <w:bCs/>
          </w:rPr>
          <w:delText>+</w:delText>
        </w:r>
        <w:r w:rsidRPr="0094686A">
          <w:rPr>
            <w:b/>
            <w:bCs/>
          </w:rPr>
          <w:delText>"</w:delText>
        </w:r>
        <w:r w:rsidR="00B40032" w:rsidRPr="0094686A">
          <w:rPr>
            <w:b/>
            <w:bCs/>
          </w:rPr>
          <w:delText xml:space="preserve"> </w:delText>
        </w:r>
        <w:r w:rsidR="00346481" w:rsidRPr="0094686A">
          <w:delText>button and choosing a</w:delText>
        </w:r>
        <w:r w:rsidR="00B40032" w:rsidRPr="0094686A">
          <w:delText xml:space="preserve"> type of element  by pressing on  </w:delText>
        </w:r>
        <w:r w:rsidR="00B40032" w:rsidRPr="0094686A">
          <w:rPr>
            <w:b/>
            <w:bCs/>
          </w:rPr>
          <w:delText xml:space="preserve">“standard button” . </w:delText>
        </w:r>
        <w:r w:rsidR="005E7477" w:rsidRPr="0094686A">
          <w:rPr>
            <w:color w:val="auto"/>
          </w:rPr>
          <w:delText xml:space="preserve">she/he </w:delText>
        </w:r>
        <w:r w:rsidR="00B40032" w:rsidRPr="0094686A">
          <w:delText xml:space="preserve">defines </w:delText>
        </w:r>
        <w:r w:rsidR="00346481" w:rsidRPr="0094686A">
          <w:delText>the</w:delText>
        </w:r>
        <w:r w:rsidR="00B40032" w:rsidRPr="0094686A">
          <w:delText xml:space="preserve"> following:</w:delText>
        </w:r>
        <w:r w:rsidR="00B40032" w:rsidRPr="0094686A">
          <w:rPr>
            <w:b/>
            <w:bCs/>
          </w:rPr>
          <w:delText xml:space="preserve"> </w:delText>
        </w:r>
        <w:r w:rsidR="00B40032" w:rsidRPr="0094686A">
          <w:delText> </w:delText>
        </w:r>
      </w:del>
    </w:p>
    <w:p w14:paraId="71E78F28" w14:textId="77777777" w:rsidR="00B40032" w:rsidRPr="0094686A" w:rsidRDefault="00B40032" w:rsidP="008C185C">
      <w:pPr>
        <w:pStyle w:val="ae"/>
        <w:ind w:firstLine="0"/>
        <w:rPr>
          <w:del w:id="1225" w:author="hp" w:date="2017-01-05T18:05:00Z"/>
        </w:rPr>
      </w:pPr>
      <w:del w:id="1226" w:author="hp" w:date="2017-01-05T18:05:00Z">
        <w:r w:rsidRPr="0094686A">
          <w:rPr>
            <w:b/>
            <w:bCs/>
          </w:rPr>
          <w:delText xml:space="preserve">name </w:delText>
        </w:r>
        <w:r w:rsidRPr="0094686A">
          <w:delText>of the button “Create New Event”.</w:delText>
        </w:r>
      </w:del>
    </w:p>
    <w:p w14:paraId="39FB465B" w14:textId="104B4366" w:rsidR="002B2C36" w:rsidRPr="0094686A" w:rsidRDefault="00B40032" w:rsidP="008C185C">
      <w:pPr>
        <w:pStyle w:val="ae"/>
        <w:ind w:firstLine="0"/>
        <w:rPr>
          <w:del w:id="1227" w:author="hp" w:date="2017-01-05T18:05:00Z"/>
        </w:rPr>
      </w:pPr>
      <w:del w:id="1228" w:author="hp" w:date="2017-01-05T18:05:00Z">
        <w:r w:rsidRPr="0094686A">
          <w:rPr>
            <w:b/>
            <w:bCs/>
          </w:rPr>
          <w:delText>move to</w:delText>
        </w:r>
        <w:r w:rsidRPr="0094686A">
          <w:delText xml:space="preserve"> </w:delText>
        </w:r>
        <w:r w:rsidR="00587B86" w:rsidRPr="0094686A">
          <w:delText>: "Create New Event" screen</w:delText>
        </w:r>
      </w:del>
    </w:p>
    <w:p w14:paraId="5473AA15" w14:textId="418FE002" w:rsidR="00B40032" w:rsidRPr="0094686A" w:rsidRDefault="00B40032" w:rsidP="008C185C">
      <w:pPr>
        <w:pStyle w:val="ae"/>
        <w:ind w:firstLine="0"/>
        <w:rPr>
          <w:del w:id="1229" w:author="hp" w:date="2017-01-05T18:05:00Z"/>
        </w:rPr>
      </w:pPr>
      <w:del w:id="1230" w:author="hp" w:date="2017-01-05T18:05:00Z">
        <w:r w:rsidRPr="0094686A">
          <w:delText>user</w:delText>
        </w:r>
        <w:r w:rsidR="00A50BB9" w:rsidRPr="0094686A">
          <w:delText xml:space="preserve"> then</w:delText>
        </w:r>
        <w:r w:rsidRPr="0094686A">
          <w:delText xml:space="preserve"> add</w:delText>
        </w:r>
        <w:r w:rsidR="00C72805" w:rsidRPr="0094686A">
          <w:delText>s</w:delText>
        </w:r>
        <w:r w:rsidR="00346481" w:rsidRPr="0094686A">
          <w:delText xml:space="preserve"> the</w:delText>
        </w:r>
        <w:r w:rsidRPr="0094686A">
          <w:delText xml:space="preserve"> </w:delText>
        </w:r>
        <w:r w:rsidRPr="0094686A">
          <w:rPr>
            <w:shd w:val="clear" w:color="auto" w:fill="FFFFFF"/>
          </w:rPr>
          <w:delText>remaining elements (</w:delText>
        </w:r>
        <w:r w:rsidRPr="0094686A">
          <w:delText>Show my events and Notification</w:delText>
        </w:r>
        <w:r w:rsidRPr="0094686A">
          <w:rPr>
            <w:shd w:val="clear" w:color="auto" w:fill="FFFFFF"/>
          </w:rPr>
          <w:delText xml:space="preserve">) in the same way. </w:delText>
        </w:r>
      </w:del>
    </w:p>
    <w:p w14:paraId="7450BF98" w14:textId="77777777" w:rsidR="00B40032" w:rsidRPr="0094686A" w:rsidRDefault="00B40032" w:rsidP="008C185C">
      <w:pPr>
        <w:pStyle w:val="ae"/>
        <w:ind w:firstLine="0"/>
        <w:rPr>
          <w:del w:id="1231" w:author="hp" w:date="2017-01-05T18:05:00Z"/>
          <w:color w:val="auto"/>
        </w:rPr>
      </w:pPr>
    </w:p>
    <w:p w14:paraId="58D30D7F" w14:textId="77777777" w:rsidR="00B40032" w:rsidRPr="0094686A" w:rsidRDefault="00B40032" w:rsidP="008C185C">
      <w:pPr>
        <w:pStyle w:val="ae"/>
        <w:ind w:firstLine="0"/>
        <w:rPr>
          <w:del w:id="1232" w:author="hp" w:date="2017-01-05T18:05:00Z"/>
          <w:color w:val="auto"/>
        </w:rPr>
      </w:pPr>
    </w:p>
    <w:p w14:paraId="33B9B4E7" w14:textId="77777777" w:rsidR="00B40032" w:rsidRPr="0094686A" w:rsidRDefault="00B40032" w:rsidP="008C185C">
      <w:pPr>
        <w:pStyle w:val="ae"/>
        <w:ind w:firstLine="0"/>
        <w:rPr>
          <w:del w:id="1233" w:author="hp" w:date="2017-01-05T18:05:00Z"/>
          <w:color w:val="auto"/>
        </w:rPr>
      </w:pPr>
    </w:p>
    <w:p w14:paraId="3670E419" w14:textId="230C3388" w:rsidR="00560C36" w:rsidRPr="0094686A" w:rsidRDefault="00560C36" w:rsidP="008C185C">
      <w:pPr>
        <w:pStyle w:val="ae"/>
        <w:ind w:firstLine="0"/>
        <w:rPr>
          <w:del w:id="1234" w:author="hp" w:date="2017-01-05T18:05:00Z"/>
          <w:color w:val="auto"/>
        </w:rPr>
      </w:pPr>
    </w:p>
    <w:p w14:paraId="2621A2ED" w14:textId="77777777" w:rsidR="00AC1FEB" w:rsidRPr="0094686A" w:rsidRDefault="00AC1FEB" w:rsidP="008C185C">
      <w:pPr>
        <w:pStyle w:val="ae"/>
        <w:ind w:firstLine="0"/>
        <w:rPr>
          <w:del w:id="1235" w:author="hp" w:date="2017-01-05T18:05:00Z"/>
          <w:color w:val="auto"/>
        </w:rPr>
      </w:pPr>
    </w:p>
    <w:p w14:paraId="32DA3B42" w14:textId="6222A981" w:rsidR="00560C36" w:rsidRPr="0094686A" w:rsidRDefault="00560C36" w:rsidP="008C185C">
      <w:pPr>
        <w:pStyle w:val="ae"/>
        <w:ind w:firstLine="0"/>
        <w:rPr>
          <w:del w:id="1236" w:author="hp" w:date="2017-01-05T18:05:00Z"/>
          <w:color w:val="auto"/>
        </w:rPr>
      </w:pPr>
    </w:p>
    <w:p w14:paraId="3B387AC1" w14:textId="77777777" w:rsidR="002E1607" w:rsidRPr="0094686A" w:rsidRDefault="002E1607" w:rsidP="008C185C">
      <w:pPr>
        <w:pStyle w:val="ae"/>
        <w:ind w:firstLine="0"/>
        <w:rPr>
          <w:del w:id="1237" w:author="hp" w:date="2017-01-05T18:05:00Z"/>
          <w:iCs/>
        </w:rPr>
      </w:pPr>
      <w:bookmarkStart w:id="1238" w:name="_Toc470446054"/>
      <w:del w:id="1239" w:author="hp" w:date="2017-01-05T18:05:00Z">
        <w:r w:rsidRPr="0094686A">
          <w:rPr>
            <w:iCs/>
          </w:rPr>
          <w:delText>Create New Event activity:</w:delText>
        </w:r>
        <w:bookmarkEnd w:id="1238"/>
      </w:del>
    </w:p>
    <w:p w14:paraId="66D41E7A" w14:textId="6DDE4808" w:rsidR="00C72805" w:rsidRPr="0094686A" w:rsidRDefault="00C72805" w:rsidP="008C185C">
      <w:pPr>
        <w:pStyle w:val="ae"/>
        <w:ind w:firstLine="0"/>
        <w:rPr>
          <w:del w:id="1240" w:author="hp" w:date="2017-01-05T18:05:00Z"/>
          <w:color w:val="auto"/>
        </w:rPr>
      </w:pPr>
    </w:p>
    <w:p w14:paraId="7DA7FB29" w14:textId="2A45078B" w:rsidR="00B40032" w:rsidRPr="0094686A" w:rsidRDefault="00560ACB" w:rsidP="008C185C">
      <w:pPr>
        <w:pStyle w:val="ae"/>
        <w:ind w:firstLine="0"/>
        <w:rPr>
          <w:del w:id="1241" w:author="hp" w:date="2017-01-05T18:05:00Z"/>
          <w:i/>
          <w:iCs/>
          <w:color w:val="auto"/>
        </w:rPr>
      </w:pPr>
      <w:del w:id="1242" w:author="hp" w:date="2017-01-05T18:05:00Z">
        <w:r w:rsidRPr="0094686A">
          <w:rPr>
            <w:i/>
            <w:iCs/>
          </w:rPr>
          <w:delText>"</w:delText>
        </w:r>
        <w:r w:rsidR="00B40032" w:rsidRPr="0094686A">
          <w:rPr>
            <w:i/>
            <w:iCs/>
          </w:rPr>
          <w:delText>Moderator + participant:</w:delText>
        </w:r>
      </w:del>
    </w:p>
    <w:p w14:paraId="305B60FC" w14:textId="77777777" w:rsidR="00B40032" w:rsidRPr="0094686A" w:rsidRDefault="00B40032" w:rsidP="008C185C">
      <w:pPr>
        <w:pStyle w:val="ae"/>
        <w:ind w:firstLine="0"/>
        <w:rPr>
          <w:del w:id="1243" w:author="hp" w:date="2017-01-05T18:05:00Z"/>
          <w:i/>
          <w:iCs/>
          <w:color w:val="auto"/>
        </w:rPr>
      </w:pPr>
      <w:del w:id="1244" w:author="hp" w:date="2017-01-05T18:05:00Z">
        <w:r w:rsidRPr="0094686A">
          <w:rPr>
            <w:i/>
            <w:iCs/>
          </w:rPr>
          <w:delText>Description: The user creates new event. Upon creating the event the user</w:delText>
        </w:r>
      </w:del>
    </w:p>
    <w:p w14:paraId="3CA47E96" w14:textId="77777777" w:rsidR="00B40032" w:rsidRPr="0094686A" w:rsidRDefault="00B40032" w:rsidP="008C185C">
      <w:pPr>
        <w:pStyle w:val="ae"/>
        <w:ind w:firstLine="0"/>
        <w:rPr>
          <w:del w:id="1245" w:author="hp" w:date="2017-01-05T18:05:00Z"/>
          <w:i/>
          <w:iCs/>
          <w:color w:val="auto"/>
        </w:rPr>
      </w:pPr>
      <w:del w:id="1246" w:author="hp" w:date="2017-01-05T18:05:00Z">
        <w:r w:rsidRPr="0094686A">
          <w:rPr>
            <w:i/>
            <w:iCs/>
          </w:rPr>
          <w:delText>becomes the moderator of the event.</w:delText>
        </w:r>
      </w:del>
    </w:p>
    <w:p w14:paraId="0D990E92" w14:textId="77777777" w:rsidR="00B40032" w:rsidRPr="0094686A" w:rsidRDefault="00B40032" w:rsidP="008C185C">
      <w:pPr>
        <w:pStyle w:val="ae"/>
        <w:ind w:firstLine="0"/>
        <w:rPr>
          <w:del w:id="1247" w:author="hp" w:date="2017-01-05T18:05:00Z"/>
          <w:i/>
          <w:iCs/>
          <w:color w:val="auto"/>
        </w:rPr>
      </w:pPr>
      <w:del w:id="1248" w:author="hp" w:date="2017-01-05T18:05:00Z">
        <w:r w:rsidRPr="0094686A">
          <w:rPr>
            <w:i/>
            <w:iCs/>
          </w:rPr>
          <w:delText>Input: Category, title, description, date and time, Ack is needed (yes/no),</w:delText>
        </w:r>
      </w:del>
    </w:p>
    <w:p w14:paraId="43D0B4DB" w14:textId="77777777" w:rsidR="00B40032" w:rsidRPr="0094686A" w:rsidRDefault="00B40032" w:rsidP="008C185C">
      <w:pPr>
        <w:pStyle w:val="ae"/>
        <w:ind w:firstLine="0"/>
        <w:rPr>
          <w:del w:id="1249" w:author="hp" w:date="2017-01-05T18:05:00Z"/>
          <w:i/>
          <w:iCs/>
          <w:color w:val="auto"/>
        </w:rPr>
      </w:pPr>
      <w:del w:id="1250" w:author="hp" w:date="2017-01-05T18:05:00Z">
        <w:r w:rsidRPr="0094686A">
          <w:rPr>
            <w:i/>
            <w:iCs/>
          </w:rPr>
          <w:delText>more details (optional), maximum number of participants (optional), save</w:delText>
        </w:r>
      </w:del>
    </w:p>
    <w:p w14:paraId="38B709C7" w14:textId="77777777" w:rsidR="00B40032" w:rsidRPr="0094686A" w:rsidRDefault="00B40032" w:rsidP="008C185C">
      <w:pPr>
        <w:pStyle w:val="ae"/>
        <w:ind w:firstLine="0"/>
        <w:rPr>
          <w:del w:id="1251" w:author="hp" w:date="2017-01-05T18:05:00Z"/>
          <w:i/>
          <w:iCs/>
          <w:color w:val="auto"/>
        </w:rPr>
      </w:pPr>
      <w:del w:id="1252" w:author="hp" w:date="2017-01-05T18:05:00Z">
        <w:r w:rsidRPr="0094686A">
          <w:rPr>
            <w:i/>
            <w:iCs/>
          </w:rPr>
          <w:delText>the event.</w:delText>
        </w:r>
      </w:del>
    </w:p>
    <w:p w14:paraId="60FEF76D" w14:textId="77777777" w:rsidR="00B40032" w:rsidRPr="0094686A" w:rsidRDefault="00B40032" w:rsidP="008C185C">
      <w:pPr>
        <w:pStyle w:val="ae"/>
        <w:ind w:firstLine="0"/>
        <w:rPr>
          <w:del w:id="1253" w:author="hp" w:date="2017-01-05T18:05:00Z"/>
          <w:i/>
          <w:iCs/>
          <w:color w:val="auto"/>
        </w:rPr>
      </w:pPr>
      <w:del w:id="1254" w:author="hp" w:date="2017-01-05T18:05:00Z">
        <w:r w:rsidRPr="0094686A">
          <w:rPr>
            <w:i/>
            <w:iCs/>
          </w:rPr>
          <w:delText>Output: If the user didn’t fill one or more of the mandatory fields, a pop</w:delText>
        </w:r>
      </w:del>
    </w:p>
    <w:p w14:paraId="3066EC29" w14:textId="77777777" w:rsidR="00B40032" w:rsidRPr="0094686A" w:rsidRDefault="00B40032" w:rsidP="008C185C">
      <w:pPr>
        <w:pStyle w:val="ae"/>
        <w:ind w:firstLine="0"/>
        <w:rPr>
          <w:del w:id="1255" w:author="hp" w:date="2017-01-05T18:05:00Z"/>
          <w:i/>
          <w:iCs/>
          <w:color w:val="auto"/>
        </w:rPr>
      </w:pPr>
      <w:del w:id="1256" w:author="hp" w:date="2017-01-05T18:05:00Z">
        <w:r w:rsidRPr="0094686A">
          <w:rPr>
            <w:i/>
            <w:iCs/>
          </w:rPr>
          <w:delText>up message with a request to correct the suitable field(s) will appear.</w:delText>
        </w:r>
      </w:del>
    </w:p>
    <w:p w14:paraId="777EB962" w14:textId="77777777" w:rsidR="00B40032" w:rsidRPr="0094686A" w:rsidRDefault="00B40032" w:rsidP="008C185C">
      <w:pPr>
        <w:pStyle w:val="ae"/>
        <w:ind w:firstLine="0"/>
        <w:rPr>
          <w:del w:id="1257" w:author="hp" w:date="2017-01-05T18:05:00Z"/>
          <w:i/>
          <w:iCs/>
          <w:color w:val="auto"/>
        </w:rPr>
      </w:pPr>
      <w:del w:id="1258" w:author="hp" w:date="2017-01-05T18:05:00Z">
        <w:r w:rsidRPr="0094686A">
          <w:rPr>
            <w:i/>
            <w:iCs/>
          </w:rPr>
          <w:delText>Otherwise, if the maximum number of participants is less than one, an</w:delText>
        </w:r>
      </w:del>
    </w:p>
    <w:p w14:paraId="539AD24C" w14:textId="77777777" w:rsidR="00B40032" w:rsidRPr="0094686A" w:rsidRDefault="00B40032" w:rsidP="008C185C">
      <w:pPr>
        <w:pStyle w:val="ae"/>
        <w:ind w:firstLine="0"/>
        <w:rPr>
          <w:del w:id="1259" w:author="hp" w:date="2017-01-05T18:05:00Z"/>
          <w:i/>
          <w:iCs/>
          <w:color w:val="auto"/>
        </w:rPr>
      </w:pPr>
      <w:del w:id="1260" w:author="hp" w:date="2017-01-05T18:05:00Z">
        <w:r w:rsidRPr="0094686A">
          <w:rPr>
            <w:i/>
            <w:iCs/>
          </w:rPr>
          <w:delText>error message will appear. Upon pressing the save button the user will be</w:delText>
        </w:r>
      </w:del>
    </w:p>
    <w:p w14:paraId="75828473" w14:textId="055B4F0D" w:rsidR="00B40032" w:rsidRPr="0094686A" w:rsidRDefault="00B40032" w:rsidP="008C185C">
      <w:pPr>
        <w:pStyle w:val="ae"/>
        <w:ind w:firstLine="0"/>
        <w:rPr>
          <w:del w:id="1261" w:author="hp" w:date="2017-01-05T18:05:00Z"/>
          <w:i/>
          <w:iCs/>
          <w:color w:val="auto"/>
        </w:rPr>
      </w:pPr>
      <w:del w:id="1262" w:author="hp" w:date="2017-01-05T18:05:00Z">
        <w:r w:rsidRPr="0094686A">
          <w:rPr>
            <w:i/>
            <w:iCs/>
          </w:rPr>
          <w:delText>directed to the Main screen.</w:delText>
        </w:r>
        <w:r w:rsidR="00AC1FEB" w:rsidRPr="0094686A">
          <w:rPr>
            <w:i/>
            <w:iCs/>
          </w:rPr>
          <w:delText>”</w:delText>
        </w:r>
      </w:del>
    </w:p>
    <w:p w14:paraId="2B201DA0" w14:textId="77777777" w:rsidR="00B40032" w:rsidRPr="0094686A" w:rsidRDefault="00B40032" w:rsidP="008C185C">
      <w:pPr>
        <w:pStyle w:val="ae"/>
        <w:ind w:firstLine="0"/>
        <w:rPr>
          <w:del w:id="1263" w:author="hp" w:date="2017-01-05T18:05:00Z"/>
          <w:color w:val="auto"/>
        </w:rPr>
      </w:pPr>
    </w:p>
    <w:p w14:paraId="0A1D41B2" w14:textId="5B212D85" w:rsidR="00B40032" w:rsidRPr="0094686A" w:rsidRDefault="00B40032" w:rsidP="008C185C">
      <w:pPr>
        <w:pStyle w:val="ae"/>
        <w:ind w:firstLine="0"/>
        <w:rPr>
          <w:del w:id="1264" w:author="hp" w:date="2017-01-05T18:05:00Z"/>
          <w:color w:val="auto"/>
        </w:rPr>
      </w:pPr>
      <w:del w:id="1265" w:author="hp" w:date="2017-01-05T18:05:00Z">
        <w:r w:rsidRPr="0094686A">
          <w:rPr>
            <w:color w:val="auto"/>
            <w:shd w:val="clear" w:color="auto" w:fill="FFFFFF"/>
          </w:rPr>
          <w:delText xml:space="preserve">the spec of screen </w:delText>
        </w:r>
        <w:r w:rsidRPr="0094686A">
          <w:rPr>
            <w:b/>
            <w:bCs/>
            <w:i/>
            <w:iCs/>
            <w:color w:val="auto"/>
          </w:rPr>
          <w:delText>Create New Event activity</w:delText>
        </w:r>
        <w:r w:rsidRPr="0094686A">
          <w:rPr>
            <w:color w:val="auto"/>
          </w:rPr>
          <w:delText>:</w:delText>
        </w:r>
        <w:r w:rsidRPr="0094686A">
          <w:rPr>
            <w:b/>
            <w:bCs/>
            <w:i/>
            <w:iCs/>
            <w:color w:val="auto"/>
          </w:rPr>
          <w:delText xml:space="preserve"> </w:delText>
        </w:r>
        <w:r w:rsidRPr="0094686A">
          <w:rPr>
            <w:color w:val="auto"/>
          </w:rPr>
          <w:delText xml:space="preserve"> we should add </w:delText>
        </w:r>
        <w:r w:rsidR="0042507A" w:rsidRPr="0094686A">
          <w:rPr>
            <w:color w:val="auto"/>
          </w:rPr>
          <w:delText>these elements</w:delText>
        </w:r>
        <w:r w:rsidRPr="0094686A">
          <w:rPr>
            <w:color w:val="auto"/>
          </w:rPr>
          <w:delText xml:space="preserve"> </w:delText>
        </w:r>
        <w:r w:rsidRPr="0094686A">
          <w:rPr>
            <w:color w:val="auto"/>
            <w:shd w:val="clear" w:color="auto" w:fill="FFFFFF"/>
          </w:rPr>
          <w:delText>as follows:</w:delText>
        </w:r>
      </w:del>
    </w:p>
    <w:p w14:paraId="1F6DF07B" w14:textId="22DC328A" w:rsidR="00B40032" w:rsidRPr="0094686A" w:rsidRDefault="00B40032" w:rsidP="008C185C">
      <w:pPr>
        <w:pStyle w:val="ae"/>
        <w:ind w:firstLine="0"/>
        <w:rPr>
          <w:del w:id="1266" w:author="hp" w:date="2017-01-05T18:05:00Z"/>
          <w:color w:val="auto"/>
        </w:rPr>
      </w:pPr>
      <w:del w:id="1267" w:author="hp" w:date="2017-01-05T18:05:00Z">
        <w:r w:rsidRPr="0094686A">
          <w:rPr>
            <w:color w:val="auto"/>
          </w:rPr>
          <w:delText xml:space="preserve">Category - element </w:delText>
        </w:r>
        <w:r w:rsidR="0042507A" w:rsidRPr="0094686A">
          <w:rPr>
            <w:color w:val="auto"/>
          </w:rPr>
          <w:delText>type:</w:delText>
        </w:r>
        <w:r w:rsidRPr="0094686A">
          <w:rPr>
            <w:color w:val="auto"/>
          </w:rPr>
          <w:delText xml:space="preserve"> List </w:delText>
        </w:r>
      </w:del>
    </w:p>
    <w:p w14:paraId="57AF559B" w14:textId="2DCD13EA" w:rsidR="00B40032" w:rsidRPr="0094686A" w:rsidRDefault="0042507A" w:rsidP="008C185C">
      <w:pPr>
        <w:pStyle w:val="ae"/>
        <w:ind w:firstLine="0"/>
        <w:rPr>
          <w:del w:id="1268" w:author="hp" w:date="2017-01-05T18:05:00Z"/>
          <w:color w:val="auto"/>
        </w:rPr>
      </w:pPr>
      <w:del w:id="1269" w:author="hp" w:date="2017-01-05T18:05:00Z">
        <w:r w:rsidRPr="0094686A">
          <w:rPr>
            <w:color w:val="auto"/>
          </w:rPr>
          <w:delText>title -</w:delText>
        </w:r>
        <w:r w:rsidR="00B40032" w:rsidRPr="0094686A">
          <w:rPr>
            <w:color w:val="auto"/>
          </w:rPr>
          <w:delText xml:space="preserve"> element </w:delText>
        </w:r>
        <w:r w:rsidRPr="0094686A">
          <w:rPr>
            <w:color w:val="auto"/>
          </w:rPr>
          <w:delText>type:</w:delText>
        </w:r>
        <w:r w:rsidR="00B40032" w:rsidRPr="0094686A">
          <w:rPr>
            <w:color w:val="auto"/>
          </w:rPr>
          <w:delText xml:space="preserve"> defined/undefined</w:delText>
        </w:r>
      </w:del>
    </w:p>
    <w:p w14:paraId="7C73FA9D" w14:textId="2F81D080" w:rsidR="00B40032" w:rsidRPr="0094686A" w:rsidRDefault="00B40032" w:rsidP="008C185C">
      <w:pPr>
        <w:pStyle w:val="ae"/>
        <w:ind w:firstLine="0"/>
        <w:rPr>
          <w:del w:id="1270" w:author="hp" w:date="2017-01-05T18:05:00Z"/>
          <w:color w:val="auto"/>
        </w:rPr>
      </w:pPr>
      <w:del w:id="1271" w:author="hp" w:date="2017-01-05T18:05:00Z">
        <w:r w:rsidRPr="0094686A">
          <w:rPr>
            <w:color w:val="auto"/>
          </w:rPr>
          <w:delText xml:space="preserve">description- element </w:delText>
        </w:r>
        <w:r w:rsidR="0042507A" w:rsidRPr="0094686A">
          <w:rPr>
            <w:color w:val="auto"/>
          </w:rPr>
          <w:delText>type:</w:delText>
        </w:r>
        <w:r w:rsidRPr="0094686A">
          <w:rPr>
            <w:color w:val="auto"/>
          </w:rPr>
          <w:delText xml:space="preserve"> defined/undefined</w:delText>
        </w:r>
      </w:del>
    </w:p>
    <w:p w14:paraId="08625B0A" w14:textId="222885D5" w:rsidR="00B40032" w:rsidRPr="0094686A" w:rsidRDefault="00B40032" w:rsidP="008C185C">
      <w:pPr>
        <w:pStyle w:val="ae"/>
        <w:ind w:firstLine="0"/>
        <w:rPr>
          <w:del w:id="1272" w:author="hp" w:date="2017-01-05T18:05:00Z"/>
          <w:color w:val="auto"/>
        </w:rPr>
      </w:pPr>
      <w:del w:id="1273" w:author="hp" w:date="2017-01-05T18:05:00Z">
        <w:r w:rsidRPr="0094686A">
          <w:rPr>
            <w:color w:val="auto"/>
          </w:rPr>
          <w:delText xml:space="preserve">date- element </w:delText>
        </w:r>
        <w:r w:rsidR="0042507A" w:rsidRPr="0094686A">
          <w:rPr>
            <w:color w:val="auto"/>
          </w:rPr>
          <w:delText>type:</w:delText>
        </w:r>
        <w:r w:rsidRPr="0094686A">
          <w:rPr>
            <w:color w:val="auto"/>
          </w:rPr>
          <w:delText xml:space="preserve"> defined/undefined</w:delText>
        </w:r>
      </w:del>
    </w:p>
    <w:p w14:paraId="404B47CE" w14:textId="07A31339" w:rsidR="00B40032" w:rsidRPr="0094686A" w:rsidRDefault="00B40032" w:rsidP="008C185C">
      <w:pPr>
        <w:pStyle w:val="ae"/>
        <w:ind w:firstLine="0"/>
        <w:rPr>
          <w:del w:id="1274" w:author="hp" w:date="2017-01-05T18:05:00Z"/>
          <w:color w:val="auto"/>
        </w:rPr>
      </w:pPr>
      <w:del w:id="1275" w:author="hp" w:date="2017-01-05T18:05:00Z">
        <w:r w:rsidRPr="0094686A">
          <w:rPr>
            <w:color w:val="auto"/>
          </w:rPr>
          <w:delText xml:space="preserve">time- element </w:delText>
        </w:r>
        <w:r w:rsidR="0042507A" w:rsidRPr="0094686A">
          <w:rPr>
            <w:color w:val="auto"/>
          </w:rPr>
          <w:delText>type:</w:delText>
        </w:r>
        <w:r w:rsidRPr="0094686A">
          <w:rPr>
            <w:color w:val="auto"/>
          </w:rPr>
          <w:delText xml:space="preserve"> defined/undefined </w:delText>
        </w:r>
      </w:del>
    </w:p>
    <w:p w14:paraId="230E7404" w14:textId="77777777" w:rsidR="00B40032" w:rsidRPr="0094686A" w:rsidRDefault="00B40032" w:rsidP="008C185C">
      <w:pPr>
        <w:pStyle w:val="ae"/>
        <w:ind w:firstLine="0"/>
        <w:rPr>
          <w:del w:id="1276" w:author="hp" w:date="2017-01-05T18:05:00Z"/>
          <w:color w:val="auto"/>
        </w:rPr>
      </w:pPr>
      <w:del w:id="1277" w:author="hp" w:date="2017-01-05T18:05:00Z">
        <w:r w:rsidRPr="0094686A">
          <w:rPr>
            <w:color w:val="auto"/>
          </w:rPr>
          <w:delText>Ack  - element type :On-Off</w:delText>
        </w:r>
      </w:del>
    </w:p>
    <w:p w14:paraId="7C85908C" w14:textId="16253931" w:rsidR="00B40032" w:rsidRPr="0094686A" w:rsidRDefault="00B40032" w:rsidP="008C185C">
      <w:pPr>
        <w:pStyle w:val="ae"/>
        <w:ind w:firstLine="0"/>
        <w:rPr>
          <w:del w:id="1278" w:author="hp" w:date="2017-01-05T18:05:00Z"/>
          <w:color w:val="auto"/>
        </w:rPr>
      </w:pPr>
      <w:del w:id="1279" w:author="hp" w:date="2017-01-05T18:05:00Z">
        <w:r w:rsidRPr="0094686A">
          <w:rPr>
            <w:color w:val="auto"/>
          </w:rPr>
          <w:delText xml:space="preserve">save- element </w:delText>
        </w:r>
        <w:r w:rsidR="0042507A" w:rsidRPr="0094686A">
          <w:rPr>
            <w:color w:val="auto"/>
          </w:rPr>
          <w:delText>type:</w:delText>
        </w:r>
        <w:r w:rsidRPr="0094686A">
          <w:rPr>
            <w:color w:val="auto"/>
          </w:rPr>
          <w:delText xml:space="preserve">  standard button</w:delText>
        </w:r>
      </w:del>
    </w:p>
    <w:p w14:paraId="2B07358F" w14:textId="2D0FCB38" w:rsidR="00B40032" w:rsidRPr="0094686A" w:rsidRDefault="00B40032" w:rsidP="008C185C">
      <w:pPr>
        <w:pStyle w:val="ae"/>
        <w:ind w:firstLine="0"/>
        <w:rPr>
          <w:del w:id="1280" w:author="hp" w:date="2017-01-05T18:05:00Z"/>
          <w:color w:val="auto"/>
        </w:rPr>
      </w:pPr>
      <w:del w:id="1281" w:author="hp" w:date="2017-01-05T18:05:00Z">
        <w:r w:rsidRPr="0094686A">
          <w:rPr>
            <w:color w:val="auto"/>
          </w:rPr>
          <w:delText xml:space="preserve">cancel- element </w:delText>
        </w:r>
        <w:r w:rsidR="0042507A" w:rsidRPr="0094686A">
          <w:rPr>
            <w:color w:val="auto"/>
          </w:rPr>
          <w:delText>type:</w:delText>
        </w:r>
        <w:r w:rsidRPr="0094686A">
          <w:rPr>
            <w:color w:val="auto"/>
          </w:rPr>
          <w:delText xml:space="preserve"> standard button</w:delText>
        </w:r>
      </w:del>
    </w:p>
    <w:p w14:paraId="08EB9486" w14:textId="75991670" w:rsidR="00B40032" w:rsidRPr="0094686A" w:rsidRDefault="00B40032" w:rsidP="008C185C">
      <w:pPr>
        <w:pStyle w:val="ae"/>
        <w:ind w:firstLine="0"/>
        <w:rPr>
          <w:del w:id="1282" w:author="hp" w:date="2017-01-05T18:05:00Z"/>
          <w:color w:val="auto"/>
        </w:rPr>
      </w:pPr>
    </w:p>
    <w:p w14:paraId="50AD8D34" w14:textId="51F3E295" w:rsidR="00B40032" w:rsidRPr="0094686A" w:rsidRDefault="00B40032" w:rsidP="008C185C">
      <w:pPr>
        <w:pStyle w:val="ae"/>
        <w:ind w:firstLine="0"/>
        <w:rPr>
          <w:del w:id="1283" w:author="hp" w:date="2017-01-05T18:05:00Z"/>
          <w:color w:val="auto"/>
        </w:rPr>
      </w:pPr>
      <w:del w:id="1284" w:author="hp" w:date="2017-01-05T18:05:00Z">
        <w:r w:rsidRPr="0094686A">
          <w:rPr>
            <w:i/>
            <w:iCs/>
            <w:color w:val="434343"/>
          </w:rPr>
          <w:delText>“Input: Category, title, description, date and time, Ack is needed (yes/no</w:delText>
        </w:r>
        <w:r w:rsidR="0042507A" w:rsidRPr="0094686A">
          <w:rPr>
            <w:i/>
            <w:iCs/>
            <w:color w:val="434343"/>
          </w:rPr>
          <w:delText>), more</w:delText>
        </w:r>
        <w:r w:rsidRPr="0094686A">
          <w:rPr>
            <w:i/>
            <w:iCs/>
            <w:color w:val="434343"/>
          </w:rPr>
          <w:delText xml:space="preserve"> details (optional), maximum number of participants (optional), save the event.” </w:delText>
        </w:r>
      </w:del>
    </w:p>
    <w:p w14:paraId="2D0EEA65" w14:textId="401E0A46" w:rsidR="00B40032" w:rsidRPr="0094686A" w:rsidRDefault="00C72805" w:rsidP="008C185C">
      <w:pPr>
        <w:pStyle w:val="ae"/>
        <w:ind w:firstLine="0"/>
        <w:rPr>
          <w:del w:id="1285" w:author="hp" w:date="2017-01-05T18:05:00Z"/>
        </w:rPr>
      </w:pPr>
      <w:del w:id="1286" w:author="hp" w:date="2017-01-05T18:05:00Z">
        <w:r w:rsidRPr="0094686A">
          <w:delText xml:space="preserve">The </w:delText>
        </w:r>
        <w:r w:rsidR="00DC663B" w:rsidRPr="0094686A">
          <w:delText xml:space="preserve">user </w:delText>
        </w:r>
        <w:r w:rsidR="00B40032" w:rsidRPr="0094686A">
          <w:delText>add</w:delText>
        </w:r>
        <w:r w:rsidR="00DC663B" w:rsidRPr="0094686A">
          <w:delText>s</w:delText>
        </w:r>
        <w:r w:rsidR="00B40032" w:rsidRPr="0094686A">
          <w:delText xml:space="preserve"> </w:delText>
        </w:r>
        <w:r w:rsidR="00DC663B" w:rsidRPr="0094686A">
          <w:delText xml:space="preserve">a </w:delText>
        </w:r>
        <w:r w:rsidR="00B40032" w:rsidRPr="0094686A">
          <w:delText xml:space="preserve">Category element by pressing on </w:delText>
        </w:r>
        <w:r w:rsidR="00B40032" w:rsidRPr="0094686A">
          <w:rPr>
            <w:b/>
            <w:bCs/>
          </w:rPr>
          <w:delText xml:space="preserve">+ </w:delText>
        </w:r>
        <w:r w:rsidR="00B40032" w:rsidRPr="0094686A">
          <w:delText xml:space="preserve">button in </w:delText>
        </w:r>
        <w:r w:rsidR="00B40032" w:rsidRPr="0094686A">
          <w:rPr>
            <w:shd w:val="clear" w:color="auto" w:fill="FFFFFF"/>
          </w:rPr>
          <w:delText> </w:delText>
        </w:r>
        <w:r w:rsidR="00B40032" w:rsidRPr="0094686A">
          <w:rPr>
            <w:b/>
            <w:bCs/>
            <w:i/>
            <w:iCs/>
          </w:rPr>
          <w:delText xml:space="preserve">Create New Event </w:delText>
        </w:r>
        <w:r w:rsidR="00B40032" w:rsidRPr="0094686A">
          <w:rPr>
            <w:b/>
            <w:bCs/>
          </w:rPr>
          <w:delText>screen</w:delText>
        </w:r>
        <w:r w:rsidR="00B40032" w:rsidRPr="0094686A">
          <w:delText xml:space="preserve"> and</w:delText>
        </w:r>
        <w:r w:rsidR="00DC663B" w:rsidRPr="0094686A">
          <w:delText xml:space="preserve"> </w:delText>
        </w:r>
        <w:r w:rsidR="00B40032" w:rsidRPr="0094686A">
          <w:delText xml:space="preserve"> choose</w:delText>
        </w:r>
        <w:r w:rsidR="00DC663B" w:rsidRPr="0094686A">
          <w:delText xml:space="preserve">s a </w:delText>
        </w:r>
        <w:r w:rsidR="00B40032" w:rsidRPr="0094686A">
          <w:delText xml:space="preserve"> type of element  by pressing on “</w:delText>
        </w:r>
        <w:r w:rsidR="00B40032" w:rsidRPr="0094686A">
          <w:rPr>
            <w:b/>
            <w:bCs/>
            <w:i/>
            <w:iCs/>
          </w:rPr>
          <w:delText xml:space="preserve">List” </w:delText>
        </w:r>
        <w:r w:rsidR="005E7477" w:rsidRPr="0094686A">
          <w:rPr>
            <w:color w:val="auto"/>
          </w:rPr>
          <w:delText xml:space="preserve">she/he </w:delText>
        </w:r>
        <w:r w:rsidR="00DC663B" w:rsidRPr="0094686A">
          <w:delText>defines the</w:delText>
        </w:r>
        <w:r w:rsidR="00B40032" w:rsidRPr="0094686A">
          <w:delText xml:space="preserve"> following:</w:delText>
        </w:r>
        <w:r w:rsidR="00B40032" w:rsidRPr="0094686A">
          <w:rPr>
            <w:b/>
            <w:bCs/>
          </w:rPr>
          <w:delText xml:space="preserve"> </w:delText>
        </w:r>
        <w:r w:rsidR="00B40032" w:rsidRPr="0094686A">
          <w:delText> </w:delText>
        </w:r>
      </w:del>
    </w:p>
    <w:p w14:paraId="3042EAC0" w14:textId="77777777" w:rsidR="00B40032" w:rsidRPr="0094686A" w:rsidRDefault="00B40032" w:rsidP="008C185C">
      <w:pPr>
        <w:pStyle w:val="ae"/>
        <w:ind w:firstLine="0"/>
        <w:rPr>
          <w:del w:id="1287" w:author="hp" w:date="2017-01-05T18:05:00Z"/>
        </w:rPr>
      </w:pPr>
      <w:del w:id="1288" w:author="hp" w:date="2017-01-05T18:05:00Z">
        <w:r w:rsidRPr="0094686A">
          <w:rPr>
            <w:b/>
            <w:bCs/>
            <w:i/>
            <w:iCs/>
          </w:rPr>
          <w:delText xml:space="preserve">name of element: </w:delText>
        </w:r>
        <w:r w:rsidRPr="0094686A">
          <w:delText>Category  </w:delText>
        </w:r>
      </w:del>
    </w:p>
    <w:p w14:paraId="12349B39" w14:textId="4C8B0BAF" w:rsidR="00B40032" w:rsidRPr="0094686A" w:rsidRDefault="00B40032" w:rsidP="008C185C">
      <w:pPr>
        <w:pStyle w:val="ae"/>
        <w:ind w:firstLine="0"/>
        <w:rPr>
          <w:del w:id="1289" w:author="hp" w:date="2017-01-05T18:05:00Z"/>
        </w:rPr>
      </w:pPr>
      <w:del w:id="1290" w:author="hp" w:date="2017-01-05T18:05:00Z">
        <w:r w:rsidRPr="0094686A">
          <w:rPr>
            <w:b/>
            <w:bCs/>
            <w:i/>
            <w:iCs/>
          </w:rPr>
          <w:delText xml:space="preserve">values : </w:delText>
        </w:r>
        <w:r w:rsidR="00704D00" w:rsidRPr="0094686A">
          <w:delText> the user</w:delText>
        </w:r>
        <w:r w:rsidRPr="0094686A">
          <w:delText xml:space="preserve"> define</w:delText>
        </w:r>
        <w:r w:rsidR="00704D00" w:rsidRPr="0094686A">
          <w:delText>s the</w:delText>
        </w:r>
        <w:r w:rsidRPr="0094686A">
          <w:delText xml:space="preserve"> values that will </w:delText>
        </w:r>
        <w:r w:rsidR="00704D00" w:rsidRPr="0094686A">
          <w:delText xml:space="preserve">be </w:delText>
        </w:r>
        <w:r w:rsidRPr="0094686A">
          <w:delText xml:space="preserve">in this list such as : Study, eat and drink ,concerts, sports and convernation . </w:delText>
        </w:r>
      </w:del>
    </w:p>
    <w:p w14:paraId="07339A86" w14:textId="026604AB" w:rsidR="00B40032" w:rsidRPr="0094686A" w:rsidRDefault="00B40032" w:rsidP="008C185C">
      <w:pPr>
        <w:pStyle w:val="ae"/>
        <w:ind w:firstLine="0"/>
        <w:rPr>
          <w:del w:id="1291" w:author="hp" w:date="2017-01-05T18:05:00Z"/>
        </w:rPr>
      </w:pPr>
      <w:del w:id="1292" w:author="hp" w:date="2017-01-05T18:05:00Z">
        <w:r w:rsidRPr="0094686A">
          <w:rPr>
            <w:b/>
            <w:bCs/>
          </w:rPr>
          <w:delText xml:space="preserve">defaultVal: </w:delText>
        </w:r>
        <w:r w:rsidR="0027799A" w:rsidRPr="0094686A">
          <w:delText xml:space="preserve">the </w:delText>
        </w:r>
        <w:r w:rsidRPr="0094686A">
          <w:delText xml:space="preserve">user chooses default value from this list such as </w:delText>
        </w:r>
        <w:r w:rsidRPr="0094686A">
          <w:rPr>
            <w:b/>
            <w:bCs/>
            <w:i/>
            <w:iCs/>
          </w:rPr>
          <w:delText>“study”.</w:delText>
        </w:r>
      </w:del>
    </w:p>
    <w:p w14:paraId="61BBBEB9" w14:textId="77777777" w:rsidR="00B40032" w:rsidRPr="0094686A" w:rsidRDefault="00B40032" w:rsidP="008C185C">
      <w:pPr>
        <w:pStyle w:val="ae"/>
        <w:ind w:firstLine="0"/>
        <w:rPr>
          <w:del w:id="1293" w:author="hp" w:date="2017-01-05T18:05:00Z"/>
          <w:color w:val="auto"/>
        </w:rPr>
      </w:pPr>
    </w:p>
    <w:p w14:paraId="7A90BA50" w14:textId="77777777" w:rsidR="00B40032" w:rsidRPr="0094686A" w:rsidRDefault="00B40032" w:rsidP="008C185C">
      <w:pPr>
        <w:pStyle w:val="ae"/>
        <w:ind w:firstLine="0"/>
        <w:rPr>
          <w:del w:id="1294" w:author="hp" w:date="2017-01-05T18:05:00Z"/>
          <w:color w:val="auto"/>
        </w:rPr>
      </w:pPr>
    </w:p>
    <w:p w14:paraId="1D48799D" w14:textId="5FE762B8" w:rsidR="00B40032" w:rsidRPr="0094686A" w:rsidRDefault="00CA54D3" w:rsidP="008C185C">
      <w:pPr>
        <w:pStyle w:val="ae"/>
        <w:ind w:firstLine="0"/>
        <w:rPr>
          <w:del w:id="1295" w:author="hp" w:date="2017-01-05T18:05:00Z"/>
        </w:rPr>
      </w:pPr>
      <w:del w:id="1296" w:author="hp" w:date="2017-01-05T18:05:00Z">
        <w:r w:rsidRPr="0094686A">
          <w:delText xml:space="preserve">The user </w:delText>
        </w:r>
        <w:r w:rsidR="00B40032" w:rsidRPr="0094686A">
          <w:delText>add</w:delText>
        </w:r>
        <w:r w:rsidRPr="0094686A">
          <w:delText>s elements</w:delText>
        </w:r>
        <w:r w:rsidR="00B40032" w:rsidRPr="0094686A">
          <w:delText xml:space="preserve"> title, description, date and time by pressing on </w:delText>
        </w:r>
        <w:r w:rsidRPr="0094686A">
          <w:delText>"</w:delText>
        </w:r>
        <w:r w:rsidR="00B40032" w:rsidRPr="0094686A">
          <w:rPr>
            <w:b/>
            <w:bCs/>
          </w:rPr>
          <w:delText>+</w:delText>
        </w:r>
        <w:r w:rsidRPr="0094686A">
          <w:rPr>
            <w:b/>
            <w:bCs/>
          </w:rPr>
          <w:delText>"</w:delText>
        </w:r>
        <w:r w:rsidR="00B40032" w:rsidRPr="0094686A">
          <w:rPr>
            <w:b/>
            <w:bCs/>
          </w:rPr>
          <w:delText xml:space="preserve"> </w:delText>
        </w:r>
        <w:r w:rsidR="00B40032" w:rsidRPr="0094686A">
          <w:delText xml:space="preserve">button in </w:delText>
        </w:r>
        <w:r w:rsidR="00B40032" w:rsidRPr="0094686A">
          <w:rPr>
            <w:shd w:val="clear" w:color="auto" w:fill="FFFFFF"/>
          </w:rPr>
          <w:delText> </w:delText>
        </w:r>
        <w:r w:rsidR="00B40032" w:rsidRPr="0094686A">
          <w:rPr>
            <w:b/>
            <w:bCs/>
            <w:i/>
            <w:iCs/>
          </w:rPr>
          <w:delText xml:space="preserve">Create New Event activity </w:delText>
        </w:r>
        <w:r w:rsidR="00B40032" w:rsidRPr="0094686A">
          <w:rPr>
            <w:b/>
            <w:bCs/>
          </w:rPr>
          <w:delText xml:space="preserve">screen </w:delText>
        </w:r>
        <w:r w:rsidR="00B40032" w:rsidRPr="0094686A">
          <w:delText>and choose</w:delText>
        </w:r>
        <w:r w:rsidRPr="0094686A">
          <w:delText xml:space="preserve">s the </w:delText>
        </w:r>
        <w:r w:rsidR="00B40032" w:rsidRPr="0094686A">
          <w:delText xml:space="preserve"> type of element  by pressing on  </w:delText>
        </w:r>
        <w:r w:rsidR="00B40032" w:rsidRPr="0094686A">
          <w:rPr>
            <w:b/>
            <w:bCs/>
          </w:rPr>
          <w:delText xml:space="preserve">“defined/undefined”. </w:delText>
        </w:r>
        <w:r w:rsidR="005E7477" w:rsidRPr="0094686A">
          <w:rPr>
            <w:color w:val="auto"/>
          </w:rPr>
          <w:delText xml:space="preserve">she/he </w:delText>
        </w:r>
        <w:r w:rsidR="00B40032" w:rsidRPr="0094686A">
          <w:delText xml:space="preserve">defines for elements as following: </w:delText>
        </w:r>
      </w:del>
    </w:p>
    <w:p w14:paraId="006E3AE7" w14:textId="262F2D8F" w:rsidR="00B40032" w:rsidRPr="0094686A" w:rsidRDefault="00CA54D3" w:rsidP="008C185C">
      <w:pPr>
        <w:pStyle w:val="ae"/>
        <w:ind w:firstLine="0"/>
        <w:rPr>
          <w:del w:id="1297" w:author="hp" w:date="2017-01-05T18:05:00Z"/>
        </w:rPr>
      </w:pPr>
      <w:del w:id="1298" w:author="hp" w:date="2017-01-05T18:05:00Z">
        <w:r w:rsidRPr="0094686A">
          <w:rPr>
            <w:b/>
            <w:bCs/>
            <w:i/>
            <w:iCs/>
          </w:rPr>
          <w:delText xml:space="preserve">Element name </w:delText>
        </w:r>
        <w:r w:rsidR="00B40032" w:rsidRPr="0094686A">
          <w:rPr>
            <w:b/>
            <w:bCs/>
          </w:rPr>
          <w:delText xml:space="preserve">: </w:delText>
        </w:r>
        <w:r w:rsidRPr="0094686A">
          <w:delText xml:space="preserve">the </w:delText>
        </w:r>
        <w:r w:rsidR="00B40032" w:rsidRPr="0094686A">
          <w:delText xml:space="preserve">user enters a name such as a </w:delText>
        </w:r>
        <w:r w:rsidR="00B40032" w:rsidRPr="0094686A">
          <w:rPr>
            <w:b/>
            <w:bCs/>
            <w:i/>
            <w:iCs/>
          </w:rPr>
          <w:delText xml:space="preserve">title </w:delText>
        </w:r>
        <w:r w:rsidR="00B40032" w:rsidRPr="0094686A">
          <w:delText>.</w:delText>
        </w:r>
      </w:del>
    </w:p>
    <w:p w14:paraId="1FD6729B" w14:textId="6EC264CC" w:rsidR="00B40032" w:rsidRPr="0094686A" w:rsidRDefault="00B40032" w:rsidP="008C185C">
      <w:pPr>
        <w:pStyle w:val="ae"/>
        <w:ind w:firstLine="0"/>
        <w:rPr>
          <w:del w:id="1299" w:author="hp" w:date="2017-01-05T18:05:00Z"/>
        </w:rPr>
      </w:pPr>
      <w:del w:id="1300" w:author="hp" w:date="2017-01-05T18:05:00Z">
        <w:r w:rsidRPr="0094686A">
          <w:rPr>
            <w:b/>
            <w:bCs/>
          </w:rPr>
          <w:delText xml:space="preserve">defaultVal: </w:delText>
        </w:r>
        <w:r w:rsidR="00CA54D3" w:rsidRPr="0094686A">
          <w:delText xml:space="preserve">the </w:delText>
        </w:r>
        <w:r w:rsidRPr="0094686A">
          <w:delText>user chooses</w:delText>
        </w:r>
        <w:r w:rsidR="00CA54D3" w:rsidRPr="0094686A">
          <w:delText xml:space="preserve"> a</w:delText>
        </w:r>
        <w:r w:rsidRPr="0094686A">
          <w:delText xml:space="preserve"> default value such as: </w:delText>
        </w:r>
        <w:r w:rsidRPr="0094686A">
          <w:rPr>
            <w:b/>
            <w:bCs/>
            <w:i/>
            <w:iCs/>
          </w:rPr>
          <w:delText>undefined</w:delText>
        </w:r>
        <w:r w:rsidRPr="0094686A">
          <w:delText>.</w:delText>
        </w:r>
      </w:del>
    </w:p>
    <w:p w14:paraId="00F7711E" w14:textId="77777777" w:rsidR="00B40032" w:rsidRPr="0094686A" w:rsidRDefault="00B40032" w:rsidP="008C185C">
      <w:pPr>
        <w:pStyle w:val="ae"/>
        <w:ind w:firstLine="0"/>
        <w:rPr>
          <w:del w:id="1301" w:author="hp" w:date="2017-01-05T18:05:00Z"/>
          <w:color w:val="auto"/>
        </w:rPr>
      </w:pPr>
    </w:p>
    <w:p w14:paraId="2FBB2B7B" w14:textId="1888B285" w:rsidR="00B40032" w:rsidRPr="0094686A" w:rsidRDefault="00CA54D3" w:rsidP="008C185C">
      <w:pPr>
        <w:pStyle w:val="ae"/>
        <w:ind w:firstLine="0"/>
        <w:rPr>
          <w:del w:id="1302" w:author="hp" w:date="2017-01-05T18:05:00Z"/>
        </w:rPr>
      </w:pPr>
      <w:del w:id="1303" w:author="hp" w:date="2017-01-05T18:05:00Z">
        <w:r w:rsidRPr="0094686A">
          <w:delText xml:space="preserve">The </w:delText>
        </w:r>
        <w:r w:rsidR="00B40032" w:rsidRPr="0094686A">
          <w:delText>user add</w:delText>
        </w:r>
        <w:r w:rsidRPr="0094686A">
          <w:delText>s</w:delText>
        </w:r>
        <w:r w:rsidR="00B40032" w:rsidRPr="0094686A">
          <w:delText xml:space="preserve"> “Ack” element by pressing</w:delText>
        </w:r>
        <w:r w:rsidRPr="0094686A">
          <w:delText xml:space="preserve"> on</w:delText>
        </w:r>
        <w:r w:rsidR="00B40032" w:rsidRPr="0094686A">
          <w:delText xml:space="preserve"> </w:delText>
        </w:r>
        <w:r w:rsidRPr="0094686A">
          <w:rPr>
            <w:b/>
            <w:bCs/>
          </w:rPr>
          <w:delText>"</w:delText>
        </w:r>
        <w:r w:rsidR="00B40032" w:rsidRPr="0094686A">
          <w:rPr>
            <w:b/>
            <w:bCs/>
          </w:rPr>
          <w:delText>+</w:delText>
        </w:r>
        <w:r w:rsidRPr="0094686A">
          <w:rPr>
            <w:b/>
            <w:bCs/>
          </w:rPr>
          <w:delText>"</w:delText>
        </w:r>
        <w:r w:rsidR="00B40032" w:rsidRPr="0094686A">
          <w:rPr>
            <w:b/>
            <w:bCs/>
          </w:rPr>
          <w:delText xml:space="preserve"> </w:delText>
        </w:r>
        <w:r w:rsidR="00B40032" w:rsidRPr="0094686A">
          <w:delText xml:space="preserve">button </w:delText>
        </w:r>
        <w:r w:rsidR="004835BD" w:rsidRPr="0094686A">
          <w:delText xml:space="preserve">in </w:delText>
        </w:r>
        <w:r w:rsidR="004835BD" w:rsidRPr="0094686A">
          <w:rPr>
            <w:shd w:val="clear" w:color="auto" w:fill="FFFFFF"/>
          </w:rPr>
          <w:delText>Create</w:delText>
        </w:r>
        <w:r w:rsidR="00B40032" w:rsidRPr="0094686A">
          <w:rPr>
            <w:b/>
            <w:bCs/>
            <w:i/>
            <w:iCs/>
          </w:rPr>
          <w:delText xml:space="preserve"> New Event activity </w:delText>
        </w:r>
        <w:r w:rsidR="00B40032" w:rsidRPr="0094686A">
          <w:rPr>
            <w:b/>
            <w:bCs/>
          </w:rPr>
          <w:delText xml:space="preserve">screen </w:delText>
        </w:r>
        <w:r w:rsidRPr="0094686A">
          <w:delText xml:space="preserve">and choosing the </w:delText>
        </w:r>
        <w:r w:rsidR="00B40032" w:rsidRPr="0094686A">
          <w:delText xml:space="preserve"> type of element by pressing on  </w:delText>
        </w:r>
        <w:r w:rsidR="00B40032" w:rsidRPr="0094686A">
          <w:rPr>
            <w:b/>
            <w:bCs/>
          </w:rPr>
          <w:delText>“on/off”.</w:delText>
        </w:r>
        <w:r w:rsidR="00B40032" w:rsidRPr="0094686A">
          <w:delText xml:space="preserve"> </w:delText>
        </w:r>
        <w:r w:rsidR="005E7477" w:rsidRPr="0094686A">
          <w:rPr>
            <w:color w:val="auto"/>
          </w:rPr>
          <w:delText xml:space="preserve">she/he </w:delText>
        </w:r>
        <w:r w:rsidR="00B40032" w:rsidRPr="0094686A">
          <w:delText>defines for</w:delText>
        </w:r>
        <w:r w:rsidRPr="0094686A">
          <w:delText xml:space="preserve"> </w:delText>
        </w:r>
        <w:r w:rsidR="002178D6" w:rsidRPr="0094686A">
          <w:delText xml:space="preserve"> elements the following:</w:delText>
        </w:r>
      </w:del>
    </w:p>
    <w:p w14:paraId="3A7FE9E2" w14:textId="0EFE3125" w:rsidR="00B40032" w:rsidRPr="0094686A" w:rsidRDefault="007256C6" w:rsidP="008C185C">
      <w:pPr>
        <w:pStyle w:val="ae"/>
        <w:ind w:firstLine="0"/>
        <w:rPr>
          <w:del w:id="1304" w:author="hp" w:date="2017-01-05T18:05:00Z"/>
          <w:b/>
          <w:bCs/>
        </w:rPr>
      </w:pPr>
      <w:del w:id="1305" w:author="hp" w:date="2017-01-05T18:05:00Z">
        <w:r w:rsidRPr="0094686A">
          <w:rPr>
            <w:b/>
            <w:bCs/>
          </w:rPr>
          <w:delText xml:space="preserve">The </w:delText>
        </w:r>
        <w:r w:rsidR="00B40032" w:rsidRPr="0094686A">
          <w:rPr>
            <w:b/>
            <w:bCs/>
          </w:rPr>
          <w:delText xml:space="preserve">name of element: </w:delText>
        </w:r>
        <w:r w:rsidR="00B40032" w:rsidRPr="0094686A">
          <w:delText xml:space="preserve">ACK . </w:delText>
        </w:r>
      </w:del>
    </w:p>
    <w:p w14:paraId="583C68C7" w14:textId="35D9BE5A" w:rsidR="00B40032" w:rsidRPr="0094686A" w:rsidRDefault="00B40032" w:rsidP="008C185C">
      <w:pPr>
        <w:pStyle w:val="ae"/>
        <w:ind w:firstLine="0"/>
        <w:rPr>
          <w:del w:id="1306" w:author="hp" w:date="2017-01-05T18:05:00Z"/>
        </w:rPr>
      </w:pPr>
      <w:del w:id="1307" w:author="hp" w:date="2017-01-05T18:05:00Z">
        <w:r w:rsidRPr="0094686A">
          <w:rPr>
            <w:b/>
            <w:bCs/>
          </w:rPr>
          <w:delText xml:space="preserve">defaultVal: </w:delText>
        </w:r>
        <w:r w:rsidR="00CA54D3" w:rsidRPr="0094686A">
          <w:delText xml:space="preserve">the </w:delText>
        </w:r>
        <w:r w:rsidRPr="0094686A">
          <w:delText>user chooses</w:delText>
        </w:r>
        <w:r w:rsidR="007256C6" w:rsidRPr="0094686A">
          <w:delText xml:space="preserve"> the</w:delText>
        </w:r>
        <w:r w:rsidRPr="0094686A">
          <w:delText xml:space="preserve"> default value such as an “off”</w:delText>
        </w:r>
      </w:del>
    </w:p>
    <w:p w14:paraId="208C86CB" w14:textId="77777777" w:rsidR="00B40032" w:rsidRPr="0094686A" w:rsidRDefault="00B40032" w:rsidP="008C185C">
      <w:pPr>
        <w:pStyle w:val="ae"/>
        <w:ind w:firstLine="0"/>
        <w:rPr>
          <w:del w:id="1308" w:author="hp" w:date="2017-01-05T18:05:00Z"/>
          <w:color w:val="auto"/>
        </w:rPr>
      </w:pPr>
    </w:p>
    <w:p w14:paraId="4A1BCDD2" w14:textId="77777777" w:rsidR="00B40032" w:rsidRPr="0094686A" w:rsidRDefault="00B40032" w:rsidP="008C185C">
      <w:pPr>
        <w:pStyle w:val="ae"/>
        <w:ind w:firstLine="0"/>
        <w:rPr>
          <w:del w:id="1309" w:author="hp" w:date="2017-01-05T18:05:00Z"/>
          <w:color w:val="auto"/>
        </w:rPr>
      </w:pPr>
      <w:del w:id="1310" w:author="hp" w:date="2017-01-05T18:05:00Z">
        <w:r w:rsidRPr="0094686A">
          <w:rPr>
            <w:i/>
            <w:iCs/>
            <w:color w:val="434343"/>
          </w:rPr>
          <w:delText xml:space="preserve">”...Upon pressing the save button the user will be directed to the </w:delText>
        </w:r>
        <w:r w:rsidRPr="0094686A">
          <w:rPr>
            <w:b/>
            <w:bCs/>
            <w:i/>
            <w:iCs/>
            <w:color w:val="434343"/>
          </w:rPr>
          <w:delText>Main screen</w:delText>
        </w:r>
        <w:r w:rsidRPr="0094686A">
          <w:rPr>
            <w:i/>
            <w:iCs/>
            <w:color w:val="434343"/>
          </w:rPr>
          <w:delText>.”</w:delText>
        </w:r>
      </w:del>
    </w:p>
    <w:p w14:paraId="27B3D459" w14:textId="77777777" w:rsidR="00B40032" w:rsidRPr="0094686A" w:rsidRDefault="00B40032" w:rsidP="008C185C">
      <w:pPr>
        <w:pStyle w:val="ae"/>
        <w:ind w:firstLine="0"/>
        <w:rPr>
          <w:del w:id="1311" w:author="hp" w:date="2017-01-05T18:05:00Z"/>
          <w:color w:val="auto"/>
        </w:rPr>
      </w:pPr>
    </w:p>
    <w:p w14:paraId="38E612C1" w14:textId="094F15BC" w:rsidR="00B40032" w:rsidRPr="0094686A" w:rsidRDefault="00CA54D3" w:rsidP="008C185C">
      <w:pPr>
        <w:pStyle w:val="ae"/>
        <w:ind w:firstLine="0"/>
        <w:rPr>
          <w:del w:id="1312" w:author="hp" w:date="2017-01-05T18:05:00Z"/>
        </w:rPr>
      </w:pPr>
      <w:del w:id="1313" w:author="hp" w:date="2017-01-05T18:05:00Z">
        <w:r w:rsidRPr="0094686A">
          <w:delText>The user</w:delText>
        </w:r>
        <w:r w:rsidR="00B40032" w:rsidRPr="0094686A">
          <w:delText xml:space="preserve"> adds a save </w:delText>
        </w:r>
        <w:r w:rsidR="004835BD" w:rsidRPr="0094686A">
          <w:delText>element by</w:delText>
        </w:r>
        <w:r w:rsidR="00B40032" w:rsidRPr="0094686A">
          <w:delText xml:space="preserve"> pressing on </w:delText>
        </w:r>
        <w:r w:rsidR="00B40032" w:rsidRPr="0094686A">
          <w:rPr>
            <w:b/>
            <w:bCs/>
          </w:rPr>
          <w:delText xml:space="preserve">+ </w:delText>
        </w:r>
        <w:r w:rsidR="00B40032" w:rsidRPr="0094686A">
          <w:delText xml:space="preserve">button in </w:delText>
        </w:r>
        <w:r w:rsidR="00B40032" w:rsidRPr="0094686A">
          <w:rPr>
            <w:shd w:val="clear" w:color="auto" w:fill="FFFFFF"/>
          </w:rPr>
          <w:delText> </w:delText>
        </w:r>
        <w:r w:rsidR="00B40032" w:rsidRPr="0094686A">
          <w:rPr>
            <w:b/>
            <w:bCs/>
            <w:i/>
            <w:iCs/>
          </w:rPr>
          <w:delText xml:space="preserve">Create New Event activity </w:delText>
        </w:r>
        <w:r w:rsidR="00B40032" w:rsidRPr="0094686A">
          <w:rPr>
            <w:b/>
            <w:bCs/>
          </w:rPr>
          <w:delText xml:space="preserve">screen </w:delText>
        </w:r>
        <w:r w:rsidR="00B40032" w:rsidRPr="0094686A">
          <w:delText xml:space="preserve">and choose type of element  by pressing on </w:delText>
        </w:r>
        <w:r w:rsidR="00B40032" w:rsidRPr="0094686A">
          <w:rPr>
            <w:b/>
            <w:bCs/>
          </w:rPr>
          <w:delText xml:space="preserve">“standard button” . </w:delText>
        </w:r>
        <w:r w:rsidR="005E7477" w:rsidRPr="0094686A">
          <w:rPr>
            <w:color w:val="auto"/>
          </w:rPr>
          <w:delText xml:space="preserve">she/he </w:delText>
        </w:r>
        <w:r w:rsidR="00B40032" w:rsidRPr="0094686A">
          <w:delText xml:space="preserve">defines </w:delText>
        </w:r>
        <w:r w:rsidR="007256C6" w:rsidRPr="0094686A">
          <w:delText xml:space="preserve"> the </w:delText>
        </w:r>
        <w:r w:rsidR="00B40032" w:rsidRPr="0094686A">
          <w:delText xml:space="preserve"> following: </w:delText>
        </w:r>
      </w:del>
    </w:p>
    <w:p w14:paraId="6D6A4755" w14:textId="77777777" w:rsidR="00B40032" w:rsidRPr="0094686A" w:rsidRDefault="00B40032" w:rsidP="008C185C">
      <w:pPr>
        <w:pStyle w:val="ae"/>
        <w:ind w:firstLine="0"/>
        <w:rPr>
          <w:del w:id="1314" w:author="hp" w:date="2017-01-05T18:05:00Z"/>
        </w:rPr>
      </w:pPr>
      <w:del w:id="1315" w:author="hp" w:date="2017-01-05T18:05:00Z">
        <w:r w:rsidRPr="0094686A">
          <w:rPr>
            <w:b/>
            <w:bCs/>
            <w:i/>
            <w:iCs/>
          </w:rPr>
          <w:delText xml:space="preserve">name of element : </w:delText>
        </w:r>
        <w:r w:rsidRPr="0094686A">
          <w:delText>Save</w:delText>
        </w:r>
        <w:r w:rsidRPr="0094686A">
          <w:rPr>
            <w:b/>
            <w:bCs/>
            <w:i/>
            <w:iCs/>
          </w:rPr>
          <w:delText xml:space="preserve"> </w:delText>
        </w:r>
      </w:del>
    </w:p>
    <w:p w14:paraId="213F8430" w14:textId="6A2125B3" w:rsidR="00B40032" w:rsidRPr="0094686A" w:rsidRDefault="00B40032" w:rsidP="008C185C">
      <w:pPr>
        <w:pStyle w:val="ae"/>
        <w:ind w:firstLine="0"/>
        <w:rPr>
          <w:del w:id="1316" w:author="hp" w:date="2017-01-05T18:05:00Z"/>
          <w:b/>
          <w:bCs/>
          <w:i/>
          <w:iCs/>
        </w:rPr>
      </w:pPr>
      <w:del w:id="1317" w:author="hp" w:date="2017-01-05T18:05:00Z">
        <w:r w:rsidRPr="0094686A">
          <w:rPr>
            <w:b/>
            <w:bCs/>
            <w:i/>
            <w:iCs/>
          </w:rPr>
          <w:delText xml:space="preserve">MoveTO: </w:delText>
        </w:r>
        <w:r w:rsidR="005E7477" w:rsidRPr="0094686A">
          <w:rPr>
            <w:color w:val="auto"/>
          </w:rPr>
          <w:delText xml:space="preserve">she/he </w:delText>
        </w:r>
        <w:r w:rsidRPr="0094686A">
          <w:rPr>
            <w:b/>
            <w:bCs/>
            <w:i/>
            <w:iCs/>
          </w:rPr>
          <w:delText xml:space="preserve">chooses </w:delText>
        </w:r>
        <w:r w:rsidRPr="0094686A">
          <w:rPr>
            <w:b/>
            <w:bCs/>
            <w:i/>
            <w:iCs/>
            <w:color w:val="434343"/>
          </w:rPr>
          <w:delText>Main screen to</w:delText>
        </w:r>
      </w:del>
    </w:p>
    <w:p w14:paraId="1CBEE61A" w14:textId="77777777" w:rsidR="00B40032" w:rsidRPr="0094686A" w:rsidRDefault="00B40032" w:rsidP="008C185C">
      <w:pPr>
        <w:pStyle w:val="ae"/>
        <w:ind w:firstLine="0"/>
        <w:rPr>
          <w:del w:id="1318" w:author="hp" w:date="2017-01-05T18:05:00Z"/>
          <w:color w:val="auto"/>
        </w:rPr>
      </w:pPr>
      <w:del w:id="1319" w:author="hp" w:date="2017-01-05T18:05:00Z">
        <w:r w:rsidRPr="0094686A">
          <w:delText> </w:delText>
        </w:r>
        <w:r w:rsidRPr="0094686A">
          <w:rPr>
            <w:b/>
            <w:bCs/>
            <w:i/>
            <w:iCs/>
          </w:rPr>
          <w:delText>  </w:delText>
        </w:r>
      </w:del>
    </w:p>
    <w:p w14:paraId="06D06B5C" w14:textId="21C230CE" w:rsidR="00B40032" w:rsidRPr="0094686A" w:rsidRDefault="00B40032" w:rsidP="008C185C">
      <w:pPr>
        <w:pStyle w:val="ae"/>
        <w:ind w:firstLine="0"/>
        <w:rPr>
          <w:del w:id="1320" w:author="hp" w:date="2017-01-05T18:05:00Z"/>
          <w:color w:val="auto"/>
        </w:rPr>
      </w:pPr>
      <w:del w:id="1321" w:author="hp" w:date="2017-01-05T18:05:00Z">
        <w:r w:rsidRPr="0094686A">
          <w:rPr>
            <w:i/>
            <w:iCs/>
            <w:color w:val="434343"/>
          </w:rPr>
          <w:delText xml:space="preserve">“If the user didn’t fill one or more of the mandatory fields, a pop up message with a request to correct the suitable field(s) will </w:delText>
        </w:r>
        <w:r w:rsidR="00F93BE8" w:rsidRPr="0094686A">
          <w:rPr>
            <w:i/>
            <w:iCs/>
            <w:color w:val="434343"/>
          </w:rPr>
          <w:delText>appear. Otherwise</w:delText>
        </w:r>
        <w:r w:rsidRPr="0094686A">
          <w:rPr>
            <w:i/>
            <w:iCs/>
            <w:color w:val="434343"/>
          </w:rPr>
          <w:delText xml:space="preserve">, if the maximum number of participants is less than one, an error message will appear. </w:delText>
        </w:r>
      </w:del>
    </w:p>
    <w:p w14:paraId="13981334" w14:textId="4306DC31" w:rsidR="00F93BE8" w:rsidRPr="0094686A" w:rsidRDefault="00F93BE8" w:rsidP="008C185C">
      <w:pPr>
        <w:pStyle w:val="ae"/>
        <w:ind w:firstLine="0"/>
        <w:rPr>
          <w:del w:id="1322" w:author="hp" w:date="2017-01-05T18:05:00Z"/>
          <w:color w:val="auto"/>
        </w:rPr>
      </w:pPr>
      <w:del w:id="1323" w:author="hp" w:date="2017-01-05T18:05:00Z">
        <w:r w:rsidRPr="0094686A">
          <w:rPr>
            <w:color w:val="auto"/>
          </w:rPr>
          <w:delText xml:space="preserve">c. </w:delText>
        </w:r>
        <w:r w:rsidRPr="0094686A">
          <w:rPr>
            <w:color w:val="auto"/>
          </w:rPr>
          <w:tab/>
        </w:r>
        <w:r w:rsidRPr="0094686A">
          <w:rPr>
            <w:b/>
            <w:bCs/>
            <w:i/>
            <w:iCs/>
            <w:color w:val="auto"/>
          </w:rPr>
          <w:delText xml:space="preserve">conditions </w:delText>
        </w:r>
        <w:r w:rsidRPr="0094686A">
          <w:rPr>
            <w:color w:val="auto"/>
          </w:rPr>
          <w:delText xml:space="preserve">  in this </w:delText>
        </w:r>
        <w:r w:rsidR="007256C6" w:rsidRPr="0094686A">
          <w:rPr>
            <w:color w:val="auto"/>
          </w:rPr>
          <w:delText xml:space="preserve">option the </w:delText>
        </w:r>
        <w:r w:rsidRPr="0094686A">
          <w:rPr>
            <w:color w:val="auto"/>
          </w:rPr>
          <w:delText xml:space="preserve"> user </w:delText>
        </w:r>
        <w:r w:rsidRPr="0094686A">
          <w:rPr>
            <w:i/>
            <w:iCs/>
            <w:color w:val="434343"/>
          </w:rPr>
          <w:delText>insert the element maximum</w:delText>
        </w:r>
        <w:r w:rsidRPr="0094686A">
          <w:rPr>
            <w:color w:val="auto"/>
          </w:rPr>
          <w:delText xml:space="preserve"> </w:delText>
        </w:r>
        <w:r w:rsidRPr="0094686A">
          <w:rPr>
            <w:i/>
            <w:iCs/>
            <w:color w:val="434343"/>
          </w:rPr>
          <w:delText>participant</w:delText>
        </w:r>
        <w:r w:rsidRPr="0094686A">
          <w:rPr>
            <w:color w:val="auto"/>
          </w:rPr>
          <w:delText xml:space="preserve">, and add a condition that must be </w:delText>
        </w:r>
        <w:r w:rsidR="007256C6" w:rsidRPr="0094686A">
          <w:rPr>
            <w:color w:val="auto"/>
          </w:rPr>
          <w:delText>greater</w:delText>
        </w:r>
        <w:r w:rsidRPr="0094686A">
          <w:rPr>
            <w:color w:val="auto"/>
          </w:rPr>
          <w:delText xml:space="preserve"> than  1 , and </w:delText>
        </w:r>
        <w:r w:rsidR="005E7477" w:rsidRPr="0094686A">
          <w:rPr>
            <w:color w:val="auto"/>
          </w:rPr>
          <w:delText xml:space="preserve">she/he </w:delText>
        </w:r>
        <w:r w:rsidRPr="0094686A">
          <w:rPr>
            <w:color w:val="auto"/>
          </w:rPr>
          <w:delText xml:space="preserve">marks the </w:delText>
        </w:r>
        <w:r w:rsidR="00CD4103" w:rsidRPr="0094686A">
          <w:rPr>
            <w:color w:val="auto"/>
          </w:rPr>
          <w:delText>necessary</w:delText>
        </w:r>
        <w:r w:rsidRPr="0094686A">
          <w:rPr>
            <w:color w:val="auto"/>
          </w:rPr>
          <w:delText xml:space="preserve"> field;</w:delText>
        </w:r>
      </w:del>
    </w:p>
    <w:p w14:paraId="2FC03DC7" w14:textId="36E192AC" w:rsidR="00F93BE8" w:rsidRPr="0094686A" w:rsidRDefault="00F93BE8" w:rsidP="008C185C">
      <w:pPr>
        <w:pStyle w:val="ae"/>
        <w:ind w:firstLine="0"/>
        <w:rPr>
          <w:del w:id="1324" w:author="hp" w:date="2017-01-05T18:05:00Z"/>
          <w:color w:val="auto"/>
        </w:rPr>
      </w:pPr>
      <w:del w:id="1325" w:author="hp" w:date="2017-01-05T18:05:00Z">
        <w:r w:rsidRPr="0094686A">
          <w:rPr>
            <w:color w:val="auto"/>
          </w:rPr>
          <w:delText xml:space="preserve">d.   </w:delText>
        </w:r>
        <w:r w:rsidRPr="0094686A">
          <w:rPr>
            <w:color w:val="auto"/>
          </w:rPr>
          <w:tab/>
          <w:delText xml:space="preserve">Save:   </w:delText>
        </w:r>
      </w:del>
    </w:p>
    <w:p w14:paraId="04B36BDC" w14:textId="0C58FD75" w:rsidR="00B40032" w:rsidRPr="0094686A" w:rsidRDefault="00F93BE8" w:rsidP="008C185C">
      <w:pPr>
        <w:pStyle w:val="ae"/>
        <w:ind w:firstLine="0"/>
        <w:rPr>
          <w:del w:id="1326" w:author="hp" w:date="2017-01-05T18:05:00Z"/>
          <w:color w:val="auto"/>
        </w:rPr>
      </w:pPr>
      <w:del w:id="1327" w:author="hp" w:date="2017-01-05T18:05:00Z">
        <w:r w:rsidRPr="0094686A">
          <w:rPr>
            <w:color w:val="auto"/>
          </w:rPr>
          <w:delText xml:space="preserve"> </w:delText>
        </w:r>
      </w:del>
    </w:p>
    <w:p w14:paraId="723D9CAD" w14:textId="77777777" w:rsidR="00B40032" w:rsidRPr="0094686A" w:rsidRDefault="00B40032" w:rsidP="008C185C">
      <w:pPr>
        <w:pStyle w:val="ae"/>
        <w:ind w:firstLine="0"/>
        <w:rPr>
          <w:del w:id="1328" w:author="hp" w:date="2017-01-05T18:05:00Z"/>
          <w:color w:val="auto"/>
        </w:rPr>
      </w:pPr>
    </w:p>
    <w:p w14:paraId="40B09D2C" w14:textId="3729E1E1" w:rsidR="00B40032" w:rsidRPr="0094686A" w:rsidRDefault="00841C7A" w:rsidP="008C185C">
      <w:pPr>
        <w:pStyle w:val="ae"/>
        <w:ind w:firstLine="0"/>
        <w:rPr>
          <w:del w:id="1329" w:author="hp" w:date="2017-01-05T18:05:00Z"/>
          <w:color w:val="auto"/>
        </w:rPr>
      </w:pPr>
      <w:commentRangeStart w:id="1330"/>
      <w:del w:id="1331" w:author="hp" w:date="2017-01-05T18:05:00Z">
        <w:r w:rsidRPr="0094686A">
          <w:rPr>
            <w:color w:val="auto"/>
          </w:rPr>
          <w:delText xml:space="preserve"> </w:delText>
        </w:r>
        <w:commentRangeEnd w:id="1330"/>
        <w:r w:rsidRPr="0094686A">
          <w:rPr>
            <w:rStyle w:val="a8"/>
            <w:rFonts w:asciiTheme="majorBidi" w:hAnsiTheme="majorBidi" w:cstheme="majorBidi"/>
            <w:sz w:val="22"/>
            <w:szCs w:val="22"/>
          </w:rPr>
          <w:commentReference w:id="1330"/>
        </w:r>
      </w:del>
    </w:p>
    <w:p w14:paraId="528A726E" w14:textId="77777777" w:rsidR="00B40032" w:rsidRPr="0094686A" w:rsidRDefault="00B40032" w:rsidP="008C185C">
      <w:pPr>
        <w:pStyle w:val="ae"/>
        <w:ind w:firstLine="0"/>
        <w:rPr>
          <w:del w:id="1332" w:author="hp" w:date="2017-01-05T18:05:00Z"/>
          <w:color w:val="auto"/>
        </w:rPr>
      </w:pPr>
    </w:p>
    <w:p w14:paraId="2454D0D0" w14:textId="77777777" w:rsidR="00B40032" w:rsidRPr="0094686A" w:rsidRDefault="00B40032" w:rsidP="008C185C">
      <w:pPr>
        <w:pStyle w:val="ae"/>
        <w:ind w:firstLine="0"/>
        <w:rPr>
          <w:del w:id="1333" w:author="hp" w:date="2017-01-05T18:05:00Z"/>
          <w:color w:val="auto"/>
        </w:rPr>
      </w:pPr>
    </w:p>
    <w:p w14:paraId="64DB6FC9" w14:textId="77777777" w:rsidR="00B40032" w:rsidRPr="0094686A" w:rsidRDefault="00B40032" w:rsidP="008C185C">
      <w:pPr>
        <w:pStyle w:val="ae"/>
        <w:ind w:firstLine="0"/>
        <w:rPr>
          <w:del w:id="1334" w:author="hp" w:date="2017-01-05T18:05:00Z"/>
          <w:color w:val="auto"/>
        </w:rPr>
      </w:pPr>
    </w:p>
    <w:p w14:paraId="2D27B14D" w14:textId="77777777" w:rsidR="00B40032" w:rsidRPr="0094686A" w:rsidRDefault="00B40032">
      <w:pPr>
        <w:pStyle w:val="ae"/>
        <w:ind w:firstLine="0"/>
        <w:pPrChange w:id="1335" w:author="hp" w:date="2017-01-05T18:05:00Z">
          <w:pPr>
            <w:spacing w:after="120" w:line="22" w:lineRule="atLeast"/>
            <w:ind w:left="115" w:right="1454" w:firstLine="0"/>
          </w:pPr>
        </w:pPrChange>
      </w:pPr>
    </w:p>
    <w:sectPr w:rsidR="00B40032" w:rsidRPr="0094686A" w:rsidSect="003F0D0A">
      <w:headerReference w:type="default" r:id="rId53"/>
      <w:footerReference w:type="even" r:id="rId54"/>
      <w:footerReference w:type="default" r:id="rId55"/>
      <w:footerReference w:type="first" r:id="rId56"/>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K23.06" w:date="2017-01-04T18:34:00Z" w:initials="K23.06">
    <w:p w14:paraId="4E5DBAFB" w14:textId="45A1632E" w:rsidR="00E81BBF" w:rsidRDefault="00E81BBF" w:rsidP="00E723EC">
      <w:pPr>
        <w:pStyle w:val="a9"/>
        <w:bidi/>
      </w:pPr>
      <w:r>
        <w:rPr>
          <w:rStyle w:val="a8"/>
        </w:rPr>
        <w:annotationRef/>
      </w:r>
      <w:r>
        <w:t xml:space="preserve">check format for </w:t>
      </w:r>
      <w:r>
        <w:rPr>
          <w:rFonts w:hint="cs"/>
          <w:rtl/>
          <w:lang w:val="ru-RU"/>
        </w:rPr>
        <w:t>חלק א</w:t>
      </w:r>
      <w:r>
        <w:t>;</w:t>
      </w:r>
    </w:p>
    <w:p w14:paraId="5B66AD3B" w14:textId="0D10A241" w:rsidR="00E81BBF" w:rsidRPr="00E723EC" w:rsidRDefault="00E81BBF" w:rsidP="00E723EC">
      <w:pPr>
        <w:pStyle w:val="a9"/>
        <w:bidi/>
      </w:pPr>
      <w:r>
        <w:t>paragraph has to be formatted as Justify</w:t>
      </w:r>
    </w:p>
  </w:comment>
  <w:comment w:id="187" w:author="K23.06" w:date="2017-01-04T18:34:00Z" w:initials="K23.06">
    <w:p w14:paraId="7D63B23C" w14:textId="77777777" w:rsidR="00E81BBF" w:rsidRDefault="00E81BBF" w:rsidP="00F25A18">
      <w:pPr>
        <w:pStyle w:val="a9"/>
      </w:pPr>
      <w:r>
        <w:rPr>
          <w:rStyle w:val="a8"/>
        </w:rPr>
        <w:annotationRef/>
      </w:r>
      <w:r>
        <w:t>english</w:t>
      </w:r>
    </w:p>
  </w:comment>
  <w:comment w:id="188" w:author="K23.06" w:date="2017-01-04T18:34:00Z" w:initials="K23.06">
    <w:p w14:paraId="74B99663" w14:textId="77777777" w:rsidR="00E81BBF" w:rsidRDefault="00E81BBF" w:rsidP="00F25A18">
      <w:pPr>
        <w:pStyle w:val="a9"/>
      </w:pPr>
      <w:r>
        <w:rPr>
          <w:rStyle w:val="a8"/>
        </w:rPr>
        <w:annotationRef/>
      </w:r>
      <w:r>
        <w:t>variables in text has to be in italic font. Please check again in all the book</w:t>
      </w:r>
    </w:p>
  </w:comment>
  <w:comment w:id="189" w:author="K23.06" w:date="2017-01-04T18:34:00Z" w:initials="K23.06">
    <w:p w14:paraId="787D6CE4" w14:textId="77777777" w:rsidR="00933285" w:rsidRDefault="00933285" w:rsidP="00933285">
      <w:pPr>
        <w:pStyle w:val="a9"/>
      </w:pPr>
      <w:r>
        <w:rPr>
          <w:rStyle w:val="a8"/>
        </w:rPr>
        <w:annotationRef/>
      </w:r>
      <w:r>
        <w:t>what is it?</w:t>
      </w:r>
    </w:p>
  </w:comment>
  <w:comment w:id="190" w:author="K23.06" w:date="2017-01-04T18:34:00Z" w:initials="K23.06">
    <w:p w14:paraId="63B6F38F" w14:textId="77777777" w:rsidR="00E81BBF" w:rsidRDefault="00E81BBF" w:rsidP="00BE6FDB">
      <w:pPr>
        <w:pStyle w:val="a9"/>
      </w:pPr>
      <w:r>
        <w:rPr>
          <w:rStyle w:val="a8"/>
        </w:rPr>
        <w:annotationRef/>
      </w:r>
      <w:r>
        <w:t>?</w:t>
      </w:r>
    </w:p>
  </w:comment>
  <w:comment w:id="192" w:author="K23.06" w:date="2017-01-04T18:34:00Z" w:initials="K23.06">
    <w:p w14:paraId="7CAA90E2" w14:textId="77777777" w:rsidR="00E81BBF" w:rsidRDefault="00E81BBF" w:rsidP="00BE6FDB">
      <w:pPr>
        <w:pStyle w:val="a9"/>
      </w:pPr>
      <w:r>
        <w:rPr>
          <w:rStyle w:val="a8"/>
        </w:rPr>
        <w:annotationRef/>
      </w:r>
      <w:r>
        <w:t>?</w:t>
      </w:r>
    </w:p>
  </w:comment>
  <w:comment w:id="193" w:author="K23.06" w:date="2017-01-04T18:34:00Z" w:initials="K23.06">
    <w:p w14:paraId="3685296F" w14:textId="77777777" w:rsidR="00E81BBF" w:rsidRDefault="00E81BBF" w:rsidP="00BE6FDB">
      <w:pPr>
        <w:pStyle w:val="a9"/>
      </w:pPr>
      <w:r>
        <w:rPr>
          <w:rStyle w:val="a8"/>
        </w:rPr>
        <w:annotationRef/>
      </w:r>
      <w:r>
        <w:t>order spaces in the text</w:t>
      </w:r>
    </w:p>
  </w:comment>
  <w:comment w:id="194" w:author="K23.06" w:date="2017-01-04T18:34:00Z" w:initials="K23.06">
    <w:p w14:paraId="2D936091" w14:textId="77777777" w:rsidR="00E81BBF" w:rsidRDefault="00E81BBF" w:rsidP="00BE6FDB">
      <w:pPr>
        <w:pStyle w:val="a9"/>
      </w:pPr>
      <w:r>
        <w:rPr>
          <w:rStyle w:val="a8"/>
        </w:rPr>
        <w:annotationRef/>
      </w:r>
      <w:r>
        <w:t>indexes</w:t>
      </w:r>
    </w:p>
  </w:comment>
  <w:comment w:id="195" w:author="K23.06" w:date="2017-01-04T18:34:00Z" w:initials="K23.06">
    <w:p w14:paraId="218060C1" w14:textId="77777777" w:rsidR="00E81BBF" w:rsidRDefault="00E81BBF" w:rsidP="00795826">
      <w:pPr>
        <w:pStyle w:val="a9"/>
      </w:pPr>
      <w:r>
        <w:rPr>
          <w:rStyle w:val="a8"/>
        </w:rPr>
        <w:annotationRef/>
      </w:r>
      <w:r>
        <w:t>italic</w:t>
      </w:r>
    </w:p>
  </w:comment>
  <w:comment w:id="201" w:author="K23.06" w:date="2017-01-04T18:34:00Z" w:initials="K23.06">
    <w:p w14:paraId="4249E30A" w14:textId="04765708" w:rsidR="00E81BBF" w:rsidRDefault="00E81BBF">
      <w:pPr>
        <w:pStyle w:val="a9"/>
      </w:pPr>
      <w:r>
        <w:rPr>
          <w:rStyle w:val="a8"/>
        </w:rPr>
        <w:annotationRef/>
      </w:r>
      <w:r>
        <w:t>english</w:t>
      </w:r>
    </w:p>
  </w:comment>
  <w:comment w:id="208" w:author="K23.06" w:date="2017-01-04T18:34:00Z" w:initials="K23.06">
    <w:p w14:paraId="3C14797A" w14:textId="6B00BB74" w:rsidR="00E81BBF" w:rsidRDefault="00E81BBF">
      <w:pPr>
        <w:pStyle w:val="a9"/>
      </w:pPr>
      <w:r>
        <w:rPr>
          <w:rStyle w:val="a8"/>
        </w:rPr>
        <w:annotationRef/>
      </w:r>
      <w:r>
        <w:t>variables in text has to be in italic font. Please check again in all the book</w:t>
      </w:r>
    </w:p>
  </w:comment>
  <w:comment w:id="235" w:author="K23.06" w:date="2017-01-04T18:34:00Z" w:initials="K23.06">
    <w:p w14:paraId="1624467B" w14:textId="7B32288F" w:rsidR="00E81BBF" w:rsidRDefault="00E81BBF">
      <w:pPr>
        <w:pStyle w:val="a9"/>
      </w:pPr>
      <w:r>
        <w:rPr>
          <w:rStyle w:val="a8"/>
        </w:rPr>
        <w:annotationRef/>
      </w:r>
      <w:r>
        <w:t>what is it?</w:t>
      </w:r>
    </w:p>
  </w:comment>
  <w:comment w:id="281" w:author="K23.06" w:date="2017-01-04T18:34:00Z" w:initials="K23.06">
    <w:p w14:paraId="0CE186AF" w14:textId="54E2C498" w:rsidR="00E81BBF" w:rsidRDefault="00E81BBF">
      <w:pPr>
        <w:pStyle w:val="a9"/>
      </w:pPr>
      <w:r>
        <w:rPr>
          <w:rStyle w:val="a8"/>
        </w:rPr>
        <w:annotationRef/>
      </w:r>
      <w:r>
        <w:t>?</w:t>
      </w:r>
    </w:p>
  </w:comment>
  <w:comment w:id="285" w:author="K23.06" w:date="2017-01-04T18:34:00Z" w:initials="K23.06">
    <w:p w14:paraId="74A088CC" w14:textId="77777777" w:rsidR="00E81BBF" w:rsidRDefault="00E81BBF" w:rsidP="005906AE">
      <w:pPr>
        <w:pStyle w:val="a9"/>
      </w:pPr>
      <w:r>
        <w:rPr>
          <w:rStyle w:val="a8"/>
        </w:rPr>
        <w:annotationRef/>
      </w:r>
      <w:r>
        <w:t>?</w:t>
      </w:r>
    </w:p>
  </w:comment>
  <w:comment w:id="288" w:author="K23.06" w:date="2017-01-04T18:34:00Z" w:initials="K23.06">
    <w:p w14:paraId="56003602" w14:textId="5AA9DF71" w:rsidR="00E81BBF" w:rsidRDefault="00E81BBF">
      <w:pPr>
        <w:pStyle w:val="a9"/>
      </w:pPr>
      <w:r>
        <w:rPr>
          <w:rStyle w:val="a8"/>
        </w:rPr>
        <w:annotationRef/>
      </w:r>
      <w:r>
        <w:t>order spaces in the text</w:t>
      </w:r>
    </w:p>
  </w:comment>
  <w:comment w:id="291" w:author="K23.06" w:date="2017-01-04T18:34:00Z" w:initials="K23.06">
    <w:p w14:paraId="69585129" w14:textId="77777777" w:rsidR="00E81BBF" w:rsidRDefault="00E81BBF" w:rsidP="005906AE">
      <w:pPr>
        <w:pStyle w:val="a9"/>
      </w:pPr>
      <w:r>
        <w:rPr>
          <w:rStyle w:val="a8"/>
        </w:rPr>
        <w:annotationRef/>
      </w:r>
      <w:r>
        <w:t>indexes</w:t>
      </w:r>
    </w:p>
  </w:comment>
  <w:comment w:id="318" w:author="K23.06" w:date="2017-01-04T18:34:00Z" w:initials="K23.06">
    <w:p w14:paraId="0A6FA0EC" w14:textId="1AB5C0B2" w:rsidR="00E81BBF" w:rsidRDefault="00E81BBF">
      <w:pPr>
        <w:pStyle w:val="a9"/>
      </w:pPr>
      <w:r>
        <w:rPr>
          <w:rStyle w:val="a8"/>
        </w:rPr>
        <w:annotationRef/>
      </w:r>
      <w:r>
        <w:t>italic</w:t>
      </w:r>
    </w:p>
  </w:comment>
  <w:comment w:id="352" w:author="K23.06" w:date="2017-01-04T18:34:00Z" w:initials="K23.06">
    <w:p w14:paraId="2CB06044" w14:textId="4A6ED2A5" w:rsidR="00E81BBF" w:rsidRDefault="00E81BBF">
      <w:pPr>
        <w:pStyle w:val="a9"/>
      </w:pPr>
      <w:r>
        <w:rPr>
          <w:rStyle w:val="a8"/>
        </w:rPr>
        <w:annotationRef/>
      </w:r>
      <w:r>
        <w:t>english</w:t>
      </w:r>
    </w:p>
  </w:comment>
  <w:comment w:id="399" w:author="K23.06" w:date="2017-01-04T18:34:00Z" w:initials="K23.06">
    <w:p w14:paraId="522D47B7" w14:textId="629CDFDA" w:rsidR="00E81BBF" w:rsidRDefault="00E81BBF">
      <w:pPr>
        <w:pStyle w:val="a9"/>
      </w:pPr>
      <w:r>
        <w:rPr>
          <w:rStyle w:val="a8"/>
        </w:rPr>
        <w:annotationRef/>
      </w:r>
      <w:r>
        <w:t>link</w:t>
      </w:r>
    </w:p>
  </w:comment>
  <w:comment w:id="409" w:author="K23.06" w:date="2017-01-04T18:34:00Z" w:initials="K23.06">
    <w:p w14:paraId="162FC5D5" w14:textId="47369A4C" w:rsidR="00E81BBF" w:rsidRDefault="00E81BBF">
      <w:pPr>
        <w:pStyle w:val="a9"/>
      </w:pPr>
      <w:r>
        <w:rPr>
          <w:rStyle w:val="a8"/>
        </w:rPr>
        <w:annotationRef/>
      </w:r>
      <w:r>
        <w:t>not clear</w:t>
      </w:r>
    </w:p>
  </w:comment>
  <w:comment w:id="414" w:author="K23.06" w:date="2017-01-04T18:34:00Z" w:initials="K23.06">
    <w:p w14:paraId="3DDD81CC" w14:textId="4379A10C" w:rsidR="00E81BBF" w:rsidRDefault="00E81BBF">
      <w:pPr>
        <w:pStyle w:val="a9"/>
      </w:pPr>
      <w:r>
        <w:rPr>
          <w:rStyle w:val="a8"/>
        </w:rPr>
        <w:annotationRef/>
      </w:r>
      <w:r>
        <w:t>format</w:t>
      </w:r>
    </w:p>
  </w:comment>
  <w:comment w:id="418" w:author="K23.06" w:date="2017-01-04T18:34:00Z" w:initials="K23.06">
    <w:p w14:paraId="5EA4BE55" w14:textId="7328BB90" w:rsidR="00E81BBF" w:rsidRDefault="00E81BBF">
      <w:pPr>
        <w:pStyle w:val="a9"/>
      </w:pPr>
      <w:r>
        <w:rPr>
          <w:rStyle w:val="a8"/>
        </w:rPr>
        <w:annotationRef/>
      </w:r>
      <w:r>
        <w:t>?</w:t>
      </w:r>
    </w:p>
  </w:comment>
  <w:comment w:id="430" w:author="K23.06" w:date="2017-01-04T18:34:00Z" w:initials="K23.06">
    <w:p w14:paraId="6EB372A3" w14:textId="783A297A" w:rsidR="00E81BBF" w:rsidRDefault="00E81BBF">
      <w:pPr>
        <w:pStyle w:val="a9"/>
      </w:pPr>
      <w:r>
        <w:rPr>
          <w:rStyle w:val="a8"/>
        </w:rPr>
        <w:annotationRef/>
      </w:r>
      <w:r>
        <w:t>?</w:t>
      </w:r>
    </w:p>
  </w:comment>
  <w:comment w:id="466" w:author="K23.06" w:date="2017-01-04T18:34:00Z" w:initials="K23.06">
    <w:p w14:paraId="3013CBD3" w14:textId="64FC7464" w:rsidR="00E81BBF" w:rsidRDefault="00E81BBF">
      <w:pPr>
        <w:pStyle w:val="a9"/>
      </w:pPr>
      <w:r>
        <w:rPr>
          <w:rStyle w:val="a8"/>
        </w:rPr>
        <w:annotationRef/>
      </w:r>
      <w:r>
        <w:t>format</w:t>
      </w:r>
    </w:p>
  </w:comment>
  <w:comment w:id="582" w:author="K23.06" w:date="2017-01-04T18:34:00Z" w:initials="K23.06">
    <w:p w14:paraId="3521ED24" w14:textId="77777777" w:rsidR="00E81BBF" w:rsidRDefault="00E81BBF" w:rsidP="00327154">
      <w:pPr>
        <w:pStyle w:val="a9"/>
      </w:pPr>
      <w:r>
        <w:rPr>
          <w:rStyle w:val="a8"/>
        </w:rPr>
        <w:annotationRef/>
      </w:r>
      <w:r>
        <w:t>it has to be described in sytax of LTL, or deleted</w:t>
      </w:r>
    </w:p>
    <w:p w14:paraId="64F200AF" w14:textId="33112E17" w:rsidR="00E81BBF" w:rsidRDefault="00E81BBF">
      <w:pPr>
        <w:pStyle w:val="a9"/>
      </w:pPr>
    </w:p>
  </w:comment>
  <w:comment w:id="602" w:author="K23.06" w:date="2017-01-04T18:34:00Z" w:initials="K23.06">
    <w:p w14:paraId="71934E2C" w14:textId="7A004D99" w:rsidR="00E81BBF" w:rsidRDefault="00E81BBF">
      <w:pPr>
        <w:pStyle w:val="a9"/>
      </w:pPr>
      <w:r>
        <w:rPr>
          <w:rStyle w:val="a8"/>
        </w:rPr>
        <w:annotationRef/>
      </w:r>
      <w:r>
        <w:t xml:space="preserve">what is </w:t>
      </w:r>
      <w:r w:rsidRPr="00327154">
        <w:rPr>
          <w:i/>
          <w:iCs/>
        </w:rPr>
        <w:t>formula</w:t>
      </w:r>
      <w:r>
        <w:t>?</w:t>
      </w:r>
    </w:p>
  </w:comment>
  <w:comment w:id="618" w:author="K23.06" w:date="2017-01-04T18:34:00Z" w:initials="K23.06">
    <w:p w14:paraId="26AF5E3B" w14:textId="1F5643A7" w:rsidR="00E81BBF" w:rsidRDefault="00E81BBF">
      <w:pPr>
        <w:pStyle w:val="a9"/>
      </w:pPr>
      <w:r>
        <w:rPr>
          <w:rStyle w:val="a8"/>
        </w:rPr>
        <w:annotationRef/>
      </w:r>
      <w:r>
        <w:t>not clear</w:t>
      </w:r>
    </w:p>
  </w:comment>
  <w:comment w:id="621" w:author="אלנה רווה" w:date="2017-01-04T18:34:00Z" w:initials="אר">
    <w:p w14:paraId="17734A89" w14:textId="4919F0BC" w:rsidR="00E81BBF" w:rsidRDefault="00E81BBF">
      <w:pPr>
        <w:pStyle w:val="a9"/>
      </w:pPr>
      <w:r>
        <w:rPr>
          <w:rStyle w:val="a8"/>
        </w:rPr>
        <w:annotationRef/>
      </w:r>
      <w:r>
        <w:t xml:space="preserve">Each figure must be titled and numbered. If a figure is not original then the source must be provided </w:t>
      </w:r>
    </w:p>
  </w:comment>
  <w:comment w:id="646" w:author="K23.06" w:date="2017-01-04T18:34:00Z" w:initials="K23.06">
    <w:p w14:paraId="4B9FFC7D" w14:textId="26427257" w:rsidR="00E81BBF" w:rsidRDefault="00E81BBF">
      <w:pPr>
        <w:pStyle w:val="a9"/>
      </w:pPr>
      <w:r>
        <w:rPr>
          <w:rStyle w:val="a8"/>
        </w:rPr>
        <w:annotationRef/>
      </w:r>
      <w:r>
        <w:t>1.3?</w:t>
      </w:r>
    </w:p>
  </w:comment>
  <w:comment w:id="665" w:author="K23.06" w:date="2017-01-04T18:34:00Z" w:initials="K23.06">
    <w:p w14:paraId="5001347A" w14:textId="5CDB5E66" w:rsidR="00E81BBF" w:rsidRDefault="00E81BBF">
      <w:pPr>
        <w:pStyle w:val="a9"/>
      </w:pPr>
      <w:r>
        <w:rPr>
          <w:rStyle w:val="a8"/>
        </w:rPr>
        <w:annotationRef/>
      </w:r>
      <w:r>
        <w:t>describe difference between two models of VM</w:t>
      </w:r>
    </w:p>
  </w:comment>
  <w:comment w:id="674" w:author="K23.06" w:date="2017-01-04T18:34:00Z" w:initials="K23.06">
    <w:p w14:paraId="6F2F869F" w14:textId="6257FEB9" w:rsidR="00E81BBF" w:rsidRDefault="00E81BBF">
      <w:pPr>
        <w:pStyle w:val="a9"/>
      </w:pPr>
      <w:r>
        <w:rPr>
          <w:rStyle w:val="a8"/>
        </w:rPr>
        <w:annotationRef/>
      </w:r>
      <w:r>
        <w:t>section 3; also check fonts in this section</w:t>
      </w:r>
    </w:p>
  </w:comment>
  <w:comment w:id="683" w:author="אלנה רווה" w:date="2017-01-04T18:34:00Z" w:initials="אר">
    <w:p w14:paraId="54E5D285" w14:textId="398F8C7B" w:rsidR="00E81BBF" w:rsidRDefault="00E81BBF" w:rsidP="00B53E06">
      <w:pPr>
        <w:pStyle w:val="a9"/>
      </w:pPr>
      <w:r>
        <w:rPr>
          <w:rStyle w:val="a8"/>
        </w:rPr>
        <w:annotationRef/>
      </w:r>
      <w:r>
        <w:t>All figures must be titled</w:t>
      </w:r>
    </w:p>
  </w:comment>
  <w:comment w:id="716" w:author="K23.06" w:date="2017-01-04T18:34:00Z" w:initials="K23.06">
    <w:p w14:paraId="2CC0C3C5" w14:textId="2F535A59" w:rsidR="00E81BBF" w:rsidRDefault="00E81BBF">
      <w:pPr>
        <w:pStyle w:val="a9"/>
      </w:pPr>
      <w:r>
        <w:rPr>
          <w:rStyle w:val="a8"/>
        </w:rPr>
        <w:annotationRef/>
      </w:r>
      <w:r>
        <w:t>?</w:t>
      </w:r>
    </w:p>
  </w:comment>
  <w:comment w:id="726" w:author="K23.06" w:date="2017-01-04T18:34:00Z" w:initials="K23.06">
    <w:p w14:paraId="2BBDDF53" w14:textId="1A45E594" w:rsidR="00E81BBF" w:rsidRDefault="00E81BBF">
      <w:pPr>
        <w:pStyle w:val="a9"/>
      </w:pPr>
      <w:r>
        <w:rPr>
          <w:rStyle w:val="a8"/>
        </w:rPr>
        <w:annotationRef/>
      </w:r>
      <w:r>
        <w:t>?</w:t>
      </w:r>
    </w:p>
  </w:comment>
  <w:comment w:id="765" w:author="K23.06" w:date="2017-01-04T18:34:00Z" w:initials="K23.06">
    <w:p w14:paraId="6159CF99" w14:textId="77777777" w:rsidR="00E81BBF" w:rsidRDefault="00E81BBF">
      <w:pPr>
        <w:pStyle w:val="a9"/>
      </w:pPr>
      <w:r>
        <w:rPr>
          <w:rStyle w:val="a8"/>
        </w:rPr>
        <w:annotationRef/>
      </w:r>
      <w:r>
        <w:t xml:space="preserve">not in the same type: </w:t>
      </w:r>
    </w:p>
    <w:p w14:paraId="0526BC35" w14:textId="4D7E0F53" w:rsidR="00E81BBF" w:rsidRDefault="00E81BBF">
      <w:pPr>
        <w:pStyle w:val="a9"/>
      </w:pPr>
      <w:r>
        <w:t>-enumeric type for states</w:t>
      </w:r>
    </w:p>
    <w:p w14:paraId="781ECED2" w14:textId="14A13DD6" w:rsidR="00E81BBF" w:rsidRDefault="00E81BBF">
      <w:pPr>
        <w:pStyle w:val="a9"/>
      </w:pPr>
      <w:r>
        <w:t>- enumeric tupe for boolean values (on,off) + undefined</w:t>
      </w:r>
    </w:p>
  </w:comment>
  <w:comment w:id="733" w:author="K23.06" w:date="2017-01-04T18:34:00Z" w:initials="K23.06">
    <w:p w14:paraId="77919314" w14:textId="77777777" w:rsidR="00E81BBF" w:rsidRDefault="00E81BBF" w:rsidP="00644172">
      <w:pPr>
        <w:pStyle w:val="a9"/>
      </w:pPr>
      <w:r>
        <w:rPr>
          <w:rStyle w:val="a8"/>
        </w:rPr>
        <w:annotationRef/>
      </w:r>
      <w:r>
        <w:t>you have to describe example:</w:t>
      </w:r>
    </w:p>
    <w:p w14:paraId="3BF9B099" w14:textId="26C4656C" w:rsidR="00E81BBF" w:rsidRDefault="00E81BBF" w:rsidP="00644172">
      <w:pPr>
        <w:pStyle w:val="a9"/>
      </w:pPr>
      <w:r>
        <w:t xml:space="preserve"> name of screen is screen1?</w:t>
      </w:r>
    </w:p>
    <w:p w14:paraId="06FBA404" w14:textId="7ECFE5A5" w:rsidR="00E81BBF" w:rsidRDefault="00E81BBF">
      <w:pPr>
        <w:pStyle w:val="a9"/>
      </w:pPr>
      <w:r>
        <w:t>What is ack?</w:t>
      </w:r>
    </w:p>
  </w:comment>
  <w:comment w:id="808" w:author="K23.06" w:date="2017-01-04T18:34:00Z" w:initials="K23.06">
    <w:p w14:paraId="27BF05E3" w14:textId="0960AE7F" w:rsidR="00E81BBF" w:rsidRDefault="00E81BBF" w:rsidP="00644172">
      <w:pPr>
        <w:pStyle w:val="a9"/>
      </w:pPr>
      <w:r>
        <w:rPr>
          <w:rStyle w:val="a8"/>
        </w:rPr>
        <w:annotationRef/>
      </w:r>
      <w:r>
        <w:t>not precise, see promela example</w:t>
      </w:r>
    </w:p>
  </w:comment>
  <w:comment w:id="830" w:author="K23.06" w:date="2017-01-04T18:34:00Z" w:initials="K23.06">
    <w:p w14:paraId="0DCBE9FE" w14:textId="32F8D170" w:rsidR="00E81BBF" w:rsidRDefault="00E81BBF">
      <w:pPr>
        <w:pStyle w:val="a9"/>
      </w:pPr>
      <w:r>
        <w:rPr>
          <w:rStyle w:val="a8"/>
        </w:rPr>
        <w:annotationRef/>
      </w:r>
      <w:r>
        <w:t>how add new value to the list?</w:t>
      </w:r>
    </w:p>
  </w:comment>
  <w:comment w:id="838" w:author="K23.06" w:date="2017-01-04T18:34:00Z" w:initials="K23.06">
    <w:p w14:paraId="0E878B69" w14:textId="5AD328E2" w:rsidR="00E81BBF" w:rsidRDefault="00E81BBF">
      <w:pPr>
        <w:pStyle w:val="a9"/>
      </w:pPr>
      <w:r>
        <w:rPr>
          <w:rStyle w:val="a8"/>
        </w:rPr>
        <w:annotationRef/>
      </w:r>
      <w:r>
        <w:t>?</w:t>
      </w:r>
    </w:p>
  </w:comment>
  <w:comment w:id="845" w:author="K23.06" w:date="2017-01-04T18:34:00Z" w:initials="K23.06">
    <w:p w14:paraId="71DE4AB5" w14:textId="7570FC33" w:rsidR="00E81BBF" w:rsidRDefault="00E81BBF" w:rsidP="00644172">
      <w:pPr>
        <w:pStyle w:val="a9"/>
      </w:pPr>
      <w:r>
        <w:rPr>
          <w:rStyle w:val="a8"/>
        </w:rPr>
        <w:annotationRef/>
      </w:r>
      <w:r>
        <w:t>you have to describe example</w:t>
      </w:r>
    </w:p>
  </w:comment>
  <w:comment w:id="846" w:author="K23.06" w:date="2017-01-04T18:34:00Z" w:initials="K23.06">
    <w:p w14:paraId="0A882EEF" w14:textId="443AF004" w:rsidR="00E81BBF" w:rsidRDefault="00E81BBF">
      <w:pPr>
        <w:pStyle w:val="a9"/>
      </w:pPr>
      <w:r>
        <w:rPr>
          <w:rStyle w:val="a8"/>
        </w:rPr>
        <w:annotationRef/>
      </w:r>
      <w:r>
        <w:t>it has to be transition for each value from the list</w:t>
      </w:r>
    </w:p>
  </w:comment>
  <w:comment w:id="885" w:author="K23.06" w:date="2017-01-04T18:34:00Z" w:initials="K23.06">
    <w:p w14:paraId="2416A504" w14:textId="1671A540" w:rsidR="00E81BBF" w:rsidRDefault="00E81BBF">
      <w:pPr>
        <w:pStyle w:val="a9"/>
      </w:pPr>
      <w:r>
        <w:rPr>
          <w:rStyle w:val="a8"/>
        </w:rPr>
        <w:annotationRef/>
      </w:r>
      <w:r>
        <w:t>not in this list</w:t>
      </w:r>
    </w:p>
  </w:comment>
  <w:comment w:id="918" w:author="אלנה רווה" w:date="2017-01-04T18:34:00Z" w:initials="אר">
    <w:p w14:paraId="6545E619" w14:textId="77777777" w:rsidR="00E81BBF" w:rsidRDefault="00E81BBF" w:rsidP="00294ED7">
      <w:pPr>
        <w:pStyle w:val="a9"/>
      </w:pPr>
      <w:r>
        <w:rPr>
          <w:rStyle w:val="a8"/>
        </w:rPr>
        <w:annotationRef/>
      </w:r>
      <w:r>
        <w:t>Any figure must be titled</w:t>
      </w:r>
    </w:p>
  </w:comment>
  <w:comment w:id="928" w:author="K23.06" w:date="2017-01-04T18:34:00Z" w:initials="K23.06">
    <w:p w14:paraId="77DCEE8A" w14:textId="40064C9C" w:rsidR="00E81BBF" w:rsidRDefault="00E81BBF">
      <w:pPr>
        <w:pStyle w:val="a9"/>
      </w:pPr>
      <w:r>
        <w:rPr>
          <w:rStyle w:val="a8"/>
        </w:rPr>
        <w:annotationRef/>
      </w:r>
      <w:r>
        <w:t>name of parameter?</w:t>
      </w:r>
    </w:p>
  </w:comment>
  <w:comment w:id="932" w:author="K23.06" w:date="2017-01-04T18:34:00Z" w:initials="K23.06">
    <w:p w14:paraId="4CB5DD67" w14:textId="0C03BEAC" w:rsidR="00E81BBF" w:rsidRDefault="00E81BBF">
      <w:pPr>
        <w:pStyle w:val="a9"/>
      </w:pPr>
      <w:r>
        <w:rPr>
          <w:rStyle w:val="a8"/>
        </w:rPr>
        <w:annotationRef/>
      </w:r>
      <w:r>
        <w:t>compare with example on promela: you can put here in style of promela, but in a common case</w:t>
      </w:r>
    </w:p>
  </w:comment>
  <w:comment w:id="976" w:author="K23.06" w:date="2017-01-04T18:34:00Z" w:initials="K23.06">
    <w:p w14:paraId="542C0184" w14:textId="238B3D03" w:rsidR="00E81BBF" w:rsidRDefault="00E81BBF">
      <w:pPr>
        <w:pStyle w:val="a9"/>
      </w:pPr>
      <w:r>
        <w:rPr>
          <w:rStyle w:val="a8"/>
        </w:rPr>
        <w:annotationRef/>
      </w:r>
      <w:r>
        <w:t>in PG you have to show all information that you use in promela</w:t>
      </w:r>
    </w:p>
  </w:comment>
  <w:comment w:id="999" w:author="K23.06" w:date="2017-01-04T18:34:00Z" w:initials="K23.06">
    <w:p w14:paraId="6119F14E" w14:textId="4AA26C92" w:rsidR="00E81BBF" w:rsidRDefault="00E81BBF">
      <w:pPr>
        <w:pStyle w:val="a9"/>
      </w:pPr>
      <w:r>
        <w:rPr>
          <w:rStyle w:val="a8"/>
        </w:rPr>
        <w:annotationRef/>
      </w:r>
      <w:r>
        <w:t>?</w:t>
      </w:r>
    </w:p>
  </w:comment>
  <w:comment w:id="1003" w:author="K23.06" w:date="2017-01-04T18:34:00Z" w:initials="K23.06">
    <w:p w14:paraId="2FB052CA" w14:textId="2A03DC06" w:rsidR="00E81BBF" w:rsidRDefault="00E81BBF">
      <w:pPr>
        <w:pStyle w:val="a9"/>
      </w:pPr>
      <w:r>
        <w:rPr>
          <w:rStyle w:val="a8"/>
        </w:rPr>
        <w:annotationRef/>
      </w:r>
      <w:r>
        <w:t>?</w:t>
      </w:r>
    </w:p>
  </w:comment>
  <w:comment w:id="1031" w:author="K23.06" w:date="2017-01-04T18:34:00Z" w:initials="K23.06">
    <w:p w14:paraId="75AA4954" w14:textId="7F0B5756" w:rsidR="00E81BBF" w:rsidRDefault="00E81BBF">
      <w:pPr>
        <w:pStyle w:val="a9"/>
      </w:pPr>
      <w:r>
        <w:rPr>
          <w:rStyle w:val="a8"/>
        </w:rPr>
        <w:annotationRef/>
      </w:r>
      <w:r>
        <w:t>back end?</w:t>
      </w:r>
    </w:p>
  </w:comment>
  <w:comment w:id="1034" w:author="K23.06" w:date="2017-01-04T18:34:00Z" w:initials="K23.06">
    <w:p w14:paraId="10735816" w14:textId="0BD496CF" w:rsidR="00E81BBF" w:rsidRDefault="00E81BBF">
      <w:pPr>
        <w:pStyle w:val="a9"/>
      </w:pPr>
      <w:r>
        <w:rPr>
          <w:rStyle w:val="a8"/>
        </w:rPr>
        <w:annotationRef/>
      </w:r>
      <w:r>
        <w:t>format</w:t>
      </w:r>
    </w:p>
  </w:comment>
  <w:comment w:id="1038" w:author="K23.06" w:date="2017-01-04T18:34:00Z" w:initials="K23.06">
    <w:p w14:paraId="78226509" w14:textId="20EFEECC" w:rsidR="00E81BBF" w:rsidRDefault="00E81BBF">
      <w:pPr>
        <w:pStyle w:val="a9"/>
      </w:pPr>
      <w:r>
        <w:rPr>
          <w:rStyle w:val="a8"/>
        </w:rPr>
        <w:annotationRef/>
      </w:r>
      <w:r>
        <w:t>Capital letter</w:t>
      </w:r>
    </w:p>
  </w:comment>
  <w:comment w:id="1150" w:author="K23.06" w:date="2017-01-04T18:34:00Z" w:initials="K23.06">
    <w:p w14:paraId="540BDA29" w14:textId="77777777" w:rsidR="00E81BBF" w:rsidRDefault="00E81BBF" w:rsidP="00272910">
      <w:pPr>
        <w:pStyle w:val="a9"/>
      </w:pPr>
      <w:r>
        <w:rPr>
          <w:rStyle w:val="a8"/>
        </w:rPr>
        <w:annotationRef/>
      </w:r>
      <w:r>
        <w:t>english</w:t>
      </w:r>
    </w:p>
  </w:comment>
  <w:comment w:id="1151" w:author="K23.06" w:date="2017-01-04T18:34:00Z" w:initials="K23.06">
    <w:p w14:paraId="3C7EFEB8" w14:textId="77777777" w:rsidR="00E81BBF" w:rsidRDefault="00E81BBF" w:rsidP="000252B7">
      <w:pPr>
        <w:pStyle w:val="a9"/>
      </w:pPr>
      <w:r>
        <w:rPr>
          <w:rStyle w:val="a8"/>
        </w:rPr>
        <w:annotationRef/>
      </w:r>
      <w:r>
        <w:t>link</w:t>
      </w:r>
    </w:p>
  </w:comment>
  <w:comment w:id="1158" w:author="K23.06" w:date="2017-01-04T18:34:00Z" w:initials="K23.06">
    <w:p w14:paraId="18E289AC" w14:textId="77777777" w:rsidR="00E81BBF" w:rsidRDefault="00E81BBF" w:rsidP="00BC2284">
      <w:pPr>
        <w:pStyle w:val="a9"/>
      </w:pPr>
      <w:r>
        <w:rPr>
          <w:rStyle w:val="a8"/>
        </w:rPr>
        <w:annotationRef/>
      </w:r>
      <w:r>
        <w:t>not clear</w:t>
      </w:r>
    </w:p>
  </w:comment>
  <w:comment w:id="1159" w:author="K23.06" w:date="2017-01-04T18:34:00Z" w:initials="K23.06">
    <w:p w14:paraId="300FBEED" w14:textId="77777777" w:rsidR="00E81BBF" w:rsidRDefault="00E81BBF" w:rsidP="00BC2284">
      <w:pPr>
        <w:pStyle w:val="a9"/>
      </w:pPr>
      <w:r>
        <w:rPr>
          <w:rStyle w:val="a8"/>
        </w:rPr>
        <w:annotationRef/>
      </w:r>
      <w:r>
        <w:t>?</w:t>
      </w:r>
    </w:p>
  </w:comment>
  <w:comment w:id="1168" w:author="K23.06" w:date="2017-01-04T18:34:00Z" w:initials="K23.06">
    <w:p w14:paraId="45023914" w14:textId="77777777" w:rsidR="00E81BBF" w:rsidRDefault="00E81BBF" w:rsidP="00BC2284">
      <w:pPr>
        <w:pStyle w:val="a9"/>
      </w:pPr>
      <w:r>
        <w:rPr>
          <w:rStyle w:val="a8"/>
        </w:rPr>
        <w:annotationRef/>
      </w:r>
      <w:r>
        <w:t>format</w:t>
      </w:r>
    </w:p>
  </w:comment>
  <w:comment w:id="1171" w:author="K23.06" w:date="2017-01-04T18:34:00Z" w:initials="K23.06">
    <w:p w14:paraId="5AA45BE1" w14:textId="77777777" w:rsidR="00E81BBF" w:rsidRDefault="00E81BBF" w:rsidP="00D52D18">
      <w:pPr>
        <w:pStyle w:val="a9"/>
      </w:pPr>
      <w:r>
        <w:rPr>
          <w:rStyle w:val="a8"/>
        </w:rPr>
        <w:annotationRef/>
      </w:r>
      <w:r>
        <w:t>it has to be described in sytax of LTL, or deleted</w:t>
      </w:r>
    </w:p>
    <w:p w14:paraId="6E65BF25" w14:textId="77777777" w:rsidR="00E81BBF" w:rsidRDefault="00E81BBF" w:rsidP="00D52D18">
      <w:pPr>
        <w:pStyle w:val="a9"/>
      </w:pPr>
    </w:p>
  </w:comment>
  <w:comment w:id="1172" w:author="K23.06" w:date="2017-01-04T18:34:00Z" w:initials="K23.06">
    <w:p w14:paraId="5062EAAC" w14:textId="77777777" w:rsidR="00E81BBF" w:rsidRDefault="00E81BBF" w:rsidP="00D52D18">
      <w:pPr>
        <w:pStyle w:val="a9"/>
      </w:pPr>
      <w:r>
        <w:rPr>
          <w:rStyle w:val="a8"/>
        </w:rPr>
        <w:annotationRef/>
      </w:r>
      <w:r>
        <w:t xml:space="preserve">what is </w:t>
      </w:r>
      <w:r w:rsidRPr="00327154">
        <w:rPr>
          <w:i/>
          <w:iCs/>
        </w:rPr>
        <w:t>formula</w:t>
      </w:r>
      <w:r>
        <w:t>?</w:t>
      </w:r>
    </w:p>
  </w:comment>
  <w:comment w:id="1174" w:author="K23.06" w:date="2017-01-04T18:34:00Z" w:initials="K23.06">
    <w:p w14:paraId="1DCD405A" w14:textId="77777777" w:rsidR="00E81BBF" w:rsidRDefault="00E81BBF" w:rsidP="003A5D05">
      <w:pPr>
        <w:pStyle w:val="a9"/>
      </w:pPr>
      <w:r>
        <w:rPr>
          <w:rStyle w:val="a8"/>
        </w:rPr>
        <w:annotationRef/>
      </w:r>
      <w:r>
        <w:t>not clear</w:t>
      </w:r>
    </w:p>
  </w:comment>
  <w:comment w:id="1175" w:author="אלנה רווה" w:date="2017-01-04T18:34:00Z" w:initials="אר">
    <w:p w14:paraId="43AC1336" w14:textId="77777777" w:rsidR="00E81BBF" w:rsidRDefault="00E81BBF" w:rsidP="00D40652">
      <w:pPr>
        <w:pStyle w:val="a9"/>
      </w:pPr>
      <w:r>
        <w:rPr>
          <w:rStyle w:val="a8"/>
        </w:rPr>
        <w:annotationRef/>
      </w:r>
      <w:r>
        <w:t xml:space="preserve">Each figure must be titled and numbered. If a figure is not original then the source must be provided </w:t>
      </w:r>
    </w:p>
  </w:comment>
  <w:comment w:id="1176" w:author="K23.06" w:date="2017-01-04T18:34:00Z" w:initials="K23.06">
    <w:p w14:paraId="65516E2D" w14:textId="77777777" w:rsidR="00580857" w:rsidRDefault="00580857" w:rsidP="00580857">
      <w:pPr>
        <w:pStyle w:val="a9"/>
      </w:pPr>
      <w:r>
        <w:rPr>
          <w:rStyle w:val="a8"/>
        </w:rPr>
        <w:annotationRef/>
      </w:r>
      <w:r>
        <w:t>section 3; also check fonts in this section</w:t>
      </w:r>
    </w:p>
  </w:comment>
  <w:comment w:id="1177" w:author="אלנה רווה" w:date="2017-01-04T18:34:00Z" w:initials="אר">
    <w:p w14:paraId="7127E3BE" w14:textId="77777777" w:rsidR="008C185C" w:rsidRDefault="008C185C" w:rsidP="00580857">
      <w:pPr>
        <w:pStyle w:val="a9"/>
      </w:pPr>
      <w:r>
        <w:rPr>
          <w:rStyle w:val="a8"/>
        </w:rPr>
        <w:annotationRef/>
      </w:r>
      <w:r>
        <w:t>All figures must be titled</w:t>
      </w:r>
    </w:p>
  </w:comment>
  <w:comment w:id="1180" w:author="K23.06" w:date="2017-01-04T18:34:00Z" w:initials="K23.06">
    <w:p w14:paraId="3885DAD7" w14:textId="77777777" w:rsidR="00580857" w:rsidRDefault="00580857" w:rsidP="00580857">
      <w:pPr>
        <w:pStyle w:val="a9"/>
      </w:pPr>
      <w:r>
        <w:rPr>
          <w:rStyle w:val="a8"/>
        </w:rPr>
        <w:annotationRef/>
      </w:r>
      <w:r>
        <w:t>?</w:t>
      </w:r>
    </w:p>
  </w:comment>
  <w:comment w:id="1181" w:author="K23.06" w:date="2017-01-04T18:34:00Z" w:initials="K23.06">
    <w:p w14:paraId="79D08097" w14:textId="77777777" w:rsidR="00580857" w:rsidRDefault="00580857" w:rsidP="00580857">
      <w:pPr>
        <w:pStyle w:val="a9"/>
      </w:pPr>
      <w:r>
        <w:rPr>
          <w:rStyle w:val="a8"/>
        </w:rPr>
        <w:annotationRef/>
      </w:r>
      <w:r>
        <w:t>not precise, see promela example</w:t>
      </w:r>
    </w:p>
  </w:comment>
  <w:comment w:id="1182" w:author="K23.06" w:date="2017-01-04T18:34:00Z" w:initials="K23.06">
    <w:p w14:paraId="4EE226E7" w14:textId="77777777" w:rsidR="00580857" w:rsidRDefault="00580857" w:rsidP="00580857">
      <w:pPr>
        <w:pStyle w:val="a9"/>
      </w:pPr>
      <w:r>
        <w:rPr>
          <w:rStyle w:val="a8"/>
        </w:rPr>
        <w:annotationRef/>
      </w:r>
      <w:r>
        <w:t>how add new value to the list?</w:t>
      </w:r>
    </w:p>
  </w:comment>
  <w:comment w:id="1185" w:author="K23.06" w:date="2017-01-04T18:34:00Z" w:initials="K23.06">
    <w:p w14:paraId="54FB441C" w14:textId="77777777" w:rsidR="00580857" w:rsidRDefault="00580857" w:rsidP="00580857">
      <w:pPr>
        <w:pStyle w:val="a9"/>
      </w:pPr>
      <w:r>
        <w:rPr>
          <w:rStyle w:val="a8"/>
        </w:rPr>
        <w:annotationRef/>
      </w:r>
      <w:r>
        <w:t>?</w:t>
      </w:r>
    </w:p>
  </w:comment>
  <w:comment w:id="1186" w:author="K23.06" w:date="2017-01-04T18:34:00Z" w:initials="K23.06">
    <w:p w14:paraId="4670B7FE" w14:textId="77777777" w:rsidR="00580857" w:rsidRDefault="00580857" w:rsidP="00580857">
      <w:pPr>
        <w:pStyle w:val="a9"/>
      </w:pPr>
      <w:r>
        <w:rPr>
          <w:rStyle w:val="a8"/>
        </w:rPr>
        <w:annotationRef/>
      </w:r>
      <w:r>
        <w:t>you have to describe example</w:t>
      </w:r>
    </w:p>
  </w:comment>
  <w:comment w:id="1187" w:author="K23.06" w:date="2017-01-04T18:34:00Z" w:initials="K23.06">
    <w:p w14:paraId="6D4F7299" w14:textId="77777777" w:rsidR="00580857" w:rsidRDefault="00580857" w:rsidP="00580857">
      <w:pPr>
        <w:pStyle w:val="a9"/>
      </w:pPr>
      <w:r>
        <w:rPr>
          <w:rStyle w:val="a8"/>
        </w:rPr>
        <w:annotationRef/>
      </w:r>
      <w:r>
        <w:t>it has to be transition for each value from the list</w:t>
      </w:r>
    </w:p>
  </w:comment>
  <w:comment w:id="1189" w:author="K23.06" w:date="2017-01-04T18:34:00Z" w:initials="K23.06">
    <w:p w14:paraId="1BEC43EE" w14:textId="77777777" w:rsidR="00580857" w:rsidRDefault="00580857" w:rsidP="00580857">
      <w:pPr>
        <w:pStyle w:val="a9"/>
      </w:pPr>
      <w:r>
        <w:rPr>
          <w:rStyle w:val="a8"/>
        </w:rPr>
        <w:annotationRef/>
      </w:r>
      <w:r>
        <w:t>not in this list</w:t>
      </w:r>
    </w:p>
  </w:comment>
  <w:comment w:id="1192" w:author="אלנה רווה" w:date="2017-01-04T18:34:00Z" w:initials="אר">
    <w:p w14:paraId="51F6CE1D" w14:textId="77777777" w:rsidR="00580857" w:rsidRDefault="00580857" w:rsidP="00580857">
      <w:pPr>
        <w:pStyle w:val="a9"/>
      </w:pPr>
      <w:r>
        <w:rPr>
          <w:rStyle w:val="a8"/>
        </w:rPr>
        <w:annotationRef/>
      </w:r>
      <w:r>
        <w:t>Any figure must be titled</w:t>
      </w:r>
    </w:p>
  </w:comment>
  <w:comment w:id="1193" w:author="K23.06" w:date="2017-01-04T18:34:00Z" w:initials="K23.06">
    <w:p w14:paraId="044E0169" w14:textId="77777777" w:rsidR="00580857" w:rsidRDefault="00580857" w:rsidP="00580857">
      <w:pPr>
        <w:pStyle w:val="a9"/>
      </w:pPr>
      <w:r>
        <w:rPr>
          <w:rStyle w:val="a8"/>
        </w:rPr>
        <w:annotationRef/>
      </w:r>
      <w:r>
        <w:t>name of parameter?</w:t>
      </w:r>
    </w:p>
  </w:comment>
  <w:comment w:id="1194" w:author="K23.06" w:date="2017-01-04T18:34:00Z" w:initials="K23.06">
    <w:p w14:paraId="3F98C893" w14:textId="77777777" w:rsidR="00580857" w:rsidRDefault="00580857" w:rsidP="00580857">
      <w:pPr>
        <w:pStyle w:val="a9"/>
      </w:pPr>
      <w:r>
        <w:rPr>
          <w:rStyle w:val="a8"/>
        </w:rPr>
        <w:annotationRef/>
      </w:r>
      <w:r>
        <w:t>compare with example on promela: you can put here in style of promela, but in a common case</w:t>
      </w:r>
    </w:p>
  </w:comment>
  <w:comment w:id="1195" w:author="K23.06" w:date="2017-01-04T18:34:00Z" w:initials="K23.06">
    <w:p w14:paraId="6353886A" w14:textId="77777777" w:rsidR="00580857" w:rsidRDefault="00580857" w:rsidP="00580857">
      <w:pPr>
        <w:pStyle w:val="a9"/>
      </w:pPr>
      <w:r>
        <w:rPr>
          <w:rStyle w:val="a8"/>
        </w:rPr>
        <w:annotationRef/>
      </w:r>
      <w:r>
        <w:t>in PG you have to show all information that you use in promela</w:t>
      </w:r>
    </w:p>
  </w:comment>
  <w:comment w:id="1196" w:author="K23.06" w:date="2017-01-04T18:34:00Z" w:initials="K23.06">
    <w:p w14:paraId="16A5429F" w14:textId="77777777" w:rsidR="00580857" w:rsidRDefault="00580857" w:rsidP="00580857">
      <w:pPr>
        <w:pStyle w:val="a9"/>
      </w:pPr>
      <w:r>
        <w:rPr>
          <w:rStyle w:val="a8"/>
        </w:rPr>
        <w:annotationRef/>
      </w:r>
      <w:r>
        <w:t>?</w:t>
      </w:r>
    </w:p>
  </w:comment>
  <w:comment w:id="1197" w:author="K23.06" w:date="2017-01-04T18:34:00Z" w:initials="K23.06">
    <w:p w14:paraId="5CF987C1" w14:textId="77777777" w:rsidR="00580857" w:rsidRDefault="00580857" w:rsidP="00580857">
      <w:pPr>
        <w:pStyle w:val="a9"/>
      </w:pPr>
      <w:r>
        <w:rPr>
          <w:rStyle w:val="a8"/>
        </w:rPr>
        <w:annotationRef/>
      </w:r>
      <w:r>
        <w:t>?</w:t>
      </w:r>
    </w:p>
  </w:comment>
  <w:comment w:id="1205" w:author="K23.06" w:date="2017-01-04T18:34:00Z" w:initials="K23.06">
    <w:p w14:paraId="6BD9E794" w14:textId="77777777" w:rsidR="00580857" w:rsidRDefault="00580857" w:rsidP="00580857">
      <w:pPr>
        <w:pStyle w:val="a9"/>
      </w:pPr>
      <w:r>
        <w:rPr>
          <w:rStyle w:val="a8"/>
        </w:rPr>
        <w:annotationRef/>
      </w:r>
      <w:r>
        <w:t>back end?</w:t>
      </w:r>
    </w:p>
  </w:comment>
  <w:comment w:id="1207" w:author="K23.06" w:date="2017-01-04T18:34:00Z" w:initials="K23.06">
    <w:p w14:paraId="21960B42" w14:textId="77777777" w:rsidR="00580857" w:rsidRDefault="00580857" w:rsidP="00580857">
      <w:pPr>
        <w:pStyle w:val="a9"/>
      </w:pPr>
      <w:r>
        <w:rPr>
          <w:rStyle w:val="a8"/>
        </w:rPr>
        <w:annotationRef/>
      </w:r>
      <w:r>
        <w:t>format</w:t>
      </w:r>
    </w:p>
  </w:comment>
  <w:comment w:id="1208" w:author="K23.06" w:date="2017-01-04T18:34:00Z" w:initials="K23.06">
    <w:p w14:paraId="143AAB6F" w14:textId="77777777" w:rsidR="00580857" w:rsidRDefault="00580857" w:rsidP="00580857">
      <w:pPr>
        <w:pStyle w:val="a9"/>
      </w:pPr>
      <w:r>
        <w:rPr>
          <w:rStyle w:val="a8"/>
        </w:rPr>
        <w:annotationRef/>
      </w:r>
      <w:r>
        <w:t>Capital letter</w:t>
      </w:r>
    </w:p>
  </w:comment>
  <w:comment w:id="1211" w:author="K23.06" w:date="2017-01-04T18:34:00Z" w:initials="K23.06">
    <w:p w14:paraId="4A656242" w14:textId="77777777" w:rsidR="008C185C" w:rsidRDefault="008C185C" w:rsidP="008C185C">
      <w:pPr>
        <w:pStyle w:val="a9"/>
      </w:pPr>
      <w:r>
        <w:rPr>
          <w:rStyle w:val="a8"/>
        </w:rPr>
        <w:annotationRef/>
      </w:r>
      <w:r>
        <w:t>references?</w:t>
      </w:r>
    </w:p>
  </w:comment>
  <w:comment w:id="1330" w:author="K23.06" w:date="2017-01-04T18:34:00Z" w:initials="K23.06">
    <w:p w14:paraId="5CCB3A0C" w14:textId="47872D09" w:rsidR="00E81BBF" w:rsidRDefault="00E81BBF">
      <w:pPr>
        <w:pStyle w:val="a9"/>
      </w:pPr>
      <w:r>
        <w:rPr>
          <w:rStyle w:val="a8"/>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6AD3B" w15:done="0"/>
  <w15:commentEx w15:paraId="7D63B23C" w15:done="0"/>
  <w15:commentEx w15:paraId="74B99663" w15:done="0"/>
  <w15:commentEx w15:paraId="787D6CE4" w15:done="0"/>
  <w15:commentEx w15:paraId="63B6F38F" w15:done="0"/>
  <w15:commentEx w15:paraId="7CAA90E2" w15:done="0"/>
  <w15:commentEx w15:paraId="3685296F" w15:done="0"/>
  <w15:commentEx w15:paraId="2D936091" w15:done="0"/>
  <w15:commentEx w15:paraId="218060C1" w15:done="0"/>
  <w15:commentEx w15:paraId="4249E30A" w15:done="0"/>
  <w15:commentEx w15:paraId="3C14797A" w15:done="0"/>
  <w15:commentEx w15:paraId="1624467B" w15:done="0"/>
  <w15:commentEx w15:paraId="0CE186AF" w15:done="0"/>
  <w15:commentEx w15:paraId="74A088CC" w15:done="0"/>
  <w15:commentEx w15:paraId="56003602" w15:done="0"/>
  <w15:commentEx w15:paraId="69585129" w15:done="0"/>
  <w15:commentEx w15:paraId="0A6FA0EC" w15:done="0"/>
  <w15:commentEx w15:paraId="2CB06044" w15:done="0"/>
  <w15:commentEx w15:paraId="522D47B7" w15:done="0"/>
  <w15:commentEx w15:paraId="162FC5D5" w15:done="0"/>
  <w15:commentEx w15:paraId="3DDD81CC" w15:done="0"/>
  <w15:commentEx w15:paraId="5EA4BE55" w15:done="0"/>
  <w15:commentEx w15:paraId="6EB372A3" w15:done="0"/>
  <w15:commentEx w15:paraId="3013CBD3" w15:done="0"/>
  <w15:commentEx w15:paraId="64F200AF" w15:done="0"/>
  <w15:commentEx w15:paraId="71934E2C" w15:done="0"/>
  <w15:commentEx w15:paraId="26AF5E3B" w15:done="0"/>
  <w15:commentEx w15:paraId="17734A89" w15:done="0"/>
  <w15:commentEx w15:paraId="4B9FFC7D" w15:done="0"/>
  <w15:commentEx w15:paraId="5001347A" w15:done="0"/>
  <w15:commentEx w15:paraId="6F2F869F" w15:done="0"/>
  <w15:commentEx w15:paraId="54E5D285" w15:done="0"/>
  <w15:commentEx w15:paraId="2CC0C3C5" w15:done="0"/>
  <w15:commentEx w15:paraId="2BBDDF53" w15:done="0"/>
  <w15:commentEx w15:paraId="781ECED2" w15:done="0"/>
  <w15:commentEx w15:paraId="06FBA404" w15:done="0"/>
  <w15:commentEx w15:paraId="27BF05E3" w15:done="0"/>
  <w15:commentEx w15:paraId="0DCBE9FE" w15:done="0"/>
  <w15:commentEx w15:paraId="0E878B69" w15:done="0"/>
  <w15:commentEx w15:paraId="71DE4AB5" w15:done="0"/>
  <w15:commentEx w15:paraId="0A882EEF" w15:done="0"/>
  <w15:commentEx w15:paraId="2416A504" w15:done="0"/>
  <w15:commentEx w15:paraId="6545E619" w15:done="0"/>
  <w15:commentEx w15:paraId="77DCEE8A" w15:done="0"/>
  <w15:commentEx w15:paraId="4CB5DD67" w15:done="0"/>
  <w15:commentEx w15:paraId="542C0184" w15:done="0"/>
  <w15:commentEx w15:paraId="6119F14E" w15:done="0"/>
  <w15:commentEx w15:paraId="2FB052CA" w15:done="0"/>
  <w15:commentEx w15:paraId="75AA4954" w15:done="0"/>
  <w15:commentEx w15:paraId="10735816" w15:done="0"/>
  <w15:commentEx w15:paraId="78226509" w15:done="0"/>
  <w15:commentEx w15:paraId="540BDA29" w15:done="0"/>
  <w15:commentEx w15:paraId="3C7EFEB8" w15:done="0"/>
  <w15:commentEx w15:paraId="18E289AC" w15:done="0"/>
  <w15:commentEx w15:paraId="300FBEED" w15:done="0"/>
  <w15:commentEx w15:paraId="45023914" w15:done="0"/>
  <w15:commentEx w15:paraId="6E65BF25" w15:done="0"/>
  <w15:commentEx w15:paraId="5062EAAC" w15:done="0"/>
  <w15:commentEx w15:paraId="1DCD405A" w15:done="0"/>
  <w15:commentEx w15:paraId="43AC1336" w15:done="0"/>
  <w15:commentEx w15:paraId="65516E2D" w15:done="0"/>
  <w15:commentEx w15:paraId="7127E3BE" w15:done="0"/>
  <w15:commentEx w15:paraId="3885DAD7" w15:done="0"/>
  <w15:commentEx w15:paraId="79D08097" w15:done="0"/>
  <w15:commentEx w15:paraId="4EE226E7" w15:done="0"/>
  <w15:commentEx w15:paraId="54FB441C" w15:done="0"/>
  <w15:commentEx w15:paraId="4670B7FE" w15:done="0"/>
  <w15:commentEx w15:paraId="6D4F7299" w15:done="0"/>
  <w15:commentEx w15:paraId="1BEC43EE" w15:done="0"/>
  <w15:commentEx w15:paraId="51F6CE1D" w15:done="0"/>
  <w15:commentEx w15:paraId="044E0169" w15:done="0"/>
  <w15:commentEx w15:paraId="3F98C893" w15:done="0"/>
  <w15:commentEx w15:paraId="6353886A" w15:done="0"/>
  <w15:commentEx w15:paraId="16A5429F" w15:done="0"/>
  <w15:commentEx w15:paraId="5CF987C1" w15:done="0"/>
  <w15:commentEx w15:paraId="6BD9E794" w15:done="0"/>
  <w15:commentEx w15:paraId="21960B42" w15:done="0"/>
  <w15:commentEx w15:paraId="143AAB6F" w15:done="0"/>
  <w15:commentEx w15:paraId="4A656242" w15:done="0"/>
  <w15:commentEx w15:paraId="5CCB3A0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C0965" w14:textId="77777777" w:rsidR="00EB5886" w:rsidRDefault="00EB5886">
      <w:pPr>
        <w:spacing w:after="0" w:line="240" w:lineRule="auto"/>
      </w:pPr>
      <w:r>
        <w:separator/>
      </w:r>
    </w:p>
  </w:endnote>
  <w:endnote w:type="continuationSeparator" w:id="0">
    <w:p w14:paraId="7B106579" w14:textId="77777777" w:rsidR="00EB5886" w:rsidRDefault="00EB5886">
      <w:pPr>
        <w:spacing w:after="0" w:line="240" w:lineRule="auto"/>
      </w:pPr>
      <w:r>
        <w:continuationSeparator/>
      </w:r>
    </w:p>
  </w:endnote>
  <w:endnote w:type="continuationNotice" w:id="1">
    <w:p w14:paraId="28439010" w14:textId="77777777" w:rsidR="00EB5886" w:rsidRDefault="00EB58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E81BBF" w:rsidRDefault="00E81BBF">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E81BBF" w:rsidRDefault="00E81BBF">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6B8F68B8" w:rsidR="00E81BBF" w:rsidRDefault="00E81BBF">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702959" w:rsidRPr="00702959">
      <w:rPr>
        <w:noProof/>
        <w:sz w:val="24"/>
      </w:rPr>
      <w:t>5</w:t>
    </w:r>
    <w:r>
      <w:rPr>
        <w:sz w:val="24"/>
      </w:rPr>
      <w:fldChar w:fldCharType="end"/>
    </w:r>
  </w:p>
  <w:p w14:paraId="4C729787" w14:textId="77777777" w:rsidR="00E81BBF" w:rsidRDefault="00E81BBF">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E81BBF" w:rsidRDefault="00E81BB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08495" w14:textId="77777777" w:rsidR="00EB5886" w:rsidRDefault="00EB5886">
      <w:pPr>
        <w:spacing w:after="0" w:line="240" w:lineRule="auto"/>
      </w:pPr>
      <w:r>
        <w:separator/>
      </w:r>
    </w:p>
  </w:footnote>
  <w:footnote w:type="continuationSeparator" w:id="0">
    <w:p w14:paraId="7F676293" w14:textId="77777777" w:rsidR="00EB5886" w:rsidRDefault="00EB5886">
      <w:pPr>
        <w:spacing w:after="0" w:line="240" w:lineRule="auto"/>
      </w:pPr>
      <w:r>
        <w:continuationSeparator/>
      </w:r>
    </w:p>
  </w:footnote>
  <w:footnote w:type="continuationNotice" w:id="1">
    <w:p w14:paraId="234DEA68" w14:textId="77777777" w:rsidR="00EB5886" w:rsidRDefault="00EB588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E81BBF" w:rsidRDefault="00E81BB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F56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p">
    <w15:presenceInfo w15:providerId="None" w15:userId="hp"/>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QUAmMDgGiwAAAA="/>
  </w:docVars>
  <w:rsids>
    <w:rsidRoot w:val="00B66735"/>
    <w:rsid w:val="0000541B"/>
    <w:rsid w:val="00006188"/>
    <w:rsid w:val="000164A3"/>
    <w:rsid w:val="000252B7"/>
    <w:rsid w:val="00026215"/>
    <w:rsid w:val="00036734"/>
    <w:rsid w:val="00046EB9"/>
    <w:rsid w:val="00047688"/>
    <w:rsid w:val="00047E99"/>
    <w:rsid w:val="00050D60"/>
    <w:rsid w:val="00054274"/>
    <w:rsid w:val="00057275"/>
    <w:rsid w:val="00061B36"/>
    <w:rsid w:val="000806F0"/>
    <w:rsid w:val="00082A89"/>
    <w:rsid w:val="0009060E"/>
    <w:rsid w:val="00095B1A"/>
    <w:rsid w:val="000971D2"/>
    <w:rsid w:val="000B37EF"/>
    <w:rsid w:val="000B3E65"/>
    <w:rsid w:val="000C0FB8"/>
    <w:rsid w:val="000C7264"/>
    <w:rsid w:val="000D49A7"/>
    <w:rsid w:val="000D7821"/>
    <w:rsid w:val="000E194D"/>
    <w:rsid w:val="000E3B89"/>
    <w:rsid w:val="000E5BF8"/>
    <w:rsid w:val="00101A7E"/>
    <w:rsid w:val="00103FDB"/>
    <w:rsid w:val="00124C4A"/>
    <w:rsid w:val="00133854"/>
    <w:rsid w:val="00140D95"/>
    <w:rsid w:val="0014592F"/>
    <w:rsid w:val="00156065"/>
    <w:rsid w:val="00162997"/>
    <w:rsid w:val="00174B03"/>
    <w:rsid w:val="00184C94"/>
    <w:rsid w:val="001A6058"/>
    <w:rsid w:val="001A7521"/>
    <w:rsid w:val="001B35DE"/>
    <w:rsid w:val="001D2305"/>
    <w:rsid w:val="001D3A5F"/>
    <w:rsid w:val="001D71E4"/>
    <w:rsid w:val="001F1D5B"/>
    <w:rsid w:val="001F79A6"/>
    <w:rsid w:val="00205D4D"/>
    <w:rsid w:val="00206689"/>
    <w:rsid w:val="00211D71"/>
    <w:rsid w:val="00215A7B"/>
    <w:rsid w:val="00217258"/>
    <w:rsid w:val="002178D6"/>
    <w:rsid w:val="00224031"/>
    <w:rsid w:val="0022523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3019D4"/>
    <w:rsid w:val="00302818"/>
    <w:rsid w:val="003235F1"/>
    <w:rsid w:val="00326274"/>
    <w:rsid w:val="00327154"/>
    <w:rsid w:val="003432A8"/>
    <w:rsid w:val="00346126"/>
    <w:rsid w:val="00346481"/>
    <w:rsid w:val="00346C86"/>
    <w:rsid w:val="00352849"/>
    <w:rsid w:val="00357A3E"/>
    <w:rsid w:val="003711C1"/>
    <w:rsid w:val="00391856"/>
    <w:rsid w:val="00396AB7"/>
    <w:rsid w:val="003A0468"/>
    <w:rsid w:val="003A4CEA"/>
    <w:rsid w:val="003A5D05"/>
    <w:rsid w:val="003C412F"/>
    <w:rsid w:val="003D36FF"/>
    <w:rsid w:val="003F0D0A"/>
    <w:rsid w:val="003F3565"/>
    <w:rsid w:val="00401208"/>
    <w:rsid w:val="0040149E"/>
    <w:rsid w:val="0042507A"/>
    <w:rsid w:val="00440E61"/>
    <w:rsid w:val="0044336A"/>
    <w:rsid w:val="00443A79"/>
    <w:rsid w:val="00451D4C"/>
    <w:rsid w:val="00453F35"/>
    <w:rsid w:val="00454661"/>
    <w:rsid w:val="00455203"/>
    <w:rsid w:val="00460B77"/>
    <w:rsid w:val="004625E3"/>
    <w:rsid w:val="0047136F"/>
    <w:rsid w:val="004827B3"/>
    <w:rsid w:val="00483504"/>
    <w:rsid w:val="004835BD"/>
    <w:rsid w:val="004871BB"/>
    <w:rsid w:val="00487897"/>
    <w:rsid w:val="004902ED"/>
    <w:rsid w:val="004A40EF"/>
    <w:rsid w:val="004B67C0"/>
    <w:rsid w:val="004C29F3"/>
    <w:rsid w:val="004C69BF"/>
    <w:rsid w:val="004E27B6"/>
    <w:rsid w:val="005012BA"/>
    <w:rsid w:val="00502F94"/>
    <w:rsid w:val="00503D39"/>
    <w:rsid w:val="00505F27"/>
    <w:rsid w:val="00526FE8"/>
    <w:rsid w:val="00547BEA"/>
    <w:rsid w:val="00556809"/>
    <w:rsid w:val="00560ACB"/>
    <w:rsid w:val="00560C36"/>
    <w:rsid w:val="00562149"/>
    <w:rsid w:val="00565660"/>
    <w:rsid w:val="00577C7E"/>
    <w:rsid w:val="00580857"/>
    <w:rsid w:val="00587B86"/>
    <w:rsid w:val="005906AE"/>
    <w:rsid w:val="005A2CBC"/>
    <w:rsid w:val="005B7018"/>
    <w:rsid w:val="005C1380"/>
    <w:rsid w:val="005C47F2"/>
    <w:rsid w:val="005C7BB9"/>
    <w:rsid w:val="005E18DC"/>
    <w:rsid w:val="005E7477"/>
    <w:rsid w:val="005F0722"/>
    <w:rsid w:val="005F324E"/>
    <w:rsid w:val="005F67F8"/>
    <w:rsid w:val="005F7136"/>
    <w:rsid w:val="0060089B"/>
    <w:rsid w:val="006051AE"/>
    <w:rsid w:val="00610873"/>
    <w:rsid w:val="00614E82"/>
    <w:rsid w:val="00614EF0"/>
    <w:rsid w:val="006150A9"/>
    <w:rsid w:val="00616D95"/>
    <w:rsid w:val="006227C4"/>
    <w:rsid w:val="00644025"/>
    <w:rsid w:val="00644172"/>
    <w:rsid w:val="0064466B"/>
    <w:rsid w:val="006539AC"/>
    <w:rsid w:val="00662731"/>
    <w:rsid w:val="00662770"/>
    <w:rsid w:val="0066487C"/>
    <w:rsid w:val="00674828"/>
    <w:rsid w:val="006800C2"/>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7BBF"/>
    <w:rsid w:val="007707F4"/>
    <w:rsid w:val="00772FBF"/>
    <w:rsid w:val="00773D19"/>
    <w:rsid w:val="0077706E"/>
    <w:rsid w:val="00791C18"/>
    <w:rsid w:val="00795826"/>
    <w:rsid w:val="00796611"/>
    <w:rsid w:val="007B2347"/>
    <w:rsid w:val="007B3A32"/>
    <w:rsid w:val="007E4D66"/>
    <w:rsid w:val="0081626C"/>
    <w:rsid w:val="00821CC6"/>
    <w:rsid w:val="0082386A"/>
    <w:rsid w:val="008262B2"/>
    <w:rsid w:val="00831B63"/>
    <w:rsid w:val="00841C7A"/>
    <w:rsid w:val="0084334E"/>
    <w:rsid w:val="00846809"/>
    <w:rsid w:val="008573B2"/>
    <w:rsid w:val="00860C35"/>
    <w:rsid w:val="00863DD3"/>
    <w:rsid w:val="00873FDE"/>
    <w:rsid w:val="00875262"/>
    <w:rsid w:val="00877582"/>
    <w:rsid w:val="00877972"/>
    <w:rsid w:val="00882C32"/>
    <w:rsid w:val="00884C49"/>
    <w:rsid w:val="00896D0B"/>
    <w:rsid w:val="008B03F6"/>
    <w:rsid w:val="008B34A0"/>
    <w:rsid w:val="008C185C"/>
    <w:rsid w:val="008D1CE1"/>
    <w:rsid w:val="008D2861"/>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EA7"/>
    <w:rsid w:val="00993008"/>
    <w:rsid w:val="00995813"/>
    <w:rsid w:val="009A4EC2"/>
    <w:rsid w:val="009C2676"/>
    <w:rsid w:val="009C5131"/>
    <w:rsid w:val="009C5DD2"/>
    <w:rsid w:val="009E102B"/>
    <w:rsid w:val="009F106F"/>
    <w:rsid w:val="009F348C"/>
    <w:rsid w:val="00A06926"/>
    <w:rsid w:val="00A139E9"/>
    <w:rsid w:val="00A24E63"/>
    <w:rsid w:val="00A3554A"/>
    <w:rsid w:val="00A46CAF"/>
    <w:rsid w:val="00A50806"/>
    <w:rsid w:val="00A50BB9"/>
    <w:rsid w:val="00A50DFF"/>
    <w:rsid w:val="00A56B68"/>
    <w:rsid w:val="00A619F3"/>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B03AEC"/>
    <w:rsid w:val="00B14302"/>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D2F1A"/>
    <w:rsid w:val="00BD36EB"/>
    <w:rsid w:val="00BD3FB1"/>
    <w:rsid w:val="00BE554F"/>
    <w:rsid w:val="00BE5715"/>
    <w:rsid w:val="00BE6BC8"/>
    <w:rsid w:val="00BE6FDB"/>
    <w:rsid w:val="00BF1B18"/>
    <w:rsid w:val="00BF48BC"/>
    <w:rsid w:val="00C010D2"/>
    <w:rsid w:val="00C015A4"/>
    <w:rsid w:val="00C0461E"/>
    <w:rsid w:val="00C14D50"/>
    <w:rsid w:val="00C14F97"/>
    <w:rsid w:val="00C1797A"/>
    <w:rsid w:val="00C22FE1"/>
    <w:rsid w:val="00C2681A"/>
    <w:rsid w:val="00C349E3"/>
    <w:rsid w:val="00C36698"/>
    <w:rsid w:val="00C405E9"/>
    <w:rsid w:val="00C42570"/>
    <w:rsid w:val="00C62C42"/>
    <w:rsid w:val="00C639CC"/>
    <w:rsid w:val="00C72805"/>
    <w:rsid w:val="00C76573"/>
    <w:rsid w:val="00C7711C"/>
    <w:rsid w:val="00CA54D3"/>
    <w:rsid w:val="00CA5B91"/>
    <w:rsid w:val="00CC21F3"/>
    <w:rsid w:val="00CD4103"/>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90F6F"/>
    <w:rsid w:val="00DB2A4E"/>
    <w:rsid w:val="00DB4521"/>
    <w:rsid w:val="00DB7206"/>
    <w:rsid w:val="00DC663B"/>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FD1"/>
    <w:rsid w:val="00EC73C8"/>
    <w:rsid w:val="00EE67B4"/>
    <w:rsid w:val="00EF02B3"/>
    <w:rsid w:val="00EF2A06"/>
    <w:rsid w:val="00F04234"/>
    <w:rsid w:val="00F074BA"/>
    <w:rsid w:val="00F121A2"/>
    <w:rsid w:val="00F16D19"/>
    <w:rsid w:val="00F23F15"/>
    <w:rsid w:val="00F245F0"/>
    <w:rsid w:val="00F25A18"/>
    <w:rsid w:val="00F42029"/>
    <w:rsid w:val="00F87E8E"/>
    <w:rsid w:val="00F90F55"/>
    <w:rsid w:val="00F91BD3"/>
    <w:rsid w:val="00F92083"/>
    <w:rsid w:val="00F93BE8"/>
    <w:rsid w:val="00FA692E"/>
    <w:rsid w:val="00FB301B"/>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40FCD816-A761-4645-AD69-D3AF218E5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23"/>
      <w:ind w:left="490" w:hanging="10"/>
      <w:outlineLvl w:val="0"/>
    </w:pPr>
    <w:rPr>
      <w:rFonts w:ascii="Arial" w:eastAsia="Arial" w:hAnsi="Arial" w:cs="Arial"/>
      <w:b/>
      <w:color w:val="000000"/>
      <w:sz w:val="20"/>
    </w:rPr>
  </w:style>
  <w:style w:type="paragraph" w:styleId="2">
    <w:name w:val="heading 2"/>
    <w:next w:val="a"/>
    <w:link w:val="20"/>
    <w:uiPriority w:val="9"/>
    <w:unhideWhenUsed/>
    <w:qFormat/>
    <w:pPr>
      <w:keepNext/>
      <w:keepLines/>
      <w:spacing w:after="0"/>
      <w:ind w:left="130" w:hanging="10"/>
      <w:outlineLvl w:val="1"/>
    </w:pPr>
    <w:rPr>
      <w:rFonts w:ascii="Arial" w:eastAsia="Arial" w:hAnsi="Arial" w:cs="Arial"/>
      <w:b/>
      <w:color w:val="000000"/>
      <w:sz w:val="24"/>
    </w:rPr>
  </w:style>
  <w:style w:type="paragraph" w:styleId="3">
    <w:name w:val="heading 3"/>
    <w:next w:val="a"/>
    <w:link w:val="30"/>
    <w:uiPriority w:val="9"/>
    <w:unhideWhenUsed/>
    <w:qFormat/>
    <w:pPr>
      <w:keepNext/>
      <w:keepLines/>
      <w:spacing w:after="13"/>
      <w:ind w:left="490" w:hanging="10"/>
      <w:outlineLvl w:val="2"/>
    </w:pPr>
    <w:rPr>
      <w:rFonts w:ascii="Arial" w:eastAsia="Arial" w:hAnsi="Arial" w:cs="Arial"/>
      <w:b/>
      <w:i/>
      <w:color w:val="000000"/>
      <w:sz w:val="20"/>
    </w:rPr>
  </w:style>
  <w:style w:type="paragraph" w:styleId="4">
    <w:name w:val="heading 4"/>
    <w:next w:val="a"/>
    <w:link w:val="40"/>
    <w:uiPriority w:val="9"/>
    <w:unhideWhenUsed/>
    <w:qFormat/>
    <w:pPr>
      <w:keepNext/>
      <w:keepLines/>
      <w:spacing w:after="23"/>
      <w:ind w:left="490" w:hanging="10"/>
      <w:outlineLvl w:val="3"/>
    </w:pPr>
    <w:rPr>
      <w:rFonts w:ascii="Arial" w:eastAsia="Arial" w:hAnsi="Arial" w:cs="Arial"/>
      <w:b/>
      <w:color w:val="000000"/>
      <w:sz w:val="20"/>
    </w:rPr>
  </w:style>
  <w:style w:type="paragraph" w:styleId="5">
    <w:name w:val="heading 5"/>
    <w:next w:val="a"/>
    <w:link w:val="50"/>
    <w:uiPriority w:val="9"/>
    <w:unhideWhenUsed/>
    <w:qFormat/>
    <w:pPr>
      <w:keepNext/>
      <w:keepLines/>
      <w:spacing w:after="13"/>
      <w:ind w:left="490" w:hanging="10"/>
      <w:outlineLvl w:val="4"/>
    </w:pPr>
    <w:rPr>
      <w:rFonts w:ascii="Arial" w:eastAsia="Arial" w:hAnsi="Arial" w:cs="Arial"/>
      <w:b/>
      <w:i/>
      <w:color w:val="000000"/>
      <w:sz w:val="20"/>
    </w:rPr>
  </w:style>
  <w:style w:type="paragraph" w:styleId="6">
    <w:name w:val="heading 6"/>
    <w:next w:val="a"/>
    <w:link w:val="60"/>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link w:val="2"/>
    <w:rPr>
      <w:rFonts w:ascii="Arial" w:eastAsia="Arial" w:hAnsi="Arial" w:cs="Arial"/>
      <w:b/>
      <w:color w:val="000000"/>
      <w:sz w:val="24"/>
    </w:rPr>
  </w:style>
  <w:style w:type="character" w:customStyle="1" w:styleId="40">
    <w:name w:val="כותרת 4 תו"/>
    <w:link w:val="4"/>
    <w:rPr>
      <w:rFonts w:ascii="Arial" w:eastAsia="Arial" w:hAnsi="Arial" w:cs="Arial"/>
      <w:b/>
      <w:color w:val="000000"/>
      <w:sz w:val="20"/>
    </w:rPr>
  </w:style>
  <w:style w:type="character" w:customStyle="1" w:styleId="50">
    <w:name w:val="כותרת 5 תו"/>
    <w:link w:val="5"/>
    <w:rPr>
      <w:rFonts w:ascii="Arial" w:eastAsia="Arial" w:hAnsi="Arial" w:cs="Arial"/>
      <w:b/>
      <w:i/>
      <w:color w:val="000000"/>
      <w:sz w:val="20"/>
    </w:rPr>
  </w:style>
  <w:style w:type="character" w:customStyle="1" w:styleId="60">
    <w:name w:val="כותרת 6 תו"/>
    <w:link w:val="6"/>
    <w:rPr>
      <w:rFonts w:ascii="Arial" w:eastAsia="Arial" w:hAnsi="Arial" w:cs="Arial"/>
      <w:b/>
      <w:i/>
      <w:color w:val="000000"/>
      <w:sz w:val="20"/>
    </w:rPr>
  </w:style>
  <w:style w:type="character" w:customStyle="1" w:styleId="10">
    <w:name w:val="כותרת 1 תו"/>
    <w:link w:val="1"/>
    <w:rPr>
      <w:rFonts w:ascii="Arial" w:eastAsia="Arial" w:hAnsi="Arial" w:cs="Arial"/>
      <w:b/>
      <w:color w:val="000000"/>
      <w:sz w:val="20"/>
    </w:rPr>
  </w:style>
  <w:style w:type="character" w:customStyle="1" w:styleId="30">
    <w:name w:val="כותרת 3 תו"/>
    <w:link w:val="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a0"/>
    <w:rsid w:val="00162997"/>
  </w:style>
  <w:style w:type="character" w:customStyle="1" w:styleId="il">
    <w:name w:val="il"/>
    <w:basedOn w:val="a0"/>
    <w:rsid w:val="00162997"/>
  </w:style>
  <w:style w:type="paragraph" w:styleId="a4">
    <w:name w:val="header"/>
    <w:basedOn w:val="a"/>
    <w:link w:val="a5"/>
    <w:uiPriority w:val="99"/>
    <w:unhideWhenUsed/>
    <w:rsid w:val="00772FBF"/>
    <w:pPr>
      <w:tabs>
        <w:tab w:val="center" w:pos="4153"/>
        <w:tab w:val="right" w:pos="8306"/>
      </w:tabs>
      <w:spacing w:after="0" w:line="240" w:lineRule="auto"/>
    </w:pPr>
  </w:style>
  <w:style w:type="character" w:customStyle="1" w:styleId="a5">
    <w:name w:val="כותרת עליונה תו"/>
    <w:basedOn w:val="a0"/>
    <w:link w:val="a4"/>
    <w:uiPriority w:val="99"/>
    <w:rsid w:val="00772FBF"/>
    <w:rPr>
      <w:rFonts w:ascii="Times New Roman" w:eastAsia="Times New Roman" w:hAnsi="Times New Roman" w:cs="Times New Roman"/>
      <w:color w:val="000000"/>
      <w:sz w:val="20"/>
    </w:rPr>
  </w:style>
  <w:style w:type="paragraph" w:styleId="NormalWeb">
    <w:name w:val="Normal (Web)"/>
    <w:basedOn w:val="a"/>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a6">
    <w:name w:val="Balloon Text"/>
    <w:basedOn w:val="a"/>
    <w:link w:val="a7"/>
    <w:uiPriority w:val="99"/>
    <w:semiHidden/>
    <w:unhideWhenUsed/>
    <w:rsid w:val="00451D4C"/>
    <w:pPr>
      <w:spacing w:after="0" w:line="240" w:lineRule="auto"/>
    </w:pPr>
    <w:rPr>
      <w:rFonts w:ascii="Segoe UI" w:hAnsi="Segoe UI" w:cs="Segoe UI"/>
      <w:sz w:val="18"/>
      <w:szCs w:val="18"/>
    </w:rPr>
  </w:style>
  <w:style w:type="character" w:customStyle="1" w:styleId="a7">
    <w:name w:val="טקסט בלונים תו"/>
    <w:basedOn w:val="a0"/>
    <w:link w:val="a6"/>
    <w:uiPriority w:val="99"/>
    <w:semiHidden/>
    <w:rsid w:val="00451D4C"/>
    <w:rPr>
      <w:rFonts w:ascii="Segoe UI" w:eastAsia="Times New Roman" w:hAnsi="Segoe UI" w:cs="Segoe UI"/>
      <w:color w:val="000000"/>
      <w:sz w:val="18"/>
      <w:szCs w:val="18"/>
    </w:rPr>
  </w:style>
  <w:style w:type="character" w:styleId="a8">
    <w:name w:val="annotation reference"/>
    <w:basedOn w:val="a0"/>
    <w:uiPriority w:val="99"/>
    <w:semiHidden/>
    <w:unhideWhenUsed/>
    <w:rsid w:val="00C42570"/>
    <w:rPr>
      <w:sz w:val="16"/>
      <w:szCs w:val="16"/>
    </w:rPr>
  </w:style>
  <w:style w:type="paragraph" w:styleId="a9">
    <w:name w:val="annotation text"/>
    <w:basedOn w:val="a"/>
    <w:link w:val="aa"/>
    <w:uiPriority w:val="99"/>
    <w:semiHidden/>
    <w:unhideWhenUsed/>
    <w:rsid w:val="00C42570"/>
    <w:pPr>
      <w:spacing w:line="240" w:lineRule="auto"/>
    </w:pPr>
    <w:rPr>
      <w:szCs w:val="20"/>
    </w:rPr>
  </w:style>
  <w:style w:type="character" w:customStyle="1" w:styleId="aa">
    <w:name w:val="טקסט הערה תו"/>
    <w:basedOn w:val="a0"/>
    <w:link w:val="a9"/>
    <w:uiPriority w:val="99"/>
    <w:semiHidden/>
    <w:rsid w:val="00C42570"/>
    <w:rPr>
      <w:rFonts w:ascii="Times New Roman" w:eastAsia="Times New Roman" w:hAnsi="Times New Roman" w:cs="Times New Roman"/>
      <w:color w:val="000000"/>
      <w:sz w:val="20"/>
      <w:szCs w:val="20"/>
    </w:rPr>
  </w:style>
  <w:style w:type="paragraph" w:styleId="ab">
    <w:name w:val="annotation subject"/>
    <w:basedOn w:val="a9"/>
    <w:next w:val="a9"/>
    <w:link w:val="ac"/>
    <w:uiPriority w:val="99"/>
    <w:semiHidden/>
    <w:unhideWhenUsed/>
    <w:rsid w:val="00C42570"/>
    <w:rPr>
      <w:b/>
      <w:bCs/>
    </w:rPr>
  </w:style>
  <w:style w:type="character" w:customStyle="1" w:styleId="ac">
    <w:name w:val="נושא הערה תו"/>
    <w:basedOn w:val="aa"/>
    <w:link w:val="ab"/>
    <w:uiPriority w:val="99"/>
    <w:semiHidden/>
    <w:rsid w:val="00C42570"/>
    <w:rPr>
      <w:rFonts w:ascii="Times New Roman" w:eastAsia="Times New Roman" w:hAnsi="Times New Roman" w:cs="Times New Roman"/>
      <w:b/>
      <w:bCs/>
      <w:color w:val="000000"/>
      <w:sz w:val="20"/>
      <w:szCs w:val="20"/>
    </w:rPr>
  </w:style>
  <w:style w:type="character" w:styleId="ad">
    <w:name w:val="Placeholder Text"/>
    <w:basedOn w:val="a0"/>
    <w:uiPriority w:val="99"/>
    <w:semiHidden/>
    <w:rsid w:val="003A4CEA"/>
    <w:rPr>
      <w:color w:val="808080"/>
    </w:rPr>
  </w:style>
  <w:style w:type="paragraph" w:styleId="HTML">
    <w:name w:val="HTML Preformatted"/>
    <w:basedOn w:val="a"/>
    <w:link w:val="HTML0"/>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0">
    <w:name w:val="HTML מעוצב מראש תו"/>
    <w:basedOn w:val="a0"/>
    <w:link w:val="HTML"/>
    <w:uiPriority w:val="99"/>
    <w:rsid w:val="00211D71"/>
    <w:rPr>
      <w:rFonts w:ascii="Courier New" w:eastAsia="Times New Roman" w:hAnsi="Courier New" w:cs="Courier New"/>
      <w:sz w:val="20"/>
      <w:szCs w:val="20"/>
    </w:rPr>
  </w:style>
  <w:style w:type="paragraph" w:styleId="ae">
    <w:name w:val="List Paragraph"/>
    <w:basedOn w:val="a"/>
    <w:uiPriority w:val="34"/>
    <w:qFormat/>
    <w:rsid w:val="00211D71"/>
    <w:pPr>
      <w:ind w:left="720"/>
      <w:contextualSpacing/>
    </w:pPr>
  </w:style>
  <w:style w:type="table" w:styleId="af">
    <w:name w:val="Table Grid"/>
    <w:basedOn w:val="a1"/>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af1">
    <w:name w:val="Emphasis"/>
    <w:basedOn w:val="a0"/>
    <w:uiPriority w:val="20"/>
    <w:qFormat/>
    <w:rsid w:val="00BB71D4"/>
    <w:rPr>
      <w:i/>
      <w:iCs/>
    </w:rPr>
  </w:style>
  <w:style w:type="character" w:styleId="HTML1">
    <w:name w:val="HTML Typewriter"/>
    <w:basedOn w:val="a0"/>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a1"/>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a1"/>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a1"/>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oleObject" Target="embeddings/oleObject15.bin"/><Relationship Id="rId47" Type="http://schemas.openxmlformats.org/officeDocument/2006/relationships/oleObject" Target="embeddings/oleObject20.bin"/><Relationship Id="rId50" Type="http://schemas.openxmlformats.org/officeDocument/2006/relationships/oleObject" Target="embeddings/oleObject23.bin"/><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oleObject" Target="embeddings/oleObject19.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oleObject" Target="embeddings/oleObject9.bin"/><Relationship Id="rId41" Type="http://schemas.openxmlformats.org/officeDocument/2006/relationships/hyperlink" Target="http://people.cs.ksu.edu/~dwyer/SPINDOC/typedef.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oleObject" Target="embeddings/oleObject14.bin"/><Relationship Id="rId45" Type="http://schemas.openxmlformats.org/officeDocument/2006/relationships/oleObject" Target="embeddings/oleObject18.bin"/><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oleObject" Target="embeddings/oleObject12.bin"/><Relationship Id="rId49" Type="http://schemas.openxmlformats.org/officeDocument/2006/relationships/oleObject" Target="embeddings/oleObject22.bin"/><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oleObject" Target="embeddings/oleObject16.bin"/><Relationship Id="rId48" Type="http://schemas.openxmlformats.org/officeDocument/2006/relationships/oleObject" Target="embeddings/oleObject21.bin"/><Relationship Id="rId56"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oleObject" Target="embeddings/oleObject24.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65AE7-8FB3-441E-85CE-936B1E27E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18</Pages>
  <Words>7641</Words>
  <Characters>43559</Characters>
  <Application>Microsoft Office Word</Application>
  <DocSecurity>0</DocSecurity>
  <Lines>362</Lines>
  <Paragraphs>102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51098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Ahmad Mnasra</cp:lastModifiedBy>
  <cp:revision>9</cp:revision>
  <cp:lastPrinted>2016-12-27T10:18:00Z</cp:lastPrinted>
  <dcterms:created xsi:type="dcterms:W3CDTF">2017-01-07T07:39:00Z</dcterms:created>
  <dcterms:modified xsi:type="dcterms:W3CDTF">2017-01-07T14:22:00Z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